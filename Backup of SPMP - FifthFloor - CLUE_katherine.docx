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75986" w14:textId="195957E9"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14:paraId="4A02246C" w14:textId="77777777" w:rsidR="006263D1" w:rsidRPr="00E85810" w:rsidRDefault="006263D1" w:rsidP="00014AF3">
      <w:pPr>
        <w:jc w:val="center"/>
        <w:rPr>
          <w:rFonts w:ascii="Arial" w:hAnsi="Arial"/>
          <w:b/>
          <w:sz w:val="32"/>
          <w:lang w:val="en-US"/>
        </w:rPr>
      </w:pPr>
    </w:p>
    <w:p w14:paraId="4F3C2CA8" w14:textId="77777777" w:rsidR="006263D1" w:rsidRPr="00E85810" w:rsidRDefault="006263D1" w:rsidP="00014AF3">
      <w:pPr>
        <w:jc w:val="center"/>
        <w:rPr>
          <w:rFonts w:ascii="Arial" w:hAnsi="Arial"/>
          <w:b/>
          <w:sz w:val="32"/>
          <w:lang w:val="en-US"/>
        </w:rPr>
      </w:pPr>
    </w:p>
    <w:p w14:paraId="528A18AC" w14:textId="77777777" w:rsidR="006263D1" w:rsidRPr="00E85810" w:rsidRDefault="006263D1" w:rsidP="00014AF3">
      <w:pPr>
        <w:jc w:val="center"/>
        <w:rPr>
          <w:rFonts w:ascii="Arial" w:hAnsi="Arial"/>
          <w:b/>
          <w:sz w:val="32"/>
          <w:lang w:val="en-US"/>
        </w:rPr>
      </w:pPr>
    </w:p>
    <w:p w14:paraId="16E1710D" w14:textId="77777777" w:rsidR="006263D1" w:rsidRPr="00E85810" w:rsidRDefault="006263D1" w:rsidP="00014AF3">
      <w:pPr>
        <w:jc w:val="center"/>
        <w:rPr>
          <w:rFonts w:ascii="Arial" w:hAnsi="Arial"/>
          <w:b/>
          <w:sz w:val="32"/>
          <w:lang w:val="en-US"/>
        </w:rPr>
      </w:pPr>
    </w:p>
    <w:p w14:paraId="61BACF25" w14:textId="0298ECB6" w:rsidR="006263D1" w:rsidRPr="00595763" w:rsidRDefault="00014AF3" w:rsidP="00014AF3">
      <w:pPr>
        <w:jc w:val="center"/>
        <w:rPr>
          <w:rFonts w:ascii="Arial" w:hAnsi="Arial"/>
          <w:b/>
          <w:sz w:val="32"/>
          <w:lang w:val="es-CO"/>
        </w:rPr>
      </w:pPr>
      <w:r>
        <w:rPr>
          <w:rFonts w:ascii="Arial" w:hAnsi="Arial"/>
          <w:b/>
          <w:sz w:val="32"/>
          <w:lang w:val="es-CO"/>
        </w:rPr>
        <w:t>31</w:t>
      </w:r>
      <w:r w:rsidR="006263D1" w:rsidRPr="00595763">
        <w:rPr>
          <w:rFonts w:ascii="Arial" w:hAnsi="Arial"/>
          <w:b/>
          <w:sz w:val="32"/>
          <w:lang w:val="es-CO"/>
        </w:rPr>
        <w:t xml:space="preserve"> DE AGOSTO DEL 2012</w:t>
      </w:r>
    </w:p>
    <w:p w14:paraId="56A9ACF6" w14:textId="77777777" w:rsidR="006263D1" w:rsidRPr="00595763" w:rsidRDefault="006263D1" w:rsidP="00014AF3">
      <w:pPr>
        <w:jc w:val="center"/>
        <w:rPr>
          <w:rFonts w:ascii="Arial" w:hAnsi="Arial"/>
          <w:b/>
          <w:sz w:val="32"/>
          <w:lang w:val="es-CO"/>
        </w:rPr>
      </w:pPr>
    </w:p>
    <w:p w14:paraId="465D3022" w14:textId="77777777" w:rsidR="006263D1" w:rsidRDefault="006263D1" w:rsidP="00014AF3">
      <w:pPr>
        <w:jc w:val="center"/>
        <w:rPr>
          <w:rFonts w:ascii="Arial" w:hAnsi="Arial"/>
          <w:b/>
          <w:sz w:val="32"/>
          <w:lang w:val="es-CO"/>
        </w:rPr>
      </w:pPr>
    </w:p>
    <w:p w14:paraId="1C932319" w14:textId="77777777" w:rsidR="00AE3164" w:rsidRPr="00595763" w:rsidRDefault="00AE3164" w:rsidP="00014AF3">
      <w:pPr>
        <w:jc w:val="center"/>
        <w:rPr>
          <w:rFonts w:ascii="Arial" w:hAnsi="Arial"/>
          <w:b/>
          <w:sz w:val="32"/>
          <w:lang w:val="es-CO"/>
        </w:rPr>
      </w:pPr>
    </w:p>
    <w:p w14:paraId="000C6F3B" w14:textId="77777777" w:rsidR="006263D1" w:rsidRPr="00595763" w:rsidRDefault="006263D1" w:rsidP="00014AF3">
      <w:pPr>
        <w:jc w:val="center"/>
        <w:rPr>
          <w:rFonts w:ascii="Arial" w:hAnsi="Arial"/>
          <w:b/>
          <w:sz w:val="32"/>
          <w:lang w:val="es-CO"/>
        </w:rPr>
      </w:pPr>
    </w:p>
    <w:p w14:paraId="7813ECF8" w14:textId="77777777" w:rsidR="006263D1" w:rsidRPr="00595763" w:rsidRDefault="006263D1" w:rsidP="00014AF3">
      <w:pPr>
        <w:jc w:val="center"/>
        <w:rPr>
          <w:rFonts w:ascii="Arial" w:hAnsi="Arial"/>
          <w:b/>
          <w:sz w:val="32"/>
          <w:lang w:val="es-CO"/>
        </w:rPr>
      </w:pPr>
    </w:p>
    <w:p w14:paraId="2F76CB53" w14:textId="77777777" w:rsidR="006263D1" w:rsidRPr="00595763" w:rsidRDefault="006263D1" w:rsidP="00014AF3">
      <w:pPr>
        <w:jc w:val="center"/>
        <w:rPr>
          <w:rFonts w:ascii="Arial" w:hAnsi="Arial"/>
          <w:b/>
          <w:sz w:val="32"/>
          <w:lang w:val="es-CO"/>
        </w:rPr>
      </w:pPr>
      <w:r w:rsidRPr="00595763">
        <w:rPr>
          <w:rFonts w:ascii="Arial" w:hAnsi="Arial"/>
          <w:b/>
          <w:sz w:val="32"/>
          <w:lang w:val="es-CO"/>
        </w:rPr>
        <w:t>DRAFT 0.1 - V. 1</w:t>
      </w:r>
    </w:p>
    <w:p w14:paraId="7B62FF8C" w14:textId="77777777" w:rsidR="006263D1" w:rsidRPr="00595763" w:rsidRDefault="006263D1" w:rsidP="00014AF3">
      <w:pPr>
        <w:jc w:val="center"/>
        <w:rPr>
          <w:rFonts w:ascii="Arial" w:hAnsi="Arial"/>
          <w:b/>
          <w:sz w:val="32"/>
          <w:lang w:val="es-CO"/>
        </w:rPr>
      </w:pPr>
    </w:p>
    <w:p w14:paraId="1FF29A3E" w14:textId="77777777" w:rsidR="006263D1" w:rsidRPr="00595763" w:rsidRDefault="006263D1" w:rsidP="00014AF3">
      <w:pPr>
        <w:jc w:val="center"/>
        <w:rPr>
          <w:rFonts w:ascii="Arial" w:hAnsi="Arial"/>
          <w:b/>
          <w:sz w:val="32"/>
          <w:lang w:val="es-CO"/>
        </w:rPr>
      </w:pPr>
    </w:p>
    <w:p w14:paraId="39140415" w14:textId="77777777" w:rsidR="006263D1" w:rsidRPr="00595763" w:rsidRDefault="006263D1" w:rsidP="00014AF3">
      <w:pPr>
        <w:jc w:val="center"/>
        <w:rPr>
          <w:rFonts w:ascii="Arial" w:hAnsi="Arial"/>
          <w:b/>
          <w:sz w:val="32"/>
          <w:lang w:val="es-CO"/>
        </w:rPr>
      </w:pPr>
    </w:p>
    <w:p w14:paraId="4FED5F03" w14:textId="77777777" w:rsidR="006263D1" w:rsidRPr="00595763" w:rsidRDefault="006263D1" w:rsidP="00014AF3">
      <w:pPr>
        <w:jc w:val="center"/>
        <w:rPr>
          <w:rFonts w:ascii="Arial" w:hAnsi="Arial"/>
          <w:b/>
          <w:sz w:val="32"/>
          <w:lang w:val="es-CO"/>
        </w:rPr>
      </w:pPr>
    </w:p>
    <w:p w14:paraId="6062D792" w14:textId="77777777" w:rsidR="006263D1" w:rsidRPr="00595763" w:rsidRDefault="006263D1" w:rsidP="00014AF3">
      <w:pPr>
        <w:jc w:val="center"/>
        <w:rPr>
          <w:rFonts w:ascii="Arial" w:hAnsi="Arial"/>
          <w:b/>
          <w:sz w:val="32"/>
          <w:lang w:val="es-CO"/>
        </w:rPr>
      </w:pPr>
    </w:p>
    <w:p w14:paraId="4AF4E1F1" w14:textId="77777777" w:rsidR="006263D1" w:rsidRPr="00595763" w:rsidRDefault="006263D1" w:rsidP="00014AF3">
      <w:pPr>
        <w:jc w:val="center"/>
        <w:rPr>
          <w:rFonts w:ascii="Arial" w:hAnsi="Arial"/>
          <w:b/>
          <w:sz w:val="32"/>
          <w:lang w:val="es-CO"/>
        </w:rPr>
      </w:pPr>
    </w:p>
    <w:p w14:paraId="2F8CB597" w14:textId="77777777" w:rsidR="006263D1" w:rsidRPr="00595763" w:rsidRDefault="006263D1" w:rsidP="00014AF3">
      <w:pPr>
        <w:jc w:val="center"/>
        <w:rPr>
          <w:rFonts w:ascii="Arial" w:hAnsi="Arial"/>
          <w:b/>
          <w:sz w:val="32"/>
          <w:lang w:val="es-CO"/>
        </w:rPr>
      </w:pPr>
      <w:r w:rsidRPr="00595763">
        <w:rPr>
          <w:rFonts w:ascii="Arial" w:hAnsi="Arial"/>
          <w:b/>
          <w:sz w:val="32"/>
          <w:lang w:val="es-CO"/>
        </w:rPr>
        <w:t>FIFTH FLOOR CORP.</w:t>
      </w:r>
    </w:p>
    <w:p w14:paraId="441F2FEE" w14:textId="48BE04D5" w:rsidR="00D9745F" w:rsidRPr="00595763" w:rsidRDefault="006F56D3" w:rsidP="00014AF3">
      <w:pPr>
        <w:pStyle w:val="Heading1"/>
        <w:jc w:val="both"/>
        <w:rPr>
          <w:rFonts w:ascii="Arial" w:hAnsi="Arial"/>
          <w:lang w:val="es-CO"/>
        </w:rPr>
      </w:pPr>
      <w:bookmarkStart w:id="0" w:name="_Toc334451251"/>
      <w:bookmarkStart w:id="1" w:name="_Toc334451467"/>
      <w:r>
        <w:rPr>
          <w:rFonts w:ascii="Arial" w:hAnsi="Arial"/>
          <w:lang w:val="es-CO"/>
        </w:rPr>
        <w:lastRenderedPageBreak/>
        <w:t>Página</w:t>
      </w:r>
      <w:r w:rsidR="002E6599">
        <w:rPr>
          <w:rFonts w:ascii="Arial" w:hAnsi="Arial"/>
          <w:lang w:val="es-CO"/>
        </w:rPr>
        <w:t xml:space="preserve"> de Firmas</w:t>
      </w:r>
      <w:bookmarkEnd w:id="0"/>
      <w:bookmarkEnd w:id="1"/>
    </w:p>
    <w:p w14:paraId="7B7EA1A3" w14:textId="77777777" w:rsidR="006263D1" w:rsidRPr="00595763" w:rsidRDefault="006263D1" w:rsidP="00014AF3">
      <w:pPr>
        <w:jc w:val="both"/>
        <w:rPr>
          <w:rFonts w:ascii="Arial" w:hAnsi="Arial"/>
          <w:lang w:val="es-CO"/>
        </w:rPr>
      </w:pPr>
    </w:p>
    <w:tbl>
      <w:tblPr>
        <w:tblW w:w="9659" w:type="dxa"/>
        <w:tblLook w:val="0600" w:firstRow="0" w:lastRow="0" w:firstColumn="0" w:lastColumn="0" w:noHBand="1" w:noVBand="1"/>
      </w:tblPr>
      <w:tblGrid>
        <w:gridCol w:w="4700"/>
        <w:gridCol w:w="4959"/>
      </w:tblGrid>
      <w:tr w:rsidR="006263D1" w:rsidRPr="00D53C37" w14:paraId="664EF414" w14:textId="77777777" w:rsidTr="0081290A">
        <w:trPr>
          <w:trHeight w:val="531"/>
        </w:trPr>
        <w:tc>
          <w:tcPr>
            <w:tcW w:w="4700" w:type="dxa"/>
          </w:tcPr>
          <w:p w14:paraId="440BE4CC" w14:textId="77777777" w:rsidR="006263D1" w:rsidRPr="00595763" w:rsidRDefault="006263D1" w:rsidP="00014AF3">
            <w:pPr>
              <w:jc w:val="both"/>
              <w:rPr>
                <w:rFonts w:ascii="Arial" w:hAnsi="Arial"/>
                <w:sz w:val="20"/>
                <w:lang w:val="es-CO"/>
              </w:rPr>
            </w:pPr>
          </w:p>
          <w:p w14:paraId="1755463F" w14:textId="77777777" w:rsidR="006263D1" w:rsidRPr="00595763" w:rsidRDefault="006263D1" w:rsidP="00014AF3">
            <w:pPr>
              <w:jc w:val="both"/>
              <w:rPr>
                <w:rFonts w:ascii="Arial" w:hAnsi="Arial"/>
                <w:sz w:val="20"/>
                <w:lang w:val="es-CO"/>
              </w:rPr>
            </w:pPr>
          </w:p>
          <w:p w14:paraId="3D749416" w14:textId="77777777" w:rsidR="006263D1" w:rsidRPr="00595763" w:rsidRDefault="006263D1" w:rsidP="00014AF3">
            <w:pPr>
              <w:jc w:val="both"/>
              <w:rPr>
                <w:rFonts w:ascii="Arial" w:hAnsi="Arial"/>
                <w:sz w:val="20"/>
                <w:lang w:val="es-CO"/>
              </w:rPr>
            </w:pPr>
          </w:p>
          <w:p w14:paraId="3C61E87C" w14:textId="77777777" w:rsidR="006263D1" w:rsidRPr="00595763" w:rsidRDefault="006263D1" w:rsidP="00014AF3">
            <w:pPr>
              <w:jc w:val="both"/>
              <w:rPr>
                <w:rFonts w:ascii="Arial" w:hAnsi="Arial"/>
                <w:sz w:val="20"/>
                <w:lang w:val="es-CO"/>
              </w:rPr>
            </w:pPr>
          </w:p>
        </w:tc>
        <w:tc>
          <w:tcPr>
            <w:tcW w:w="4959" w:type="dxa"/>
          </w:tcPr>
          <w:p w14:paraId="1320A462" w14:textId="77777777" w:rsidR="006263D1" w:rsidRPr="00595763" w:rsidRDefault="006263D1" w:rsidP="00014AF3">
            <w:pPr>
              <w:spacing w:line="360" w:lineRule="auto"/>
              <w:jc w:val="both"/>
              <w:rPr>
                <w:rFonts w:ascii="Arial" w:hAnsi="Arial"/>
                <w:sz w:val="20"/>
                <w:lang w:val="es-CO"/>
              </w:rPr>
            </w:pPr>
          </w:p>
        </w:tc>
      </w:tr>
      <w:tr w:rsidR="00EA7D3F" w:rsidRPr="00D53C37" w14:paraId="33D03806" w14:textId="77777777" w:rsidTr="0081290A">
        <w:trPr>
          <w:trHeight w:val="531"/>
        </w:trPr>
        <w:tc>
          <w:tcPr>
            <w:tcW w:w="4700" w:type="dxa"/>
          </w:tcPr>
          <w:p w14:paraId="7DF6911B" w14:textId="77777777"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14:paraId="00D1601A" w14:textId="7B607A31"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14:paraId="7729C3F3" w14:textId="4209E98E"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14:paraId="72BA859D" w14:textId="77777777"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Cristhian Camilo Gómez</w:t>
            </w:r>
          </w:p>
          <w:p w14:paraId="2F964B37" w14:textId="78A4D802"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14:paraId="5A7FA345" w14:textId="77777777" w:rsidTr="0081290A">
        <w:trPr>
          <w:trHeight w:val="531"/>
        </w:trPr>
        <w:tc>
          <w:tcPr>
            <w:tcW w:w="4700" w:type="dxa"/>
          </w:tcPr>
          <w:p w14:paraId="56021D1D" w14:textId="77777777" w:rsidR="00EA7D3F" w:rsidRPr="00595763" w:rsidRDefault="00EA7D3F" w:rsidP="00014AF3">
            <w:pPr>
              <w:jc w:val="both"/>
              <w:rPr>
                <w:rFonts w:ascii="Arial" w:hAnsi="Arial"/>
                <w:sz w:val="20"/>
                <w:lang w:val="es-CO"/>
              </w:rPr>
            </w:pPr>
          </w:p>
          <w:p w14:paraId="2A23C0B2" w14:textId="77777777" w:rsidR="00EA7D3F" w:rsidRPr="00595763" w:rsidRDefault="00EA7D3F" w:rsidP="00014AF3">
            <w:pPr>
              <w:jc w:val="both"/>
              <w:rPr>
                <w:rFonts w:ascii="Arial" w:hAnsi="Arial"/>
                <w:sz w:val="20"/>
                <w:lang w:val="es-CO"/>
              </w:rPr>
            </w:pPr>
          </w:p>
          <w:p w14:paraId="38A43A5E" w14:textId="77777777" w:rsidR="00EA7D3F" w:rsidRPr="00595763" w:rsidRDefault="00EA7D3F" w:rsidP="00014AF3">
            <w:pPr>
              <w:jc w:val="both"/>
              <w:rPr>
                <w:rFonts w:ascii="Arial" w:hAnsi="Arial"/>
                <w:sz w:val="20"/>
                <w:lang w:val="es-CO"/>
              </w:rPr>
            </w:pPr>
          </w:p>
          <w:p w14:paraId="0F5FE97D" w14:textId="77777777" w:rsidR="00EA7D3F" w:rsidRPr="00595763" w:rsidRDefault="00EA7D3F" w:rsidP="00014AF3">
            <w:pPr>
              <w:jc w:val="both"/>
              <w:rPr>
                <w:rFonts w:ascii="Arial" w:hAnsi="Arial"/>
                <w:sz w:val="20"/>
                <w:lang w:val="es-CO"/>
              </w:rPr>
            </w:pPr>
          </w:p>
        </w:tc>
        <w:tc>
          <w:tcPr>
            <w:tcW w:w="4959" w:type="dxa"/>
          </w:tcPr>
          <w:p w14:paraId="6D8D22DE" w14:textId="77777777" w:rsidR="00EA7D3F" w:rsidRPr="00595763" w:rsidRDefault="00EA7D3F" w:rsidP="00014AF3">
            <w:pPr>
              <w:spacing w:line="360" w:lineRule="auto"/>
              <w:jc w:val="both"/>
              <w:rPr>
                <w:rFonts w:ascii="Arial" w:hAnsi="Arial"/>
                <w:sz w:val="20"/>
                <w:lang w:val="es-CO"/>
              </w:rPr>
            </w:pPr>
          </w:p>
        </w:tc>
      </w:tr>
      <w:tr w:rsidR="00EA7D3F" w:rsidRPr="00D53C37" w14:paraId="5FE7884E" w14:textId="77777777" w:rsidTr="0081290A">
        <w:trPr>
          <w:trHeight w:val="531"/>
        </w:trPr>
        <w:tc>
          <w:tcPr>
            <w:tcW w:w="4700" w:type="dxa"/>
          </w:tcPr>
          <w:p w14:paraId="6DA77B3C" w14:textId="77777777"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14:paraId="4D2F9F96" w14:textId="39261E92"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14:paraId="2A6D476F" w14:textId="77777777"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14:paraId="1AC05773" w14:textId="3D5A38B4"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Documentación</w:t>
            </w:r>
          </w:p>
        </w:tc>
      </w:tr>
      <w:tr w:rsidR="00EA7D3F" w:rsidRPr="00D53C37" w14:paraId="496DD494" w14:textId="77777777" w:rsidTr="0081290A">
        <w:trPr>
          <w:trHeight w:val="531"/>
        </w:trPr>
        <w:tc>
          <w:tcPr>
            <w:tcW w:w="4700" w:type="dxa"/>
          </w:tcPr>
          <w:p w14:paraId="5064F4A6" w14:textId="77777777" w:rsidR="00EA7D3F" w:rsidRPr="00595763" w:rsidRDefault="00EA7D3F" w:rsidP="00014AF3">
            <w:pPr>
              <w:jc w:val="both"/>
              <w:rPr>
                <w:rFonts w:ascii="Arial" w:hAnsi="Arial"/>
                <w:sz w:val="20"/>
                <w:lang w:val="es-CO"/>
              </w:rPr>
            </w:pPr>
          </w:p>
          <w:p w14:paraId="4C0A55C0" w14:textId="77777777" w:rsidR="00EA7D3F" w:rsidRPr="00595763" w:rsidRDefault="00EA7D3F" w:rsidP="00014AF3">
            <w:pPr>
              <w:jc w:val="both"/>
              <w:rPr>
                <w:rFonts w:ascii="Arial" w:hAnsi="Arial"/>
                <w:sz w:val="20"/>
                <w:lang w:val="es-CO"/>
              </w:rPr>
            </w:pPr>
          </w:p>
          <w:p w14:paraId="43889199" w14:textId="77777777" w:rsidR="00EA7D3F" w:rsidRPr="00595763" w:rsidRDefault="00EA7D3F" w:rsidP="00014AF3">
            <w:pPr>
              <w:jc w:val="both"/>
              <w:rPr>
                <w:rFonts w:ascii="Arial" w:hAnsi="Arial"/>
                <w:sz w:val="20"/>
                <w:lang w:val="es-CO"/>
              </w:rPr>
            </w:pPr>
          </w:p>
          <w:p w14:paraId="6946752B" w14:textId="77777777" w:rsidR="00EA7D3F" w:rsidRPr="00595763" w:rsidRDefault="00EA7D3F" w:rsidP="00014AF3">
            <w:pPr>
              <w:jc w:val="both"/>
              <w:rPr>
                <w:rFonts w:ascii="Arial" w:hAnsi="Arial"/>
                <w:sz w:val="20"/>
                <w:lang w:val="es-CO"/>
              </w:rPr>
            </w:pPr>
          </w:p>
        </w:tc>
        <w:tc>
          <w:tcPr>
            <w:tcW w:w="4959" w:type="dxa"/>
          </w:tcPr>
          <w:p w14:paraId="4F09E39D" w14:textId="77777777" w:rsidR="00EA7D3F" w:rsidRPr="00595763" w:rsidRDefault="00EA7D3F" w:rsidP="00014AF3">
            <w:pPr>
              <w:spacing w:line="360" w:lineRule="auto"/>
              <w:jc w:val="both"/>
              <w:rPr>
                <w:rFonts w:ascii="Arial" w:hAnsi="Arial"/>
                <w:sz w:val="20"/>
                <w:lang w:val="es-CO"/>
              </w:rPr>
            </w:pPr>
          </w:p>
        </w:tc>
      </w:tr>
      <w:tr w:rsidR="00EA7D3F" w:rsidRPr="00D53C37" w14:paraId="2B41CF93" w14:textId="77777777" w:rsidTr="0081290A">
        <w:trPr>
          <w:trHeight w:val="269"/>
        </w:trPr>
        <w:tc>
          <w:tcPr>
            <w:tcW w:w="4700" w:type="dxa"/>
          </w:tcPr>
          <w:p w14:paraId="158103BD" w14:textId="77777777"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14:paraId="11793890" w14:textId="1E0D350D"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14:paraId="74A7EFD8" w14:textId="77777777"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14:paraId="0D37A857" w14:textId="79CEABA2"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14:paraId="42194271" w14:textId="77777777" w:rsidR="00446913" w:rsidRDefault="00446913" w:rsidP="00446913">
      <w:pPr>
        <w:rPr>
          <w:lang w:val="es-CO"/>
        </w:rPr>
      </w:pPr>
    </w:p>
    <w:p w14:paraId="3FE939FA" w14:textId="77777777" w:rsidR="00D8668B" w:rsidRPr="00446913" w:rsidRDefault="00D8668B" w:rsidP="00446913">
      <w:pPr>
        <w:rPr>
          <w:lang w:val="es-CO"/>
        </w:rPr>
      </w:pPr>
    </w:p>
    <w:p w14:paraId="7D0EFB91" w14:textId="7F7A2502" w:rsidR="00D9745F" w:rsidRPr="00595763" w:rsidRDefault="00A35BB2" w:rsidP="00014AF3">
      <w:pPr>
        <w:pStyle w:val="Heading1"/>
        <w:jc w:val="both"/>
        <w:rPr>
          <w:rFonts w:ascii="Arial" w:hAnsi="Arial"/>
          <w:lang w:val="es-CO"/>
        </w:rPr>
      </w:pPr>
      <w:bookmarkStart w:id="2" w:name="_Toc334451252"/>
      <w:bookmarkStart w:id="3" w:name="_Toc334451468"/>
      <w:r>
        <w:rPr>
          <w:rFonts w:ascii="Arial" w:hAnsi="Arial" w:cs="Arial"/>
          <w:lang w:val="es-CO"/>
        </w:rPr>
        <w:t>Historial de Cambios</w:t>
      </w:r>
      <w:bookmarkEnd w:id="2"/>
      <w:bookmarkEnd w:id="3"/>
    </w:p>
    <w:p w14:paraId="42D5D413" w14:textId="77777777" w:rsidR="00D05A42" w:rsidRPr="00595763" w:rsidRDefault="00D05A42" w:rsidP="00014AF3">
      <w:pPr>
        <w:jc w:val="both"/>
        <w:rPr>
          <w:rFonts w:ascii="Arial" w:hAnsi="Arial"/>
          <w:lang w:val="es-CO"/>
        </w:rPr>
      </w:pPr>
    </w:p>
    <w:tbl>
      <w:tblPr>
        <w:tblStyle w:val="LightGrid-Accent5"/>
        <w:tblW w:w="10065" w:type="dxa"/>
        <w:tblLayout w:type="fixed"/>
        <w:tblLook w:val="06A0" w:firstRow="1" w:lastRow="0" w:firstColumn="1" w:lastColumn="0" w:noHBand="1" w:noVBand="1"/>
      </w:tblPr>
      <w:tblGrid>
        <w:gridCol w:w="1867"/>
        <w:gridCol w:w="2264"/>
        <w:gridCol w:w="2264"/>
        <w:gridCol w:w="3056"/>
        <w:gridCol w:w="614"/>
      </w:tblGrid>
      <w:tr w:rsidR="00CB37B2" w:rsidRPr="00D53C37" w14:paraId="7DDCF602" w14:textId="1CA6FC06" w:rsidTr="00595763">
        <w:trPr>
          <w:gridAfter w:val="1"/>
          <w:cnfStyle w:val="100000000000" w:firstRow="1" w:lastRow="0" w:firstColumn="0" w:lastColumn="0" w:oddVBand="0" w:evenVBand="0" w:oddHBand="0" w:evenHBand="0" w:firstRowFirstColumn="0" w:firstRowLastColumn="0" w:lastRowFirstColumn="0" w:lastRowLastColumn="0"/>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4748ED5A" w14:textId="016E0BCC"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410" w:type="dxa"/>
            <w:noWrap/>
          </w:tcPr>
          <w:p w14:paraId="53C669FD" w14:textId="75C74AF3"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410" w:type="dxa"/>
            <w:noWrap/>
          </w:tcPr>
          <w:p w14:paraId="1EA6FA3E"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260" w:type="dxa"/>
            <w:noWrap/>
          </w:tcPr>
          <w:p w14:paraId="06DADEC4"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7F5A1B1B" w14:textId="7C043182"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20D6A889" w14:textId="7993552B"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14:paraId="660C4258" w14:textId="243758D2"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410" w:type="dxa"/>
            <w:noWrap/>
          </w:tcPr>
          <w:p w14:paraId="5C6DDA63"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260" w:type="dxa"/>
            <w:noWrap/>
          </w:tcPr>
          <w:p w14:paraId="7D600192" w14:textId="0BEAADD3"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7F3E5592" w14:textId="6CBE7479"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3ECEE5A7" w14:textId="7A57300D" w:rsidR="00CB37B2" w:rsidRPr="00595763" w:rsidRDefault="00CB37B2" w:rsidP="00014AF3">
            <w:pPr>
              <w:spacing w:after="200" w:line="276" w:lineRule="auto"/>
              <w:jc w:val="both"/>
              <w:rPr>
                <w:rFonts w:ascii="Calibri" w:hAnsi="Calibri"/>
                <w:color w:val="000000"/>
                <w:lang w:val="es-CO"/>
              </w:rPr>
            </w:pPr>
          </w:p>
        </w:tc>
        <w:tc>
          <w:tcPr>
            <w:tcW w:w="2410" w:type="dxa"/>
            <w:noWrap/>
          </w:tcPr>
          <w:p w14:paraId="224D0179" w14:textId="7DDB52A9"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7A9A3E5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0A56192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3A19BEBD" w14:textId="1CF045EB"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1565C158" w14:textId="61FF2BD5" w:rsidR="00CB37B2" w:rsidRPr="00595763" w:rsidRDefault="00CB37B2" w:rsidP="00014AF3">
            <w:pPr>
              <w:spacing w:after="200" w:line="276" w:lineRule="auto"/>
              <w:jc w:val="both"/>
              <w:rPr>
                <w:rFonts w:ascii="Calibri" w:hAnsi="Calibri"/>
                <w:color w:val="000000"/>
                <w:lang w:val="es-CO"/>
              </w:rPr>
            </w:pPr>
          </w:p>
        </w:tc>
        <w:tc>
          <w:tcPr>
            <w:tcW w:w="2410" w:type="dxa"/>
            <w:noWrap/>
          </w:tcPr>
          <w:p w14:paraId="7BB717D2" w14:textId="15416FC3"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2E53B76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5CAFF73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EDA6F7B"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3CB0440"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0E6EE5FE"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F79F37A"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147E5DA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14:paraId="256E0577"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CF3AFE8"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1BB0122D"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CB6195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0F72C6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2779D7A"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8D46E9E"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58A44DD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324B40A2"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BFB4AF7"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08B71E46" w14:textId="77777777" w:rsidR="00CB37B2" w:rsidRPr="00595763" w:rsidRDefault="00CB37B2" w:rsidP="00014AF3">
      <w:pPr>
        <w:jc w:val="both"/>
        <w:rPr>
          <w:rFonts w:ascii="Arial" w:hAnsi="Arial"/>
          <w:lang w:val="es-CO"/>
        </w:rPr>
      </w:pPr>
    </w:p>
    <w:p w14:paraId="01E1308F" w14:textId="77777777" w:rsidR="000B29C3" w:rsidRPr="00595763" w:rsidRDefault="000B29C3" w:rsidP="00014AF3">
      <w:pPr>
        <w:jc w:val="both"/>
        <w:rPr>
          <w:rFonts w:ascii="Arial" w:hAnsi="Arial"/>
          <w:lang w:val="es-CO"/>
        </w:rPr>
      </w:pPr>
    </w:p>
    <w:p w14:paraId="73FC3D50" w14:textId="77777777" w:rsidR="006263D1" w:rsidRPr="00595763" w:rsidRDefault="006263D1" w:rsidP="00014AF3">
      <w:pPr>
        <w:jc w:val="both"/>
        <w:rPr>
          <w:rFonts w:ascii="Arial" w:hAnsi="Arial"/>
          <w:lang w:val="es-CO"/>
        </w:rPr>
      </w:pPr>
    </w:p>
    <w:p w14:paraId="2EC911BC" w14:textId="77777777" w:rsidR="00CB37B2" w:rsidRPr="00595763" w:rsidRDefault="00CB37B2" w:rsidP="00014AF3">
      <w:pPr>
        <w:jc w:val="both"/>
        <w:rPr>
          <w:rFonts w:ascii="Arial" w:hAnsi="Arial"/>
          <w:lang w:val="es-CO"/>
        </w:rPr>
      </w:pPr>
    </w:p>
    <w:p w14:paraId="72BA33E2" w14:textId="77777777" w:rsidR="00CB37B2" w:rsidRPr="00595763" w:rsidRDefault="00CB37B2" w:rsidP="00014AF3">
      <w:pPr>
        <w:jc w:val="both"/>
        <w:rPr>
          <w:rFonts w:ascii="Arial" w:hAnsi="Arial"/>
          <w:lang w:val="es-CO"/>
        </w:rPr>
      </w:pPr>
    </w:p>
    <w:p w14:paraId="6C655617" w14:textId="77777777" w:rsidR="00CB37B2" w:rsidRPr="00595763" w:rsidRDefault="00CB37B2" w:rsidP="00014AF3">
      <w:pPr>
        <w:jc w:val="both"/>
        <w:rPr>
          <w:rFonts w:ascii="Arial" w:hAnsi="Arial"/>
          <w:lang w:val="es-CO"/>
        </w:rPr>
      </w:pPr>
    </w:p>
    <w:p w14:paraId="06A4AD44" w14:textId="77777777" w:rsidR="00CB37B2" w:rsidRPr="00595763" w:rsidRDefault="00CB37B2" w:rsidP="00014AF3">
      <w:pPr>
        <w:jc w:val="both"/>
        <w:rPr>
          <w:rFonts w:ascii="Arial" w:hAnsi="Arial"/>
          <w:lang w:val="es-CO"/>
        </w:rPr>
      </w:pPr>
    </w:p>
    <w:p w14:paraId="7697B562" w14:textId="77777777" w:rsidR="00CB37B2" w:rsidRPr="00595763" w:rsidRDefault="00CB37B2" w:rsidP="00014AF3">
      <w:pPr>
        <w:jc w:val="both"/>
        <w:rPr>
          <w:rFonts w:ascii="Arial" w:hAnsi="Arial"/>
          <w:lang w:val="es-CO"/>
        </w:rPr>
      </w:pPr>
    </w:p>
    <w:p w14:paraId="35166CD5" w14:textId="77777777" w:rsidR="00CB37B2" w:rsidRDefault="00CB37B2" w:rsidP="00014AF3">
      <w:pPr>
        <w:jc w:val="both"/>
        <w:rPr>
          <w:rFonts w:ascii="Arial" w:hAnsi="Arial"/>
          <w:lang w:val="es-CO"/>
        </w:rPr>
      </w:pPr>
    </w:p>
    <w:p w14:paraId="5E16BE18" w14:textId="77777777" w:rsidR="00446913" w:rsidRDefault="00446913" w:rsidP="00014AF3">
      <w:pPr>
        <w:jc w:val="both"/>
        <w:rPr>
          <w:rFonts w:ascii="Arial" w:hAnsi="Arial"/>
          <w:lang w:val="es-CO"/>
        </w:rPr>
      </w:pPr>
    </w:p>
    <w:p w14:paraId="29877EC7" w14:textId="77777777" w:rsidR="00446913" w:rsidRDefault="00446913" w:rsidP="00014AF3">
      <w:pPr>
        <w:jc w:val="both"/>
        <w:rPr>
          <w:rFonts w:ascii="Arial" w:hAnsi="Arial"/>
          <w:lang w:val="es-CO"/>
        </w:rPr>
      </w:pPr>
    </w:p>
    <w:p w14:paraId="71620AFA" w14:textId="77777777" w:rsidR="00D8668B" w:rsidRDefault="00D8668B" w:rsidP="00014AF3">
      <w:pPr>
        <w:jc w:val="both"/>
        <w:rPr>
          <w:rFonts w:ascii="Arial" w:hAnsi="Arial"/>
          <w:lang w:val="es-CO"/>
        </w:rPr>
      </w:pPr>
    </w:p>
    <w:p w14:paraId="594C0CE2" w14:textId="77777777" w:rsidR="00D8668B" w:rsidRDefault="00D8668B" w:rsidP="00014AF3">
      <w:pPr>
        <w:jc w:val="both"/>
        <w:rPr>
          <w:rFonts w:ascii="Arial" w:hAnsi="Arial"/>
          <w:lang w:val="es-CO"/>
        </w:rPr>
      </w:pPr>
    </w:p>
    <w:p w14:paraId="4E176CE3" w14:textId="77777777" w:rsidR="00446913" w:rsidRPr="00595763" w:rsidRDefault="00446913" w:rsidP="00014AF3">
      <w:pPr>
        <w:jc w:val="both"/>
        <w:rPr>
          <w:rFonts w:ascii="Arial" w:hAnsi="Arial"/>
          <w:lang w:val="es-CO"/>
        </w:rPr>
      </w:pPr>
    </w:p>
    <w:p w14:paraId="385A075D" w14:textId="77777777" w:rsidR="00CB37B2" w:rsidRPr="00595763" w:rsidRDefault="00CB37B2" w:rsidP="00014AF3">
      <w:pPr>
        <w:jc w:val="both"/>
        <w:rPr>
          <w:rFonts w:ascii="Arial" w:hAnsi="Arial"/>
          <w:lang w:val="es-CO"/>
        </w:rPr>
      </w:pPr>
    </w:p>
    <w:p w14:paraId="089310DE" w14:textId="451B20F0" w:rsidR="00CB37B2" w:rsidRPr="00595763" w:rsidRDefault="00D53C37" w:rsidP="00014AF3">
      <w:pPr>
        <w:pStyle w:val="Heading1"/>
        <w:jc w:val="both"/>
        <w:rPr>
          <w:rFonts w:ascii="Arial" w:hAnsi="Arial"/>
          <w:lang w:val="es-CO"/>
        </w:rPr>
      </w:pPr>
      <w:bookmarkStart w:id="4" w:name="_Toc334451253"/>
      <w:bookmarkStart w:id="5" w:name="_Toc334451469"/>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14:paraId="0CFABC5D" w14:textId="77777777" w:rsidR="00CB37B2" w:rsidRPr="00595763" w:rsidRDefault="00CB37B2" w:rsidP="00014AF3">
      <w:pPr>
        <w:jc w:val="both"/>
        <w:rPr>
          <w:rFonts w:ascii="Arial" w:hAnsi="Arial"/>
          <w:lang w:val="es-CO"/>
        </w:rPr>
      </w:pPr>
    </w:p>
    <w:p w14:paraId="0A18F99B" w14:textId="77777777" w:rsidR="00CB37B2" w:rsidRPr="00595763" w:rsidRDefault="00CB37B2" w:rsidP="00014AF3">
      <w:pPr>
        <w:jc w:val="both"/>
        <w:rPr>
          <w:rFonts w:ascii="Arial" w:hAnsi="Arial"/>
          <w:lang w:val="es-CO"/>
        </w:rPr>
      </w:pPr>
    </w:p>
    <w:p w14:paraId="7B2C5D29" w14:textId="77777777" w:rsidR="00CB37B2" w:rsidRPr="00595763" w:rsidRDefault="00CB37B2" w:rsidP="00014AF3">
      <w:pPr>
        <w:jc w:val="both"/>
        <w:rPr>
          <w:rFonts w:ascii="Arial" w:hAnsi="Arial"/>
          <w:lang w:val="es-CO"/>
        </w:rPr>
      </w:pPr>
    </w:p>
    <w:p w14:paraId="6FFEF463" w14:textId="77777777" w:rsidR="00CB37B2" w:rsidRPr="00595763" w:rsidRDefault="00CB37B2" w:rsidP="00014AF3">
      <w:pPr>
        <w:jc w:val="both"/>
        <w:rPr>
          <w:rFonts w:ascii="Arial" w:hAnsi="Arial"/>
          <w:lang w:val="es-CO"/>
        </w:rPr>
      </w:pPr>
    </w:p>
    <w:p w14:paraId="22F27BF8" w14:textId="77777777" w:rsidR="00CB37B2" w:rsidRPr="00595763" w:rsidRDefault="00CB37B2" w:rsidP="00014AF3">
      <w:pPr>
        <w:jc w:val="both"/>
        <w:rPr>
          <w:rFonts w:ascii="Arial" w:hAnsi="Arial"/>
          <w:lang w:val="es-CO"/>
        </w:rPr>
      </w:pPr>
    </w:p>
    <w:p w14:paraId="4B8A9243" w14:textId="77777777" w:rsidR="00CB37B2" w:rsidRPr="00595763" w:rsidRDefault="00CB37B2" w:rsidP="00014AF3">
      <w:pPr>
        <w:jc w:val="both"/>
        <w:rPr>
          <w:rFonts w:ascii="Arial" w:hAnsi="Arial"/>
          <w:lang w:val="es-CO"/>
        </w:rPr>
      </w:pPr>
    </w:p>
    <w:p w14:paraId="1E1A04E2" w14:textId="77777777" w:rsidR="00CB37B2" w:rsidRPr="00595763" w:rsidRDefault="00CB37B2" w:rsidP="00014AF3">
      <w:pPr>
        <w:jc w:val="both"/>
        <w:rPr>
          <w:rFonts w:ascii="Arial" w:hAnsi="Arial"/>
          <w:lang w:val="es-CO"/>
        </w:rPr>
      </w:pPr>
    </w:p>
    <w:p w14:paraId="673A2532" w14:textId="77777777" w:rsidR="00CB37B2" w:rsidRPr="00595763" w:rsidRDefault="00CB37B2" w:rsidP="00014AF3">
      <w:pPr>
        <w:jc w:val="both"/>
        <w:rPr>
          <w:rFonts w:ascii="Arial" w:hAnsi="Arial"/>
          <w:lang w:val="es-CO"/>
        </w:rPr>
      </w:pPr>
    </w:p>
    <w:p w14:paraId="3CB1D9DD" w14:textId="77777777" w:rsidR="00CB37B2" w:rsidRPr="00595763" w:rsidRDefault="00CB37B2" w:rsidP="00014AF3">
      <w:pPr>
        <w:jc w:val="both"/>
        <w:rPr>
          <w:rFonts w:ascii="Arial" w:hAnsi="Arial"/>
          <w:lang w:val="es-CO"/>
        </w:rPr>
      </w:pPr>
    </w:p>
    <w:p w14:paraId="0DFFBFF1" w14:textId="77777777" w:rsidR="00CB37B2" w:rsidRPr="00595763" w:rsidRDefault="00CB37B2" w:rsidP="00014AF3">
      <w:pPr>
        <w:jc w:val="both"/>
        <w:rPr>
          <w:rFonts w:ascii="Arial" w:hAnsi="Arial"/>
          <w:lang w:val="es-CO"/>
        </w:rPr>
      </w:pPr>
    </w:p>
    <w:p w14:paraId="27732D0F" w14:textId="77777777" w:rsidR="00CB37B2" w:rsidRPr="00595763" w:rsidRDefault="00CB37B2" w:rsidP="00014AF3">
      <w:pPr>
        <w:jc w:val="both"/>
        <w:rPr>
          <w:rFonts w:ascii="Arial" w:hAnsi="Arial"/>
          <w:lang w:val="es-CO"/>
        </w:rPr>
      </w:pPr>
    </w:p>
    <w:p w14:paraId="08946E3F" w14:textId="77777777" w:rsidR="00CB37B2" w:rsidRPr="00595763" w:rsidRDefault="00CB37B2" w:rsidP="00014AF3">
      <w:pPr>
        <w:jc w:val="both"/>
        <w:rPr>
          <w:rFonts w:ascii="Arial" w:hAnsi="Arial"/>
          <w:lang w:val="es-CO"/>
        </w:rPr>
      </w:pPr>
    </w:p>
    <w:p w14:paraId="4156198A" w14:textId="77777777" w:rsidR="00CB37B2" w:rsidRPr="00595763" w:rsidRDefault="00CB37B2" w:rsidP="00014AF3">
      <w:pPr>
        <w:jc w:val="both"/>
        <w:rPr>
          <w:rFonts w:ascii="Arial" w:hAnsi="Arial"/>
          <w:lang w:val="es-CO"/>
        </w:rPr>
      </w:pPr>
    </w:p>
    <w:p w14:paraId="1F1E94E2" w14:textId="77777777" w:rsidR="00CB37B2" w:rsidRPr="00595763" w:rsidRDefault="00CB37B2" w:rsidP="00014AF3">
      <w:pPr>
        <w:jc w:val="both"/>
        <w:rPr>
          <w:rFonts w:ascii="Arial" w:hAnsi="Arial"/>
          <w:lang w:val="es-CO"/>
        </w:rPr>
      </w:pPr>
    </w:p>
    <w:p w14:paraId="73425C18" w14:textId="77777777" w:rsidR="00CB37B2" w:rsidRPr="00595763" w:rsidRDefault="00CB37B2" w:rsidP="00014AF3">
      <w:pPr>
        <w:jc w:val="both"/>
        <w:rPr>
          <w:rFonts w:ascii="Arial" w:hAnsi="Arial"/>
          <w:lang w:val="es-CO"/>
        </w:rPr>
      </w:pPr>
    </w:p>
    <w:p w14:paraId="53D3F52F" w14:textId="77777777" w:rsidR="00CB37B2" w:rsidRPr="00595763" w:rsidRDefault="00CB37B2" w:rsidP="00014AF3">
      <w:pPr>
        <w:jc w:val="both"/>
        <w:rPr>
          <w:rFonts w:ascii="Arial" w:hAnsi="Arial"/>
          <w:lang w:val="es-CO"/>
        </w:rPr>
      </w:pPr>
    </w:p>
    <w:p w14:paraId="0571FEA5" w14:textId="77777777" w:rsidR="00CB37B2" w:rsidRPr="00595763" w:rsidRDefault="00CB37B2" w:rsidP="00014AF3">
      <w:pPr>
        <w:jc w:val="both"/>
        <w:rPr>
          <w:rFonts w:ascii="Arial" w:hAnsi="Arial"/>
          <w:lang w:val="es-CO"/>
        </w:rPr>
      </w:pPr>
    </w:p>
    <w:p w14:paraId="0142A902" w14:textId="77777777" w:rsidR="00CB37B2" w:rsidRPr="00595763" w:rsidRDefault="00CB37B2" w:rsidP="00014AF3">
      <w:pPr>
        <w:jc w:val="both"/>
        <w:rPr>
          <w:rFonts w:ascii="Arial" w:hAnsi="Arial"/>
          <w:lang w:val="es-CO"/>
        </w:rPr>
      </w:pPr>
    </w:p>
    <w:p w14:paraId="755A5384" w14:textId="77777777" w:rsidR="00CB37B2" w:rsidRPr="00595763" w:rsidRDefault="00CB37B2" w:rsidP="00014AF3">
      <w:pPr>
        <w:jc w:val="both"/>
        <w:rPr>
          <w:rFonts w:ascii="Arial" w:hAnsi="Arial"/>
          <w:lang w:val="es-CO"/>
        </w:rPr>
      </w:pPr>
    </w:p>
    <w:p w14:paraId="2542EC16" w14:textId="77777777" w:rsidR="00CB37B2" w:rsidRPr="00595763" w:rsidRDefault="00CB37B2" w:rsidP="00014AF3">
      <w:pPr>
        <w:jc w:val="both"/>
        <w:rPr>
          <w:rFonts w:ascii="Arial" w:hAnsi="Arial"/>
          <w:lang w:val="es-CO"/>
        </w:rPr>
      </w:pPr>
    </w:p>
    <w:p w14:paraId="1367D40C" w14:textId="77777777" w:rsidR="00CB37B2" w:rsidRPr="00595763" w:rsidRDefault="00CB37B2" w:rsidP="00014AF3">
      <w:pPr>
        <w:jc w:val="both"/>
        <w:rPr>
          <w:rFonts w:ascii="Arial" w:hAnsi="Arial"/>
          <w:lang w:val="es-CO"/>
        </w:rPr>
      </w:pPr>
    </w:p>
    <w:p w14:paraId="113E91DA" w14:textId="77777777" w:rsidR="00CB37B2" w:rsidRPr="00595763" w:rsidRDefault="00CB37B2" w:rsidP="00014AF3">
      <w:pPr>
        <w:jc w:val="both"/>
        <w:rPr>
          <w:rFonts w:ascii="Arial" w:hAnsi="Arial"/>
          <w:lang w:val="es-CO"/>
        </w:rPr>
      </w:pPr>
    </w:p>
    <w:p w14:paraId="286E023B" w14:textId="77777777" w:rsidR="00CB37B2" w:rsidRPr="00595763" w:rsidRDefault="00CB37B2" w:rsidP="00014AF3">
      <w:pPr>
        <w:jc w:val="both"/>
        <w:rPr>
          <w:rFonts w:ascii="Arial" w:hAnsi="Arial"/>
          <w:lang w:val="es-CO"/>
        </w:rPr>
      </w:pPr>
    </w:p>
    <w:p w14:paraId="6F6D518F" w14:textId="77777777" w:rsidR="009F1CB1" w:rsidRDefault="009F1CB1" w:rsidP="00014AF3">
      <w:pPr>
        <w:jc w:val="both"/>
        <w:rPr>
          <w:rFonts w:ascii="Arial" w:hAnsi="Arial"/>
          <w:lang w:val="es-CO"/>
        </w:rPr>
      </w:pPr>
      <w:r w:rsidRPr="00595763">
        <w:rPr>
          <w:rFonts w:ascii="Arial" w:hAnsi="Arial"/>
          <w:lang w:val="es-CO"/>
        </w:rPr>
        <w:br w:type="page"/>
      </w:r>
    </w:p>
    <w:p w14:paraId="0E569C60" w14:textId="2BB9B551" w:rsidR="00D8668B" w:rsidRDefault="00D8668B">
      <w:pPr>
        <w:pStyle w:val="TO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14:paraId="69D4C74D" w14:textId="77777777" w:rsidR="00D8668B" w:rsidRDefault="00D8668B">
      <w:pPr>
        <w:pStyle w:val="TO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451467" w:history="1">
        <w:r w:rsidRPr="003A3ED4">
          <w:rPr>
            <w:rStyle w:val="Hyperlink"/>
            <w:rFonts w:ascii="Arial" w:hAnsi="Arial"/>
            <w:noProof/>
            <w:lang w:val="es-CO"/>
          </w:rPr>
          <w:t>Página de Firmas</w:t>
        </w:r>
        <w:r>
          <w:rPr>
            <w:noProof/>
            <w:webHidden/>
          </w:rPr>
          <w:tab/>
        </w:r>
        <w:r>
          <w:rPr>
            <w:noProof/>
            <w:webHidden/>
          </w:rPr>
          <w:fldChar w:fldCharType="begin"/>
        </w:r>
        <w:r>
          <w:rPr>
            <w:noProof/>
            <w:webHidden/>
          </w:rPr>
          <w:instrText xml:space="preserve"> PAGEREF _Toc334451467 \h </w:instrText>
        </w:r>
        <w:r>
          <w:rPr>
            <w:noProof/>
            <w:webHidden/>
          </w:rPr>
        </w:r>
        <w:r>
          <w:rPr>
            <w:noProof/>
            <w:webHidden/>
          </w:rPr>
          <w:fldChar w:fldCharType="separate"/>
        </w:r>
        <w:r>
          <w:rPr>
            <w:noProof/>
            <w:webHidden/>
          </w:rPr>
          <w:t>2</w:t>
        </w:r>
        <w:r>
          <w:rPr>
            <w:noProof/>
            <w:webHidden/>
          </w:rPr>
          <w:fldChar w:fldCharType="end"/>
        </w:r>
      </w:hyperlink>
    </w:p>
    <w:p w14:paraId="22EECCC9" w14:textId="77777777" w:rsidR="00D8668B" w:rsidRDefault="00284C36">
      <w:pPr>
        <w:pStyle w:val="TOC1"/>
        <w:tabs>
          <w:tab w:val="right" w:leader="dot" w:pos="8261"/>
        </w:tabs>
        <w:rPr>
          <w:rFonts w:eastAsiaTheme="minorEastAsia"/>
          <w:noProof/>
          <w:lang w:val="es-CO" w:eastAsia="es-CO"/>
        </w:rPr>
      </w:pPr>
      <w:hyperlink w:anchor="_Toc334451468" w:history="1">
        <w:r w:rsidR="00D8668B" w:rsidRPr="003A3ED4">
          <w:rPr>
            <w:rStyle w:val="Hyperlink"/>
            <w:rFonts w:ascii="Arial" w:hAnsi="Arial" w:cs="Arial"/>
            <w:noProof/>
            <w:lang w:val="es-CO"/>
          </w:rPr>
          <w:t>Historial de Cambios</w:t>
        </w:r>
        <w:r w:rsidR="00D8668B">
          <w:rPr>
            <w:noProof/>
            <w:webHidden/>
          </w:rPr>
          <w:tab/>
        </w:r>
        <w:r w:rsidR="00D8668B">
          <w:rPr>
            <w:noProof/>
            <w:webHidden/>
          </w:rPr>
          <w:fldChar w:fldCharType="begin"/>
        </w:r>
        <w:r w:rsidR="00D8668B">
          <w:rPr>
            <w:noProof/>
            <w:webHidden/>
          </w:rPr>
          <w:instrText xml:space="preserve"> PAGEREF _Toc334451468 \h </w:instrText>
        </w:r>
        <w:r w:rsidR="00D8668B">
          <w:rPr>
            <w:noProof/>
            <w:webHidden/>
          </w:rPr>
        </w:r>
        <w:r w:rsidR="00D8668B">
          <w:rPr>
            <w:noProof/>
            <w:webHidden/>
          </w:rPr>
          <w:fldChar w:fldCharType="separate"/>
        </w:r>
        <w:r w:rsidR="00D8668B">
          <w:rPr>
            <w:noProof/>
            <w:webHidden/>
          </w:rPr>
          <w:t>2</w:t>
        </w:r>
        <w:r w:rsidR="00D8668B">
          <w:rPr>
            <w:noProof/>
            <w:webHidden/>
          </w:rPr>
          <w:fldChar w:fldCharType="end"/>
        </w:r>
      </w:hyperlink>
    </w:p>
    <w:p w14:paraId="3E32FF81" w14:textId="77777777" w:rsidR="00D8668B" w:rsidRDefault="00284C36">
      <w:pPr>
        <w:pStyle w:val="TOC1"/>
        <w:tabs>
          <w:tab w:val="right" w:leader="dot" w:pos="8261"/>
        </w:tabs>
        <w:rPr>
          <w:rFonts w:eastAsiaTheme="minorEastAsia"/>
          <w:noProof/>
          <w:lang w:val="es-CO" w:eastAsia="es-CO"/>
        </w:rPr>
      </w:pPr>
      <w:hyperlink w:anchor="_Toc334451469" w:history="1">
        <w:r w:rsidR="00D8668B" w:rsidRPr="003A3ED4">
          <w:rPr>
            <w:rStyle w:val="Hyperlink"/>
            <w:rFonts w:ascii="Arial" w:hAnsi="Arial"/>
            <w:noProof/>
            <w:lang w:val="es-CO"/>
          </w:rPr>
          <w:t>Prefacio</w:t>
        </w:r>
        <w:r w:rsidR="00D8668B">
          <w:rPr>
            <w:noProof/>
            <w:webHidden/>
          </w:rPr>
          <w:tab/>
        </w:r>
        <w:r w:rsidR="00D8668B">
          <w:rPr>
            <w:noProof/>
            <w:webHidden/>
          </w:rPr>
          <w:fldChar w:fldCharType="begin"/>
        </w:r>
        <w:r w:rsidR="00D8668B">
          <w:rPr>
            <w:noProof/>
            <w:webHidden/>
          </w:rPr>
          <w:instrText xml:space="preserve"> PAGEREF _Toc334451469 \h </w:instrText>
        </w:r>
        <w:r w:rsidR="00D8668B">
          <w:rPr>
            <w:noProof/>
            <w:webHidden/>
          </w:rPr>
        </w:r>
        <w:r w:rsidR="00D8668B">
          <w:rPr>
            <w:noProof/>
            <w:webHidden/>
          </w:rPr>
          <w:fldChar w:fldCharType="separate"/>
        </w:r>
        <w:r w:rsidR="00D8668B">
          <w:rPr>
            <w:noProof/>
            <w:webHidden/>
          </w:rPr>
          <w:t>4</w:t>
        </w:r>
        <w:r w:rsidR="00D8668B">
          <w:rPr>
            <w:noProof/>
            <w:webHidden/>
          </w:rPr>
          <w:fldChar w:fldCharType="end"/>
        </w:r>
      </w:hyperlink>
    </w:p>
    <w:p w14:paraId="4580D274" w14:textId="77777777" w:rsidR="00D8668B" w:rsidRDefault="00284C36">
      <w:pPr>
        <w:pStyle w:val="TOC1"/>
        <w:tabs>
          <w:tab w:val="right" w:leader="dot" w:pos="8261"/>
        </w:tabs>
        <w:rPr>
          <w:rFonts w:eastAsiaTheme="minorEastAsia"/>
          <w:noProof/>
          <w:lang w:val="es-CO" w:eastAsia="es-CO"/>
        </w:rPr>
      </w:pPr>
      <w:hyperlink w:anchor="_Toc334451470" w:history="1">
        <w:r w:rsidR="00D8668B" w:rsidRPr="003A3ED4">
          <w:rPr>
            <w:rStyle w:val="Hyperlink"/>
            <w:rFonts w:ascii="Arial" w:hAnsi="Arial"/>
            <w:noProof/>
            <w:lang w:val="es-CO"/>
          </w:rPr>
          <w:t>Lista de Figuras</w:t>
        </w:r>
        <w:r w:rsidR="00D8668B">
          <w:rPr>
            <w:noProof/>
            <w:webHidden/>
          </w:rPr>
          <w:tab/>
        </w:r>
        <w:r w:rsidR="00D8668B">
          <w:rPr>
            <w:noProof/>
            <w:webHidden/>
          </w:rPr>
          <w:fldChar w:fldCharType="begin"/>
        </w:r>
        <w:r w:rsidR="00D8668B">
          <w:rPr>
            <w:noProof/>
            <w:webHidden/>
          </w:rPr>
          <w:instrText xml:space="preserve"> PAGEREF _Toc334451470 \h </w:instrText>
        </w:r>
        <w:r w:rsidR="00D8668B">
          <w:rPr>
            <w:noProof/>
            <w:webHidden/>
          </w:rPr>
        </w:r>
        <w:r w:rsidR="00D8668B">
          <w:rPr>
            <w:noProof/>
            <w:webHidden/>
          </w:rPr>
          <w:fldChar w:fldCharType="separate"/>
        </w:r>
        <w:r w:rsidR="00D8668B">
          <w:rPr>
            <w:noProof/>
            <w:webHidden/>
          </w:rPr>
          <w:t>9</w:t>
        </w:r>
        <w:r w:rsidR="00D8668B">
          <w:rPr>
            <w:noProof/>
            <w:webHidden/>
          </w:rPr>
          <w:fldChar w:fldCharType="end"/>
        </w:r>
      </w:hyperlink>
    </w:p>
    <w:p w14:paraId="7A1676C4" w14:textId="77777777" w:rsidR="00D8668B" w:rsidRDefault="00284C36">
      <w:pPr>
        <w:pStyle w:val="TOC1"/>
        <w:tabs>
          <w:tab w:val="right" w:leader="dot" w:pos="8261"/>
        </w:tabs>
        <w:rPr>
          <w:rFonts w:eastAsiaTheme="minorEastAsia"/>
          <w:noProof/>
          <w:lang w:val="es-CO" w:eastAsia="es-CO"/>
        </w:rPr>
      </w:pPr>
      <w:hyperlink w:anchor="_Toc334451471" w:history="1">
        <w:r w:rsidR="00D8668B" w:rsidRPr="003A3ED4">
          <w:rPr>
            <w:rStyle w:val="Hyperlink"/>
            <w:rFonts w:ascii="Arial" w:hAnsi="Arial"/>
            <w:noProof/>
            <w:lang w:val="es-CO"/>
          </w:rPr>
          <w:t>Lista de Tablas</w:t>
        </w:r>
        <w:r w:rsidR="00D8668B">
          <w:rPr>
            <w:noProof/>
            <w:webHidden/>
          </w:rPr>
          <w:tab/>
        </w:r>
        <w:r w:rsidR="00D8668B">
          <w:rPr>
            <w:noProof/>
            <w:webHidden/>
          </w:rPr>
          <w:fldChar w:fldCharType="begin"/>
        </w:r>
        <w:r w:rsidR="00D8668B">
          <w:rPr>
            <w:noProof/>
            <w:webHidden/>
          </w:rPr>
          <w:instrText xml:space="preserve"> PAGEREF _Toc334451471 \h </w:instrText>
        </w:r>
        <w:r w:rsidR="00D8668B">
          <w:rPr>
            <w:noProof/>
            <w:webHidden/>
          </w:rPr>
        </w:r>
        <w:r w:rsidR="00D8668B">
          <w:rPr>
            <w:noProof/>
            <w:webHidden/>
          </w:rPr>
          <w:fldChar w:fldCharType="separate"/>
        </w:r>
        <w:r w:rsidR="00D8668B">
          <w:rPr>
            <w:noProof/>
            <w:webHidden/>
          </w:rPr>
          <w:t>10</w:t>
        </w:r>
        <w:r w:rsidR="00D8668B">
          <w:rPr>
            <w:noProof/>
            <w:webHidden/>
          </w:rPr>
          <w:fldChar w:fldCharType="end"/>
        </w:r>
      </w:hyperlink>
    </w:p>
    <w:p w14:paraId="4AD73A1C" w14:textId="77777777" w:rsidR="00D8668B" w:rsidRDefault="00284C36">
      <w:pPr>
        <w:pStyle w:val="TOC1"/>
        <w:tabs>
          <w:tab w:val="right" w:leader="dot" w:pos="8261"/>
        </w:tabs>
        <w:rPr>
          <w:rFonts w:eastAsiaTheme="minorEastAsia"/>
          <w:noProof/>
          <w:lang w:val="es-CO" w:eastAsia="es-CO"/>
        </w:rPr>
      </w:pPr>
      <w:hyperlink w:anchor="_Toc334451472" w:history="1">
        <w:r w:rsidR="00D8668B" w:rsidRPr="003A3ED4">
          <w:rPr>
            <w:rStyle w:val="Hyperlink"/>
            <w:rFonts w:ascii="Arial" w:hAnsi="Arial" w:cs="Arial"/>
            <w:noProof/>
            <w:lang w:val="es-CO"/>
          </w:rPr>
          <w:t>1. Visión global del proyecto</w:t>
        </w:r>
        <w:r w:rsidR="00D8668B">
          <w:rPr>
            <w:noProof/>
            <w:webHidden/>
          </w:rPr>
          <w:tab/>
        </w:r>
        <w:r w:rsidR="00D8668B">
          <w:rPr>
            <w:noProof/>
            <w:webHidden/>
          </w:rPr>
          <w:fldChar w:fldCharType="begin"/>
        </w:r>
        <w:r w:rsidR="00D8668B">
          <w:rPr>
            <w:noProof/>
            <w:webHidden/>
          </w:rPr>
          <w:instrText xml:space="preserve"> PAGEREF _Toc334451472 \h </w:instrText>
        </w:r>
        <w:r w:rsidR="00D8668B">
          <w:rPr>
            <w:noProof/>
            <w:webHidden/>
          </w:rPr>
        </w:r>
        <w:r w:rsidR="00D8668B">
          <w:rPr>
            <w:noProof/>
            <w:webHidden/>
          </w:rPr>
          <w:fldChar w:fldCharType="separate"/>
        </w:r>
        <w:r w:rsidR="00D8668B">
          <w:rPr>
            <w:noProof/>
            <w:webHidden/>
          </w:rPr>
          <w:t>11</w:t>
        </w:r>
        <w:r w:rsidR="00D8668B">
          <w:rPr>
            <w:noProof/>
            <w:webHidden/>
          </w:rPr>
          <w:fldChar w:fldCharType="end"/>
        </w:r>
      </w:hyperlink>
    </w:p>
    <w:p w14:paraId="3DDD1638" w14:textId="77777777" w:rsidR="00D8668B" w:rsidRDefault="00284C36">
      <w:pPr>
        <w:pStyle w:val="TOC2"/>
        <w:tabs>
          <w:tab w:val="right" w:leader="dot" w:pos="8261"/>
        </w:tabs>
        <w:rPr>
          <w:rFonts w:eastAsiaTheme="minorEastAsia"/>
          <w:noProof/>
          <w:lang w:val="es-CO" w:eastAsia="es-CO"/>
        </w:rPr>
      </w:pPr>
      <w:hyperlink w:anchor="_Toc334451473" w:history="1">
        <w:r w:rsidR="00D8668B" w:rsidRPr="003A3ED4">
          <w:rPr>
            <w:rStyle w:val="Hyperlink"/>
            <w:rFonts w:ascii="Arial" w:hAnsi="Arial"/>
            <w:noProof/>
            <w:lang w:val="es-CO"/>
          </w:rPr>
          <w:t>1.1 Resumen del Proyecto</w:t>
        </w:r>
        <w:r w:rsidR="00D8668B">
          <w:rPr>
            <w:noProof/>
            <w:webHidden/>
          </w:rPr>
          <w:tab/>
        </w:r>
        <w:r w:rsidR="00D8668B">
          <w:rPr>
            <w:noProof/>
            <w:webHidden/>
          </w:rPr>
          <w:fldChar w:fldCharType="begin"/>
        </w:r>
        <w:r w:rsidR="00D8668B">
          <w:rPr>
            <w:noProof/>
            <w:webHidden/>
          </w:rPr>
          <w:instrText xml:space="preserve"> PAGEREF _Toc334451473 \h </w:instrText>
        </w:r>
        <w:r w:rsidR="00D8668B">
          <w:rPr>
            <w:noProof/>
            <w:webHidden/>
          </w:rPr>
        </w:r>
        <w:r w:rsidR="00D8668B">
          <w:rPr>
            <w:noProof/>
            <w:webHidden/>
          </w:rPr>
          <w:fldChar w:fldCharType="separate"/>
        </w:r>
        <w:r w:rsidR="00D8668B">
          <w:rPr>
            <w:noProof/>
            <w:webHidden/>
          </w:rPr>
          <w:t>11</w:t>
        </w:r>
        <w:r w:rsidR="00D8668B">
          <w:rPr>
            <w:noProof/>
            <w:webHidden/>
          </w:rPr>
          <w:fldChar w:fldCharType="end"/>
        </w:r>
      </w:hyperlink>
    </w:p>
    <w:p w14:paraId="65AA3836" w14:textId="77777777" w:rsidR="00D8668B" w:rsidRDefault="00284C36">
      <w:pPr>
        <w:pStyle w:val="TOC3"/>
        <w:tabs>
          <w:tab w:val="right" w:leader="dot" w:pos="8261"/>
        </w:tabs>
        <w:rPr>
          <w:rFonts w:eastAsiaTheme="minorEastAsia"/>
          <w:noProof/>
          <w:lang w:val="es-CO" w:eastAsia="es-CO"/>
        </w:rPr>
      </w:pPr>
      <w:hyperlink w:anchor="_Toc334451474" w:history="1">
        <w:r w:rsidR="00D8668B" w:rsidRPr="003A3ED4">
          <w:rPr>
            <w:rStyle w:val="Hyperlink"/>
            <w:rFonts w:ascii="Arial" w:hAnsi="Arial"/>
            <w:noProof/>
            <w:lang w:val="es-CO"/>
          </w:rPr>
          <w:t>1.1.1 Propósito, Alcance y Objetivos</w:t>
        </w:r>
        <w:r w:rsidR="00D8668B">
          <w:rPr>
            <w:noProof/>
            <w:webHidden/>
          </w:rPr>
          <w:tab/>
        </w:r>
        <w:r w:rsidR="00D8668B">
          <w:rPr>
            <w:noProof/>
            <w:webHidden/>
          </w:rPr>
          <w:fldChar w:fldCharType="begin"/>
        </w:r>
        <w:r w:rsidR="00D8668B">
          <w:rPr>
            <w:noProof/>
            <w:webHidden/>
          </w:rPr>
          <w:instrText xml:space="preserve"> PAGEREF _Toc334451474 \h </w:instrText>
        </w:r>
        <w:r w:rsidR="00D8668B">
          <w:rPr>
            <w:noProof/>
            <w:webHidden/>
          </w:rPr>
        </w:r>
        <w:r w:rsidR="00D8668B">
          <w:rPr>
            <w:noProof/>
            <w:webHidden/>
          </w:rPr>
          <w:fldChar w:fldCharType="separate"/>
        </w:r>
        <w:r w:rsidR="00D8668B">
          <w:rPr>
            <w:noProof/>
            <w:webHidden/>
          </w:rPr>
          <w:t>11</w:t>
        </w:r>
        <w:r w:rsidR="00D8668B">
          <w:rPr>
            <w:noProof/>
            <w:webHidden/>
          </w:rPr>
          <w:fldChar w:fldCharType="end"/>
        </w:r>
      </w:hyperlink>
    </w:p>
    <w:p w14:paraId="4E3B4F9A" w14:textId="77777777" w:rsidR="00D8668B" w:rsidRDefault="00284C36">
      <w:pPr>
        <w:pStyle w:val="TOC3"/>
        <w:tabs>
          <w:tab w:val="right" w:leader="dot" w:pos="8261"/>
        </w:tabs>
        <w:rPr>
          <w:rFonts w:eastAsiaTheme="minorEastAsia"/>
          <w:noProof/>
          <w:lang w:val="es-CO" w:eastAsia="es-CO"/>
        </w:rPr>
      </w:pPr>
      <w:hyperlink w:anchor="_Toc334451475" w:history="1">
        <w:r w:rsidR="00D8668B" w:rsidRPr="003A3ED4">
          <w:rPr>
            <w:rStyle w:val="Hyperlink"/>
            <w:rFonts w:ascii="Arial" w:hAnsi="Arial"/>
            <w:noProof/>
            <w:lang w:val="es-CO"/>
          </w:rPr>
          <w:t xml:space="preserve">1.1.2 </w:t>
        </w:r>
        <w:r w:rsidR="00D8668B" w:rsidRPr="003A3ED4">
          <w:rPr>
            <w:rStyle w:val="Hyperlink"/>
            <w:rFonts w:ascii="Arial" w:hAnsi="Arial" w:cs="Arial"/>
            <w:noProof/>
            <w:lang w:val="es-CO"/>
          </w:rPr>
          <w:t>Suposiciones y Restricciones</w:t>
        </w:r>
        <w:r w:rsidR="00D8668B">
          <w:rPr>
            <w:noProof/>
            <w:webHidden/>
          </w:rPr>
          <w:tab/>
        </w:r>
        <w:r w:rsidR="00D8668B">
          <w:rPr>
            <w:noProof/>
            <w:webHidden/>
          </w:rPr>
          <w:fldChar w:fldCharType="begin"/>
        </w:r>
        <w:r w:rsidR="00D8668B">
          <w:rPr>
            <w:noProof/>
            <w:webHidden/>
          </w:rPr>
          <w:instrText xml:space="preserve"> PAGEREF _Toc334451475 \h </w:instrText>
        </w:r>
        <w:r w:rsidR="00D8668B">
          <w:rPr>
            <w:noProof/>
            <w:webHidden/>
          </w:rPr>
        </w:r>
        <w:r w:rsidR="00D8668B">
          <w:rPr>
            <w:noProof/>
            <w:webHidden/>
          </w:rPr>
          <w:fldChar w:fldCharType="separate"/>
        </w:r>
        <w:r w:rsidR="00D8668B">
          <w:rPr>
            <w:noProof/>
            <w:webHidden/>
          </w:rPr>
          <w:t>11</w:t>
        </w:r>
        <w:r w:rsidR="00D8668B">
          <w:rPr>
            <w:noProof/>
            <w:webHidden/>
          </w:rPr>
          <w:fldChar w:fldCharType="end"/>
        </w:r>
      </w:hyperlink>
    </w:p>
    <w:p w14:paraId="54699492" w14:textId="1E8DD751" w:rsidR="00D8668B" w:rsidRDefault="00284C36">
      <w:pPr>
        <w:pStyle w:val="TOC4"/>
        <w:tabs>
          <w:tab w:val="right" w:leader="dot" w:pos="8261"/>
        </w:tabs>
        <w:rPr>
          <w:rFonts w:eastAsiaTheme="minorEastAsia"/>
          <w:noProof/>
          <w:lang w:val="es-CO" w:eastAsia="es-CO"/>
        </w:rPr>
      </w:pPr>
      <w:hyperlink w:anchor="_Toc334451476" w:history="1">
        <w:r w:rsidR="00D8668B" w:rsidRPr="003A3ED4">
          <w:rPr>
            <w:rStyle w:val="Hyperlink"/>
            <w:noProof/>
            <w:lang w:val="es-CO"/>
          </w:rPr>
          <w:t>Restricciones</w:t>
        </w:r>
        <w:r w:rsidR="003C3F8F">
          <w:rPr>
            <w:rStyle w:val="Hyperlink"/>
            <w:noProof/>
            <w:lang w:val="es-CO"/>
          </w:rPr>
          <w:t xml:space="preserve"> </w:t>
        </w:r>
        <w:r w:rsidR="00D8668B">
          <w:rPr>
            <w:noProof/>
            <w:webHidden/>
          </w:rPr>
          <w:tab/>
        </w:r>
        <w:r w:rsidR="00D8668B">
          <w:rPr>
            <w:noProof/>
            <w:webHidden/>
          </w:rPr>
          <w:fldChar w:fldCharType="begin"/>
        </w:r>
        <w:r w:rsidR="00D8668B">
          <w:rPr>
            <w:noProof/>
            <w:webHidden/>
          </w:rPr>
          <w:instrText xml:space="preserve"> PAGEREF _Toc334451476 \h </w:instrText>
        </w:r>
        <w:r w:rsidR="00D8668B">
          <w:rPr>
            <w:noProof/>
            <w:webHidden/>
          </w:rPr>
        </w:r>
        <w:r w:rsidR="00D8668B">
          <w:rPr>
            <w:noProof/>
            <w:webHidden/>
          </w:rPr>
          <w:fldChar w:fldCharType="separate"/>
        </w:r>
        <w:r w:rsidR="00D8668B">
          <w:rPr>
            <w:noProof/>
            <w:webHidden/>
          </w:rPr>
          <w:t>12</w:t>
        </w:r>
        <w:r w:rsidR="00D8668B">
          <w:rPr>
            <w:noProof/>
            <w:webHidden/>
          </w:rPr>
          <w:fldChar w:fldCharType="end"/>
        </w:r>
      </w:hyperlink>
    </w:p>
    <w:p w14:paraId="717585C5" w14:textId="77777777" w:rsidR="00D8668B" w:rsidRDefault="00284C36">
      <w:pPr>
        <w:pStyle w:val="TOC4"/>
        <w:tabs>
          <w:tab w:val="right" w:leader="dot" w:pos="8261"/>
        </w:tabs>
        <w:rPr>
          <w:rFonts w:eastAsiaTheme="minorEastAsia"/>
          <w:noProof/>
          <w:lang w:val="es-CO" w:eastAsia="es-CO"/>
        </w:rPr>
      </w:pPr>
      <w:hyperlink w:anchor="_Toc334451477" w:history="1">
        <w:r w:rsidR="00D8668B" w:rsidRPr="003A3ED4">
          <w:rPr>
            <w:rStyle w:val="Hyperlink"/>
            <w:noProof/>
            <w:lang w:val="es-CO"/>
          </w:rPr>
          <w:t>Supuestos</w:t>
        </w:r>
        <w:r w:rsidR="00D8668B">
          <w:rPr>
            <w:noProof/>
            <w:webHidden/>
          </w:rPr>
          <w:tab/>
        </w:r>
        <w:r w:rsidR="00D8668B">
          <w:rPr>
            <w:noProof/>
            <w:webHidden/>
          </w:rPr>
          <w:fldChar w:fldCharType="begin"/>
        </w:r>
        <w:r w:rsidR="00D8668B">
          <w:rPr>
            <w:noProof/>
            <w:webHidden/>
          </w:rPr>
          <w:instrText xml:space="preserve"> PAGEREF _Toc334451477 \h </w:instrText>
        </w:r>
        <w:r w:rsidR="00D8668B">
          <w:rPr>
            <w:noProof/>
            <w:webHidden/>
          </w:rPr>
        </w:r>
        <w:r w:rsidR="00D8668B">
          <w:rPr>
            <w:noProof/>
            <w:webHidden/>
          </w:rPr>
          <w:fldChar w:fldCharType="separate"/>
        </w:r>
        <w:r w:rsidR="00D8668B">
          <w:rPr>
            <w:noProof/>
            <w:webHidden/>
          </w:rPr>
          <w:t>13</w:t>
        </w:r>
        <w:r w:rsidR="00D8668B">
          <w:rPr>
            <w:noProof/>
            <w:webHidden/>
          </w:rPr>
          <w:fldChar w:fldCharType="end"/>
        </w:r>
      </w:hyperlink>
    </w:p>
    <w:p w14:paraId="4499C383" w14:textId="77777777" w:rsidR="00D8668B" w:rsidRDefault="00284C36">
      <w:pPr>
        <w:pStyle w:val="TOC3"/>
        <w:tabs>
          <w:tab w:val="right" w:leader="dot" w:pos="8261"/>
        </w:tabs>
        <w:rPr>
          <w:rFonts w:eastAsiaTheme="minorEastAsia"/>
          <w:noProof/>
          <w:lang w:val="es-CO" w:eastAsia="es-CO"/>
        </w:rPr>
      </w:pPr>
      <w:hyperlink w:anchor="_Toc334451478" w:history="1">
        <w:r w:rsidR="00D8668B" w:rsidRPr="003A3ED4">
          <w:rPr>
            <w:rStyle w:val="Hyperlink"/>
            <w:rFonts w:ascii="Arial" w:hAnsi="Arial"/>
            <w:noProof/>
            <w:lang w:val="es-CO"/>
          </w:rPr>
          <w:t>1.1.3. Entregables del proyecto</w:t>
        </w:r>
        <w:r w:rsidR="00D8668B">
          <w:rPr>
            <w:noProof/>
            <w:webHidden/>
          </w:rPr>
          <w:tab/>
        </w:r>
        <w:r w:rsidR="00D8668B">
          <w:rPr>
            <w:noProof/>
            <w:webHidden/>
          </w:rPr>
          <w:fldChar w:fldCharType="begin"/>
        </w:r>
        <w:r w:rsidR="00D8668B">
          <w:rPr>
            <w:noProof/>
            <w:webHidden/>
          </w:rPr>
          <w:instrText xml:space="preserve"> PAGEREF _Toc334451478 \h </w:instrText>
        </w:r>
        <w:r w:rsidR="00D8668B">
          <w:rPr>
            <w:noProof/>
            <w:webHidden/>
          </w:rPr>
        </w:r>
        <w:r w:rsidR="00D8668B">
          <w:rPr>
            <w:noProof/>
            <w:webHidden/>
          </w:rPr>
          <w:fldChar w:fldCharType="separate"/>
        </w:r>
        <w:r w:rsidR="00D8668B">
          <w:rPr>
            <w:noProof/>
            <w:webHidden/>
          </w:rPr>
          <w:t>13</w:t>
        </w:r>
        <w:r w:rsidR="00D8668B">
          <w:rPr>
            <w:noProof/>
            <w:webHidden/>
          </w:rPr>
          <w:fldChar w:fldCharType="end"/>
        </w:r>
      </w:hyperlink>
    </w:p>
    <w:p w14:paraId="59EE56A0" w14:textId="77777777" w:rsidR="00D8668B" w:rsidRDefault="00284C36">
      <w:pPr>
        <w:pStyle w:val="TOC3"/>
        <w:tabs>
          <w:tab w:val="right" w:leader="dot" w:pos="8261"/>
        </w:tabs>
        <w:rPr>
          <w:rFonts w:eastAsiaTheme="minorEastAsia"/>
          <w:noProof/>
          <w:lang w:val="es-CO" w:eastAsia="es-CO"/>
        </w:rPr>
      </w:pPr>
      <w:hyperlink w:anchor="_Toc334451479" w:history="1">
        <w:r w:rsidR="00D8668B" w:rsidRPr="003A3ED4">
          <w:rPr>
            <w:rStyle w:val="Hyperlink"/>
            <w:rFonts w:ascii="Arial" w:hAnsi="Arial"/>
            <w:noProof/>
            <w:lang w:val="es-CO"/>
          </w:rPr>
          <w:t>1.1.4 Resumen de Calendarios y Presupuestos</w:t>
        </w:r>
        <w:r w:rsidR="00D8668B">
          <w:rPr>
            <w:noProof/>
            <w:webHidden/>
          </w:rPr>
          <w:tab/>
        </w:r>
        <w:r w:rsidR="00D8668B">
          <w:rPr>
            <w:noProof/>
            <w:webHidden/>
          </w:rPr>
          <w:fldChar w:fldCharType="begin"/>
        </w:r>
        <w:r w:rsidR="00D8668B">
          <w:rPr>
            <w:noProof/>
            <w:webHidden/>
          </w:rPr>
          <w:instrText xml:space="preserve"> PAGEREF _Toc334451479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277E1064" w14:textId="77777777" w:rsidR="00D8668B" w:rsidRDefault="00284C36">
      <w:pPr>
        <w:pStyle w:val="TOC2"/>
        <w:tabs>
          <w:tab w:val="right" w:leader="dot" w:pos="8261"/>
        </w:tabs>
        <w:rPr>
          <w:rFonts w:eastAsiaTheme="minorEastAsia"/>
          <w:noProof/>
          <w:lang w:val="es-CO" w:eastAsia="es-CO"/>
        </w:rPr>
      </w:pPr>
      <w:hyperlink w:anchor="_Toc334451480" w:history="1">
        <w:r w:rsidR="00D8668B" w:rsidRPr="003A3ED4">
          <w:rPr>
            <w:rStyle w:val="Hyperlink"/>
            <w:rFonts w:ascii="Arial" w:hAnsi="Arial"/>
            <w:noProof/>
            <w:lang w:val="es-CO"/>
          </w:rPr>
          <w:t>1.2 Evolución del Plan</w:t>
        </w:r>
        <w:r w:rsidR="00D8668B">
          <w:rPr>
            <w:noProof/>
            <w:webHidden/>
          </w:rPr>
          <w:tab/>
        </w:r>
        <w:r w:rsidR="00D8668B">
          <w:rPr>
            <w:noProof/>
            <w:webHidden/>
          </w:rPr>
          <w:fldChar w:fldCharType="begin"/>
        </w:r>
        <w:r w:rsidR="00D8668B">
          <w:rPr>
            <w:noProof/>
            <w:webHidden/>
          </w:rPr>
          <w:instrText xml:space="preserve"> PAGEREF _Toc334451480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2A47A51F" w14:textId="77777777" w:rsidR="00D8668B" w:rsidRDefault="00284C36">
      <w:pPr>
        <w:pStyle w:val="TOC3"/>
        <w:tabs>
          <w:tab w:val="right" w:leader="dot" w:pos="8261"/>
        </w:tabs>
        <w:rPr>
          <w:rFonts w:eastAsiaTheme="minorEastAsia"/>
          <w:noProof/>
          <w:lang w:val="es-CO" w:eastAsia="es-CO"/>
        </w:rPr>
      </w:pPr>
      <w:hyperlink w:anchor="_Toc334451481" w:history="1">
        <w:r w:rsidR="00D8668B" w:rsidRPr="003A3ED4">
          <w:rPr>
            <w:rStyle w:val="Hyperlink"/>
            <w:rFonts w:ascii="Arial" w:hAnsi="Arial"/>
            <w:noProof/>
            <w:lang w:val="es-CO"/>
          </w:rPr>
          <w:t>1.2.1. Objetivos</w:t>
        </w:r>
        <w:r w:rsidR="00D8668B">
          <w:rPr>
            <w:noProof/>
            <w:webHidden/>
          </w:rPr>
          <w:tab/>
        </w:r>
        <w:r w:rsidR="00D8668B">
          <w:rPr>
            <w:noProof/>
            <w:webHidden/>
          </w:rPr>
          <w:fldChar w:fldCharType="begin"/>
        </w:r>
        <w:r w:rsidR="00D8668B">
          <w:rPr>
            <w:noProof/>
            <w:webHidden/>
          </w:rPr>
          <w:instrText xml:space="preserve"> PAGEREF _Toc334451481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1996531B" w14:textId="77777777" w:rsidR="00D8668B" w:rsidRDefault="00284C36">
      <w:pPr>
        <w:pStyle w:val="TOC3"/>
        <w:tabs>
          <w:tab w:val="right" w:leader="dot" w:pos="8261"/>
        </w:tabs>
        <w:rPr>
          <w:rFonts w:eastAsiaTheme="minorEastAsia"/>
          <w:noProof/>
          <w:lang w:val="es-CO" w:eastAsia="es-CO"/>
        </w:rPr>
      </w:pPr>
      <w:hyperlink w:anchor="_Toc334451482" w:history="1">
        <w:r w:rsidR="00D8668B" w:rsidRPr="003A3ED4">
          <w:rPr>
            <w:rStyle w:val="Hyperlink"/>
            <w:rFonts w:ascii="Arial" w:hAnsi="Arial"/>
            <w:noProof/>
            <w:lang w:val="es-CO"/>
          </w:rPr>
          <w:t>1.2.2. Alcance</w:t>
        </w:r>
        <w:r w:rsidR="00D8668B">
          <w:rPr>
            <w:noProof/>
            <w:webHidden/>
          </w:rPr>
          <w:tab/>
        </w:r>
        <w:r w:rsidR="00D8668B">
          <w:rPr>
            <w:noProof/>
            <w:webHidden/>
          </w:rPr>
          <w:fldChar w:fldCharType="begin"/>
        </w:r>
        <w:r w:rsidR="00D8668B">
          <w:rPr>
            <w:noProof/>
            <w:webHidden/>
          </w:rPr>
          <w:instrText xml:space="preserve"> PAGEREF _Toc334451482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36FEF92B" w14:textId="77777777" w:rsidR="00D8668B" w:rsidRDefault="00284C36">
      <w:pPr>
        <w:pStyle w:val="TOC3"/>
        <w:tabs>
          <w:tab w:val="right" w:leader="dot" w:pos="8261"/>
        </w:tabs>
        <w:rPr>
          <w:rFonts w:eastAsiaTheme="minorEastAsia"/>
          <w:noProof/>
          <w:lang w:val="es-CO" w:eastAsia="es-CO"/>
        </w:rPr>
      </w:pPr>
      <w:hyperlink w:anchor="_Toc334451483" w:history="1">
        <w:r w:rsidR="00D8668B" w:rsidRPr="003A3ED4">
          <w:rPr>
            <w:rStyle w:val="Hyperlink"/>
            <w:rFonts w:ascii="Arial" w:hAnsi="Arial"/>
            <w:noProof/>
            <w:lang w:val="es-CO"/>
          </w:rPr>
          <w:t>1.2.3. Responsable</w:t>
        </w:r>
        <w:r w:rsidR="00D8668B">
          <w:rPr>
            <w:noProof/>
            <w:webHidden/>
          </w:rPr>
          <w:tab/>
        </w:r>
        <w:r w:rsidR="00D8668B">
          <w:rPr>
            <w:noProof/>
            <w:webHidden/>
          </w:rPr>
          <w:fldChar w:fldCharType="begin"/>
        </w:r>
        <w:r w:rsidR="00D8668B">
          <w:rPr>
            <w:noProof/>
            <w:webHidden/>
          </w:rPr>
          <w:instrText xml:space="preserve"> PAGEREF _Toc334451483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6EA9AF99" w14:textId="77777777" w:rsidR="00D8668B" w:rsidRDefault="00284C36">
      <w:pPr>
        <w:pStyle w:val="TOC3"/>
        <w:tabs>
          <w:tab w:val="right" w:leader="dot" w:pos="8261"/>
        </w:tabs>
        <w:rPr>
          <w:rFonts w:eastAsiaTheme="minorEastAsia"/>
          <w:noProof/>
          <w:lang w:val="es-CO" w:eastAsia="es-CO"/>
        </w:rPr>
      </w:pPr>
      <w:hyperlink w:anchor="_Toc334451484" w:history="1">
        <w:r w:rsidR="00D8668B" w:rsidRPr="003A3ED4">
          <w:rPr>
            <w:rStyle w:val="Hyperlink"/>
            <w:rFonts w:ascii="Arial" w:hAnsi="Arial"/>
            <w:noProof/>
            <w:lang w:val="es-CO"/>
          </w:rPr>
          <w:t>1.2.4. Desarrollo</w:t>
        </w:r>
        <w:r w:rsidR="00D8668B">
          <w:rPr>
            <w:noProof/>
            <w:webHidden/>
          </w:rPr>
          <w:tab/>
        </w:r>
        <w:r w:rsidR="00D8668B">
          <w:rPr>
            <w:noProof/>
            <w:webHidden/>
          </w:rPr>
          <w:fldChar w:fldCharType="begin"/>
        </w:r>
        <w:r w:rsidR="00D8668B">
          <w:rPr>
            <w:noProof/>
            <w:webHidden/>
          </w:rPr>
          <w:instrText xml:space="preserve"> PAGEREF _Toc334451484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7EC27DA2" w14:textId="77777777" w:rsidR="00D8668B" w:rsidRDefault="00284C36">
      <w:pPr>
        <w:pStyle w:val="TOC3"/>
        <w:tabs>
          <w:tab w:val="right" w:leader="dot" w:pos="8261"/>
        </w:tabs>
        <w:rPr>
          <w:rFonts w:eastAsiaTheme="minorEastAsia"/>
          <w:noProof/>
          <w:lang w:val="es-CO" w:eastAsia="es-CO"/>
        </w:rPr>
      </w:pPr>
      <w:hyperlink w:anchor="_Toc334451485" w:history="1">
        <w:r w:rsidR="00D8668B" w:rsidRPr="003A3ED4">
          <w:rPr>
            <w:rStyle w:val="Hyperlink"/>
            <w:rFonts w:ascii="Arial" w:hAnsi="Arial"/>
            <w:noProof/>
            <w:lang w:val="es-CO"/>
          </w:rPr>
          <w:t>1.2.5. Recursos</w:t>
        </w:r>
        <w:r w:rsidR="00D8668B">
          <w:rPr>
            <w:noProof/>
            <w:webHidden/>
          </w:rPr>
          <w:tab/>
        </w:r>
        <w:r w:rsidR="00D8668B">
          <w:rPr>
            <w:noProof/>
            <w:webHidden/>
          </w:rPr>
          <w:fldChar w:fldCharType="begin"/>
        </w:r>
        <w:r w:rsidR="00D8668B">
          <w:rPr>
            <w:noProof/>
            <w:webHidden/>
          </w:rPr>
          <w:instrText xml:space="preserve"> PAGEREF _Toc334451485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065AB634" w14:textId="77777777" w:rsidR="00D8668B" w:rsidRDefault="00284C36">
      <w:pPr>
        <w:pStyle w:val="TOC3"/>
        <w:tabs>
          <w:tab w:val="right" w:leader="dot" w:pos="8261"/>
        </w:tabs>
        <w:rPr>
          <w:rFonts w:eastAsiaTheme="minorEastAsia"/>
          <w:noProof/>
          <w:lang w:val="es-CO" w:eastAsia="es-CO"/>
        </w:rPr>
      </w:pPr>
      <w:hyperlink w:anchor="_Toc334451486" w:history="1">
        <w:r w:rsidR="00D8668B" w:rsidRPr="003A3ED4">
          <w:rPr>
            <w:rStyle w:val="Hyperlink"/>
            <w:rFonts w:ascii="Arial" w:hAnsi="Arial"/>
            <w:noProof/>
            <w:lang w:val="es-CO"/>
          </w:rPr>
          <w:t>1.2.6. Producto de Trabajo</w:t>
        </w:r>
        <w:r w:rsidR="00D8668B">
          <w:rPr>
            <w:noProof/>
            <w:webHidden/>
          </w:rPr>
          <w:tab/>
        </w:r>
        <w:r w:rsidR="00D8668B">
          <w:rPr>
            <w:noProof/>
            <w:webHidden/>
          </w:rPr>
          <w:fldChar w:fldCharType="begin"/>
        </w:r>
        <w:r w:rsidR="00D8668B">
          <w:rPr>
            <w:noProof/>
            <w:webHidden/>
          </w:rPr>
          <w:instrText xml:space="preserve"> PAGEREF _Toc334451486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610C903A" w14:textId="77777777" w:rsidR="00D8668B" w:rsidRDefault="00284C36">
      <w:pPr>
        <w:pStyle w:val="TOC1"/>
        <w:tabs>
          <w:tab w:val="right" w:leader="dot" w:pos="8261"/>
        </w:tabs>
        <w:rPr>
          <w:rFonts w:eastAsiaTheme="minorEastAsia"/>
          <w:noProof/>
          <w:lang w:val="es-CO" w:eastAsia="es-CO"/>
        </w:rPr>
      </w:pPr>
      <w:hyperlink w:anchor="_Toc334451487" w:history="1">
        <w:r w:rsidR="00D8668B" w:rsidRPr="003A3ED4">
          <w:rPr>
            <w:rStyle w:val="Hyperlink"/>
            <w:rFonts w:ascii="Arial" w:hAnsi="Arial"/>
            <w:noProof/>
            <w:lang w:val="es-CO"/>
          </w:rPr>
          <w:t>2. Referencias</w:t>
        </w:r>
        <w:r w:rsidR="00D8668B">
          <w:rPr>
            <w:noProof/>
            <w:webHidden/>
          </w:rPr>
          <w:tab/>
        </w:r>
        <w:r w:rsidR="00D8668B">
          <w:rPr>
            <w:noProof/>
            <w:webHidden/>
          </w:rPr>
          <w:fldChar w:fldCharType="begin"/>
        </w:r>
        <w:r w:rsidR="00D8668B">
          <w:rPr>
            <w:noProof/>
            <w:webHidden/>
          </w:rPr>
          <w:instrText xml:space="preserve"> PAGEREF _Toc334451487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3A05E8C6" w14:textId="77777777" w:rsidR="00D8668B" w:rsidRDefault="00284C36">
      <w:pPr>
        <w:pStyle w:val="TOC1"/>
        <w:tabs>
          <w:tab w:val="right" w:leader="dot" w:pos="8261"/>
        </w:tabs>
        <w:rPr>
          <w:rFonts w:eastAsiaTheme="minorEastAsia"/>
          <w:noProof/>
          <w:lang w:val="es-CO" w:eastAsia="es-CO"/>
        </w:rPr>
      </w:pPr>
      <w:hyperlink w:anchor="_Toc334451488" w:history="1">
        <w:r w:rsidR="00D8668B" w:rsidRPr="003A3ED4">
          <w:rPr>
            <w:rStyle w:val="Hyperlink"/>
            <w:rFonts w:ascii="Arial" w:hAnsi="Arial"/>
            <w:noProof/>
            <w:lang w:val="es-CO"/>
          </w:rPr>
          <w:t>3. Definiciones</w:t>
        </w:r>
        <w:r w:rsidR="00D8668B">
          <w:rPr>
            <w:noProof/>
            <w:webHidden/>
          </w:rPr>
          <w:tab/>
        </w:r>
        <w:r w:rsidR="00D8668B">
          <w:rPr>
            <w:noProof/>
            <w:webHidden/>
          </w:rPr>
          <w:fldChar w:fldCharType="begin"/>
        </w:r>
        <w:r w:rsidR="00D8668B">
          <w:rPr>
            <w:noProof/>
            <w:webHidden/>
          </w:rPr>
          <w:instrText xml:space="preserve"> PAGEREF _Toc334451488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0FBFB665" w14:textId="77777777" w:rsidR="00D8668B" w:rsidRDefault="00284C36">
      <w:pPr>
        <w:pStyle w:val="TOC1"/>
        <w:tabs>
          <w:tab w:val="right" w:leader="dot" w:pos="8261"/>
        </w:tabs>
        <w:rPr>
          <w:rFonts w:eastAsiaTheme="minorEastAsia"/>
          <w:noProof/>
          <w:lang w:val="es-CO" w:eastAsia="es-CO"/>
        </w:rPr>
      </w:pPr>
      <w:hyperlink w:anchor="_Toc334451489" w:history="1">
        <w:r w:rsidR="00D8668B" w:rsidRPr="003A3ED4">
          <w:rPr>
            <w:rStyle w:val="Hyperlink"/>
            <w:rFonts w:ascii="Arial" w:hAnsi="Arial"/>
            <w:noProof/>
            <w:lang w:val="es-CO"/>
          </w:rPr>
          <w:t>4. Contexto del Proyecto</w:t>
        </w:r>
        <w:r w:rsidR="00D8668B">
          <w:rPr>
            <w:noProof/>
            <w:webHidden/>
          </w:rPr>
          <w:tab/>
        </w:r>
        <w:r w:rsidR="00D8668B">
          <w:rPr>
            <w:noProof/>
            <w:webHidden/>
          </w:rPr>
          <w:fldChar w:fldCharType="begin"/>
        </w:r>
        <w:r w:rsidR="00D8668B">
          <w:rPr>
            <w:noProof/>
            <w:webHidden/>
          </w:rPr>
          <w:instrText xml:space="preserve"> PAGEREF _Toc334451489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48C4F896" w14:textId="77777777" w:rsidR="00D8668B" w:rsidRDefault="00284C36">
      <w:pPr>
        <w:pStyle w:val="TOC2"/>
        <w:tabs>
          <w:tab w:val="right" w:leader="dot" w:pos="8261"/>
        </w:tabs>
        <w:rPr>
          <w:rFonts w:eastAsiaTheme="minorEastAsia"/>
          <w:noProof/>
          <w:lang w:val="es-CO" w:eastAsia="es-CO"/>
        </w:rPr>
      </w:pPr>
      <w:hyperlink w:anchor="_Toc334451490" w:history="1">
        <w:r w:rsidR="00D8668B" w:rsidRPr="003A3ED4">
          <w:rPr>
            <w:rStyle w:val="Hyperlink"/>
            <w:rFonts w:ascii="Arial" w:hAnsi="Arial"/>
            <w:noProof/>
            <w:lang w:val="es-CO"/>
          </w:rPr>
          <w:t>4.1 Modelo de Procesos</w:t>
        </w:r>
        <w:r w:rsidR="00D8668B">
          <w:rPr>
            <w:noProof/>
            <w:webHidden/>
          </w:rPr>
          <w:tab/>
        </w:r>
        <w:r w:rsidR="00D8668B">
          <w:rPr>
            <w:noProof/>
            <w:webHidden/>
          </w:rPr>
          <w:fldChar w:fldCharType="begin"/>
        </w:r>
        <w:r w:rsidR="00D8668B">
          <w:rPr>
            <w:noProof/>
            <w:webHidden/>
          </w:rPr>
          <w:instrText xml:space="preserve"> PAGEREF _Toc334451490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47817FAA" w14:textId="77777777" w:rsidR="00D8668B" w:rsidRDefault="00284C36">
      <w:pPr>
        <w:pStyle w:val="TOC2"/>
        <w:tabs>
          <w:tab w:val="right" w:leader="dot" w:pos="8261"/>
        </w:tabs>
        <w:rPr>
          <w:rFonts w:eastAsiaTheme="minorEastAsia"/>
          <w:noProof/>
          <w:lang w:val="es-CO" w:eastAsia="es-CO"/>
        </w:rPr>
      </w:pPr>
      <w:hyperlink w:anchor="_Toc334451491" w:history="1">
        <w:r w:rsidR="00D8668B" w:rsidRPr="003A3ED4">
          <w:rPr>
            <w:rStyle w:val="Hyperlink"/>
            <w:rFonts w:ascii="Arial" w:hAnsi="Arial"/>
            <w:noProof/>
          </w:rPr>
          <w:t>4.3 Plan de Infraestructura</w:t>
        </w:r>
        <w:r w:rsidR="00D8668B">
          <w:rPr>
            <w:noProof/>
            <w:webHidden/>
          </w:rPr>
          <w:tab/>
        </w:r>
        <w:r w:rsidR="00D8668B">
          <w:rPr>
            <w:noProof/>
            <w:webHidden/>
          </w:rPr>
          <w:fldChar w:fldCharType="begin"/>
        </w:r>
        <w:r w:rsidR="00D8668B">
          <w:rPr>
            <w:noProof/>
            <w:webHidden/>
          </w:rPr>
          <w:instrText xml:space="preserve"> PAGEREF _Toc334451491 \h </w:instrText>
        </w:r>
        <w:r w:rsidR="00D8668B">
          <w:rPr>
            <w:noProof/>
            <w:webHidden/>
          </w:rPr>
        </w:r>
        <w:r w:rsidR="00D8668B">
          <w:rPr>
            <w:noProof/>
            <w:webHidden/>
          </w:rPr>
          <w:fldChar w:fldCharType="separate"/>
        </w:r>
        <w:r w:rsidR="00D8668B">
          <w:rPr>
            <w:noProof/>
            <w:webHidden/>
          </w:rPr>
          <w:t>16</w:t>
        </w:r>
        <w:r w:rsidR="00D8668B">
          <w:rPr>
            <w:noProof/>
            <w:webHidden/>
          </w:rPr>
          <w:fldChar w:fldCharType="end"/>
        </w:r>
      </w:hyperlink>
    </w:p>
    <w:p w14:paraId="4E0B692F" w14:textId="77777777" w:rsidR="00D8668B" w:rsidRDefault="00284C36">
      <w:pPr>
        <w:pStyle w:val="TOC3"/>
        <w:tabs>
          <w:tab w:val="right" w:leader="dot" w:pos="8261"/>
        </w:tabs>
        <w:rPr>
          <w:rFonts w:eastAsiaTheme="minorEastAsia"/>
          <w:noProof/>
          <w:lang w:val="es-CO" w:eastAsia="es-CO"/>
        </w:rPr>
      </w:pPr>
      <w:hyperlink w:anchor="_Toc334451492" w:history="1">
        <w:r w:rsidR="00D8668B" w:rsidRPr="003A3ED4">
          <w:rPr>
            <w:rStyle w:val="Hyperlink"/>
            <w:rFonts w:ascii="Arial" w:hAnsi="Arial"/>
            <w:noProof/>
            <w:lang w:val="es-CO"/>
          </w:rPr>
          <w:t>4.3.1. Objetivos</w:t>
        </w:r>
        <w:r w:rsidR="00D8668B">
          <w:rPr>
            <w:noProof/>
            <w:webHidden/>
          </w:rPr>
          <w:tab/>
        </w:r>
        <w:r w:rsidR="00D8668B">
          <w:rPr>
            <w:noProof/>
            <w:webHidden/>
          </w:rPr>
          <w:fldChar w:fldCharType="begin"/>
        </w:r>
        <w:r w:rsidR="00D8668B">
          <w:rPr>
            <w:noProof/>
            <w:webHidden/>
          </w:rPr>
          <w:instrText xml:space="preserve"> PAGEREF _Toc334451492 \h </w:instrText>
        </w:r>
        <w:r w:rsidR="00D8668B">
          <w:rPr>
            <w:noProof/>
            <w:webHidden/>
          </w:rPr>
        </w:r>
        <w:r w:rsidR="00D8668B">
          <w:rPr>
            <w:noProof/>
            <w:webHidden/>
          </w:rPr>
          <w:fldChar w:fldCharType="separate"/>
        </w:r>
        <w:r w:rsidR="00D8668B">
          <w:rPr>
            <w:noProof/>
            <w:webHidden/>
          </w:rPr>
          <w:t>17</w:t>
        </w:r>
        <w:r w:rsidR="00D8668B">
          <w:rPr>
            <w:noProof/>
            <w:webHidden/>
          </w:rPr>
          <w:fldChar w:fldCharType="end"/>
        </w:r>
      </w:hyperlink>
    </w:p>
    <w:p w14:paraId="26CF1468" w14:textId="77777777" w:rsidR="00D8668B" w:rsidRDefault="00284C36">
      <w:pPr>
        <w:pStyle w:val="TOC3"/>
        <w:tabs>
          <w:tab w:val="right" w:leader="dot" w:pos="8261"/>
        </w:tabs>
        <w:rPr>
          <w:rFonts w:eastAsiaTheme="minorEastAsia"/>
          <w:noProof/>
          <w:lang w:val="es-CO" w:eastAsia="es-CO"/>
        </w:rPr>
      </w:pPr>
      <w:hyperlink w:anchor="_Toc334451493" w:history="1">
        <w:r w:rsidR="00D8668B" w:rsidRPr="003A3ED4">
          <w:rPr>
            <w:rStyle w:val="Hyperlink"/>
            <w:rFonts w:ascii="Arial" w:hAnsi="Arial"/>
            <w:noProof/>
            <w:lang w:val="es-CO"/>
          </w:rPr>
          <w:t>4.3.2. Alcance</w:t>
        </w:r>
        <w:r w:rsidR="00D8668B">
          <w:rPr>
            <w:noProof/>
            <w:webHidden/>
          </w:rPr>
          <w:tab/>
        </w:r>
        <w:r w:rsidR="00D8668B">
          <w:rPr>
            <w:noProof/>
            <w:webHidden/>
          </w:rPr>
          <w:fldChar w:fldCharType="begin"/>
        </w:r>
        <w:r w:rsidR="00D8668B">
          <w:rPr>
            <w:noProof/>
            <w:webHidden/>
          </w:rPr>
          <w:instrText xml:space="preserve"> PAGEREF _Toc334451493 \h </w:instrText>
        </w:r>
        <w:r w:rsidR="00D8668B">
          <w:rPr>
            <w:noProof/>
            <w:webHidden/>
          </w:rPr>
        </w:r>
        <w:r w:rsidR="00D8668B">
          <w:rPr>
            <w:noProof/>
            <w:webHidden/>
          </w:rPr>
          <w:fldChar w:fldCharType="separate"/>
        </w:r>
        <w:r w:rsidR="00D8668B">
          <w:rPr>
            <w:noProof/>
            <w:webHidden/>
          </w:rPr>
          <w:t>17</w:t>
        </w:r>
        <w:r w:rsidR="00D8668B">
          <w:rPr>
            <w:noProof/>
            <w:webHidden/>
          </w:rPr>
          <w:fldChar w:fldCharType="end"/>
        </w:r>
      </w:hyperlink>
    </w:p>
    <w:p w14:paraId="714E9592" w14:textId="77777777" w:rsidR="00D8668B" w:rsidRDefault="00284C36">
      <w:pPr>
        <w:pStyle w:val="TOC3"/>
        <w:tabs>
          <w:tab w:val="right" w:leader="dot" w:pos="8261"/>
        </w:tabs>
        <w:rPr>
          <w:rFonts w:eastAsiaTheme="minorEastAsia"/>
          <w:noProof/>
          <w:lang w:val="es-CO" w:eastAsia="es-CO"/>
        </w:rPr>
      </w:pPr>
      <w:hyperlink w:anchor="_Toc334451494" w:history="1">
        <w:r w:rsidR="00D8668B" w:rsidRPr="003A3ED4">
          <w:rPr>
            <w:rStyle w:val="Hyperlink"/>
            <w:rFonts w:ascii="Arial" w:hAnsi="Arial"/>
            <w:noProof/>
            <w:lang w:val="es-CO"/>
          </w:rPr>
          <w:t>4.3.3. Responsable</w:t>
        </w:r>
        <w:r w:rsidR="00D8668B">
          <w:rPr>
            <w:noProof/>
            <w:webHidden/>
          </w:rPr>
          <w:tab/>
        </w:r>
        <w:r w:rsidR="00D8668B">
          <w:rPr>
            <w:noProof/>
            <w:webHidden/>
          </w:rPr>
          <w:fldChar w:fldCharType="begin"/>
        </w:r>
        <w:r w:rsidR="00D8668B">
          <w:rPr>
            <w:noProof/>
            <w:webHidden/>
          </w:rPr>
          <w:instrText xml:space="preserve"> PAGEREF _Toc334451494 \h </w:instrText>
        </w:r>
        <w:r w:rsidR="00D8668B">
          <w:rPr>
            <w:noProof/>
            <w:webHidden/>
          </w:rPr>
        </w:r>
        <w:r w:rsidR="00D8668B">
          <w:rPr>
            <w:noProof/>
            <w:webHidden/>
          </w:rPr>
          <w:fldChar w:fldCharType="separate"/>
        </w:r>
        <w:r w:rsidR="00D8668B">
          <w:rPr>
            <w:noProof/>
            <w:webHidden/>
          </w:rPr>
          <w:t>17</w:t>
        </w:r>
        <w:r w:rsidR="00D8668B">
          <w:rPr>
            <w:noProof/>
            <w:webHidden/>
          </w:rPr>
          <w:fldChar w:fldCharType="end"/>
        </w:r>
      </w:hyperlink>
    </w:p>
    <w:p w14:paraId="6ECD004A" w14:textId="77777777" w:rsidR="00D8668B" w:rsidRDefault="00284C36">
      <w:pPr>
        <w:pStyle w:val="TOC3"/>
        <w:tabs>
          <w:tab w:val="right" w:leader="dot" w:pos="8261"/>
        </w:tabs>
        <w:rPr>
          <w:rFonts w:eastAsiaTheme="minorEastAsia"/>
          <w:noProof/>
          <w:lang w:val="es-CO" w:eastAsia="es-CO"/>
        </w:rPr>
      </w:pPr>
      <w:hyperlink w:anchor="_Toc334451495" w:history="1">
        <w:r w:rsidR="00D8668B" w:rsidRPr="003A3ED4">
          <w:rPr>
            <w:rStyle w:val="Hyperlink"/>
            <w:rFonts w:ascii="Arial" w:hAnsi="Arial"/>
            <w:noProof/>
            <w:lang w:val="es-CO"/>
          </w:rPr>
          <w:t>4.3.4. Desarrollo</w:t>
        </w:r>
        <w:r w:rsidR="00D8668B">
          <w:rPr>
            <w:noProof/>
            <w:webHidden/>
          </w:rPr>
          <w:tab/>
        </w:r>
        <w:r w:rsidR="00D8668B">
          <w:rPr>
            <w:noProof/>
            <w:webHidden/>
          </w:rPr>
          <w:fldChar w:fldCharType="begin"/>
        </w:r>
        <w:r w:rsidR="00D8668B">
          <w:rPr>
            <w:noProof/>
            <w:webHidden/>
          </w:rPr>
          <w:instrText xml:space="preserve"> PAGEREF _Toc334451495 \h </w:instrText>
        </w:r>
        <w:r w:rsidR="00D8668B">
          <w:rPr>
            <w:noProof/>
            <w:webHidden/>
          </w:rPr>
        </w:r>
        <w:r w:rsidR="00D8668B">
          <w:rPr>
            <w:noProof/>
            <w:webHidden/>
          </w:rPr>
          <w:fldChar w:fldCharType="separate"/>
        </w:r>
        <w:r w:rsidR="00D8668B">
          <w:rPr>
            <w:noProof/>
            <w:webHidden/>
          </w:rPr>
          <w:t>17</w:t>
        </w:r>
        <w:r w:rsidR="00D8668B">
          <w:rPr>
            <w:noProof/>
            <w:webHidden/>
          </w:rPr>
          <w:fldChar w:fldCharType="end"/>
        </w:r>
      </w:hyperlink>
    </w:p>
    <w:p w14:paraId="499119A2" w14:textId="77777777" w:rsidR="00D8668B" w:rsidRDefault="00284C36">
      <w:pPr>
        <w:pStyle w:val="TOC4"/>
        <w:tabs>
          <w:tab w:val="right" w:leader="dot" w:pos="8261"/>
        </w:tabs>
        <w:rPr>
          <w:rFonts w:eastAsiaTheme="minorEastAsia"/>
          <w:noProof/>
          <w:lang w:val="es-CO" w:eastAsia="es-CO"/>
        </w:rPr>
      </w:pPr>
      <w:hyperlink w:anchor="_Toc334451496" w:history="1">
        <w:r w:rsidR="00D8668B" w:rsidRPr="003A3ED4">
          <w:rPr>
            <w:rStyle w:val="Hyperlink"/>
            <w:rFonts w:ascii="Arial" w:hAnsi="Arial"/>
            <w:noProof/>
            <w:lang w:val="es-CO"/>
          </w:rPr>
          <w:t>4.3.4.1. Instalaciones Físicas</w:t>
        </w:r>
        <w:r w:rsidR="00D8668B">
          <w:rPr>
            <w:noProof/>
            <w:webHidden/>
          </w:rPr>
          <w:tab/>
        </w:r>
        <w:r w:rsidR="00D8668B">
          <w:rPr>
            <w:noProof/>
            <w:webHidden/>
          </w:rPr>
          <w:fldChar w:fldCharType="begin"/>
        </w:r>
        <w:r w:rsidR="00D8668B">
          <w:rPr>
            <w:noProof/>
            <w:webHidden/>
          </w:rPr>
          <w:instrText xml:space="preserve"> PAGEREF _Toc334451496 \h </w:instrText>
        </w:r>
        <w:r w:rsidR="00D8668B">
          <w:rPr>
            <w:noProof/>
            <w:webHidden/>
          </w:rPr>
        </w:r>
        <w:r w:rsidR="00D8668B">
          <w:rPr>
            <w:noProof/>
            <w:webHidden/>
          </w:rPr>
          <w:fldChar w:fldCharType="separate"/>
        </w:r>
        <w:r w:rsidR="00D8668B">
          <w:rPr>
            <w:noProof/>
            <w:webHidden/>
          </w:rPr>
          <w:t>17</w:t>
        </w:r>
        <w:r w:rsidR="00D8668B">
          <w:rPr>
            <w:noProof/>
            <w:webHidden/>
          </w:rPr>
          <w:fldChar w:fldCharType="end"/>
        </w:r>
      </w:hyperlink>
    </w:p>
    <w:p w14:paraId="5E913457" w14:textId="77777777" w:rsidR="00D8668B" w:rsidRDefault="00284C36">
      <w:pPr>
        <w:pStyle w:val="TOC5"/>
        <w:tabs>
          <w:tab w:val="right" w:leader="dot" w:pos="8261"/>
        </w:tabs>
        <w:rPr>
          <w:rFonts w:eastAsiaTheme="minorEastAsia"/>
          <w:noProof/>
          <w:lang w:val="es-CO" w:eastAsia="es-CO"/>
        </w:rPr>
      </w:pPr>
      <w:hyperlink w:anchor="_Toc334451497" w:history="1">
        <w:r w:rsidR="00D8668B" w:rsidRPr="003A3ED4">
          <w:rPr>
            <w:rStyle w:val="Hyperlink"/>
            <w:rFonts w:ascii="Arial" w:hAnsi="Arial"/>
            <w:noProof/>
            <w:lang w:val="es-CO"/>
          </w:rPr>
          <w:t>4.3.4.1.1. Instalación Pontificia Universidad Javeriana</w:t>
        </w:r>
        <w:r w:rsidR="00D8668B">
          <w:rPr>
            <w:noProof/>
            <w:webHidden/>
          </w:rPr>
          <w:tab/>
        </w:r>
        <w:r w:rsidR="00D8668B">
          <w:rPr>
            <w:noProof/>
            <w:webHidden/>
          </w:rPr>
          <w:fldChar w:fldCharType="begin"/>
        </w:r>
        <w:r w:rsidR="00D8668B">
          <w:rPr>
            <w:noProof/>
            <w:webHidden/>
          </w:rPr>
          <w:instrText xml:space="preserve"> PAGEREF _Toc334451497 \h </w:instrText>
        </w:r>
        <w:r w:rsidR="00D8668B">
          <w:rPr>
            <w:noProof/>
            <w:webHidden/>
          </w:rPr>
        </w:r>
        <w:r w:rsidR="00D8668B">
          <w:rPr>
            <w:noProof/>
            <w:webHidden/>
          </w:rPr>
          <w:fldChar w:fldCharType="separate"/>
        </w:r>
        <w:r w:rsidR="00D8668B">
          <w:rPr>
            <w:noProof/>
            <w:webHidden/>
          </w:rPr>
          <w:t>17</w:t>
        </w:r>
        <w:r w:rsidR="00D8668B">
          <w:rPr>
            <w:noProof/>
            <w:webHidden/>
          </w:rPr>
          <w:fldChar w:fldCharType="end"/>
        </w:r>
      </w:hyperlink>
    </w:p>
    <w:p w14:paraId="0391DB4E" w14:textId="77777777" w:rsidR="00D8668B" w:rsidRDefault="00284C36">
      <w:pPr>
        <w:pStyle w:val="TOC5"/>
        <w:tabs>
          <w:tab w:val="right" w:leader="dot" w:pos="8261"/>
        </w:tabs>
        <w:rPr>
          <w:rFonts w:eastAsiaTheme="minorEastAsia"/>
          <w:noProof/>
          <w:lang w:val="es-CO" w:eastAsia="es-CO"/>
        </w:rPr>
      </w:pPr>
      <w:hyperlink w:anchor="_Toc334451498" w:history="1">
        <w:r w:rsidR="00D8668B" w:rsidRPr="003A3ED4">
          <w:rPr>
            <w:rStyle w:val="Hyperlink"/>
            <w:rFonts w:ascii="Arial" w:hAnsi="Arial"/>
            <w:noProof/>
            <w:lang w:val="es-CO"/>
          </w:rPr>
          <w:t>4.3.4.1.2. Instalaciones Fifth Floor Corp.</w:t>
        </w:r>
        <w:r w:rsidR="00D8668B">
          <w:rPr>
            <w:noProof/>
            <w:webHidden/>
          </w:rPr>
          <w:tab/>
        </w:r>
        <w:r w:rsidR="00D8668B">
          <w:rPr>
            <w:noProof/>
            <w:webHidden/>
          </w:rPr>
          <w:fldChar w:fldCharType="begin"/>
        </w:r>
        <w:r w:rsidR="00D8668B">
          <w:rPr>
            <w:noProof/>
            <w:webHidden/>
          </w:rPr>
          <w:instrText xml:space="preserve"> PAGEREF _Toc334451498 \h </w:instrText>
        </w:r>
        <w:r w:rsidR="00D8668B">
          <w:rPr>
            <w:noProof/>
            <w:webHidden/>
          </w:rPr>
        </w:r>
        <w:r w:rsidR="00D8668B">
          <w:rPr>
            <w:noProof/>
            <w:webHidden/>
          </w:rPr>
          <w:fldChar w:fldCharType="separate"/>
        </w:r>
        <w:r w:rsidR="00D8668B">
          <w:rPr>
            <w:noProof/>
            <w:webHidden/>
          </w:rPr>
          <w:t>18</w:t>
        </w:r>
        <w:r w:rsidR="00D8668B">
          <w:rPr>
            <w:noProof/>
            <w:webHidden/>
          </w:rPr>
          <w:fldChar w:fldCharType="end"/>
        </w:r>
      </w:hyperlink>
    </w:p>
    <w:p w14:paraId="0D96EFD1" w14:textId="77777777" w:rsidR="00D8668B" w:rsidRDefault="00284C36">
      <w:pPr>
        <w:pStyle w:val="TOC4"/>
        <w:tabs>
          <w:tab w:val="right" w:leader="dot" w:pos="8261"/>
        </w:tabs>
        <w:rPr>
          <w:rFonts w:eastAsiaTheme="minorEastAsia"/>
          <w:noProof/>
          <w:lang w:val="es-CO" w:eastAsia="es-CO"/>
        </w:rPr>
      </w:pPr>
      <w:hyperlink w:anchor="_Toc334451499" w:history="1">
        <w:r w:rsidR="00D8668B" w:rsidRPr="003A3ED4">
          <w:rPr>
            <w:rStyle w:val="Hyperlink"/>
            <w:rFonts w:ascii="Arial" w:hAnsi="Arial"/>
            <w:noProof/>
            <w:lang w:val="es-CO"/>
          </w:rPr>
          <w:t>4.3.4.3.  Redes de comunicación</w:t>
        </w:r>
        <w:r w:rsidR="00D8668B">
          <w:rPr>
            <w:noProof/>
            <w:webHidden/>
          </w:rPr>
          <w:tab/>
        </w:r>
        <w:r w:rsidR="00D8668B">
          <w:rPr>
            <w:noProof/>
            <w:webHidden/>
          </w:rPr>
          <w:fldChar w:fldCharType="begin"/>
        </w:r>
        <w:r w:rsidR="00D8668B">
          <w:rPr>
            <w:noProof/>
            <w:webHidden/>
          </w:rPr>
          <w:instrText xml:space="preserve"> PAGEREF _Toc334451499 \h </w:instrText>
        </w:r>
        <w:r w:rsidR="00D8668B">
          <w:rPr>
            <w:noProof/>
            <w:webHidden/>
          </w:rPr>
        </w:r>
        <w:r w:rsidR="00D8668B">
          <w:rPr>
            <w:noProof/>
            <w:webHidden/>
          </w:rPr>
          <w:fldChar w:fldCharType="separate"/>
        </w:r>
        <w:r w:rsidR="00D8668B">
          <w:rPr>
            <w:noProof/>
            <w:webHidden/>
          </w:rPr>
          <w:t>19</w:t>
        </w:r>
        <w:r w:rsidR="00D8668B">
          <w:rPr>
            <w:noProof/>
            <w:webHidden/>
          </w:rPr>
          <w:fldChar w:fldCharType="end"/>
        </w:r>
      </w:hyperlink>
    </w:p>
    <w:p w14:paraId="727AEC68" w14:textId="77777777" w:rsidR="00D8668B" w:rsidRDefault="00284C36">
      <w:pPr>
        <w:pStyle w:val="TOC5"/>
        <w:tabs>
          <w:tab w:val="right" w:leader="dot" w:pos="8261"/>
        </w:tabs>
        <w:rPr>
          <w:rFonts w:eastAsiaTheme="minorEastAsia"/>
          <w:noProof/>
          <w:lang w:val="es-CO" w:eastAsia="es-CO"/>
        </w:rPr>
      </w:pPr>
      <w:hyperlink w:anchor="_Toc334451500" w:history="1">
        <w:r w:rsidR="00D8668B" w:rsidRPr="003A3ED4">
          <w:rPr>
            <w:rStyle w:val="Hyperlink"/>
            <w:rFonts w:ascii="Arial" w:hAnsi="Arial"/>
            <w:noProof/>
            <w:lang w:val="es-CO"/>
          </w:rPr>
          <w:t>Internet</w:t>
        </w:r>
        <w:r w:rsidR="00D8668B">
          <w:rPr>
            <w:noProof/>
            <w:webHidden/>
          </w:rPr>
          <w:tab/>
        </w:r>
        <w:r w:rsidR="00D8668B">
          <w:rPr>
            <w:noProof/>
            <w:webHidden/>
          </w:rPr>
          <w:fldChar w:fldCharType="begin"/>
        </w:r>
        <w:r w:rsidR="00D8668B">
          <w:rPr>
            <w:noProof/>
            <w:webHidden/>
          </w:rPr>
          <w:instrText xml:space="preserve"> PAGEREF _Toc334451500 \h </w:instrText>
        </w:r>
        <w:r w:rsidR="00D8668B">
          <w:rPr>
            <w:noProof/>
            <w:webHidden/>
          </w:rPr>
        </w:r>
        <w:r w:rsidR="00D8668B">
          <w:rPr>
            <w:noProof/>
            <w:webHidden/>
          </w:rPr>
          <w:fldChar w:fldCharType="separate"/>
        </w:r>
        <w:r w:rsidR="00D8668B">
          <w:rPr>
            <w:noProof/>
            <w:webHidden/>
          </w:rPr>
          <w:t>19</w:t>
        </w:r>
        <w:r w:rsidR="00D8668B">
          <w:rPr>
            <w:noProof/>
            <w:webHidden/>
          </w:rPr>
          <w:fldChar w:fldCharType="end"/>
        </w:r>
      </w:hyperlink>
    </w:p>
    <w:p w14:paraId="70CC368F" w14:textId="77777777" w:rsidR="00D8668B" w:rsidRDefault="00284C36">
      <w:pPr>
        <w:pStyle w:val="TOC4"/>
        <w:tabs>
          <w:tab w:val="right" w:leader="dot" w:pos="8261"/>
        </w:tabs>
        <w:rPr>
          <w:rFonts w:eastAsiaTheme="minorEastAsia"/>
          <w:noProof/>
          <w:lang w:val="es-CO" w:eastAsia="es-CO"/>
        </w:rPr>
      </w:pPr>
      <w:hyperlink w:anchor="_Toc334451501" w:history="1">
        <w:r w:rsidR="00D8668B" w:rsidRPr="003A3ED4">
          <w:rPr>
            <w:rStyle w:val="Hyperlink"/>
            <w:rFonts w:ascii="Arial" w:hAnsi="Arial"/>
            <w:noProof/>
            <w:lang w:val="es-CO"/>
          </w:rPr>
          <w:t>4.3.4.4. Entornos de desarrollo y pruebas</w:t>
        </w:r>
        <w:r w:rsidR="00D8668B">
          <w:rPr>
            <w:noProof/>
            <w:webHidden/>
          </w:rPr>
          <w:tab/>
        </w:r>
        <w:r w:rsidR="00D8668B">
          <w:rPr>
            <w:noProof/>
            <w:webHidden/>
          </w:rPr>
          <w:fldChar w:fldCharType="begin"/>
        </w:r>
        <w:r w:rsidR="00D8668B">
          <w:rPr>
            <w:noProof/>
            <w:webHidden/>
          </w:rPr>
          <w:instrText xml:space="preserve"> PAGEREF _Toc334451501 \h </w:instrText>
        </w:r>
        <w:r w:rsidR="00D8668B">
          <w:rPr>
            <w:noProof/>
            <w:webHidden/>
          </w:rPr>
        </w:r>
        <w:r w:rsidR="00D8668B">
          <w:rPr>
            <w:noProof/>
            <w:webHidden/>
          </w:rPr>
          <w:fldChar w:fldCharType="separate"/>
        </w:r>
        <w:r w:rsidR="00D8668B">
          <w:rPr>
            <w:noProof/>
            <w:webHidden/>
          </w:rPr>
          <w:t>19</w:t>
        </w:r>
        <w:r w:rsidR="00D8668B">
          <w:rPr>
            <w:noProof/>
            <w:webHidden/>
          </w:rPr>
          <w:fldChar w:fldCharType="end"/>
        </w:r>
      </w:hyperlink>
    </w:p>
    <w:p w14:paraId="6555F1A0" w14:textId="77777777" w:rsidR="00D8668B" w:rsidRDefault="00284C36">
      <w:pPr>
        <w:pStyle w:val="TOC3"/>
        <w:tabs>
          <w:tab w:val="right" w:leader="dot" w:pos="8261"/>
        </w:tabs>
        <w:rPr>
          <w:rFonts w:eastAsiaTheme="minorEastAsia"/>
          <w:noProof/>
          <w:lang w:val="es-CO" w:eastAsia="es-CO"/>
        </w:rPr>
      </w:pPr>
      <w:hyperlink w:anchor="_Toc334451502" w:history="1">
        <w:r w:rsidR="00D8668B" w:rsidRPr="003A3ED4">
          <w:rPr>
            <w:rStyle w:val="Hyperlink"/>
            <w:rFonts w:ascii="Arial" w:hAnsi="Arial"/>
            <w:noProof/>
            <w:lang w:val="es-CO"/>
          </w:rPr>
          <w:t>4.3.5. Recursos</w:t>
        </w:r>
        <w:r w:rsidR="00D8668B">
          <w:rPr>
            <w:noProof/>
            <w:webHidden/>
          </w:rPr>
          <w:tab/>
        </w:r>
        <w:r w:rsidR="00D8668B">
          <w:rPr>
            <w:noProof/>
            <w:webHidden/>
          </w:rPr>
          <w:fldChar w:fldCharType="begin"/>
        </w:r>
        <w:r w:rsidR="00D8668B">
          <w:rPr>
            <w:noProof/>
            <w:webHidden/>
          </w:rPr>
          <w:instrText xml:space="preserve"> PAGEREF _Toc334451502 \h </w:instrText>
        </w:r>
        <w:r w:rsidR="00D8668B">
          <w:rPr>
            <w:noProof/>
            <w:webHidden/>
          </w:rPr>
        </w:r>
        <w:r w:rsidR="00D8668B">
          <w:rPr>
            <w:noProof/>
            <w:webHidden/>
          </w:rPr>
          <w:fldChar w:fldCharType="separate"/>
        </w:r>
        <w:r w:rsidR="00D8668B">
          <w:rPr>
            <w:noProof/>
            <w:webHidden/>
          </w:rPr>
          <w:t>20</w:t>
        </w:r>
        <w:r w:rsidR="00D8668B">
          <w:rPr>
            <w:noProof/>
            <w:webHidden/>
          </w:rPr>
          <w:fldChar w:fldCharType="end"/>
        </w:r>
      </w:hyperlink>
    </w:p>
    <w:p w14:paraId="2D2373B3" w14:textId="77777777" w:rsidR="00D8668B" w:rsidRDefault="00284C36">
      <w:pPr>
        <w:pStyle w:val="TOC3"/>
        <w:tabs>
          <w:tab w:val="right" w:leader="dot" w:pos="8261"/>
        </w:tabs>
        <w:rPr>
          <w:rFonts w:eastAsiaTheme="minorEastAsia"/>
          <w:noProof/>
          <w:lang w:val="es-CO" w:eastAsia="es-CO"/>
        </w:rPr>
      </w:pPr>
      <w:hyperlink w:anchor="_Toc334451503" w:history="1">
        <w:r w:rsidR="00D8668B" w:rsidRPr="003A3ED4">
          <w:rPr>
            <w:rStyle w:val="Hyperlink"/>
            <w:rFonts w:ascii="Arial" w:hAnsi="Arial"/>
            <w:noProof/>
            <w:lang w:val="es-CO"/>
          </w:rPr>
          <w:t>4.3.6. Producto de Trabajo</w:t>
        </w:r>
        <w:r w:rsidR="00D8668B">
          <w:rPr>
            <w:noProof/>
            <w:webHidden/>
          </w:rPr>
          <w:tab/>
        </w:r>
        <w:r w:rsidR="00D8668B">
          <w:rPr>
            <w:noProof/>
            <w:webHidden/>
          </w:rPr>
          <w:fldChar w:fldCharType="begin"/>
        </w:r>
        <w:r w:rsidR="00D8668B">
          <w:rPr>
            <w:noProof/>
            <w:webHidden/>
          </w:rPr>
          <w:instrText xml:space="preserve"> PAGEREF _Toc334451503 \h </w:instrText>
        </w:r>
        <w:r w:rsidR="00D8668B">
          <w:rPr>
            <w:noProof/>
            <w:webHidden/>
          </w:rPr>
        </w:r>
        <w:r w:rsidR="00D8668B">
          <w:rPr>
            <w:noProof/>
            <w:webHidden/>
          </w:rPr>
          <w:fldChar w:fldCharType="separate"/>
        </w:r>
        <w:r w:rsidR="00D8668B">
          <w:rPr>
            <w:noProof/>
            <w:webHidden/>
          </w:rPr>
          <w:t>20</w:t>
        </w:r>
        <w:r w:rsidR="00D8668B">
          <w:rPr>
            <w:noProof/>
            <w:webHidden/>
          </w:rPr>
          <w:fldChar w:fldCharType="end"/>
        </w:r>
      </w:hyperlink>
    </w:p>
    <w:p w14:paraId="441A5512" w14:textId="77777777" w:rsidR="00D8668B" w:rsidRDefault="00284C36">
      <w:pPr>
        <w:pStyle w:val="TOC2"/>
        <w:tabs>
          <w:tab w:val="right" w:leader="dot" w:pos="8261"/>
        </w:tabs>
        <w:rPr>
          <w:rFonts w:eastAsiaTheme="minorEastAsia"/>
          <w:noProof/>
          <w:lang w:val="es-CO" w:eastAsia="es-CO"/>
        </w:rPr>
      </w:pPr>
      <w:hyperlink w:anchor="_Toc334451504" w:history="1">
        <w:r w:rsidR="00D8668B" w:rsidRPr="003A3ED4">
          <w:rPr>
            <w:rStyle w:val="Hyperlink"/>
            <w:rFonts w:ascii="Arial" w:hAnsi="Arial"/>
            <w:noProof/>
            <w:lang w:val="es-CO"/>
          </w:rPr>
          <w:t>4.4 Métodos Herramientas y Técnicas</w:t>
        </w:r>
        <w:r w:rsidR="00D8668B">
          <w:rPr>
            <w:noProof/>
            <w:webHidden/>
          </w:rPr>
          <w:tab/>
        </w:r>
        <w:r w:rsidR="00D8668B">
          <w:rPr>
            <w:noProof/>
            <w:webHidden/>
          </w:rPr>
          <w:fldChar w:fldCharType="begin"/>
        </w:r>
        <w:r w:rsidR="00D8668B">
          <w:rPr>
            <w:noProof/>
            <w:webHidden/>
          </w:rPr>
          <w:instrText xml:space="preserve"> PAGEREF _Toc334451504 \h </w:instrText>
        </w:r>
        <w:r w:rsidR="00D8668B">
          <w:rPr>
            <w:noProof/>
            <w:webHidden/>
          </w:rPr>
        </w:r>
        <w:r w:rsidR="00D8668B">
          <w:rPr>
            <w:noProof/>
            <w:webHidden/>
          </w:rPr>
          <w:fldChar w:fldCharType="separate"/>
        </w:r>
        <w:r w:rsidR="00D8668B">
          <w:rPr>
            <w:noProof/>
            <w:webHidden/>
          </w:rPr>
          <w:t>20</w:t>
        </w:r>
        <w:r w:rsidR="00D8668B">
          <w:rPr>
            <w:noProof/>
            <w:webHidden/>
          </w:rPr>
          <w:fldChar w:fldCharType="end"/>
        </w:r>
      </w:hyperlink>
    </w:p>
    <w:p w14:paraId="413E7279" w14:textId="77777777" w:rsidR="00D8668B" w:rsidRDefault="00284C36">
      <w:pPr>
        <w:pStyle w:val="TOC4"/>
        <w:tabs>
          <w:tab w:val="right" w:leader="dot" w:pos="8261"/>
        </w:tabs>
        <w:rPr>
          <w:rFonts w:eastAsiaTheme="minorEastAsia"/>
          <w:noProof/>
          <w:lang w:val="es-CO" w:eastAsia="es-CO"/>
        </w:rPr>
      </w:pPr>
      <w:hyperlink w:anchor="_Toc334451505" w:history="1">
        <w:r w:rsidR="00D8668B" w:rsidRPr="003A3ED4">
          <w:rPr>
            <w:rStyle w:val="Hyperlink"/>
            <w:noProof/>
            <w:lang w:val="es-CO"/>
          </w:rPr>
          <w:t>4.4.1 Herramientas de Software</w:t>
        </w:r>
        <w:r w:rsidR="00D8668B">
          <w:rPr>
            <w:noProof/>
            <w:webHidden/>
          </w:rPr>
          <w:tab/>
        </w:r>
        <w:r w:rsidR="00D8668B">
          <w:rPr>
            <w:noProof/>
            <w:webHidden/>
          </w:rPr>
          <w:fldChar w:fldCharType="begin"/>
        </w:r>
        <w:r w:rsidR="00D8668B">
          <w:rPr>
            <w:noProof/>
            <w:webHidden/>
          </w:rPr>
          <w:instrText xml:space="preserve"> PAGEREF _Toc334451505 \h </w:instrText>
        </w:r>
        <w:r w:rsidR="00D8668B">
          <w:rPr>
            <w:noProof/>
            <w:webHidden/>
          </w:rPr>
        </w:r>
        <w:r w:rsidR="00D8668B">
          <w:rPr>
            <w:noProof/>
            <w:webHidden/>
          </w:rPr>
          <w:fldChar w:fldCharType="separate"/>
        </w:r>
        <w:r w:rsidR="00D8668B">
          <w:rPr>
            <w:noProof/>
            <w:webHidden/>
          </w:rPr>
          <w:t>20</w:t>
        </w:r>
        <w:r w:rsidR="00D8668B">
          <w:rPr>
            <w:noProof/>
            <w:webHidden/>
          </w:rPr>
          <w:fldChar w:fldCharType="end"/>
        </w:r>
      </w:hyperlink>
    </w:p>
    <w:p w14:paraId="13BA6B1E" w14:textId="77777777" w:rsidR="00D8668B" w:rsidRDefault="00284C36">
      <w:pPr>
        <w:pStyle w:val="TOC5"/>
        <w:tabs>
          <w:tab w:val="right" w:leader="dot" w:pos="8261"/>
        </w:tabs>
        <w:rPr>
          <w:rFonts w:eastAsiaTheme="minorEastAsia"/>
          <w:noProof/>
          <w:lang w:val="es-CO" w:eastAsia="es-CO"/>
        </w:rPr>
      </w:pPr>
      <w:hyperlink w:anchor="_Toc334451506" w:history="1">
        <w:r w:rsidR="00D8668B" w:rsidRPr="003A3ED4">
          <w:rPr>
            <w:rStyle w:val="Hyperlink"/>
            <w:noProof/>
            <w:lang w:val="es-CO"/>
          </w:rPr>
          <w:t>Lenguajes de programación</w:t>
        </w:r>
        <w:r w:rsidR="00D8668B">
          <w:rPr>
            <w:noProof/>
            <w:webHidden/>
          </w:rPr>
          <w:tab/>
        </w:r>
        <w:r w:rsidR="00D8668B">
          <w:rPr>
            <w:noProof/>
            <w:webHidden/>
          </w:rPr>
          <w:fldChar w:fldCharType="begin"/>
        </w:r>
        <w:r w:rsidR="00D8668B">
          <w:rPr>
            <w:noProof/>
            <w:webHidden/>
          </w:rPr>
          <w:instrText xml:space="preserve"> PAGEREF _Toc334451506 \h </w:instrText>
        </w:r>
        <w:r w:rsidR="00D8668B">
          <w:rPr>
            <w:noProof/>
            <w:webHidden/>
          </w:rPr>
        </w:r>
        <w:r w:rsidR="00D8668B">
          <w:rPr>
            <w:noProof/>
            <w:webHidden/>
          </w:rPr>
          <w:fldChar w:fldCharType="separate"/>
        </w:r>
        <w:r w:rsidR="00D8668B">
          <w:rPr>
            <w:noProof/>
            <w:webHidden/>
          </w:rPr>
          <w:t>20</w:t>
        </w:r>
        <w:r w:rsidR="00D8668B">
          <w:rPr>
            <w:noProof/>
            <w:webHidden/>
          </w:rPr>
          <w:fldChar w:fldCharType="end"/>
        </w:r>
      </w:hyperlink>
    </w:p>
    <w:p w14:paraId="71AC2B99" w14:textId="77777777" w:rsidR="00D8668B" w:rsidRDefault="00284C36">
      <w:pPr>
        <w:pStyle w:val="TOC5"/>
        <w:tabs>
          <w:tab w:val="right" w:leader="dot" w:pos="8261"/>
        </w:tabs>
        <w:rPr>
          <w:rFonts w:eastAsiaTheme="minorEastAsia"/>
          <w:noProof/>
          <w:lang w:val="es-CO" w:eastAsia="es-CO"/>
        </w:rPr>
      </w:pPr>
      <w:hyperlink w:anchor="_Toc334451507" w:history="1">
        <w:r w:rsidR="00D8668B" w:rsidRPr="003A3ED4">
          <w:rPr>
            <w:rStyle w:val="Hyperlink"/>
            <w:noProof/>
            <w:lang w:val="es-CO"/>
          </w:rPr>
          <w:t>Sistema Operativo</w:t>
        </w:r>
        <w:r w:rsidR="00D8668B">
          <w:rPr>
            <w:noProof/>
            <w:webHidden/>
          </w:rPr>
          <w:tab/>
        </w:r>
        <w:r w:rsidR="00D8668B">
          <w:rPr>
            <w:noProof/>
            <w:webHidden/>
          </w:rPr>
          <w:fldChar w:fldCharType="begin"/>
        </w:r>
        <w:r w:rsidR="00D8668B">
          <w:rPr>
            <w:noProof/>
            <w:webHidden/>
          </w:rPr>
          <w:instrText xml:space="preserve"> PAGEREF _Toc334451507 \h </w:instrText>
        </w:r>
        <w:r w:rsidR="00D8668B">
          <w:rPr>
            <w:noProof/>
            <w:webHidden/>
          </w:rPr>
        </w:r>
        <w:r w:rsidR="00D8668B">
          <w:rPr>
            <w:noProof/>
            <w:webHidden/>
          </w:rPr>
          <w:fldChar w:fldCharType="separate"/>
        </w:r>
        <w:r w:rsidR="00D8668B">
          <w:rPr>
            <w:noProof/>
            <w:webHidden/>
          </w:rPr>
          <w:t>21</w:t>
        </w:r>
        <w:r w:rsidR="00D8668B">
          <w:rPr>
            <w:noProof/>
            <w:webHidden/>
          </w:rPr>
          <w:fldChar w:fldCharType="end"/>
        </w:r>
      </w:hyperlink>
    </w:p>
    <w:p w14:paraId="75117448" w14:textId="77777777" w:rsidR="00D8668B" w:rsidRDefault="00284C36">
      <w:pPr>
        <w:pStyle w:val="TOC5"/>
        <w:tabs>
          <w:tab w:val="right" w:leader="dot" w:pos="8261"/>
        </w:tabs>
        <w:rPr>
          <w:rFonts w:eastAsiaTheme="minorEastAsia"/>
          <w:noProof/>
          <w:lang w:val="es-CO" w:eastAsia="es-CO"/>
        </w:rPr>
      </w:pPr>
      <w:hyperlink w:anchor="_Toc334451508" w:history="1">
        <w:r w:rsidR="00D8668B" w:rsidRPr="003A3ED4">
          <w:rPr>
            <w:rStyle w:val="Hyperlink"/>
            <w:noProof/>
            <w:lang w:val="es-CO"/>
          </w:rPr>
          <w:t>Entornos de Desarrollo (IDE)</w:t>
        </w:r>
        <w:r w:rsidR="00D8668B">
          <w:rPr>
            <w:noProof/>
            <w:webHidden/>
          </w:rPr>
          <w:tab/>
        </w:r>
        <w:r w:rsidR="00D8668B">
          <w:rPr>
            <w:noProof/>
            <w:webHidden/>
          </w:rPr>
          <w:fldChar w:fldCharType="begin"/>
        </w:r>
        <w:r w:rsidR="00D8668B">
          <w:rPr>
            <w:noProof/>
            <w:webHidden/>
          </w:rPr>
          <w:instrText xml:space="preserve"> PAGEREF _Toc334451508 \h </w:instrText>
        </w:r>
        <w:r w:rsidR="00D8668B">
          <w:rPr>
            <w:noProof/>
            <w:webHidden/>
          </w:rPr>
        </w:r>
        <w:r w:rsidR="00D8668B">
          <w:rPr>
            <w:noProof/>
            <w:webHidden/>
          </w:rPr>
          <w:fldChar w:fldCharType="separate"/>
        </w:r>
        <w:r w:rsidR="00D8668B">
          <w:rPr>
            <w:noProof/>
            <w:webHidden/>
          </w:rPr>
          <w:t>21</w:t>
        </w:r>
        <w:r w:rsidR="00D8668B">
          <w:rPr>
            <w:noProof/>
            <w:webHidden/>
          </w:rPr>
          <w:fldChar w:fldCharType="end"/>
        </w:r>
      </w:hyperlink>
    </w:p>
    <w:p w14:paraId="39A6D6FB" w14:textId="77777777" w:rsidR="00D8668B" w:rsidRDefault="00284C36">
      <w:pPr>
        <w:pStyle w:val="TOC5"/>
        <w:tabs>
          <w:tab w:val="right" w:leader="dot" w:pos="8261"/>
        </w:tabs>
        <w:rPr>
          <w:rFonts w:eastAsiaTheme="minorEastAsia"/>
          <w:noProof/>
          <w:lang w:val="es-CO" w:eastAsia="es-CO"/>
        </w:rPr>
      </w:pPr>
      <w:hyperlink w:anchor="_Toc334451509" w:history="1">
        <w:r w:rsidR="00D8668B" w:rsidRPr="003A3ED4">
          <w:rPr>
            <w:rStyle w:val="Hyperlink"/>
            <w:noProof/>
            <w:lang w:val="es-CO"/>
          </w:rPr>
          <w:t>Bases de Datos</w:t>
        </w:r>
        <w:r w:rsidR="00D8668B">
          <w:rPr>
            <w:noProof/>
            <w:webHidden/>
          </w:rPr>
          <w:tab/>
        </w:r>
        <w:r w:rsidR="00D8668B">
          <w:rPr>
            <w:noProof/>
            <w:webHidden/>
          </w:rPr>
          <w:fldChar w:fldCharType="begin"/>
        </w:r>
        <w:r w:rsidR="00D8668B">
          <w:rPr>
            <w:noProof/>
            <w:webHidden/>
          </w:rPr>
          <w:instrText xml:space="preserve"> PAGEREF _Toc334451509 \h </w:instrText>
        </w:r>
        <w:r w:rsidR="00D8668B">
          <w:rPr>
            <w:noProof/>
            <w:webHidden/>
          </w:rPr>
        </w:r>
        <w:r w:rsidR="00D8668B">
          <w:rPr>
            <w:noProof/>
            <w:webHidden/>
          </w:rPr>
          <w:fldChar w:fldCharType="separate"/>
        </w:r>
        <w:r w:rsidR="00D8668B">
          <w:rPr>
            <w:noProof/>
            <w:webHidden/>
          </w:rPr>
          <w:t>21</w:t>
        </w:r>
        <w:r w:rsidR="00D8668B">
          <w:rPr>
            <w:noProof/>
            <w:webHidden/>
          </w:rPr>
          <w:fldChar w:fldCharType="end"/>
        </w:r>
      </w:hyperlink>
    </w:p>
    <w:p w14:paraId="50923985" w14:textId="77777777" w:rsidR="00D8668B" w:rsidRDefault="00284C36">
      <w:pPr>
        <w:pStyle w:val="TOC5"/>
        <w:tabs>
          <w:tab w:val="left" w:pos="1320"/>
          <w:tab w:val="right" w:leader="dot" w:pos="8261"/>
        </w:tabs>
        <w:rPr>
          <w:rFonts w:eastAsiaTheme="minorEastAsia"/>
          <w:noProof/>
          <w:lang w:val="es-CO" w:eastAsia="es-CO"/>
        </w:rPr>
      </w:pPr>
      <w:hyperlink w:anchor="_Toc334451510" w:history="1">
        <w:r w:rsidR="00D8668B" w:rsidRPr="003A3ED4">
          <w:rPr>
            <w:rStyle w:val="Hyperlink"/>
            <w:rFonts w:ascii="Symbol" w:hAnsi="Symbol"/>
            <w:noProof/>
            <w:lang w:val="es-CO"/>
          </w:rPr>
          <w:t></w:t>
        </w:r>
        <w:r w:rsidR="00D8668B">
          <w:rPr>
            <w:rFonts w:eastAsiaTheme="minorEastAsia"/>
            <w:noProof/>
            <w:lang w:val="es-CO" w:eastAsia="es-CO"/>
          </w:rPr>
          <w:tab/>
        </w:r>
        <w:r w:rsidR="00D8668B" w:rsidRPr="003A3ED4">
          <w:rPr>
            <w:rStyle w:val="Hyperlink"/>
            <w:noProof/>
            <w:lang w:val="es-CO"/>
          </w:rPr>
          <w:t>SqlDeveloper</w:t>
        </w:r>
        <w:r w:rsidR="00D8668B">
          <w:rPr>
            <w:noProof/>
            <w:webHidden/>
          </w:rPr>
          <w:tab/>
        </w:r>
        <w:r w:rsidR="00D8668B">
          <w:rPr>
            <w:noProof/>
            <w:webHidden/>
          </w:rPr>
          <w:fldChar w:fldCharType="begin"/>
        </w:r>
        <w:r w:rsidR="00D8668B">
          <w:rPr>
            <w:noProof/>
            <w:webHidden/>
          </w:rPr>
          <w:instrText xml:space="preserve"> PAGEREF _Toc334451510 \h </w:instrText>
        </w:r>
        <w:r w:rsidR="00D8668B">
          <w:rPr>
            <w:noProof/>
            <w:webHidden/>
          </w:rPr>
        </w:r>
        <w:r w:rsidR="00D8668B">
          <w:rPr>
            <w:noProof/>
            <w:webHidden/>
          </w:rPr>
          <w:fldChar w:fldCharType="separate"/>
        </w:r>
        <w:r w:rsidR="00D8668B">
          <w:rPr>
            <w:noProof/>
            <w:webHidden/>
          </w:rPr>
          <w:t>21</w:t>
        </w:r>
        <w:r w:rsidR="00D8668B">
          <w:rPr>
            <w:noProof/>
            <w:webHidden/>
          </w:rPr>
          <w:fldChar w:fldCharType="end"/>
        </w:r>
      </w:hyperlink>
    </w:p>
    <w:p w14:paraId="14B57118" w14:textId="77777777" w:rsidR="00D8668B" w:rsidRDefault="00284C36">
      <w:pPr>
        <w:pStyle w:val="TOC5"/>
        <w:tabs>
          <w:tab w:val="right" w:leader="dot" w:pos="8261"/>
        </w:tabs>
        <w:rPr>
          <w:rFonts w:eastAsiaTheme="minorEastAsia"/>
          <w:noProof/>
          <w:lang w:val="es-CO" w:eastAsia="es-CO"/>
        </w:rPr>
      </w:pPr>
      <w:hyperlink w:anchor="_Toc334451511" w:history="1">
        <w:r w:rsidR="00D8668B" w:rsidRPr="003A3ED4">
          <w:rPr>
            <w:rStyle w:val="Hyperlink"/>
            <w:noProof/>
            <w:lang w:val="es-CO"/>
          </w:rPr>
          <w:t>Frameworks.</w:t>
        </w:r>
        <w:r w:rsidR="00D8668B">
          <w:rPr>
            <w:noProof/>
            <w:webHidden/>
          </w:rPr>
          <w:tab/>
        </w:r>
        <w:r w:rsidR="00D8668B">
          <w:rPr>
            <w:noProof/>
            <w:webHidden/>
          </w:rPr>
          <w:fldChar w:fldCharType="begin"/>
        </w:r>
        <w:r w:rsidR="00D8668B">
          <w:rPr>
            <w:noProof/>
            <w:webHidden/>
          </w:rPr>
          <w:instrText xml:space="preserve"> PAGEREF _Toc334451511 \h </w:instrText>
        </w:r>
        <w:r w:rsidR="00D8668B">
          <w:rPr>
            <w:noProof/>
            <w:webHidden/>
          </w:rPr>
        </w:r>
        <w:r w:rsidR="00D8668B">
          <w:rPr>
            <w:noProof/>
            <w:webHidden/>
          </w:rPr>
          <w:fldChar w:fldCharType="separate"/>
        </w:r>
        <w:r w:rsidR="00D8668B">
          <w:rPr>
            <w:noProof/>
            <w:webHidden/>
          </w:rPr>
          <w:t>22</w:t>
        </w:r>
        <w:r w:rsidR="00D8668B">
          <w:rPr>
            <w:noProof/>
            <w:webHidden/>
          </w:rPr>
          <w:fldChar w:fldCharType="end"/>
        </w:r>
      </w:hyperlink>
    </w:p>
    <w:p w14:paraId="0FC06E07" w14:textId="77777777" w:rsidR="00D8668B" w:rsidRDefault="00284C36">
      <w:pPr>
        <w:pStyle w:val="TOC5"/>
        <w:tabs>
          <w:tab w:val="right" w:leader="dot" w:pos="8261"/>
        </w:tabs>
        <w:rPr>
          <w:rFonts w:eastAsiaTheme="minorEastAsia"/>
          <w:noProof/>
          <w:lang w:val="es-CO" w:eastAsia="es-CO"/>
        </w:rPr>
      </w:pPr>
      <w:hyperlink w:anchor="_Toc334451512" w:history="1">
        <w:r w:rsidR="00D8668B" w:rsidRPr="003A3ED4">
          <w:rPr>
            <w:rStyle w:val="Hyperlink"/>
            <w:noProof/>
            <w:lang w:val="es-CO"/>
          </w:rPr>
          <w:t>Control de Versiones</w:t>
        </w:r>
        <w:r w:rsidR="00D8668B">
          <w:rPr>
            <w:noProof/>
            <w:webHidden/>
          </w:rPr>
          <w:tab/>
        </w:r>
        <w:r w:rsidR="00D8668B">
          <w:rPr>
            <w:noProof/>
            <w:webHidden/>
          </w:rPr>
          <w:fldChar w:fldCharType="begin"/>
        </w:r>
        <w:r w:rsidR="00D8668B">
          <w:rPr>
            <w:noProof/>
            <w:webHidden/>
          </w:rPr>
          <w:instrText xml:space="preserve"> PAGEREF _Toc334451512 \h </w:instrText>
        </w:r>
        <w:r w:rsidR="00D8668B">
          <w:rPr>
            <w:noProof/>
            <w:webHidden/>
          </w:rPr>
        </w:r>
        <w:r w:rsidR="00D8668B">
          <w:rPr>
            <w:noProof/>
            <w:webHidden/>
          </w:rPr>
          <w:fldChar w:fldCharType="separate"/>
        </w:r>
        <w:r w:rsidR="00D8668B">
          <w:rPr>
            <w:noProof/>
            <w:webHidden/>
          </w:rPr>
          <w:t>22</w:t>
        </w:r>
        <w:r w:rsidR="00D8668B">
          <w:rPr>
            <w:noProof/>
            <w:webHidden/>
          </w:rPr>
          <w:fldChar w:fldCharType="end"/>
        </w:r>
      </w:hyperlink>
    </w:p>
    <w:p w14:paraId="6449C0E2" w14:textId="77777777" w:rsidR="00D8668B" w:rsidRDefault="00284C36">
      <w:pPr>
        <w:pStyle w:val="TOC5"/>
        <w:tabs>
          <w:tab w:val="right" w:leader="dot" w:pos="8261"/>
        </w:tabs>
        <w:rPr>
          <w:rFonts w:eastAsiaTheme="minorEastAsia"/>
          <w:noProof/>
          <w:lang w:val="es-CO" w:eastAsia="es-CO"/>
        </w:rPr>
      </w:pPr>
      <w:hyperlink w:anchor="_Toc334451513" w:history="1">
        <w:r w:rsidR="00D8668B" w:rsidRPr="003A3ED4">
          <w:rPr>
            <w:rStyle w:val="Hyperlink"/>
            <w:noProof/>
            <w:lang w:val="es-CO"/>
          </w:rPr>
          <w:t>Herramientas CASE</w:t>
        </w:r>
        <w:r w:rsidR="00D8668B">
          <w:rPr>
            <w:noProof/>
            <w:webHidden/>
          </w:rPr>
          <w:tab/>
        </w:r>
        <w:r w:rsidR="00D8668B">
          <w:rPr>
            <w:noProof/>
            <w:webHidden/>
          </w:rPr>
          <w:fldChar w:fldCharType="begin"/>
        </w:r>
        <w:r w:rsidR="00D8668B">
          <w:rPr>
            <w:noProof/>
            <w:webHidden/>
          </w:rPr>
          <w:instrText xml:space="preserve"> PAGEREF _Toc334451513 \h </w:instrText>
        </w:r>
        <w:r w:rsidR="00D8668B">
          <w:rPr>
            <w:noProof/>
            <w:webHidden/>
          </w:rPr>
        </w:r>
        <w:r w:rsidR="00D8668B">
          <w:rPr>
            <w:noProof/>
            <w:webHidden/>
          </w:rPr>
          <w:fldChar w:fldCharType="separate"/>
        </w:r>
        <w:r w:rsidR="00D8668B">
          <w:rPr>
            <w:noProof/>
            <w:webHidden/>
          </w:rPr>
          <w:t>22</w:t>
        </w:r>
        <w:r w:rsidR="00D8668B">
          <w:rPr>
            <w:noProof/>
            <w:webHidden/>
          </w:rPr>
          <w:fldChar w:fldCharType="end"/>
        </w:r>
      </w:hyperlink>
    </w:p>
    <w:p w14:paraId="7C797CBC" w14:textId="77777777" w:rsidR="00D8668B" w:rsidRDefault="00284C36">
      <w:pPr>
        <w:pStyle w:val="TOC5"/>
        <w:tabs>
          <w:tab w:val="right" w:leader="dot" w:pos="8261"/>
        </w:tabs>
        <w:rPr>
          <w:rFonts w:eastAsiaTheme="minorEastAsia"/>
          <w:noProof/>
          <w:lang w:val="es-CO" w:eastAsia="es-CO"/>
        </w:rPr>
      </w:pPr>
      <w:hyperlink w:anchor="_Toc334451514" w:history="1">
        <w:r w:rsidR="00D8668B" w:rsidRPr="003A3ED4">
          <w:rPr>
            <w:rStyle w:val="Hyperlink"/>
            <w:noProof/>
            <w:lang w:val="es-CO"/>
          </w:rPr>
          <w:t>Diseño de Interfaz</w:t>
        </w:r>
        <w:r w:rsidR="00D8668B">
          <w:rPr>
            <w:noProof/>
            <w:webHidden/>
          </w:rPr>
          <w:tab/>
        </w:r>
        <w:r w:rsidR="00D8668B">
          <w:rPr>
            <w:noProof/>
            <w:webHidden/>
          </w:rPr>
          <w:fldChar w:fldCharType="begin"/>
        </w:r>
        <w:r w:rsidR="00D8668B">
          <w:rPr>
            <w:noProof/>
            <w:webHidden/>
          </w:rPr>
          <w:instrText xml:space="preserve"> PAGEREF _Toc334451514 \h </w:instrText>
        </w:r>
        <w:r w:rsidR="00D8668B">
          <w:rPr>
            <w:noProof/>
            <w:webHidden/>
          </w:rPr>
        </w:r>
        <w:r w:rsidR="00D8668B">
          <w:rPr>
            <w:noProof/>
            <w:webHidden/>
          </w:rPr>
          <w:fldChar w:fldCharType="separate"/>
        </w:r>
        <w:r w:rsidR="00D8668B">
          <w:rPr>
            <w:noProof/>
            <w:webHidden/>
          </w:rPr>
          <w:t>22</w:t>
        </w:r>
        <w:r w:rsidR="00D8668B">
          <w:rPr>
            <w:noProof/>
            <w:webHidden/>
          </w:rPr>
          <w:fldChar w:fldCharType="end"/>
        </w:r>
      </w:hyperlink>
    </w:p>
    <w:p w14:paraId="5BB321F2" w14:textId="77777777" w:rsidR="00D8668B" w:rsidRDefault="00284C36">
      <w:pPr>
        <w:pStyle w:val="TOC5"/>
        <w:tabs>
          <w:tab w:val="right" w:leader="dot" w:pos="8261"/>
        </w:tabs>
        <w:rPr>
          <w:rFonts w:eastAsiaTheme="minorEastAsia"/>
          <w:noProof/>
          <w:lang w:val="es-CO" w:eastAsia="es-CO"/>
        </w:rPr>
      </w:pPr>
      <w:hyperlink w:anchor="_Toc334451515" w:history="1">
        <w:r w:rsidR="00D8668B" w:rsidRPr="003A3ED4">
          <w:rPr>
            <w:rStyle w:val="Hyperlink"/>
            <w:noProof/>
            <w:lang w:val="es-CO"/>
          </w:rPr>
          <w:t>Utilidades</w:t>
        </w:r>
        <w:r w:rsidR="00D8668B">
          <w:rPr>
            <w:noProof/>
            <w:webHidden/>
          </w:rPr>
          <w:tab/>
        </w:r>
        <w:r w:rsidR="00D8668B">
          <w:rPr>
            <w:noProof/>
            <w:webHidden/>
          </w:rPr>
          <w:fldChar w:fldCharType="begin"/>
        </w:r>
        <w:r w:rsidR="00D8668B">
          <w:rPr>
            <w:noProof/>
            <w:webHidden/>
          </w:rPr>
          <w:instrText xml:space="preserve"> PAGEREF _Toc334451515 \h </w:instrText>
        </w:r>
        <w:r w:rsidR="00D8668B">
          <w:rPr>
            <w:noProof/>
            <w:webHidden/>
          </w:rPr>
        </w:r>
        <w:r w:rsidR="00D8668B">
          <w:rPr>
            <w:noProof/>
            <w:webHidden/>
          </w:rPr>
          <w:fldChar w:fldCharType="separate"/>
        </w:r>
        <w:r w:rsidR="00D8668B">
          <w:rPr>
            <w:noProof/>
            <w:webHidden/>
          </w:rPr>
          <w:t>22</w:t>
        </w:r>
        <w:r w:rsidR="00D8668B">
          <w:rPr>
            <w:noProof/>
            <w:webHidden/>
          </w:rPr>
          <w:fldChar w:fldCharType="end"/>
        </w:r>
      </w:hyperlink>
    </w:p>
    <w:p w14:paraId="022A1F41" w14:textId="77777777" w:rsidR="00D8668B" w:rsidRDefault="00284C36">
      <w:pPr>
        <w:pStyle w:val="TOC5"/>
        <w:tabs>
          <w:tab w:val="right" w:leader="dot" w:pos="8261"/>
        </w:tabs>
        <w:rPr>
          <w:rFonts w:eastAsiaTheme="minorEastAsia"/>
          <w:noProof/>
          <w:lang w:val="es-CO" w:eastAsia="es-CO"/>
        </w:rPr>
      </w:pPr>
      <w:hyperlink w:anchor="_Toc334451516" w:history="1">
        <w:r w:rsidR="00D8668B" w:rsidRPr="003A3ED4">
          <w:rPr>
            <w:rStyle w:val="Hyperlink"/>
            <w:noProof/>
            <w:lang w:val="es-CO"/>
          </w:rPr>
          <w:t>Listas de Distribución de Correos</w:t>
        </w:r>
        <w:r w:rsidR="00D8668B">
          <w:rPr>
            <w:noProof/>
            <w:webHidden/>
          </w:rPr>
          <w:tab/>
        </w:r>
        <w:r w:rsidR="00D8668B">
          <w:rPr>
            <w:noProof/>
            <w:webHidden/>
          </w:rPr>
          <w:fldChar w:fldCharType="begin"/>
        </w:r>
        <w:r w:rsidR="00D8668B">
          <w:rPr>
            <w:noProof/>
            <w:webHidden/>
          </w:rPr>
          <w:instrText xml:space="preserve"> PAGEREF _Toc334451516 \h </w:instrText>
        </w:r>
        <w:r w:rsidR="00D8668B">
          <w:rPr>
            <w:noProof/>
            <w:webHidden/>
          </w:rPr>
        </w:r>
        <w:r w:rsidR="00D8668B">
          <w:rPr>
            <w:noProof/>
            <w:webHidden/>
          </w:rPr>
          <w:fldChar w:fldCharType="separate"/>
        </w:r>
        <w:r w:rsidR="00D8668B">
          <w:rPr>
            <w:noProof/>
            <w:webHidden/>
          </w:rPr>
          <w:t>23</w:t>
        </w:r>
        <w:r w:rsidR="00D8668B">
          <w:rPr>
            <w:noProof/>
            <w:webHidden/>
          </w:rPr>
          <w:fldChar w:fldCharType="end"/>
        </w:r>
      </w:hyperlink>
    </w:p>
    <w:p w14:paraId="24FDA807" w14:textId="77777777" w:rsidR="00D8668B" w:rsidRDefault="00284C36">
      <w:pPr>
        <w:pStyle w:val="TOC4"/>
        <w:tabs>
          <w:tab w:val="right" w:leader="dot" w:pos="8261"/>
        </w:tabs>
        <w:rPr>
          <w:rFonts w:eastAsiaTheme="minorEastAsia"/>
          <w:noProof/>
          <w:lang w:val="es-CO" w:eastAsia="es-CO"/>
        </w:rPr>
      </w:pPr>
      <w:hyperlink w:anchor="_Toc334451517" w:history="1">
        <w:r w:rsidR="00D8668B" w:rsidRPr="003A3ED4">
          <w:rPr>
            <w:rStyle w:val="Hyperlink"/>
            <w:noProof/>
            <w:lang w:val="es-CO"/>
          </w:rPr>
          <w:t>4.4.2 Herramientas de Hardware</w:t>
        </w:r>
        <w:r w:rsidR="00D8668B">
          <w:rPr>
            <w:noProof/>
            <w:webHidden/>
          </w:rPr>
          <w:tab/>
        </w:r>
        <w:r w:rsidR="00D8668B">
          <w:rPr>
            <w:noProof/>
            <w:webHidden/>
          </w:rPr>
          <w:fldChar w:fldCharType="begin"/>
        </w:r>
        <w:r w:rsidR="00D8668B">
          <w:rPr>
            <w:noProof/>
            <w:webHidden/>
          </w:rPr>
          <w:instrText xml:space="preserve"> PAGEREF _Toc334451517 \h </w:instrText>
        </w:r>
        <w:r w:rsidR="00D8668B">
          <w:rPr>
            <w:noProof/>
            <w:webHidden/>
          </w:rPr>
        </w:r>
        <w:r w:rsidR="00D8668B">
          <w:rPr>
            <w:noProof/>
            <w:webHidden/>
          </w:rPr>
          <w:fldChar w:fldCharType="separate"/>
        </w:r>
        <w:r w:rsidR="00D8668B">
          <w:rPr>
            <w:noProof/>
            <w:webHidden/>
          </w:rPr>
          <w:t>23</w:t>
        </w:r>
        <w:r w:rsidR="00D8668B">
          <w:rPr>
            <w:noProof/>
            <w:webHidden/>
          </w:rPr>
          <w:fldChar w:fldCharType="end"/>
        </w:r>
      </w:hyperlink>
    </w:p>
    <w:p w14:paraId="3223DCDA" w14:textId="77777777" w:rsidR="00D8668B" w:rsidRDefault="00284C36">
      <w:pPr>
        <w:pStyle w:val="TOC2"/>
        <w:tabs>
          <w:tab w:val="right" w:leader="dot" w:pos="8261"/>
        </w:tabs>
        <w:rPr>
          <w:rFonts w:eastAsiaTheme="minorEastAsia"/>
          <w:noProof/>
          <w:lang w:val="es-CO" w:eastAsia="es-CO"/>
        </w:rPr>
      </w:pPr>
      <w:hyperlink w:anchor="_Toc334451518" w:history="1">
        <w:r w:rsidR="00D8668B" w:rsidRPr="003A3ED4">
          <w:rPr>
            <w:rStyle w:val="Hyperlink"/>
            <w:rFonts w:ascii="Arial" w:hAnsi="Arial"/>
            <w:noProof/>
            <w:lang w:val="es-CO"/>
          </w:rPr>
          <w:t>4.5 Plan de Aceptación del Producto</w:t>
        </w:r>
        <w:r w:rsidR="00D8668B">
          <w:rPr>
            <w:noProof/>
            <w:webHidden/>
          </w:rPr>
          <w:tab/>
        </w:r>
        <w:r w:rsidR="00D8668B">
          <w:rPr>
            <w:noProof/>
            <w:webHidden/>
          </w:rPr>
          <w:fldChar w:fldCharType="begin"/>
        </w:r>
        <w:r w:rsidR="00D8668B">
          <w:rPr>
            <w:noProof/>
            <w:webHidden/>
          </w:rPr>
          <w:instrText xml:space="preserve"> PAGEREF _Toc334451518 \h </w:instrText>
        </w:r>
        <w:r w:rsidR="00D8668B">
          <w:rPr>
            <w:noProof/>
            <w:webHidden/>
          </w:rPr>
        </w:r>
        <w:r w:rsidR="00D8668B">
          <w:rPr>
            <w:noProof/>
            <w:webHidden/>
          </w:rPr>
          <w:fldChar w:fldCharType="separate"/>
        </w:r>
        <w:r w:rsidR="00D8668B">
          <w:rPr>
            <w:noProof/>
            <w:webHidden/>
          </w:rPr>
          <w:t>23</w:t>
        </w:r>
        <w:r w:rsidR="00D8668B">
          <w:rPr>
            <w:noProof/>
            <w:webHidden/>
          </w:rPr>
          <w:fldChar w:fldCharType="end"/>
        </w:r>
      </w:hyperlink>
    </w:p>
    <w:p w14:paraId="24DC6C8A" w14:textId="77777777" w:rsidR="00D8668B" w:rsidRDefault="00284C36">
      <w:pPr>
        <w:pStyle w:val="TOC2"/>
        <w:tabs>
          <w:tab w:val="right" w:leader="dot" w:pos="8261"/>
        </w:tabs>
        <w:rPr>
          <w:rFonts w:eastAsiaTheme="minorEastAsia"/>
          <w:noProof/>
          <w:lang w:val="es-CO" w:eastAsia="es-CO"/>
        </w:rPr>
      </w:pPr>
      <w:hyperlink w:anchor="_Toc334451519" w:history="1">
        <w:r w:rsidR="00D8668B" w:rsidRPr="003A3ED4">
          <w:rPr>
            <w:rStyle w:val="Hyperlink"/>
            <w:rFonts w:ascii="Arial" w:hAnsi="Arial"/>
            <w:noProof/>
            <w:lang w:val="es-CO"/>
          </w:rPr>
          <w:t>4.6 Organización del Proyecto</w:t>
        </w:r>
        <w:r w:rsidR="00D8668B">
          <w:rPr>
            <w:noProof/>
            <w:webHidden/>
          </w:rPr>
          <w:tab/>
        </w:r>
        <w:r w:rsidR="00D8668B">
          <w:rPr>
            <w:noProof/>
            <w:webHidden/>
          </w:rPr>
          <w:fldChar w:fldCharType="begin"/>
        </w:r>
        <w:r w:rsidR="00D8668B">
          <w:rPr>
            <w:noProof/>
            <w:webHidden/>
          </w:rPr>
          <w:instrText xml:space="preserve"> PAGEREF _Toc334451519 \h </w:instrText>
        </w:r>
        <w:r w:rsidR="00D8668B">
          <w:rPr>
            <w:noProof/>
            <w:webHidden/>
          </w:rPr>
        </w:r>
        <w:r w:rsidR="00D8668B">
          <w:rPr>
            <w:noProof/>
            <w:webHidden/>
          </w:rPr>
          <w:fldChar w:fldCharType="separate"/>
        </w:r>
        <w:r w:rsidR="00D8668B">
          <w:rPr>
            <w:noProof/>
            <w:webHidden/>
          </w:rPr>
          <w:t>23</w:t>
        </w:r>
        <w:r w:rsidR="00D8668B">
          <w:rPr>
            <w:noProof/>
            <w:webHidden/>
          </w:rPr>
          <w:fldChar w:fldCharType="end"/>
        </w:r>
      </w:hyperlink>
    </w:p>
    <w:p w14:paraId="373CBFB4" w14:textId="77777777" w:rsidR="00D8668B" w:rsidRDefault="00284C36">
      <w:pPr>
        <w:pStyle w:val="TOC3"/>
        <w:tabs>
          <w:tab w:val="right" w:leader="dot" w:pos="8261"/>
        </w:tabs>
        <w:rPr>
          <w:rFonts w:eastAsiaTheme="minorEastAsia"/>
          <w:noProof/>
          <w:lang w:val="es-CO" w:eastAsia="es-CO"/>
        </w:rPr>
      </w:pPr>
      <w:hyperlink w:anchor="_Toc334451520" w:history="1">
        <w:r w:rsidR="00D8668B" w:rsidRPr="003A3ED4">
          <w:rPr>
            <w:rStyle w:val="Hyperlink"/>
            <w:rFonts w:ascii="Arial" w:hAnsi="Arial"/>
            <w:noProof/>
            <w:lang w:val="es-CO"/>
          </w:rPr>
          <w:t>4.6.1 Interfaces Externas</w:t>
        </w:r>
        <w:r w:rsidR="00D8668B">
          <w:rPr>
            <w:noProof/>
            <w:webHidden/>
          </w:rPr>
          <w:tab/>
        </w:r>
        <w:r w:rsidR="00D8668B">
          <w:rPr>
            <w:noProof/>
            <w:webHidden/>
          </w:rPr>
          <w:fldChar w:fldCharType="begin"/>
        </w:r>
        <w:r w:rsidR="00D8668B">
          <w:rPr>
            <w:noProof/>
            <w:webHidden/>
          </w:rPr>
          <w:instrText xml:space="preserve"> PAGEREF _Toc334451520 \h </w:instrText>
        </w:r>
        <w:r w:rsidR="00D8668B">
          <w:rPr>
            <w:noProof/>
            <w:webHidden/>
          </w:rPr>
        </w:r>
        <w:r w:rsidR="00D8668B">
          <w:rPr>
            <w:noProof/>
            <w:webHidden/>
          </w:rPr>
          <w:fldChar w:fldCharType="separate"/>
        </w:r>
        <w:r w:rsidR="00D8668B">
          <w:rPr>
            <w:noProof/>
            <w:webHidden/>
          </w:rPr>
          <w:t>23</w:t>
        </w:r>
        <w:r w:rsidR="00D8668B">
          <w:rPr>
            <w:noProof/>
            <w:webHidden/>
          </w:rPr>
          <w:fldChar w:fldCharType="end"/>
        </w:r>
      </w:hyperlink>
    </w:p>
    <w:p w14:paraId="30932080" w14:textId="77777777" w:rsidR="00D8668B" w:rsidRDefault="00284C36">
      <w:pPr>
        <w:pStyle w:val="TOC3"/>
        <w:tabs>
          <w:tab w:val="right" w:leader="dot" w:pos="8261"/>
        </w:tabs>
        <w:rPr>
          <w:rFonts w:eastAsiaTheme="minorEastAsia"/>
          <w:noProof/>
          <w:lang w:val="es-CO" w:eastAsia="es-CO"/>
        </w:rPr>
      </w:pPr>
      <w:hyperlink w:anchor="_Toc334451521" w:history="1">
        <w:r w:rsidR="00D8668B" w:rsidRPr="003A3ED4">
          <w:rPr>
            <w:rStyle w:val="Hyperlink"/>
            <w:rFonts w:ascii="Arial" w:hAnsi="Arial"/>
            <w:noProof/>
            <w:lang w:val="es-CO"/>
          </w:rPr>
          <w:t xml:space="preserve">4.6.2 Interfaces </w:t>
        </w:r>
        <w:r w:rsidR="00D8668B" w:rsidRPr="003A3ED4">
          <w:rPr>
            <w:rStyle w:val="Hyperlink"/>
            <w:rFonts w:ascii="Arial" w:hAnsi="Arial" w:cs="Arial"/>
            <w:noProof/>
            <w:lang w:val="es-CO"/>
          </w:rPr>
          <w:t>Internas</w:t>
        </w:r>
        <w:r w:rsidR="00D8668B">
          <w:rPr>
            <w:noProof/>
            <w:webHidden/>
          </w:rPr>
          <w:tab/>
        </w:r>
        <w:r w:rsidR="00D8668B">
          <w:rPr>
            <w:noProof/>
            <w:webHidden/>
          </w:rPr>
          <w:fldChar w:fldCharType="begin"/>
        </w:r>
        <w:r w:rsidR="00D8668B">
          <w:rPr>
            <w:noProof/>
            <w:webHidden/>
          </w:rPr>
          <w:instrText xml:space="preserve"> PAGEREF _Toc334451521 \h </w:instrText>
        </w:r>
        <w:r w:rsidR="00D8668B">
          <w:rPr>
            <w:noProof/>
            <w:webHidden/>
          </w:rPr>
        </w:r>
        <w:r w:rsidR="00D8668B">
          <w:rPr>
            <w:noProof/>
            <w:webHidden/>
          </w:rPr>
          <w:fldChar w:fldCharType="separate"/>
        </w:r>
        <w:r w:rsidR="00D8668B">
          <w:rPr>
            <w:noProof/>
            <w:webHidden/>
          </w:rPr>
          <w:t>23</w:t>
        </w:r>
        <w:r w:rsidR="00D8668B">
          <w:rPr>
            <w:noProof/>
            <w:webHidden/>
          </w:rPr>
          <w:fldChar w:fldCharType="end"/>
        </w:r>
      </w:hyperlink>
    </w:p>
    <w:p w14:paraId="1752AC9D" w14:textId="77777777" w:rsidR="00D8668B" w:rsidRDefault="00284C36">
      <w:pPr>
        <w:pStyle w:val="TOC3"/>
        <w:tabs>
          <w:tab w:val="right" w:leader="dot" w:pos="8261"/>
        </w:tabs>
        <w:rPr>
          <w:rFonts w:eastAsiaTheme="minorEastAsia"/>
          <w:noProof/>
          <w:lang w:val="es-CO" w:eastAsia="es-CO"/>
        </w:rPr>
      </w:pPr>
      <w:hyperlink w:anchor="_Toc334451522" w:history="1">
        <w:r w:rsidR="00D8668B" w:rsidRPr="003A3ED4">
          <w:rPr>
            <w:rStyle w:val="Hyperlink"/>
            <w:rFonts w:ascii="Arial" w:hAnsi="Arial"/>
            <w:noProof/>
            <w:lang w:val="es-CO"/>
          </w:rPr>
          <w:t>4.6.3 Roles y Responsabilidades</w:t>
        </w:r>
        <w:r w:rsidR="00D8668B">
          <w:rPr>
            <w:noProof/>
            <w:webHidden/>
          </w:rPr>
          <w:tab/>
        </w:r>
        <w:r w:rsidR="00D8668B">
          <w:rPr>
            <w:noProof/>
            <w:webHidden/>
          </w:rPr>
          <w:fldChar w:fldCharType="begin"/>
        </w:r>
        <w:r w:rsidR="00D8668B">
          <w:rPr>
            <w:noProof/>
            <w:webHidden/>
          </w:rPr>
          <w:instrText xml:space="preserve"> PAGEREF _Toc334451522 \h </w:instrText>
        </w:r>
        <w:r w:rsidR="00D8668B">
          <w:rPr>
            <w:noProof/>
            <w:webHidden/>
          </w:rPr>
        </w:r>
        <w:r w:rsidR="00D8668B">
          <w:rPr>
            <w:noProof/>
            <w:webHidden/>
          </w:rPr>
          <w:fldChar w:fldCharType="separate"/>
        </w:r>
        <w:r w:rsidR="00D8668B">
          <w:rPr>
            <w:noProof/>
            <w:webHidden/>
          </w:rPr>
          <w:t>24</w:t>
        </w:r>
        <w:r w:rsidR="00D8668B">
          <w:rPr>
            <w:noProof/>
            <w:webHidden/>
          </w:rPr>
          <w:fldChar w:fldCharType="end"/>
        </w:r>
      </w:hyperlink>
    </w:p>
    <w:p w14:paraId="59B4BBE8" w14:textId="77777777" w:rsidR="00D8668B" w:rsidRDefault="00284C36">
      <w:pPr>
        <w:pStyle w:val="TOC2"/>
        <w:tabs>
          <w:tab w:val="right" w:leader="dot" w:pos="8261"/>
        </w:tabs>
        <w:rPr>
          <w:rFonts w:eastAsiaTheme="minorEastAsia"/>
          <w:noProof/>
          <w:lang w:val="es-CO" w:eastAsia="es-CO"/>
        </w:rPr>
      </w:pPr>
      <w:hyperlink w:anchor="_Toc334451523" w:history="1">
        <w:r w:rsidR="00D8668B" w:rsidRPr="003A3ED4">
          <w:rPr>
            <w:rStyle w:val="Hyperlink"/>
            <w:rFonts w:ascii="Arial" w:hAnsi="Arial"/>
            <w:noProof/>
            <w:lang w:val="es-CO"/>
          </w:rPr>
          <w:t>5. Planeación del Proyecto</w:t>
        </w:r>
        <w:r w:rsidR="00D8668B">
          <w:rPr>
            <w:noProof/>
            <w:webHidden/>
          </w:rPr>
          <w:tab/>
        </w:r>
        <w:r w:rsidR="00D8668B">
          <w:rPr>
            <w:noProof/>
            <w:webHidden/>
          </w:rPr>
          <w:fldChar w:fldCharType="begin"/>
        </w:r>
        <w:r w:rsidR="00D8668B">
          <w:rPr>
            <w:noProof/>
            <w:webHidden/>
          </w:rPr>
          <w:instrText xml:space="preserve"> PAGEREF _Toc334451523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059987F4" w14:textId="77777777" w:rsidR="00D8668B" w:rsidRDefault="00284C36">
      <w:pPr>
        <w:pStyle w:val="TOC2"/>
        <w:tabs>
          <w:tab w:val="right" w:leader="dot" w:pos="8261"/>
        </w:tabs>
        <w:rPr>
          <w:rFonts w:eastAsiaTheme="minorEastAsia"/>
          <w:noProof/>
          <w:lang w:val="es-CO" w:eastAsia="es-CO"/>
        </w:rPr>
      </w:pPr>
      <w:hyperlink w:anchor="_Toc334451524" w:history="1">
        <w:r w:rsidR="00D8668B" w:rsidRPr="003A3ED4">
          <w:rPr>
            <w:rStyle w:val="Hyperlink"/>
            <w:rFonts w:ascii="Arial" w:hAnsi="Arial"/>
            <w:noProof/>
            <w:lang w:val="es-CO"/>
          </w:rPr>
          <w:t xml:space="preserve">5.1 </w:t>
        </w:r>
        <w:r w:rsidR="00D8668B" w:rsidRPr="003A3ED4">
          <w:rPr>
            <w:rStyle w:val="Hyperlink"/>
            <w:rFonts w:ascii="Arial" w:hAnsi="Arial" w:cs="Arial"/>
            <w:noProof/>
            <w:lang w:val="es-CO"/>
          </w:rPr>
          <w:t>Iniciación del Proyecto</w:t>
        </w:r>
        <w:r w:rsidR="00D8668B">
          <w:rPr>
            <w:noProof/>
            <w:webHidden/>
          </w:rPr>
          <w:tab/>
        </w:r>
        <w:r w:rsidR="00D8668B">
          <w:rPr>
            <w:noProof/>
            <w:webHidden/>
          </w:rPr>
          <w:fldChar w:fldCharType="begin"/>
        </w:r>
        <w:r w:rsidR="00D8668B">
          <w:rPr>
            <w:noProof/>
            <w:webHidden/>
          </w:rPr>
          <w:instrText xml:space="preserve"> PAGEREF _Toc334451524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6E0158DB" w14:textId="77777777" w:rsidR="00D8668B" w:rsidRDefault="00284C36">
      <w:pPr>
        <w:pStyle w:val="TOC3"/>
        <w:tabs>
          <w:tab w:val="right" w:leader="dot" w:pos="8261"/>
        </w:tabs>
        <w:rPr>
          <w:rFonts w:eastAsiaTheme="minorEastAsia"/>
          <w:noProof/>
          <w:lang w:val="es-CO" w:eastAsia="es-CO"/>
        </w:rPr>
      </w:pPr>
      <w:hyperlink w:anchor="_Toc334451525" w:history="1">
        <w:r w:rsidR="00D8668B" w:rsidRPr="003A3ED4">
          <w:rPr>
            <w:rStyle w:val="Hyperlink"/>
            <w:rFonts w:ascii="Arial" w:hAnsi="Arial"/>
            <w:noProof/>
            <w:lang w:val="es-CO"/>
          </w:rPr>
          <w:t>5.1.1 Plan</w:t>
        </w:r>
        <w:r w:rsidR="00D8668B" w:rsidRPr="003A3ED4">
          <w:rPr>
            <w:rStyle w:val="Hyperlink"/>
            <w:rFonts w:ascii="Arial" w:hAnsi="Arial" w:cs="Arial"/>
            <w:noProof/>
            <w:lang w:val="es-CO"/>
          </w:rPr>
          <w:t xml:space="preserve"> de Estimación</w:t>
        </w:r>
        <w:r w:rsidR="00D8668B">
          <w:rPr>
            <w:noProof/>
            <w:webHidden/>
          </w:rPr>
          <w:tab/>
        </w:r>
        <w:r w:rsidR="00D8668B">
          <w:rPr>
            <w:noProof/>
            <w:webHidden/>
          </w:rPr>
          <w:fldChar w:fldCharType="begin"/>
        </w:r>
        <w:r w:rsidR="00D8668B">
          <w:rPr>
            <w:noProof/>
            <w:webHidden/>
          </w:rPr>
          <w:instrText xml:space="preserve"> PAGEREF _Toc334451525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44BAB2C2" w14:textId="77777777" w:rsidR="00D8668B" w:rsidRDefault="00284C36">
      <w:pPr>
        <w:pStyle w:val="TOC4"/>
        <w:tabs>
          <w:tab w:val="right" w:leader="dot" w:pos="8261"/>
        </w:tabs>
        <w:rPr>
          <w:rFonts w:eastAsiaTheme="minorEastAsia"/>
          <w:noProof/>
          <w:lang w:val="es-CO" w:eastAsia="es-CO"/>
        </w:rPr>
      </w:pPr>
      <w:hyperlink w:anchor="_Toc334451526" w:history="1">
        <w:r w:rsidR="00D8668B" w:rsidRPr="003A3ED4">
          <w:rPr>
            <w:rStyle w:val="Hyperlink"/>
            <w:rFonts w:ascii="Arial" w:hAnsi="Arial"/>
            <w:noProof/>
            <w:lang w:val="es-CO"/>
          </w:rPr>
          <w:t>5.1.1.1. Objetivos</w:t>
        </w:r>
        <w:r w:rsidR="00D8668B">
          <w:rPr>
            <w:noProof/>
            <w:webHidden/>
          </w:rPr>
          <w:tab/>
        </w:r>
        <w:r w:rsidR="00D8668B">
          <w:rPr>
            <w:noProof/>
            <w:webHidden/>
          </w:rPr>
          <w:fldChar w:fldCharType="begin"/>
        </w:r>
        <w:r w:rsidR="00D8668B">
          <w:rPr>
            <w:noProof/>
            <w:webHidden/>
          </w:rPr>
          <w:instrText xml:space="preserve"> PAGEREF _Toc334451526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49689737" w14:textId="77777777" w:rsidR="00D8668B" w:rsidRDefault="00284C36">
      <w:pPr>
        <w:pStyle w:val="TOC4"/>
        <w:tabs>
          <w:tab w:val="right" w:leader="dot" w:pos="8261"/>
        </w:tabs>
        <w:rPr>
          <w:rFonts w:eastAsiaTheme="minorEastAsia"/>
          <w:noProof/>
          <w:lang w:val="es-CO" w:eastAsia="es-CO"/>
        </w:rPr>
      </w:pPr>
      <w:hyperlink w:anchor="_Toc334451527" w:history="1">
        <w:r w:rsidR="00D8668B" w:rsidRPr="003A3ED4">
          <w:rPr>
            <w:rStyle w:val="Hyperlink"/>
            <w:rFonts w:ascii="Arial" w:hAnsi="Arial"/>
            <w:noProof/>
            <w:lang w:val="es-CO"/>
          </w:rPr>
          <w:t>5.1.1.2. Alcance</w:t>
        </w:r>
        <w:r w:rsidR="00D8668B">
          <w:rPr>
            <w:noProof/>
            <w:webHidden/>
          </w:rPr>
          <w:tab/>
        </w:r>
        <w:r w:rsidR="00D8668B">
          <w:rPr>
            <w:noProof/>
            <w:webHidden/>
          </w:rPr>
          <w:fldChar w:fldCharType="begin"/>
        </w:r>
        <w:r w:rsidR="00D8668B">
          <w:rPr>
            <w:noProof/>
            <w:webHidden/>
          </w:rPr>
          <w:instrText xml:space="preserve"> PAGEREF _Toc334451527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4C7DF18C" w14:textId="77777777" w:rsidR="00D8668B" w:rsidRDefault="00284C36">
      <w:pPr>
        <w:pStyle w:val="TOC4"/>
        <w:tabs>
          <w:tab w:val="right" w:leader="dot" w:pos="8261"/>
        </w:tabs>
        <w:rPr>
          <w:rFonts w:eastAsiaTheme="minorEastAsia"/>
          <w:noProof/>
          <w:lang w:val="es-CO" w:eastAsia="es-CO"/>
        </w:rPr>
      </w:pPr>
      <w:hyperlink w:anchor="_Toc334451528" w:history="1">
        <w:r w:rsidR="00D8668B" w:rsidRPr="003A3ED4">
          <w:rPr>
            <w:rStyle w:val="Hyperlink"/>
            <w:rFonts w:ascii="Arial" w:hAnsi="Arial"/>
            <w:noProof/>
            <w:lang w:val="es-CO"/>
          </w:rPr>
          <w:t>5.1.1.3. Responsable</w:t>
        </w:r>
        <w:r w:rsidR="00D8668B">
          <w:rPr>
            <w:noProof/>
            <w:webHidden/>
          </w:rPr>
          <w:tab/>
        </w:r>
        <w:r w:rsidR="00D8668B">
          <w:rPr>
            <w:noProof/>
            <w:webHidden/>
          </w:rPr>
          <w:fldChar w:fldCharType="begin"/>
        </w:r>
        <w:r w:rsidR="00D8668B">
          <w:rPr>
            <w:noProof/>
            <w:webHidden/>
          </w:rPr>
          <w:instrText xml:space="preserve"> PAGEREF _Toc334451528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16A8562A" w14:textId="77777777" w:rsidR="00D8668B" w:rsidRDefault="00284C36">
      <w:pPr>
        <w:pStyle w:val="TOC4"/>
        <w:tabs>
          <w:tab w:val="right" w:leader="dot" w:pos="8261"/>
        </w:tabs>
        <w:rPr>
          <w:rFonts w:eastAsiaTheme="minorEastAsia"/>
          <w:noProof/>
          <w:lang w:val="es-CO" w:eastAsia="es-CO"/>
        </w:rPr>
      </w:pPr>
      <w:hyperlink w:anchor="_Toc334451529" w:history="1">
        <w:r w:rsidR="00D8668B" w:rsidRPr="003A3ED4">
          <w:rPr>
            <w:rStyle w:val="Hyperlink"/>
            <w:rFonts w:ascii="Arial" w:hAnsi="Arial"/>
            <w:noProof/>
            <w:lang w:val="es-CO"/>
          </w:rPr>
          <w:t>5.1.1.4. Desarrollo</w:t>
        </w:r>
        <w:r w:rsidR="00D8668B">
          <w:rPr>
            <w:noProof/>
            <w:webHidden/>
          </w:rPr>
          <w:tab/>
        </w:r>
        <w:r w:rsidR="00D8668B">
          <w:rPr>
            <w:noProof/>
            <w:webHidden/>
          </w:rPr>
          <w:fldChar w:fldCharType="begin"/>
        </w:r>
        <w:r w:rsidR="00D8668B">
          <w:rPr>
            <w:noProof/>
            <w:webHidden/>
          </w:rPr>
          <w:instrText xml:space="preserve"> PAGEREF _Toc334451529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52FE359D" w14:textId="77777777" w:rsidR="00D8668B" w:rsidRDefault="00284C36">
      <w:pPr>
        <w:pStyle w:val="TOC4"/>
        <w:tabs>
          <w:tab w:val="right" w:leader="dot" w:pos="8261"/>
        </w:tabs>
        <w:rPr>
          <w:rFonts w:eastAsiaTheme="minorEastAsia"/>
          <w:noProof/>
          <w:lang w:val="es-CO" w:eastAsia="es-CO"/>
        </w:rPr>
      </w:pPr>
      <w:hyperlink w:anchor="_Toc334451530" w:history="1">
        <w:r w:rsidR="00D8668B" w:rsidRPr="003A3ED4">
          <w:rPr>
            <w:rStyle w:val="Hyperlink"/>
            <w:rFonts w:ascii="Arial" w:hAnsi="Arial"/>
            <w:noProof/>
            <w:lang w:val="es-CO"/>
          </w:rPr>
          <w:t>5.1.1.5. Recursos</w:t>
        </w:r>
        <w:r w:rsidR="00D8668B">
          <w:rPr>
            <w:noProof/>
            <w:webHidden/>
          </w:rPr>
          <w:tab/>
        </w:r>
        <w:r w:rsidR="00D8668B">
          <w:rPr>
            <w:noProof/>
            <w:webHidden/>
          </w:rPr>
          <w:fldChar w:fldCharType="begin"/>
        </w:r>
        <w:r w:rsidR="00D8668B">
          <w:rPr>
            <w:noProof/>
            <w:webHidden/>
          </w:rPr>
          <w:instrText xml:space="preserve"> PAGEREF _Toc334451530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7D5BB640" w14:textId="77777777" w:rsidR="00D8668B" w:rsidRDefault="00284C36">
      <w:pPr>
        <w:pStyle w:val="TOC4"/>
        <w:tabs>
          <w:tab w:val="right" w:leader="dot" w:pos="8261"/>
        </w:tabs>
        <w:rPr>
          <w:rFonts w:eastAsiaTheme="minorEastAsia"/>
          <w:noProof/>
          <w:lang w:val="es-CO" w:eastAsia="es-CO"/>
        </w:rPr>
      </w:pPr>
      <w:hyperlink w:anchor="_Toc334451531" w:history="1">
        <w:r w:rsidR="00D8668B" w:rsidRPr="003A3ED4">
          <w:rPr>
            <w:rStyle w:val="Hyperlink"/>
            <w:rFonts w:ascii="Arial" w:hAnsi="Arial"/>
            <w:noProof/>
            <w:lang w:val="es-CO"/>
          </w:rPr>
          <w:t>5.1.1.6. Producto de Trabajo</w:t>
        </w:r>
        <w:r w:rsidR="00D8668B">
          <w:rPr>
            <w:noProof/>
            <w:webHidden/>
          </w:rPr>
          <w:tab/>
        </w:r>
        <w:r w:rsidR="00D8668B">
          <w:rPr>
            <w:noProof/>
            <w:webHidden/>
          </w:rPr>
          <w:fldChar w:fldCharType="begin"/>
        </w:r>
        <w:r w:rsidR="00D8668B">
          <w:rPr>
            <w:noProof/>
            <w:webHidden/>
          </w:rPr>
          <w:instrText xml:space="preserve"> PAGEREF _Toc334451531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426BBCDF" w14:textId="77777777" w:rsidR="00D8668B" w:rsidRDefault="00284C36">
      <w:pPr>
        <w:pStyle w:val="TOC3"/>
        <w:tabs>
          <w:tab w:val="right" w:leader="dot" w:pos="8261"/>
        </w:tabs>
        <w:rPr>
          <w:rFonts w:eastAsiaTheme="minorEastAsia"/>
          <w:noProof/>
          <w:lang w:val="es-CO" w:eastAsia="es-CO"/>
        </w:rPr>
      </w:pPr>
      <w:hyperlink w:anchor="_Toc334451532" w:history="1">
        <w:r w:rsidR="00D8668B" w:rsidRPr="003A3ED4">
          <w:rPr>
            <w:rStyle w:val="Hyperlink"/>
            <w:rFonts w:ascii="Arial" w:hAnsi="Arial"/>
            <w:noProof/>
            <w:lang w:val="es-CO"/>
          </w:rPr>
          <w:t>5.1.2 Plan</w:t>
        </w:r>
        <w:r w:rsidR="00D8668B" w:rsidRPr="003A3ED4">
          <w:rPr>
            <w:rStyle w:val="Hyperlink"/>
            <w:rFonts w:ascii="Arial" w:hAnsi="Arial" w:cs="Arial"/>
            <w:noProof/>
            <w:lang w:val="es-CO"/>
          </w:rPr>
          <w:t xml:space="preserve"> de Personal</w:t>
        </w:r>
        <w:r w:rsidR="00D8668B">
          <w:rPr>
            <w:noProof/>
            <w:webHidden/>
          </w:rPr>
          <w:tab/>
        </w:r>
        <w:r w:rsidR="00D8668B">
          <w:rPr>
            <w:noProof/>
            <w:webHidden/>
          </w:rPr>
          <w:fldChar w:fldCharType="begin"/>
        </w:r>
        <w:r w:rsidR="00D8668B">
          <w:rPr>
            <w:noProof/>
            <w:webHidden/>
          </w:rPr>
          <w:instrText xml:space="preserve"> PAGEREF _Toc334451532 \h </w:instrText>
        </w:r>
        <w:r w:rsidR="00D8668B">
          <w:rPr>
            <w:noProof/>
            <w:webHidden/>
          </w:rPr>
        </w:r>
        <w:r w:rsidR="00D8668B">
          <w:rPr>
            <w:noProof/>
            <w:webHidden/>
          </w:rPr>
          <w:fldChar w:fldCharType="separate"/>
        </w:r>
        <w:r w:rsidR="00D8668B">
          <w:rPr>
            <w:noProof/>
            <w:webHidden/>
          </w:rPr>
          <w:t>25</w:t>
        </w:r>
        <w:r w:rsidR="00D8668B">
          <w:rPr>
            <w:noProof/>
            <w:webHidden/>
          </w:rPr>
          <w:fldChar w:fldCharType="end"/>
        </w:r>
      </w:hyperlink>
    </w:p>
    <w:p w14:paraId="3A398829" w14:textId="77777777" w:rsidR="00D8668B" w:rsidRDefault="00284C36">
      <w:pPr>
        <w:pStyle w:val="TOC4"/>
        <w:tabs>
          <w:tab w:val="right" w:leader="dot" w:pos="8261"/>
        </w:tabs>
        <w:rPr>
          <w:rFonts w:eastAsiaTheme="minorEastAsia"/>
          <w:noProof/>
          <w:lang w:val="es-CO" w:eastAsia="es-CO"/>
        </w:rPr>
      </w:pPr>
      <w:hyperlink w:anchor="_Toc334451533" w:history="1">
        <w:r w:rsidR="00D8668B" w:rsidRPr="003A3ED4">
          <w:rPr>
            <w:rStyle w:val="Hyperlink"/>
            <w:rFonts w:ascii="Arial" w:hAnsi="Arial"/>
            <w:noProof/>
            <w:lang w:val="es-CO"/>
          </w:rPr>
          <w:t>5.1.2.1. Objetivos</w:t>
        </w:r>
        <w:r w:rsidR="00D8668B">
          <w:rPr>
            <w:noProof/>
            <w:webHidden/>
          </w:rPr>
          <w:tab/>
        </w:r>
        <w:r w:rsidR="00D8668B">
          <w:rPr>
            <w:noProof/>
            <w:webHidden/>
          </w:rPr>
          <w:fldChar w:fldCharType="begin"/>
        </w:r>
        <w:r w:rsidR="00D8668B">
          <w:rPr>
            <w:noProof/>
            <w:webHidden/>
          </w:rPr>
          <w:instrText xml:space="preserve"> PAGEREF _Toc334451533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4C295BDE" w14:textId="77777777" w:rsidR="00D8668B" w:rsidRDefault="00284C36">
      <w:pPr>
        <w:pStyle w:val="TOC4"/>
        <w:tabs>
          <w:tab w:val="right" w:leader="dot" w:pos="8261"/>
        </w:tabs>
        <w:rPr>
          <w:rFonts w:eastAsiaTheme="minorEastAsia"/>
          <w:noProof/>
          <w:lang w:val="es-CO" w:eastAsia="es-CO"/>
        </w:rPr>
      </w:pPr>
      <w:hyperlink w:anchor="_Toc334451534" w:history="1">
        <w:r w:rsidR="00D8668B" w:rsidRPr="003A3ED4">
          <w:rPr>
            <w:rStyle w:val="Hyperlink"/>
            <w:rFonts w:ascii="Arial" w:hAnsi="Arial"/>
            <w:noProof/>
            <w:lang w:val="es-CO"/>
          </w:rPr>
          <w:t>5.1.2.2. Alcance</w:t>
        </w:r>
        <w:r w:rsidR="00D8668B">
          <w:rPr>
            <w:noProof/>
            <w:webHidden/>
          </w:rPr>
          <w:tab/>
        </w:r>
        <w:r w:rsidR="00D8668B">
          <w:rPr>
            <w:noProof/>
            <w:webHidden/>
          </w:rPr>
          <w:fldChar w:fldCharType="begin"/>
        </w:r>
        <w:r w:rsidR="00D8668B">
          <w:rPr>
            <w:noProof/>
            <w:webHidden/>
          </w:rPr>
          <w:instrText xml:space="preserve"> PAGEREF _Toc334451534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69B63EB8" w14:textId="77777777" w:rsidR="00D8668B" w:rsidRDefault="00284C36">
      <w:pPr>
        <w:pStyle w:val="TOC4"/>
        <w:tabs>
          <w:tab w:val="right" w:leader="dot" w:pos="8261"/>
        </w:tabs>
        <w:rPr>
          <w:rFonts w:eastAsiaTheme="minorEastAsia"/>
          <w:noProof/>
          <w:lang w:val="es-CO" w:eastAsia="es-CO"/>
        </w:rPr>
      </w:pPr>
      <w:hyperlink w:anchor="_Toc334451535" w:history="1">
        <w:r w:rsidR="00D8668B" w:rsidRPr="003A3ED4">
          <w:rPr>
            <w:rStyle w:val="Hyperlink"/>
            <w:rFonts w:ascii="Arial" w:hAnsi="Arial"/>
            <w:noProof/>
            <w:lang w:val="es-CO"/>
          </w:rPr>
          <w:t>5.1.2.3. Responsable</w:t>
        </w:r>
        <w:r w:rsidR="00D8668B">
          <w:rPr>
            <w:noProof/>
            <w:webHidden/>
          </w:rPr>
          <w:tab/>
        </w:r>
        <w:r w:rsidR="00D8668B">
          <w:rPr>
            <w:noProof/>
            <w:webHidden/>
          </w:rPr>
          <w:fldChar w:fldCharType="begin"/>
        </w:r>
        <w:r w:rsidR="00D8668B">
          <w:rPr>
            <w:noProof/>
            <w:webHidden/>
          </w:rPr>
          <w:instrText xml:space="preserve"> PAGEREF _Toc334451535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0F910857" w14:textId="77777777" w:rsidR="00D8668B" w:rsidRDefault="00284C36">
      <w:pPr>
        <w:pStyle w:val="TOC4"/>
        <w:tabs>
          <w:tab w:val="right" w:leader="dot" w:pos="8261"/>
        </w:tabs>
        <w:rPr>
          <w:rFonts w:eastAsiaTheme="minorEastAsia"/>
          <w:noProof/>
          <w:lang w:val="es-CO" w:eastAsia="es-CO"/>
        </w:rPr>
      </w:pPr>
      <w:hyperlink w:anchor="_Toc334451536" w:history="1">
        <w:r w:rsidR="00D8668B" w:rsidRPr="003A3ED4">
          <w:rPr>
            <w:rStyle w:val="Hyperlink"/>
            <w:rFonts w:ascii="Arial" w:hAnsi="Arial"/>
            <w:noProof/>
            <w:lang w:val="es-CO"/>
          </w:rPr>
          <w:t>5.1.2.4. Desarrollo</w:t>
        </w:r>
        <w:r w:rsidR="00D8668B">
          <w:rPr>
            <w:noProof/>
            <w:webHidden/>
          </w:rPr>
          <w:tab/>
        </w:r>
        <w:r w:rsidR="00D8668B">
          <w:rPr>
            <w:noProof/>
            <w:webHidden/>
          </w:rPr>
          <w:fldChar w:fldCharType="begin"/>
        </w:r>
        <w:r w:rsidR="00D8668B">
          <w:rPr>
            <w:noProof/>
            <w:webHidden/>
          </w:rPr>
          <w:instrText xml:space="preserve"> PAGEREF _Toc334451536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49F9AFDF" w14:textId="77777777" w:rsidR="00D8668B" w:rsidRDefault="00284C36">
      <w:pPr>
        <w:pStyle w:val="TOC4"/>
        <w:tabs>
          <w:tab w:val="right" w:leader="dot" w:pos="8261"/>
        </w:tabs>
        <w:rPr>
          <w:rFonts w:eastAsiaTheme="minorEastAsia"/>
          <w:noProof/>
          <w:lang w:val="es-CO" w:eastAsia="es-CO"/>
        </w:rPr>
      </w:pPr>
      <w:hyperlink w:anchor="_Toc334451537" w:history="1">
        <w:r w:rsidR="00D8668B" w:rsidRPr="003A3ED4">
          <w:rPr>
            <w:rStyle w:val="Hyperlink"/>
            <w:rFonts w:ascii="Arial" w:hAnsi="Arial"/>
            <w:noProof/>
            <w:lang w:val="es-CO"/>
          </w:rPr>
          <w:t>5.1.2.5. Recursos</w:t>
        </w:r>
        <w:r w:rsidR="00D8668B">
          <w:rPr>
            <w:noProof/>
            <w:webHidden/>
          </w:rPr>
          <w:tab/>
        </w:r>
        <w:r w:rsidR="00D8668B">
          <w:rPr>
            <w:noProof/>
            <w:webHidden/>
          </w:rPr>
          <w:fldChar w:fldCharType="begin"/>
        </w:r>
        <w:r w:rsidR="00D8668B">
          <w:rPr>
            <w:noProof/>
            <w:webHidden/>
          </w:rPr>
          <w:instrText xml:space="preserve"> PAGEREF _Toc334451537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0ADCD5AE" w14:textId="77777777" w:rsidR="00D8668B" w:rsidRDefault="00284C36">
      <w:pPr>
        <w:pStyle w:val="TOC4"/>
        <w:tabs>
          <w:tab w:val="right" w:leader="dot" w:pos="8261"/>
        </w:tabs>
        <w:rPr>
          <w:rFonts w:eastAsiaTheme="minorEastAsia"/>
          <w:noProof/>
          <w:lang w:val="es-CO" w:eastAsia="es-CO"/>
        </w:rPr>
      </w:pPr>
      <w:hyperlink w:anchor="_Toc334451538" w:history="1">
        <w:r w:rsidR="00D8668B" w:rsidRPr="003A3ED4">
          <w:rPr>
            <w:rStyle w:val="Hyperlink"/>
            <w:rFonts w:ascii="Arial" w:hAnsi="Arial"/>
            <w:noProof/>
            <w:lang w:val="es-CO"/>
          </w:rPr>
          <w:t>5.1.2.6. Producto de Trabajo</w:t>
        </w:r>
        <w:r w:rsidR="00D8668B">
          <w:rPr>
            <w:noProof/>
            <w:webHidden/>
          </w:rPr>
          <w:tab/>
        </w:r>
        <w:r w:rsidR="00D8668B">
          <w:rPr>
            <w:noProof/>
            <w:webHidden/>
          </w:rPr>
          <w:fldChar w:fldCharType="begin"/>
        </w:r>
        <w:r w:rsidR="00D8668B">
          <w:rPr>
            <w:noProof/>
            <w:webHidden/>
          </w:rPr>
          <w:instrText xml:space="preserve"> PAGEREF _Toc334451538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54FE3B9E" w14:textId="77777777" w:rsidR="00D8668B" w:rsidRDefault="00284C36">
      <w:pPr>
        <w:pStyle w:val="TOC3"/>
        <w:tabs>
          <w:tab w:val="right" w:leader="dot" w:pos="8261"/>
        </w:tabs>
        <w:rPr>
          <w:rFonts w:eastAsiaTheme="minorEastAsia"/>
          <w:noProof/>
          <w:lang w:val="es-CO" w:eastAsia="es-CO"/>
        </w:rPr>
      </w:pPr>
      <w:hyperlink w:anchor="_Toc334451539" w:history="1">
        <w:r w:rsidR="00D8668B" w:rsidRPr="003A3ED4">
          <w:rPr>
            <w:rStyle w:val="Hyperlink"/>
            <w:rFonts w:ascii="Arial" w:hAnsi="Arial"/>
            <w:noProof/>
            <w:lang w:val="es-CO"/>
          </w:rPr>
          <w:t>5.1.4 Plan de Entrenamiento del Personal</w:t>
        </w:r>
        <w:r w:rsidR="00D8668B">
          <w:rPr>
            <w:noProof/>
            <w:webHidden/>
          </w:rPr>
          <w:tab/>
        </w:r>
        <w:r w:rsidR="00D8668B">
          <w:rPr>
            <w:noProof/>
            <w:webHidden/>
          </w:rPr>
          <w:fldChar w:fldCharType="begin"/>
        </w:r>
        <w:r w:rsidR="00D8668B">
          <w:rPr>
            <w:noProof/>
            <w:webHidden/>
          </w:rPr>
          <w:instrText xml:space="preserve"> PAGEREF _Toc334451539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3841FA36" w14:textId="77777777" w:rsidR="00D8668B" w:rsidRDefault="00284C36">
      <w:pPr>
        <w:pStyle w:val="TOC4"/>
        <w:tabs>
          <w:tab w:val="right" w:leader="dot" w:pos="8261"/>
        </w:tabs>
        <w:rPr>
          <w:rFonts w:eastAsiaTheme="minorEastAsia"/>
          <w:noProof/>
          <w:lang w:val="es-CO" w:eastAsia="es-CO"/>
        </w:rPr>
      </w:pPr>
      <w:hyperlink w:anchor="_Toc334451540" w:history="1">
        <w:r w:rsidR="00D8668B" w:rsidRPr="003A3ED4">
          <w:rPr>
            <w:rStyle w:val="Hyperlink"/>
            <w:rFonts w:ascii="Arial" w:hAnsi="Arial"/>
            <w:noProof/>
            <w:lang w:val="es-CO"/>
          </w:rPr>
          <w:t>5.1.4.1. Objetivos</w:t>
        </w:r>
        <w:r w:rsidR="00D8668B">
          <w:rPr>
            <w:noProof/>
            <w:webHidden/>
          </w:rPr>
          <w:tab/>
        </w:r>
        <w:r w:rsidR="00D8668B">
          <w:rPr>
            <w:noProof/>
            <w:webHidden/>
          </w:rPr>
          <w:fldChar w:fldCharType="begin"/>
        </w:r>
        <w:r w:rsidR="00D8668B">
          <w:rPr>
            <w:noProof/>
            <w:webHidden/>
          </w:rPr>
          <w:instrText xml:space="preserve"> PAGEREF _Toc334451540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5628ACFA" w14:textId="77777777" w:rsidR="00D8668B" w:rsidRDefault="00284C36">
      <w:pPr>
        <w:pStyle w:val="TOC4"/>
        <w:tabs>
          <w:tab w:val="right" w:leader="dot" w:pos="8261"/>
        </w:tabs>
        <w:rPr>
          <w:rFonts w:eastAsiaTheme="minorEastAsia"/>
          <w:noProof/>
          <w:lang w:val="es-CO" w:eastAsia="es-CO"/>
        </w:rPr>
      </w:pPr>
      <w:hyperlink w:anchor="_Toc334451541" w:history="1">
        <w:r w:rsidR="00D8668B" w:rsidRPr="003A3ED4">
          <w:rPr>
            <w:rStyle w:val="Hyperlink"/>
            <w:rFonts w:ascii="Arial" w:hAnsi="Arial"/>
            <w:noProof/>
            <w:lang w:val="es-CO"/>
          </w:rPr>
          <w:t>5.1.4.2. Alcance</w:t>
        </w:r>
        <w:r w:rsidR="00D8668B">
          <w:rPr>
            <w:noProof/>
            <w:webHidden/>
          </w:rPr>
          <w:tab/>
        </w:r>
        <w:r w:rsidR="00D8668B">
          <w:rPr>
            <w:noProof/>
            <w:webHidden/>
          </w:rPr>
          <w:fldChar w:fldCharType="begin"/>
        </w:r>
        <w:r w:rsidR="00D8668B">
          <w:rPr>
            <w:noProof/>
            <w:webHidden/>
          </w:rPr>
          <w:instrText xml:space="preserve"> PAGEREF _Toc334451541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7180D7F9" w14:textId="77777777" w:rsidR="00D8668B" w:rsidRDefault="00284C36">
      <w:pPr>
        <w:pStyle w:val="TOC4"/>
        <w:tabs>
          <w:tab w:val="right" w:leader="dot" w:pos="8261"/>
        </w:tabs>
        <w:rPr>
          <w:rFonts w:eastAsiaTheme="minorEastAsia"/>
          <w:noProof/>
          <w:lang w:val="es-CO" w:eastAsia="es-CO"/>
        </w:rPr>
      </w:pPr>
      <w:hyperlink w:anchor="_Toc334451542" w:history="1">
        <w:r w:rsidR="00D8668B" w:rsidRPr="003A3ED4">
          <w:rPr>
            <w:rStyle w:val="Hyperlink"/>
            <w:rFonts w:ascii="Arial" w:hAnsi="Arial"/>
            <w:noProof/>
            <w:lang w:val="es-CO"/>
          </w:rPr>
          <w:t>5.1.4.3. Responsable</w:t>
        </w:r>
        <w:r w:rsidR="00D8668B">
          <w:rPr>
            <w:noProof/>
            <w:webHidden/>
          </w:rPr>
          <w:tab/>
        </w:r>
        <w:r w:rsidR="00D8668B">
          <w:rPr>
            <w:noProof/>
            <w:webHidden/>
          </w:rPr>
          <w:fldChar w:fldCharType="begin"/>
        </w:r>
        <w:r w:rsidR="00D8668B">
          <w:rPr>
            <w:noProof/>
            <w:webHidden/>
          </w:rPr>
          <w:instrText xml:space="preserve"> PAGEREF _Toc334451542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76EA4D89" w14:textId="77777777" w:rsidR="00D8668B" w:rsidRDefault="00284C36">
      <w:pPr>
        <w:pStyle w:val="TOC4"/>
        <w:tabs>
          <w:tab w:val="right" w:leader="dot" w:pos="8261"/>
        </w:tabs>
        <w:rPr>
          <w:rFonts w:eastAsiaTheme="minorEastAsia"/>
          <w:noProof/>
          <w:lang w:val="es-CO" w:eastAsia="es-CO"/>
        </w:rPr>
      </w:pPr>
      <w:hyperlink w:anchor="_Toc334451543" w:history="1">
        <w:r w:rsidR="00D8668B" w:rsidRPr="003A3ED4">
          <w:rPr>
            <w:rStyle w:val="Hyperlink"/>
            <w:rFonts w:ascii="Arial" w:hAnsi="Arial"/>
            <w:noProof/>
            <w:lang w:val="es-CO"/>
          </w:rPr>
          <w:t>5.1.4.4. Desarrollo</w:t>
        </w:r>
        <w:r w:rsidR="00D8668B">
          <w:rPr>
            <w:noProof/>
            <w:webHidden/>
          </w:rPr>
          <w:tab/>
        </w:r>
        <w:r w:rsidR="00D8668B">
          <w:rPr>
            <w:noProof/>
            <w:webHidden/>
          </w:rPr>
          <w:fldChar w:fldCharType="begin"/>
        </w:r>
        <w:r w:rsidR="00D8668B">
          <w:rPr>
            <w:noProof/>
            <w:webHidden/>
          </w:rPr>
          <w:instrText xml:space="preserve"> PAGEREF _Toc334451543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15AD7822" w14:textId="77777777" w:rsidR="00D8668B" w:rsidRDefault="00284C36">
      <w:pPr>
        <w:pStyle w:val="TOC4"/>
        <w:tabs>
          <w:tab w:val="right" w:leader="dot" w:pos="8261"/>
        </w:tabs>
        <w:rPr>
          <w:rFonts w:eastAsiaTheme="minorEastAsia"/>
          <w:noProof/>
          <w:lang w:val="es-CO" w:eastAsia="es-CO"/>
        </w:rPr>
      </w:pPr>
      <w:hyperlink w:anchor="_Toc334451544" w:history="1">
        <w:r w:rsidR="00D8668B" w:rsidRPr="003A3ED4">
          <w:rPr>
            <w:rStyle w:val="Hyperlink"/>
            <w:rFonts w:ascii="Arial" w:hAnsi="Arial"/>
            <w:noProof/>
            <w:lang w:val="es-CO"/>
          </w:rPr>
          <w:t>5.1.4.5. Recursos</w:t>
        </w:r>
        <w:r w:rsidR="00D8668B">
          <w:rPr>
            <w:noProof/>
            <w:webHidden/>
          </w:rPr>
          <w:tab/>
        </w:r>
        <w:r w:rsidR="00D8668B">
          <w:rPr>
            <w:noProof/>
            <w:webHidden/>
          </w:rPr>
          <w:fldChar w:fldCharType="begin"/>
        </w:r>
        <w:r w:rsidR="00D8668B">
          <w:rPr>
            <w:noProof/>
            <w:webHidden/>
          </w:rPr>
          <w:instrText xml:space="preserve"> PAGEREF _Toc334451544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3AE67177" w14:textId="77777777" w:rsidR="00D8668B" w:rsidRDefault="00284C36">
      <w:pPr>
        <w:pStyle w:val="TOC4"/>
        <w:tabs>
          <w:tab w:val="right" w:leader="dot" w:pos="8261"/>
        </w:tabs>
        <w:rPr>
          <w:rFonts w:eastAsiaTheme="minorEastAsia"/>
          <w:noProof/>
          <w:lang w:val="es-CO" w:eastAsia="es-CO"/>
        </w:rPr>
      </w:pPr>
      <w:hyperlink w:anchor="_Toc334451545" w:history="1">
        <w:r w:rsidR="00D8668B" w:rsidRPr="003A3ED4">
          <w:rPr>
            <w:rStyle w:val="Hyperlink"/>
            <w:rFonts w:ascii="Arial" w:hAnsi="Arial"/>
            <w:noProof/>
            <w:lang w:val="es-CO"/>
          </w:rPr>
          <w:t>5.1.4.6. Producto de Trabajo</w:t>
        </w:r>
        <w:r w:rsidR="00D8668B">
          <w:rPr>
            <w:noProof/>
            <w:webHidden/>
          </w:rPr>
          <w:tab/>
        </w:r>
        <w:r w:rsidR="00D8668B">
          <w:rPr>
            <w:noProof/>
            <w:webHidden/>
          </w:rPr>
          <w:fldChar w:fldCharType="begin"/>
        </w:r>
        <w:r w:rsidR="00D8668B">
          <w:rPr>
            <w:noProof/>
            <w:webHidden/>
          </w:rPr>
          <w:instrText xml:space="preserve"> PAGEREF _Toc334451545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359BB627" w14:textId="77777777" w:rsidR="00D8668B" w:rsidRDefault="00284C36">
      <w:pPr>
        <w:pStyle w:val="TOC2"/>
        <w:tabs>
          <w:tab w:val="right" w:leader="dot" w:pos="8261"/>
        </w:tabs>
        <w:rPr>
          <w:rFonts w:eastAsiaTheme="minorEastAsia"/>
          <w:noProof/>
          <w:lang w:val="es-CO" w:eastAsia="es-CO"/>
        </w:rPr>
      </w:pPr>
      <w:hyperlink w:anchor="_Toc334451546" w:history="1">
        <w:r w:rsidR="00D8668B" w:rsidRPr="003A3ED4">
          <w:rPr>
            <w:rStyle w:val="Hyperlink"/>
            <w:rFonts w:ascii="Arial" w:hAnsi="Arial" w:cs="Arial"/>
            <w:noProof/>
            <w:lang w:val="es-CO"/>
          </w:rPr>
          <w:t>5.2 Planes de Trabajo del Proyecto</w:t>
        </w:r>
        <w:r w:rsidR="00D8668B">
          <w:rPr>
            <w:noProof/>
            <w:webHidden/>
          </w:rPr>
          <w:tab/>
        </w:r>
        <w:r w:rsidR="00D8668B">
          <w:rPr>
            <w:noProof/>
            <w:webHidden/>
          </w:rPr>
          <w:fldChar w:fldCharType="begin"/>
        </w:r>
        <w:r w:rsidR="00D8668B">
          <w:rPr>
            <w:noProof/>
            <w:webHidden/>
          </w:rPr>
          <w:instrText xml:space="preserve"> PAGEREF _Toc334451546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31A7BA6E" w14:textId="77777777" w:rsidR="00D8668B" w:rsidRDefault="00284C36">
      <w:pPr>
        <w:pStyle w:val="TOC3"/>
        <w:tabs>
          <w:tab w:val="right" w:leader="dot" w:pos="8261"/>
        </w:tabs>
        <w:rPr>
          <w:rFonts w:eastAsiaTheme="minorEastAsia"/>
          <w:noProof/>
          <w:lang w:val="es-CO" w:eastAsia="es-CO"/>
        </w:rPr>
      </w:pPr>
      <w:hyperlink w:anchor="_Toc334451547" w:history="1">
        <w:r w:rsidR="00D8668B" w:rsidRPr="003A3ED4">
          <w:rPr>
            <w:rStyle w:val="Hyperlink"/>
            <w:rFonts w:ascii="Arial" w:hAnsi="Arial" w:cs="Arial"/>
            <w:noProof/>
            <w:lang w:val="es-CO"/>
          </w:rPr>
          <w:t>5.2.1. Objetivos</w:t>
        </w:r>
        <w:r w:rsidR="00D8668B">
          <w:rPr>
            <w:noProof/>
            <w:webHidden/>
          </w:rPr>
          <w:tab/>
        </w:r>
        <w:r w:rsidR="00D8668B">
          <w:rPr>
            <w:noProof/>
            <w:webHidden/>
          </w:rPr>
          <w:fldChar w:fldCharType="begin"/>
        </w:r>
        <w:r w:rsidR="00D8668B">
          <w:rPr>
            <w:noProof/>
            <w:webHidden/>
          </w:rPr>
          <w:instrText xml:space="preserve"> PAGEREF _Toc334451547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0AA7D3A6" w14:textId="77777777" w:rsidR="00D8668B" w:rsidRDefault="00284C36">
      <w:pPr>
        <w:pStyle w:val="TOC3"/>
        <w:tabs>
          <w:tab w:val="right" w:leader="dot" w:pos="8261"/>
        </w:tabs>
        <w:rPr>
          <w:rFonts w:eastAsiaTheme="minorEastAsia"/>
          <w:noProof/>
          <w:lang w:val="es-CO" w:eastAsia="es-CO"/>
        </w:rPr>
      </w:pPr>
      <w:hyperlink w:anchor="_Toc334451548" w:history="1">
        <w:r w:rsidR="00D8668B" w:rsidRPr="003A3ED4">
          <w:rPr>
            <w:rStyle w:val="Hyperlink"/>
            <w:rFonts w:ascii="Arial" w:hAnsi="Arial" w:cs="Arial"/>
            <w:noProof/>
            <w:lang w:val="es-CO"/>
          </w:rPr>
          <w:t>5.2.2. Alcance</w:t>
        </w:r>
        <w:r w:rsidR="00D8668B">
          <w:rPr>
            <w:noProof/>
            <w:webHidden/>
          </w:rPr>
          <w:tab/>
        </w:r>
        <w:r w:rsidR="00D8668B">
          <w:rPr>
            <w:noProof/>
            <w:webHidden/>
          </w:rPr>
          <w:fldChar w:fldCharType="begin"/>
        </w:r>
        <w:r w:rsidR="00D8668B">
          <w:rPr>
            <w:noProof/>
            <w:webHidden/>
          </w:rPr>
          <w:instrText xml:space="preserve"> PAGEREF _Toc334451548 \h </w:instrText>
        </w:r>
        <w:r w:rsidR="00D8668B">
          <w:rPr>
            <w:noProof/>
            <w:webHidden/>
          </w:rPr>
        </w:r>
        <w:r w:rsidR="00D8668B">
          <w:rPr>
            <w:noProof/>
            <w:webHidden/>
          </w:rPr>
          <w:fldChar w:fldCharType="separate"/>
        </w:r>
        <w:r w:rsidR="00D8668B">
          <w:rPr>
            <w:noProof/>
            <w:webHidden/>
          </w:rPr>
          <w:t>26</w:t>
        </w:r>
        <w:r w:rsidR="00D8668B">
          <w:rPr>
            <w:noProof/>
            <w:webHidden/>
          </w:rPr>
          <w:fldChar w:fldCharType="end"/>
        </w:r>
      </w:hyperlink>
    </w:p>
    <w:p w14:paraId="636F37EE" w14:textId="77777777" w:rsidR="00D8668B" w:rsidRDefault="00284C36">
      <w:pPr>
        <w:pStyle w:val="TOC3"/>
        <w:tabs>
          <w:tab w:val="right" w:leader="dot" w:pos="8261"/>
        </w:tabs>
        <w:rPr>
          <w:rFonts w:eastAsiaTheme="minorEastAsia"/>
          <w:noProof/>
          <w:lang w:val="es-CO" w:eastAsia="es-CO"/>
        </w:rPr>
      </w:pPr>
      <w:hyperlink w:anchor="_Toc334451549" w:history="1">
        <w:r w:rsidR="00D8668B" w:rsidRPr="003A3ED4">
          <w:rPr>
            <w:rStyle w:val="Hyperlink"/>
            <w:rFonts w:ascii="Arial" w:hAnsi="Arial" w:cs="Arial"/>
            <w:noProof/>
            <w:lang w:val="es-CO"/>
          </w:rPr>
          <w:t>5.2.3. Responsable</w:t>
        </w:r>
        <w:r w:rsidR="00D8668B">
          <w:rPr>
            <w:noProof/>
            <w:webHidden/>
          </w:rPr>
          <w:tab/>
        </w:r>
        <w:r w:rsidR="00D8668B">
          <w:rPr>
            <w:noProof/>
            <w:webHidden/>
          </w:rPr>
          <w:fldChar w:fldCharType="begin"/>
        </w:r>
        <w:r w:rsidR="00D8668B">
          <w:rPr>
            <w:noProof/>
            <w:webHidden/>
          </w:rPr>
          <w:instrText xml:space="preserve"> PAGEREF _Toc334451549 \h </w:instrText>
        </w:r>
        <w:r w:rsidR="00D8668B">
          <w:rPr>
            <w:noProof/>
            <w:webHidden/>
          </w:rPr>
        </w:r>
        <w:r w:rsidR="00D8668B">
          <w:rPr>
            <w:noProof/>
            <w:webHidden/>
          </w:rPr>
          <w:fldChar w:fldCharType="separate"/>
        </w:r>
        <w:r w:rsidR="00D8668B">
          <w:rPr>
            <w:noProof/>
            <w:webHidden/>
          </w:rPr>
          <w:t>27</w:t>
        </w:r>
        <w:r w:rsidR="00D8668B">
          <w:rPr>
            <w:noProof/>
            <w:webHidden/>
          </w:rPr>
          <w:fldChar w:fldCharType="end"/>
        </w:r>
      </w:hyperlink>
    </w:p>
    <w:p w14:paraId="3CC1A13E" w14:textId="77777777" w:rsidR="00D8668B" w:rsidRDefault="00284C36">
      <w:pPr>
        <w:pStyle w:val="TOC3"/>
        <w:tabs>
          <w:tab w:val="right" w:leader="dot" w:pos="8261"/>
        </w:tabs>
        <w:rPr>
          <w:rFonts w:eastAsiaTheme="minorEastAsia"/>
          <w:noProof/>
          <w:lang w:val="es-CO" w:eastAsia="es-CO"/>
        </w:rPr>
      </w:pPr>
      <w:hyperlink w:anchor="_Toc334451550" w:history="1">
        <w:r w:rsidR="00D8668B" w:rsidRPr="003A3ED4">
          <w:rPr>
            <w:rStyle w:val="Hyperlink"/>
            <w:rFonts w:ascii="Arial" w:hAnsi="Arial" w:cs="Arial"/>
            <w:noProof/>
            <w:lang w:val="es-CO"/>
          </w:rPr>
          <w:t>5.2.4. Desarrollo</w:t>
        </w:r>
        <w:r w:rsidR="00D8668B">
          <w:rPr>
            <w:noProof/>
            <w:webHidden/>
          </w:rPr>
          <w:tab/>
        </w:r>
        <w:r w:rsidR="00D8668B">
          <w:rPr>
            <w:noProof/>
            <w:webHidden/>
          </w:rPr>
          <w:fldChar w:fldCharType="begin"/>
        </w:r>
        <w:r w:rsidR="00D8668B">
          <w:rPr>
            <w:noProof/>
            <w:webHidden/>
          </w:rPr>
          <w:instrText xml:space="preserve"> PAGEREF _Toc334451550 \h </w:instrText>
        </w:r>
        <w:r w:rsidR="00D8668B">
          <w:rPr>
            <w:noProof/>
            <w:webHidden/>
          </w:rPr>
        </w:r>
        <w:r w:rsidR="00D8668B">
          <w:rPr>
            <w:noProof/>
            <w:webHidden/>
          </w:rPr>
          <w:fldChar w:fldCharType="separate"/>
        </w:r>
        <w:r w:rsidR="00D8668B">
          <w:rPr>
            <w:noProof/>
            <w:webHidden/>
          </w:rPr>
          <w:t>27</w:t>
        </w:r>
        <w:r w:rsidR="00D8668B">
          <w:rPr>
            <w:noProof/>
            <w:webHidden/>
          </w:rPr>
          <w:fldChar w:fldCharType="end"/>
        </w:r>
      </w:hyperlink>
    </w:p>
    <w:p w14:paraId="6B53A40F" w14:textId="77777777" w:rsidR="00D8668B" w:rsidRDefault="00284C36">
      <w:pPr>
        <w:pStyle w:val="TOC4"/>
        <w:tabs>
          <w:tab w:val="right" w:leader="dot" w:pos="8261"/>
        </w:tabs>
        <w:rPr>
          <w:rFonts w:eastAsiaTheme="minorEastAsia"/>
          <w:noProof/>
          <w:lang w:val="es-CO" w:eastAsia="es-CO"/>
        </w:rPr>
      </w:pPr>
      <w:hyperlink w:anchor="_Toc334451551" w:history="1">
        <w:r w:rsidR="00D8668B" w:rsidRPr="003A3ED4">
          <w:rPr>
            <w:rStyle w:val="Hyperlink"/>
            <w:rFonts w:ascii="Arial" w:hAnsi="Arial"/>
            <w:noProof/>
            <w:lang w:val="es-CO"/>
          </w:rPr>
          <w:t>5.2.4.1. Plan de Actividades de Trabajo</w:t>
        </w:r>
        <w:r w:rsidR="00D8668B">
          <w:rPr>
            <w:noProof/>
            <w:webHidden/>
          </w:rPr>
          <w:tab/>
        </w:r>
        <w:r w:rsidR="00D8668B">
          <w:rPr>
            <w:noProof/>
            <w:webHidden/>
          </w:rPr>
          <w:fldChar w:fldCharType="begin"/>
        </w:r>
        <w:r w:rsidR="00D8668B">
          <w:rPr>
            <w:noProof/>
            <w:webHidden/>
          </w:rPr>
          <w:instrText xml:space="preserve"> PAGEREF _Toc334451551 \h </w:instrText>
        </w:r>
        <w:r w:rsidR="00D8668B">
          <w:rPr>
            <w:noProof/>
            <w:webHidden/>
          </w:rPr>
        </w:r>
        <w:r w:rsidR="00D8668B">
          <w:rPr>
            <w:noProof/>
            <w:webHidden/>
          </w:rPr>
          <w:fldChar w:fldCharType="separate"/>
        </w:r>
        <w:r w:rsidR="00D8668B">
          <w:rPr>
            <w:noProof/>
            <w:webHidden/>
          </w:rPr>
          <w:t>27</w:t>
        </w:r>
        <w:r w:rsidR="00D8668B">
          <w:rPr>
            <w:noProof/>
            <w:webHidden/>
          </w:rPr>
          <w:fldChar w:fldCharType="end"/>
        </w:r>
      </w:hyperlink>
    </w:p>
    <w:p w14:paraId="02C9B9CE" w14:textId="77777777" w:rsidR="00D8668B" w:rsidRDefault="00284C36">
      <w:pPr>
        <w:pStyle w:val="TOC4"/>
        <w:tabs>
          <w:tab w:val="right" w:leader="dot" w:pos="8261"/>
        </w:tabs>
        <w:rPr>
          <w:rFonts w:eastAsiaTheme="minorEastAsia"/>
          <w:noProof/>
          <w:lang w:val="es-CO" w:eastAsia="es-CO"/>
        </w:rPr>
      </w:pPr>
      <w:hyperlink w:anchor="_Toc334451552" w:history="1">
        <w:r w:rsidR="00D8668B" w:rsidRPr="003A3ED4">
          <w:rPr>
            <w:rStyle w:val="Hyperlink"/>
            <w:rFonts w:ascii="Arial" w:hAnsi="Arial"/>
            <w:noProof/>
            <w:lang w:val="es-CO"/>
          </w:rPr>
          <w:t xml:space="preserve">5.2.4.2. </w:t>
        </w:r>
        <w:r w:rsidR="00D8668B" w:rsidRPr="003A3ED4">
          <w:rPr>
            <w:rStyle w:val="Hyperlink"/>
            <w:rFonts w:ascii="Arial" w:hAnsi="Arial" w:cs="Arial"/>
            <w:noProof/>
            <w:lang w:val="es-CO"/>
          </w:rPr>
          <w:t>Asignación de Calendario</w:t>
        </w:r>
        <w:r w:rsidR="00D8668B">
          <w:rPr>
            <w:noProof/>
            <w:webHidden/>
          </w:rPr>
          <w:tab/>
        </w:r>
        <w:r w:rsidR="00D8668B">
          <w:rPr>
            <w:noProof/>
            <w:webHidden/>
          </w:rPr>
          <w:fldChar w:fldCharType="begin"/>
        </w:r>
        <w:r w:rsidR="00D8668B">
          <w:rPr>
            <w:noProof/>
            <w:webHidden/>
          </w:rPr>
          <w:instrText xml:space="preserve"> PAGEREF _Toc334451552 \h </w:instrText>
        </w:r>
        <w:r w:rsidR="00D8668B">
          <w:rPr>
            <w:noProof/>
            <w:webHidden/>
          </w:rPr>
        </w:r>
        <w:r w:rsidR="00D8668B">
          <w:rPr>
            <w:noProof/>
            <w:webHidden/>
          </w:rPr>
          <w:fldChar w:fldCharType="separate"/>
        </w:r>
        <w:r w:rsidR="00D8668B">
          <w:rPr>
            <w:noProof/>
            <w:webHidden/>
          </w:rPr>
          <w:t>27</w:t>
        </w:r>
        <w:r w:rsidR="00D8668B">
          <w:rPr>
            <w:noProof/>
            <w:webHidden/>
          </w:rPr>
          <w:fldChar w:fldCharType="end"/>
        </w:r>
      </w:hyperlink>
    </w:p>
    <w:p w14:paraId="0FE9CC1C" w14:textId="77777777" w:rsidR="00D8668B" w:rsidRDefault="00284C36">
      <w:pPr>
        <w:pStyle w:val="TOC4"/>
        <w:tabs>
          <w:tab w:val="right" w:leader="dot" w:pos="8261"/>
        </w:tabs>
        <w:rPr>
          <w:rFonts w:eastAsiaTheme="minorEastAsia"/>
          <w:noProof/>
          <w:lang w:val="es-CO" w:eastAsia="es-CO"/>
        </w:rPr>
      </w:pPr>
      <w:hyperlink w:anchor="_Toc334451553" w:history="1">
        <w:r w:rsidR="00D8668B" w:rsidRPr="003A3ED4">
          <w:rPr>
            <w:rStyle w:val="Hyperlink"/>
            <w:rFonts w:ascii="Arial" w:hAnsi="Arial"/>
            <w:noProof/>
            <w:lang w:val="es-CO"/>
          </w:rPr>
          <w:t xml:space="preserve">5.2.4.3. </w:t>
        </w:r>
        <w:r w:rsidR="00D8668B" w:rsidRPr="003A3ED4">
          <w:rPr>
            <w:rStyle w:val="Hyperlink"/>
            <w:rFonts w:ascii="Arial" w:hAnsi="Arial" w:cs="Arial"/>
            <w:noProof/>
            <w:lang w:val="es-CO"/>
          </w:rPr>
          <w:t>Asignación de Recursos</w:t>
        </w:r>
        <w:r w:rsidR="00D8668B">
          <w:rPr>
            <w:noProof/>
            <w:webHidden/>
          </w:rPr>
          <w:tab/>
        </w:r>
        <w:r w:rsidR="00D8668B">
          <w:rPr>
            <w:noProof/>
            <w:webHidden/>
          </w:rPr>
          <w:fldChar w:fldCharType="begin"/>
        </w:r>
        <w:r w:rsidR="00D8668B">
          <w:rPr>
            <w:noProof/>
            <w:webHidden/>
          </w:rPr>
          <w:instrText xml:space="preserve"> PAGEREF _Toc334451553 \h </w:instrText>
        </w:r>
        <w:r w:rsidR="00D8668B">
          <w:rPr>
            <w:noProof/>
            <w:webHidden/>
          </w:rPr>
        </w:r>
        <w:r w:rsidR="00D8668B">
          <w:rPr>
            <w:noProof/>
            <w:webHidden/>
          </w:rPr>
          <w:fldChar w:fldCharType="separate"/>
        </w:r>
        <w:r w:rsidR="00D8668B">
          <w:rPr>
            <w:noProof/>
            <w:webHidden/>
          </w:rPr>
          <w:t>27</w:t>
        </w:r>
        <w:r w:rsidR="00D8668B">
          <w:rPr>
            <w:noProof/>
            <w:webHidden/>
          </w:rPr>
          <w:fldChar w:fldCharType="end"/>
        </w:r>
      </w:hyperlink>
    </w:p>
    <w:p w14:paraId="17481176" w14:textId="77777777" w:rsidR="00D8668B" w:rsidRDefault="00284C36">
      <w:pPr>
        <w:pStyle w:val="TOC3"/>
        <w:tabs>
          <w:tab w:val="right" w:leader="dot" w:pos="8261"/>
        </w:tabs>
        <w:rPr>
          <w:rFonts w:eastAsiaTheme="minorEastAsia"/>
          <w:noProof/>
          <w:lang w:val="es-CO" w:eastAsia="es-CO"/>
        </w:rPr>
      </w:pPr>
      <w:hyperlink w:anchor="_Toc334451554" w:history="1">
        <w:r w:rsidR="00D8668B" w:rsidRPr="003A3ED4">
          <w:rPr>
            <w:rStyle w:val="Hyperlink"/>
            <w:rFonts w:ascii="Arial" w:hAnsi="Arial" w:cs="Arial"/>
            <w:noProof/>
            <w:lang w:val="es-CO"/>
          </w:rPr>
          <w:t>5.2.5. Recursos</w:t>
        </w:r>
        <w:r w:rsidR="00D8668B">
          <w:rPr>
            <w:noProof/>
            <w:webHidden/>
          </w:rPr>
          <w:tab/>
        </w:r>
        <w:r w:rsidR="00D8668B">
          <w:rPr>
            <w:noProof/>
            <w:webHidden/>
          </w:rPr>
          <w:fldChar w:fldCharType="begin"/>
        </w:r>
        <w:r w:rsidR="00D8668B">
          <w:rPr>
            <w:noProof/>
            <w:webHidden/>
          </w:rPr>
          <w:instrText xml:space="preserve"> PAGEREF _Toc334451554 \h </w:instrText>
        </w:r>
        <w:r w:rsidR="00D8668B">
          <w:rPr>
            <w:noProof/>
            <w:webHidden/>
          </w:rPr>
        </w:r>
        <w:r w:rsidR="00D8668B">
          <w:rPr>
            <w:noProof/>
            <w:webHidden/>
          </w:rPr>
          <w:fldChar w:fldCharType="separate"/>
        </w:r>
        <w:r w:rsidR="00D8668B">
          <w:rPr>
            <w:noProof/>
            <w:webHidden/>
          </w:rPr>
          <w:t>27</w:t>
        </w:r>
        <w:r w:rsidR="00D8668B">
          <w:rPr>
            <w:noProof/>
            <w:webHidden/>
          </w:rPr>
          <w:fldChar w:fldCharType="end"/>
        </w:r>
      </w:hyperlink>
    </w:p>
    <w:p w14:paraId="42D2AAB1" w14:textId="77777777" w:rsidR="00D8668B" w:rsidRDefault="00284C36">
      <w:pPr>
        <w:pStyle w:val="TOC3"/>
        <w:tabs>
          <w:tab w:val="right" w:leader="dot" w:pos="8261"/>
        </w:tabs>
        <w:rPr>
          <w:rFonts w:eastAsiaTheme="minorEastAsia"/>
          <w:noProof/>
          <w:lang w:val="es-CO" w:eastAsia="es-CO"/>
        </w:rPr>
      </w:pPr>
      <w:hyperlink w:anchor="_Toc334451555" w:history="1">
        <w:r w:rsidR="00D8668B" w:rsidRPr="003A3ED4">
          <w:rPr>
            <w:rStyle w:val="Hyperlink"/>
            <w:rFonts w:ascii="Arial" w:hAnsi="Arial" w:cs="Arial"/>
            <w:noProof/>
            <w:lang w:val="es-CO"/>
          </w:rPr>
          <w:t>5.2.6. Productos de trabajo</w:t>
        </w:r>
        <w:r w:rsidR="00D8668B">
          <w:rPr>
            <w:noProof/>
            <w:webHidden/>
          </w:rPr>
          <w:tab/>
        </w:r>
        <w:r w:rsidR="00D8668B">
          <w:rPr>
            <w:noProof/>
            <w:webHidden/>
          </w:rPr>
          <w:fldChar w:fldCharType="begin"/>
        </w:r>
        <w:r w:rsidR="00D8668B">
          <w:rPr>
            <w:noProof/>
            <w:webHidden/>
          </w:rPr>
          <w:instrText xml:space="preserve"> PAGEREF _Toc334451555 \h </w:instrText>
        </w:r>
        <w:r w:rsidR="00D8668B">
          <w:rPr>
            <w:noProof/>
            <w:webHidden/>
          </w:rPr>
        </w:r>
        <w:r w:rsidR="00D8668B">
          <w:rPr>
            <w:noProof/>
            <w:webHidden/>
          </w:rPr>
          <w:fldChar w:fldCharType="separate"/>
        </w:r>
        <w:r w:rsidR="00D8668B">
          <w:rPr>
            <w:noProof/>
            <w:webHidden/>
          </w:rPr>
          <w:t>27</w:t>
        </w:r>
        <w:r w:rsidR="00D8668B">
          <w:rPr>
            <w:noProof/>
            <w:webHidden/>
          </w:rPr>
          <w:fldChar w:fldCharType="end"/>
        </w:r>
      </w:hyperlink>
    </w:p>
    <w:p w14:paraId="26EB2570" w14:textId="77777777" w:rsidR="00D8668B" w:rsidRDefault="00284C36">
      <w:pPr>
        <w:pStyle w:val="TOC1"/>
        <w:tabs>
          <w:tab w:val="right" w:leader="dot" w:pos="8261"/>
        </w:tabs>
        <w:rPr>
          <w:rFonts w:eastAsiaTheme="minorEastAsia"/>
          <w:noProof/>
          <w:lang w:val="es-CO" w:eastAsia="es-CO"/>
        </w:rPr>
      </w:pPr>
      <w:hyperlink w:anchor="_Toc334451556" w:history="1">
        <w:r w:rsidR="00D8668B" w:rsidRPr="003A3ED4">
          <w:rPr>
            <w:rStyle w:val="Hyperlink"/>
            <w:rFonts w:ascii="Arial" w:hAnsi="Arial"/>
            <w:noProof/>
            <w:lang w:val="es-CO"/>
          </w:rPr>
          <w:t>6. Project assessment and control</w:t>
        </w:r>
        <w:r w:rsidR="00D8668B">
          <w:rPr>
            <w:noProof/>
            <w:webHidden/>
          </w:rPr>
          <w:tab/>
        </w:r>
        <w:r w:rsidR="00D8668B">
          <w:rPr>
            <w:noProof/>
            <w:webHidden/>
          </w:rPr>
          <w:fldChar w:fldCharType="begin"/>
        </w:r>
        <w:r w:rsidR="00D8668B">
          <w:rPr>
            <w:noProof/>
            <w:webHidden/>
          </w:rPr>
          <w:instrText xml:space="preserve"> PAGEREF _Toc334451556 \h </w:instrText>
        </w:r>
        <w:r w:rsidR="00D8668B">
          <w:rPr>
            <w:noProof/>
            <w:webHidden/>
          </w:rPr>
        </w:r>
        <w:r w:rsidR="00D8668B">
          <w:rPr>
            <w:noProof/>
            <w:webHidden/>
          </w:rPr>
          <w:fldChar w:fldCharType="separate"/>
        </w:r>
        <w:r w:rsidR="00D8668B">
          <w:rPr>
            <w:noProof/>
            <w:webHidden/>
          </w:rPr>
          <w:t>28</w:t>
        </w:r>
        <w:r w:rsidR="00D8668B">
          <w:rPr>
            <w:noProof/>
            <w:webHidden/>
          </w:rPr>
          <w:fldChar w:fldCharType="end"/>
        </w:r>
      </w:hyperlink>
    </w:p>
    <w:p w14:paraId="26080B10" w14:textId="77777777" w:rsidR="00D8668B" w:rsidRDefault="00284C36">
      <w:pPr>
        <w:pStyle w:val="TOC2"/>
        <w:tabs>
          <w:tab w:val="right" w:leader="dot" w:pos="8261"/>
        </w:tabs>
        <w:rPr>
          <w:rFonts w:eastAsiaTheme="minorEastAsia"/>
          <w:noProof/>
          <w:lang w:val="es-CO" w:eastAsia="es-CO"/>
        </w:rPr>
      </w:pPr>
      <w:hyperlink w:anchor="_Toc334451557" w:history="1">
        <w:r w:rsidR="00D8668B" w:rsidRPr="003A3ED4">
          <w:rPr>
            <w:rStyle w:val="Hyperlink"/>
            <w:rFonts w:ascii="Arial" w:hAnsi="Arial" w:cs="Arial"/>
            <w:noProof/>
            <w:lang w:val="es-CO"/>
          </w:rPr>
          <w:t>6.1 Plan de Gerencia de Requerimientos</w:t>
        </w:r>
        <w:r w:rsidR="00D8668B">
          <w:rPr>
            <w:noProof/>
            <w:webHidden/>
          </w:rPr>
          <w:tab/>
        </w:r>
        <w:r w:rsidR="00D8668B">
          <w:rPr>
            <w:noProof/>
            <w:webHidden/>
          </w:rPr>
          <w:fldChar w:fldCharType="begin"/>
        </w:r>
        <w:r w:rsidR="00D8668B">
          <w:rPr>
            <w:noProof/>
            <w:webHidden/>
          </w:rPr>
          <w:instrText xml:space="preserve"> PAGEREF _Toc334451557 \h </w:instrText>
        </w:r>
        <w:r w:rsidR="00D8668B">
          <w:rPr>
            <w:noProof/>
            <w:webHidden/>
          </w:rPr>
        </w:r>
        <w:r w:rsidR="00D8668B">
          <w:rPr>
            <w:noProof/>
            <w:webHidden/>
          </w:rPr>
          <w:fldChar w:fldCharType="separate"/>
        </w:r>
        <w:r w:rsidR="00D8668B">
          <w:rPr>
            <w:noProof/>
            <w:webHidden/>
          </w:rPr>
          <w:t>28</w:t>
        </w:r>
        <w:r w:rsidR="00D8668B">
          <w:rPr>
            <w:noProof/>
            <w:webHidden/>
          </w:rPr>
          <w:fldChar w:fldCharType="end"/>
        </w:r>
      </w:hyperlink>
    </w:p>
    <w:p w14:paraId="1D9D2255" w14:textId="77777777" w:rsidR="00D8668B" w:rsidRDefault="00284C36">
      <w:pPr>
        <w:pStyle w:val="TOC2"/>
        <w:tabs>
          <w:tab w:val="right" w:leader="dot" w:pos="8261"/>
        </w:tabs>
        <w:rPr>
          <w:rFonts w:eastAsiaTheme="minorEastAsia"/>
          <w:noProof/>
          <w:lang w:val="es-CO" w:eastAsia="es-CO"/>
        </w:rPr>
      </w:pPr>
      <w:hyperlink w:anchor="_Toc334451558" w:history="1">
        <w:r w:rsidR="00D8668B" w:rsidRPr="003A3ED4">
          <w:rPr>
            <w:rStyle w:val="Hyperlink"/>
            <w:rFonts w:ascii="Arial" w:hAnsi="Arial"/>
            <w:noProof/>
            <w:lang w:val="es-CO"/>
          </w:rPr>
          <w:t xml:space="preserve">6.2 </w:t>
        </w:r>
        <w:r w:rsidR="00D8668B" w:rsidRPr="003A3ED4">
          <w:rPr>
            <w:rStyle w:val="Hyperlink"/>
            <w:rFonts w:ascii="Arial" w:hAnsi="Arial" w:cs="Arial"/>
            <w:noProof/>
            <w:lang w:val="es-CO"/>
          </w:rPr>
          <w:t>Alcance del plan de</w:t>
        </w:r>
        <w:r w:rsidR="00D8668B" w:rsidRPr="003A3ED4">
          <w:rPr>
            <w:rStyle w:val="Hyperlink"/>
            <w:rFonts w:ascii="Arial" w:hAnsi="Arial"/>
            <w:noProof/>
            <w:lang w:val="es-CO"/>
          </w:rPr>
          <w:t xml:space="preserve"> control </w:t>
        </w:r>
        <w:r w:rsidR="00D8668B" w:rsidRPr="003A3ED4">
          <w:rPr>
            <w:rStyle w:val="Hyperlink"/>
            <w:rFonts w:ascii="Arial" w:hAnsi="Arial" w:cs="Arial"/>
            <w:noProof/>
            <w:lang w:val="es-CO"/>
          </w:rPr>
          <w:t>de Cambios</w:t>
        </w:r>
        <w:r w:rsidR="00D8668B">
          <w:rPr>
            <w:noProof/>
            <w:webHidden/>
          </w:rPr>
          <w:tab/>
        </w:r>
        <w:r w:rsidR="00D8668B">
          <w:rPr>
            <w:noProof/>
            <w:webHidden/>
          </w:rPr>
          <w:fldChar w:fldCharType="begin"/>
        </w:r>
        <w:r w:rsidR="00D8668B">
          <w:rPr>
            <w:noProof/>
            <w:webHidden/>
          </w:rPr>
          <w:instrText xml:space="preserve"> PAGEREF _Toc334451558 \h </w:instrText>
        </w:r>
        <w:r w:rsidR="00D8668B">
          <w:rPr>
            <w:noProof/>
            <w:webHidden/>
          </w:rPr>
        </w:r>
        <w:r w:rsidR="00D8668B">
          <w:rPr>
            <w:noProof/>
            <w:webHidden/>
          </w:rPr>
          <w:fldChar w:fldCharType="separate"/>
        </w:r>
        <w:r w:rsidR="00D8668B">
          <w:rPr>
            <w:noProof/>
            <w:webHidden/>
          </w:rPr>
          <w:t>28</w:t>
        </w:r>
        <w:r w:rsidR="00D8668B">
          <w:rPr>
            <w:noProof/>
            <w:webHidden/>
          </w:rPr>
          <w:fldChar w:fldCharType="end"/>
        </w:r>
      </w:hyperlink>
    </w:p>
    <w:p w14:paraId="303ACF3A" w14:textId="77777777" w:rsidR="00D8668B" w:rsidRDefault="00284C36">
      <w:pPr>
        <w:pStyle w:val="TOC2"/>
        <w:tabs>
          <w:tab w:val="right" w:leader="dot" w:pos="8261"/>
        </w:tabs>
        <w:rPr>
          <w:rFonts w:eastAsiaTheme="minorEastAsia"/>
          <w:noProof/>
          <w:lang w:val="es-CO" w:eastAsia="es-CO"/>
        </w:rPr>
      </w:pPr>
      <w:hyperlink w:anchor="_Toc334451559" w:history="1">
        <w:r w:rsidR="00D8668B" w:rsidRPr="003A3ED4">
          <w:rPr>
            <w:rStyle w:val="Hyperlink"/>
            <w:rFonts w:ascii="Arial" w:hAnsi="Arial"/>
            <w:noProof/>
            <w:lang w:val="es-CO"/>
          </w:rPr>
          <w:t xml:space="preserve">6.3 </w:t>
        </w:r>
        <w:r w:rsidR="00D8668B" w:rsidRPr="003A3ED4">
          <w:rPr>
            <w:rStyle w:val="Hyperlink"/>
            <w:rFonts w:ascii="Arial" w:hAnsi="Arial" w:cs="Arial"/>
            <w:noProof/>
            <w:lang w:val="es-CO"/>
          </w:rPr>
          <w:t>Plan de</w:t>
        </w:r>
        <w:r w:rsidR="00D8668B" w:rsidRPr="003A3ED4">
          <w:rPr>
            <w:rStyle w:val="Hyperlink"/>
            <w:rFonts w:ascii="Arial" w:hAnsi="Arial"/>
            <w:noProof/>
            <w:lang w:val="es-CO"/>
          </w:rPr>
          <w:t xml:space="preserve"> control </w:t>
        </w:r>
        <w:r w:rsidR="00D8668B" w:rsidRPr="003A3ED4">
          <w:rPr>
            <w:rStyle w:val="Hyperlink"/>
            <w:rFonts w:ascii="Arial" w:hAnsi="Arial" w:cs="Arial"/>
            <w:noProof/>
            <w:lang w:val="es-CO"/>
          </w:rPr>
          <w:t>de Calendario</w:t>
        </w:r>
        <w:r w:rsidR="00D8668B">
          <w:rPr>
            <w:noProof/>
            <w:webHidden/>
          </w:rPr>
          <w:tab/>
        </w:r>
        <w:r w:rsidR="00D8668B">
          <w:rPr>
            <w:noProof/>
            <w:webHidden/>
          </w:rPr>
          <w:fldChar w:fldCharType="begin"/>
        </w:r>
        <w:r w:rsidR="00D8668B">
          <w:rPr>
            <w:noProof/>
            <w:webHidden/>
          </w:rPr>
          <w:instrText xml:space="preserve"> PAGEREF _Toc334451559 \h </w:instrText>
        </w:r>
        <w:r w:rsidR="00D8668B">
          <w:rPr>
            <w:noProof/>
            <w:webHidden/>
          </w:rPr>
        </w:r>
        <w:r w:rsidR="00D8668B">
          <w:rPr>
            <w:noProof/>
            <w:webHidden/>
          </w:rPr>
          <w:fldChar w:fldCharType="separate"/>
        </w:r>
        <w:r w:rsidR="00D8668B">
          <w:rPr>
            <w:noProof/>
            <w:webHidden/>
          </w:rPr>
          <w:t>28</w:t>
        </w:r>
        <w:r w:rsidR="00D8668B">
          <w:rPr>
            <w:noProof/>
            <w:webHidden/>
          </w:rPr>
          <w:fldChar w:fldCharType="end"/>
        </w:r>
      </w:hyperlink>
    </w:p>
    <w:p w14:paraId="5B2CAE53" w14:textId="77777777" w:rsidR="00D8668B" w:rsidRDefault="00284C36">
      <w:pPr>
        <w:pStyle w:val="TOC2"/>
        <w:tabs>
          <w:tab w:val="right" w:leader="dot" w:pos="8261"/>
        </w:tabs>
        <w:rPr>
          <w:rFonts w:eastAsiaTheme="minorEastAsia"/>
          <w:noProof/>
          <w:lang w:val="es-CO" w:eastAsia="es-CO"/>
        </w:rPr>
      </w:pPr>
      <w:hyperlink w:anchor="_Toc334451560" w:history="1">
        <w:r w:rsidR="00D8668B" w:rsidRPr="003A3ED4">
          <w:rPr>
            <w:rStyle w:val="Hyperlink"/>
            <w:rFonts w:ascii="Arial" w:hAnsi="Arial" w:cs="Arial"/>
            <w:noProof/>
            <w:lang w:val="es-CO"/>
          </w:rPr>
          <w:t>6.4 Plan de Control del Presupuesto</w:t>
        </w:r>
        <w:r w:rsidR="00D8668B">
          <w:rPr>
            <w:noProof/>
            <w:webHidden/>
          </w:rPr>
          <w:tab/>
        </w:r>
        <w:r w:rsidR="00D8668B">
          <w:rPr>
            <w:noProof/>
            <w:webHidden/>
          </w:rPr>
          <w:fldChar w:fldCharType="begin"/>
        </w:r>
        <w:r w:rsidR="00D8668B">
          <w:rPr>
            <w:noProof/>
            <w:webHidden/>
          </w:rPr>
          <w:instrText xml:space="preserve"> PAGEREF _Toc334451560 \h </w:instrText>
        </w:r>
        <w:r w:rsidR="00D8668B">
          <w:rPr>
            <w:noProof/>
            <w:webHidden/>
          </w:rPr>
        </w:r>
        <w:r w:rsidR="00D8668B">
          <w:rPr>
            <w:noProof/>
            <w:webHidden/>
          </w:rPr>
          <w:fldChar w:fldCharType="separate"/>
        </w:r>
        <w:r w:rsidR="00D8668B">
          <w:rPr>
            <w:noProof/>
            <w:webHidden/>
          </w:rPr>
          <w:t>28</w:t>
        </w:r>
        <w:r w:rsidR="00D8668B">
          <w:rPr>
            <w:noProof/>
            <w:webHidden/>
          </w:rPr>
          <w:fldChar w:fldCharType="end"/>
        </w:r>
      </w:hyperlink>
    </w:p>
    <w:p w14:paraId="5C288037" w14:textId="77777777" w:rsidR="00D8668B" w:rsidRDefault="00284C36">
      <w:pPr>
        <w:pStyle w:val="TOC2"/>
        <w:tabs>
          <w:tab w:val="right" w:leader="dot" w:pos="8261"/>
        </w:tabs>
        <w:rPr>
          <w:rFonts w:eastAsiaTheme="minorEastAsia"/>
          <w:noProof/>
          <w:lang w:val="es-CO" w:eastAsia="es-CO"/>
        </w:rPr>
      </w:pPr>
      <w:hyperlink w:anchor="_Toc334451561" w:history="1">
        <w:r w:rsidR="00D8668B" w:rsidRPr="003A3ED4">
          <w:rPr>
            <w:rStyle w:val="Hyperlink"/>
            <w:rFonts w:ascii="Arial" w:hAnsi="Arial" w:cs="Arial"/>
            <w:noProof/>
            <w:lang w:val="es-CO"/>
          </w:rPr>
          <w:t>6.5 Plan de Aseguramiento de Calidad</w:t>
        </w:r>
        <w:r w:rsidR="00D8668B">
          <w:rPr>
            <w:noProof/>
            <w:webHidden/>
          </w:rPr>
          <w:tab/>
        </w:r>
        <w:r w:rsidR="00D8668B">
          <w:rPr>
            <w:noProof/>
            <w:webHidden/>
          </w:rPr>
          <w:fldChar w:fldCharType="begin"/>
        </w:r>
        <w:r w:rsidR="00D8668B">
          <w:rPr>
            <w:noProof/>
            <w:webHidden/>
          </w:rPr>
          <w:instrText xml:space="preserve"> PAGEREF _Toc334451561 \h </w:instrText>
        </w:r>
        <w:r w:rsidR="00D8668B">
          <w:rPr>
            <w:noProof/>
            <w:webHidden/>
          </w:rPr>
        </w:r>
        <w:r w:rsidR="00D8668B">
          <w:rPr>
            <w:noProof/>
            <w:webHidden/>
          </w:rPr>
          <w:fldChar w:fldCharType="separate"/>
        </w:r>
        <w:r w:rsidR="00D8668B">
          <w:rPr>
            <w:noProof/>
            <w:webHidden/>
          </w:rPr>
          <w:t>28</w:t>
        </w:r>
        <w:r w:rsidR="00D8668B">
          <w:rPr>
            <w:noProof/>
            <w:webHidden/>
          </w:rPr>
          <w:fldChar w:fldCharType="end"/>
        </w:r>
      </w:hyperlink>
    </w:p>
    <w:p w14:paraId="18CBA48F" w14:textId="77777777" w:rsidR="00D8668B" w:rsidRDefault="00284C36">
      <w:pPr>
        <w:pStyle w:val="TOC2"/>
        <w:tabs>
          <w:tab w:val="right" w:leader="dot" w:pos="8261"/>
        </w:tabs>
        <w:rPr>
          <w:rFonts w:eastAsiaTheme="minorEastAsia"/>
          <w:noProof/>
          <w:lang w:val="es-CO" w:eastAsia="es-CO"/>
        </w:rPr>
      </w:pPr>
      <w:hyperlink w:anchor="_Toc334451562" w:history="1">
        <w:r w:rsidR="00D8668B" w:rsidRPr="003A3ED4">
          <w:rPr>
            <w:rStyle w:val="Hyperlink"/>
            <w:rFonts w:ascii="Arial" w:hAnsi="Arial"/>
            <w:noProof/>
            <w:lang w:val="es-CO"/>
          </w:rPr>
          <w:t xml:space="preserve">6.7 </w:t>
        </w:r>
        <w:r w:rsidR="00D8668B" w:rsidRPr="003A3ED4">
          <w:rPr>
            <w:rStyle w:val="Hyperlink"/>
            <w:rFonts w:ascii="Arial" w:hAnsi="Arial" w:cs="Arial"/>
            <w:noProof/>
            <w:lang w:val="es-CO"/>
          </w:rPr>
          <w:t>Plan de Cierre del Proyecto</w:t>
        </w:r>
        <w:r w:rsidR="00D8668B">
          <w:rPr>
            <w:noProof/>
            <w:webHidden/>
          </w:rPr>
          <w:tab/>
        </w:r>
        <w:r w:rsidR="00D8668B">
          <w:rPr>
            <w:noProof/>
            <w:webHidden/>
          </w:rPr>
          <w:fldChar w:fldCharType="begin"/>
        </w:r>
        <w:r w:rsidR="00D8668B">
          <w:rPr>
            <w:noProof/>
            <w:webHidden/>
          </w:rPr>
          <w:instrText xml:space="preserve"> PAGEREF _Toc334451562 \h </w:instrText>
        </w:r>
        <w:r w:rsidR="00D8668B">
          <w:rPr>
            <w:noProof/>
            <w:webHidden/>
          </w:rPr>
        </w:r>
        <w:r w:rsidR="00D8668B">
          <w:rPr>
            <w:noProof/>
            <w:webHidden/>
          </w:rPr>
          <w:fldChar w:fldCharType="separate"/>
        </w:r>
        <w:r w:rsidR="00D8668B">
          <w:rPr>
            <w:noProof/>
            <w:webHidden/>
          </w:rPr>
          <w:t>28</w:t>
        </w:r>
        <w:r w:rsidR="00D8668B">
          <w:rPr>
            <w:noProof/>
            <w:webHidden/>
          </w:rPr>
          <w:fldChar w:fldCharType="end"/>
        </w:r>
      </w:hyperlink>
    </w:p>
    <w:p w14:paraId="5774CEF9" w14:textId="77777777" w:rsidR="00D8668B" w:rsidRDefault="00284C36">
      <w:pPr>
        <w:pStyle w:val="TOC1"/>
        <w:tabs>
          <w:tab w:val="right" w:leader="dot" w:pos="8261"/>
        </w:tabs>
        <w:rPr>
          <w:rFonts w:eastAsiaTheme="minorEastAsia"/>
          <w:noProof/>
          <w:lang w:val="es-CO" w:eastAsia="es-CO"/>
        </w:rPr>
      </w:pPr>
      <w:hyperlink w:anchor="_Toc334451563" w:history="1">
        <w:r w:rsidR="00D8668B" w:rsidRPr="003A3ED4">
          <w:rPr>
            <w:rStyle w:val="Hyperlink"/>
            <w:rFonts w:ascii="Arial" w:hAnsi="Arial"/>
            <w:noProof/>
            <w:lang w:val="es-CO"/>
          </w:rPr>
          <w:t>7. Entrega del Producto</w:t>
        </w:r>
        <w:r w:rsidR="00D8668B">
          <w:rPr>
            <w:noProof/>
            <w:webHidden/>
          </w:rPr>
          <w:tab/>
        </w:r>
        <w:r w:rsidR="00D8668B">
          <w:rPr>
            <w:noProof/>
            <w:webHidden/>
          </w:rPr>
          <w:fldChar w:fldCharType="begin"/>
        </w:r>
        <w:r w:rsidR="00D8668B">
          <w:rPr>
            <w:noProof/>
            <w:webHidden/>
          </w:rPr>
          <w:instrText xml:space="preserve"> PAGEREF _Toc334451563 \h </w:instrText>
        </w:r>
        <w:r w:rsidR="00D8668B">
          <w:rPr>
            <w:noProof/>
            <w:webHidden/>
          </w:rPr>
        </w:r>
        <w:r w:rsidR="00D8668B">
          <w:rPr>
            <w:noProof/>
            <w:webHidden/>
          </w:rPr>
          <w:fldChar w:fldCharType="separate"/>
        </w:r>
        <w:r w:rsidR="00D8668B">
          <w:rPr>
            <w:noProof/>
            <w:webHidden/>
          </w:rPr>
          <w:t>28</w:t>
        </w:r>
        <w:r w:rsidR="00D8668B">
          <w:rPr>
            <w:noProof/>
            <w:webHidden/>
          </w:rPr>
          <w:fldChar w:fldCharType="end"/>
        </w:r>
      </w:hyperlink>
    </w:p>
    <w:p w14:paraId="37351C2C" w14:textId="77777777" w:rsidR="00D8668B" w:rsidRDefault="00284C36">
      <w:pPr>
        <w:pStyle w:val="TOC1"/>
        <w:tabs>
          <w:tab w:val="right" w:leader="dot" w:pos="8261"/>
        </w:tabs>
        <w:rPr>
          <w:rFonts w:eastAsiaTheme="minorEastAsia"/>
          <w:noProof/>
          <w:lang w:val="es-CO" w:eastAsia="es-CO"/>
        </w:rPr>
      </w:pPr>
      <w:hyperlink w:anchor="_Toc334451564" w:history="1">
        <w:r w:rsidR="00D8668B" w:rsidRPr="003A3ED4">
          <w:rPr>
            <w:rStyle w:val="Hyperlink"/>
            <w:rFonts w:ascii="Arial" w:hAnsi="Arial"/>
            <w:noProof/>
            <w:lang w:val="en-US"/>
          </w:rPr>
          <w:t>8. Supporting process plans</w:t>
        </w:r>
        <w:r w:rsidR="00D8668B">
          <w:rPr>
            <w:noProof/>
            <w:webHidden/>
          </w:rPr>
          <w:tab/>
        </w:r>
        <w:r w:rsidR="00D8668B">
          <w:rPr>
            <w:noProof/>
            <w:webHidden/>
          </w:rPr>
          <w:fldChar w:fldCharType="begin"/>
        </w:r>
        <w:r w:rsidR="00D8668B">
          <w:rPr>
            <w:noProof/>
            <w:webHidden/>
          </w:rPr>
          <w:instrText xml:space="preserve"> PAGEREF _Toc334451564 \h </w:instrText>
        </w:r>
        <w:r w:rsidR="00D8668B">
          <w:rPr>
            <w:noProof/>
            <w:webHidden/>
          </w:rPr>
        </w:r>
        <w:r w:rsidR="00D8668B">
          <w:rPr>
            <w:noProof/>
            <w:webHidden/>
          </w:rPr>
          <w:fldChar w:fldCharType="separate"/>
        </w:r>
        <w:r w:rsidR="00D8668B">
          <w:rPr>
            <w:noProof/>
            <w:webHidden/>
          </w:rPr>
          <w:t>29</w:t>
        </w:r>
        <w:r w:rsidR="00D8668B">
          <w:rPr>
            <w:noProof/>
            <w:webHidden/>
          </w:rPr>
          <w:fldChar w:fldCharType="end"/>
        </w:r>
      </w:hyperlink>
    </w:p>
    <w:p w14:paraId="0B86852D" w14:textId="77777777" w:rsidR="00D8668B" w:rsidRDefault="00284C36">
      <w:pPr>
        <w:pStyle w:val="TOC2"/>
        <w:tabs>
          <w:tab w:val="right" w:leader="dot" w:pos="8261"/>
        </w:tabs>
        <w:rPr>
          <w:rFonts w:eastAsiaTheme="minorEastAsia"/>
          <w:noProof/>
          <w:lang w:val="es-CO" w:eastAsia="es-CO"/>
        </w:rPr>
      </w:pPr>
      <w:hyperlink w:anchor="_Toc334451565" w:history="1">
        <w:r w:rsidR="00D8668B" w:rsidRPr="003A3ED4">
          <w:rPr>
            <w:rStyle w:val="Hyperlink"/>
            <w:rFonts w:ascii="Arial" w:hAnsi="Arial" w:cs="Arial"/>
            <w:noProof/>
            <w:lang w:val="en-US"/>
          </w:rPr>
          <w:t>8.1 Project supervision and work environment</w:t>
        </w:r>
        <w:r w:rsidR="00D8668B">
          <w:rPr>
            <w:noProof/>
            <w:webHidden/>
          </w:rPr>
          <w:tab/>
        </w:r>
        <w:r w:rsidR="00D8668B">
          <w:rPr>
            <w:noProof/>
            <w:webHidden/>
          </w:rPr>
          <w:fldChar w:fldCharType="begin"/>
        </w:r>
        <w:r w:rsidR="00D8668B">
          <w:rPr>
            <w:noProof/>
            <w:webHidden/>
          </w:rPr>
          <w:instrText xml:space="preserve"> PAGEREF _Toc334451565 \h </w:instrText>
        </w:r>
        <w:r w:rsidR="00D8668B">
          <w:rPr>
            <w:noProof/>
            <w:webHidden/>
          </w:rPr>
        </w:r>
        <w:r w:rsidR="00D8668B">
          <w:rPr>
            <w:noProof/>
            <w:webHidden/>
          </w:rPr>
          <w:fldChar w:fldCharType="separate"/>
        </w:r>
        <w:r w:rsidR="00D8668B">
          <w:rPr>
            <w:noProof/>
            <w:webHidden/>
          </w:rPr>
          <w:t>29</w:t>
        </w:r>
        <w:r w:rsidR="00D8668B">
          <w:rPr>
            <w:noProof/>
            <w:webHidden/>
          </w:rPr>
          <w:fldChar w:fldCharType="end"/>
        </w:r>
      </w:hyperlink>
    </w:p>
    <w:p w14:paraId="42AFC3DF" w14:textId="77777777" w:rsidR="00D8668B" w:rsidRDefault="00284C36">
      <w:pPr>
        <w:pStyle w:val="TOC2"/>
        <w:tabs>
          <w:tab w:val="right" w:leader="dot" w:pos="8261"/>
        </w:tabs>
        <w:rPr>
          <w:rFonts w:eastAsiaTheme="minorEastAsia"/>
          <w:noProof/>
          <w:lang w:val="es-CO" w:eastAsia="es-CO"/>
        </w:rPr>
      </w:pPr>
      <w:hyperlink w:anchor="_Toc334451566" w:history="1">
        <w:r w:rsidR="00D8668B" w:rsidRPr="003A3ED4">
          <w:rPr>
            <w:rStyle w:val="Hyperlink"/>
            <w:rFonts w:ascii="Arial" w:hAnsi="Arial"/>
            <w:noProof/>
            <w:lang w:val="es-CO"/>
          </w:rPr>
          <w:t>8.2 Decision Management</w:t>
        </w:r>
        <w:r w:rsidR="00D8668B">
          <w:rPr>
            <w:noProof/>
            <w:webHidden/>
          </w:rPr>
          <w:tab/>
        </w:r>
        <w:r w:rsidR="00D8668B">
          <w:rPr>
            <w:noProof/>
            <w:webHidden/>
          </w:rPr>
          <w:fldChar w:fldCharType="begin"/>
        </w:r>
        <w:r w:rsidR="00D8668B">
          <w:rPr>
            <w:noProof/>
            <w:webHidden/>
          </w:rPr>
          <w:instrText xml:space="preserve"> PAGEREF _Toc334451566 \h </w:instrText>
        </w:r>
        <w:r w:rsidR="00D8668B">
          <w:rPr>
            <w:noProof/>
            <w:webHidden/>
          </w:rPr>
        </w:r>
        <w:r w:rsidR="00D8668B">
          <w:rPr>
            <w:noProof/>
            <w:webHidden/>
          </w:rPr>
          <w:fldChar w:fldCharType="separate"/>
        </w:r>
        <w:r w:rsidR="00D8668B">
          <w:rPr>
            <w:noProof/>
            <w:webHidden/>
          </w:rPr>
          <w:t>29</w:t>
        </w:r>
        <w:r w:rsidR="00D8668B">
          <w:rPr>
            <w:noProof/>
            <w:webHidden/>
          </w:rPr>
          <w:fldChar w:fldCharType="end"/>
        </w:r>
      </w:hyperlink>
    </w:p>
    <w:p w14:paraId="6BFA2883" w14:textId="77777777" w:rsidR="00D8668B" w:rsidRDefault="00284C36">
      <w:pPr>
        <w:pStyle w:val="TOC2"/>
        <w:tabs>
          <w:tab w:val="right" w:leader="dot" w:pos="8261"/>
        </w:tabs>
        <w:rPr>
          <w:rFonts w:eastAsiaTheme="minorEastAsia"/>
          <w:noProof/>
          <w:lang w:val="es-CO" w:eastAsia="es-CO"/>
        </w:rPr>
      </w:pPr>
      <w:hyperlink w:anchor="_Toc334451567" w:history="1">
        <w:r w:rsidR="00D8668B" w:rsidRPr="003A3ED4">
          <w:rPr>
            <w:rStyle w:val="Hyperlink"/>
            <w:rFonts w:ascii="Arial" w:hAnsi="Arial" w:cs="Arial"/>
            <w:noProof/>
          </w:rPr>
          <w:t>8.4 Plan de la administración de la configuración:</w:t>
        </w:r>
        <w:r w:rsidR="00D8668B">
          <w:rPr>
            <w:noProof/>
            <w:webHidden/>
          </w:rPr>
          <w:tab/>
        </w:r>
        <w:r w:rsidR="00D8668B">
          <w:rPr>
            <w:noProof/>
            <w:webHidden/>
          </w:rPr>
          <w:fldChar w:fldCharType="begin"/>
        </w:r>
        <w:r w:rsidR="00D8668B">
          <w:rPr>
            <w:noProof/>
            <w:webHidden/>
          </w:rPr>
          <w:instrText xml:space="preserve"> PAGEREF _Toc334451567 \h </w:instrText>
        </w:r>
        <w:r w:rsidR="00D8668B">
          <w:rPr>
            <w:noProof/>
            <w:webHidden/>
          </w:rPr>
        </w:r>
        <w:r w:rsidR="00D8668B">
          <w:rPr>
            <w:noProof/>
            <w:webHidden/>
          </w:rPr>
          <w:fldChar w:fldCharType="separate"/>
        </w:r>
        <w:r w:rsidR="00D8668B">
          <w:rPr>
            <w:noProof/>
            <w:webHidden/>
          </w:rPr>
          <w:t>30</w:t>
        </w:r>
        <w:r w:rsidR="00D8668B">
          <w:rPr>
            <w:noProof/>
            <w:webHidden/>
          </w:rPr>
          <w:fldChar w:fldCharType="end"/>
        </w:r>
      </w:hyperlink>
    </w:p>
    <w:p w14:paraId="76F11602" w14:textId="77777777" w:rsidR="00D8668B" w:rsidRDefault="00284C36">
      <w:pPr>
        <w:pStyle w:val="TOC2"/>
        <w:tabs>
          <w:tab w:val="right" w:leader="dot" w:pos="8261"/>
        </w:tabs>
        <w:rPr>
          <w:rFonts w:eastAsiaTheme="minorEastAsia"/>
          <w:noProof/>
          <w:lang w:val="es-CO" w:eastAsia="es-CO"/>
        </w:rPr>
      </w:pPr>
      <w:hyperlink w:anchor="_Toc334451568" w:history="1">
        <w:r w:rsidR="00D8668B" w:rsidRPr="003A3ED4">
          <w:rPr>
            <w:rStyle w:val="Hyperlink"/>
            <w:rFonts w:ascii="Arial" w:hAnsi="Arial"/>
            <w:noProof/>
          </w:rPr>
          <w:t xml:space="preserve">8.5 </w:t>
        </w:r>
        <w:r w:rsidR="00D8668B" w:rsidRPr="003A3ED4">
          <w:rPr>
            <w:rStyle w:val="Hyperlink"/>
            <w:rFonts w:ascii="Arial" w:hAnsi="Arial" w:cs="Arial"/>
            <w:noProof/>
            <w:lang w:val="es-CO"/>
          </w:rPr>
          <w:t>Gerencia de la Información</w:t>
        </w:r>
        <w:r w:rsidR="00D8668B">
          <w:rPr>
            <w:noProof/>
            <w:webHidden/>
          </w:rPr>
          <w:tab/>
        </w:r>
        <w:r w:rsidR="00D8668B">
          <w:rPr>
            <w:noProof/>
            <w:webHidden/>
          </w:rPr>
          <w:fldChar w:fldCharType="begin"/>
        </w:r>
        <w:r w:rsidR="00D8668B">
          <w:rPr>
            <w:noProof/>
            <w:webHidden/>
          </w:rPr>
          <w:instrText xml:space="preserve"> PAGEREF _Toc334451568 \h </w:instrText>
        </w:r>
        <w:r w:rsidR="00D8668B">
          <w:rPr>
            <w:noProof/>
            <w:webHidden/>
          </w:rPr>
        </w:r>
        <w:r w:rsidR="00D8668B">
          <w:rPr>
            <w:noProof/>
            <w:webHidden/>
          </w:rPr>
          <w:fldChar w:fldCharType="separate"/>
        </w:r>
        <w:r w:rsidR="00D8668B">
          <w:rPr>
            <w:noProof/>
            <w:webHidden/>
          </w:rPr>
          <w:t>30</w:t>
        </w:r>
        <w:r w:rsidR="00D8668B">
          <w:rPr>
            <w:noProof/>
            <w:webHidden/>
          </w:rPr>
          <w:fldChar w:fldCharType="end"/>
        </w:r>
      </w:hyperlink>
    </w:p>
    <w:p w14:paraId="19E644A3" w14:textId="77777777" w:rsidR="00D8668B" w:rsidRDefault="00284C36">
      <w:pPr>
        <w:pStyle w:val="TOC3"/>
        <w:tabs>
          <w:tab w:val="right" w:leader="dot" w:pos="8261"/>
        </w:tabs>
        <w:rPr>
          <w:rFonts w:eastAsiaTheme="minorEastAsia"/>
          <w:noProof/>
          <w:lang w:val="es-CO" w:eastAsia="es-CO"/>
        </w:rPr>
      </w:pPr>
      <w:hyperlink w:anchor="_Toc334451569" w:history="1">
        <w:r w:rsidR="00D8668B" w:rsidRPr="003A3ED4">
          <w:rPr>
            <w:rStyle w:val="Hyperlink"/>
            <w:rFonts w:ascii="Arial" w:hAnsi="Arial"/>
            <w:noProof/>
          </w:rPr>
          <w:t>8.5.1. Objetivos</w:t>
        </w:r>
        <w:r w:rsidR="00D8668B">
          <w:rPr>
            <w:noProof/>
            <w:webHidden/>
          </w:rPr>
          <w:tab/>
        </w:r>
        <w:r w:rsidR="00D8668B">
          <w:rPr>
            <w:noProof/>
            <w:webHidden/>
          </w:rPr>
          <w:fldChar w:fldCharType="begin"/>
        </w:r>
        <w:r w:rsidR="00D8668B">
          <w:rPr>
            <w:noProof/>
            <w:webHidden/>
          </w:rPr>
          <w:instrText xml:space="preserve"> PAGEREF _Toc334451569 \h </w:instrText>
        </w:r>
        <w:r w:rsidR="00D8668B">
          <w:rPr>
            <w:noProof/>
            <w:webHidden/>
          </w:rPr>
        </w:r>
        <w:r w:rsidR="00D8668B">
          <w:rPr>
            <w:noProof/>
            <w:webHidden/>
          </w:rPr>
          <w:fldChar w:fldCharType="separate"/>
        </w:r>
        <w:r w:rsidR="00D8668B">
          <w:rPr>
            <w:noProof/>
            <w:webHidden/>
          </w:rPr>
          <w:t>30</w:t>
        </w:r>
        <w:r w:rsidR="00D8668B">
          <w:rPr>
            <w:noProof/>
            <w:webHidden/>
          </w:rPr>
          <w:fldChar w:fldCharType="end"/>
        </w:r>
      </w:hyperlink>
    </w:p>
    <w:p w14:paraId="31E3E912" w14:textId="77777777" w:rsidR="00D8668B" w:rsidRDefault="00284C36">
      <w:pPr>
        <w:pStyle w:val="TOC3"/>
        <w:tabs>
          <w:tab w:val="right" w:leader="dot" w:pos="8261"/>
        </w:tabs>
        <w:rPr>
          <w:rFonts w:eastAsiaTheme="minorEastAsia"/>
          <w:noProof/>
          <w:lang w:val="es-CO" w:eastAsia="es-CO"/>
        </w:rPr>
      </w:pPr>
      <w:hyperlink w:anchor="_Toc334451570" w:history="1">
        <w:r w:rsidR="00D8668B" w:rsidRPr="003A3ED4">
          <w:rPr>
            <w:rStyle w:val="Hyperlink"/>
            <w:rFonts w:ascii="Arial" w:hAnsi="Arial"/>
            <w:noProof/>
          </w:rPr>
          <w:t>8.5.2. Alcance</w:t>
        </w:r>
        <w:r w:rsidR="00D8668B">
          <w:rPr>
            <w:noProof/>
            <w:webHidden/>
          </w:rPr>
          <w:tab/>
        </w:r>
        <w:r w:rsidR="00D8668B">
          <w:rPr>
            <w:noProof/>
            <w:webHidden/>
          </w:rPr>
          <w:fldChar w:fldCharType="begin"/>
        </w:r>
        <w:r w:rsidR="00D8668B">
          <w:rPr>
            <w:noProof/>
            <w:webHidden/>
          </w:rPr>
          <w:instrText xml:space="preserve"> PAGEREF _Toc334451570 \h </w:instrText>
        </w:r>
        <w:r w:rsidR="00D8668B">
          <w:rPr>
            <w:noProof/>
            <w:webHidden/>
          </w:rPr>
        </w:r>
        <w:r w:rsidR="00D8668B">
          <w:rPr>
            <w:noProof/>
            <w:webHidden/>
          </w:rPr>
          <w:fldChar w:fldCharType="separate"/>
        </w:r>
        <w:r w:rsidR="00D8668B">
          <w:rPr>
            <w:noProof/>
            <w:webHidden/>
          </w:rPr>
          <w:t>30</w:t>
        </w:r>
        <w:r w:rsidR="00D8668B">
          <w:rPr>
            <w:noProof/>
            <w:webHidden/>
          </w:rPr>
          <w:fldChar w:fldCharType="end"/>
        </w:r>
      </w:hyperlink>
    </w:p>
    <w:p w14:paraId="0F7138CD" w14:textId="77777777" w:rsidR="00D8668B" w:rsidRDefault="00284C36">
      <w:pPr>
        <w:pStyle w:val="TOC3"/>
        <w:tabs>
          <w:tab w:val="right" w:leader="dot" w:pos="8261"/>
        </w:tabs>
        <w:rPr>
          <w:rFonts w:eastAsiaTheme="minorEastAsia"/>
          <w:noProof/>
          <w:lang w:val="es-CO" w:eastAsia="es-CO"/>
        </w:rPr>
      </w:pPr>
      <w:hyperlink w:anchor="_Toc334451571" w:history="1">
        <w:r w:rsidR="00D8668B" w:rsidRPr="003A3ED4">
          <w:rPr>
            <w:rStyle w:val="Hyperlink"/>
            <w:rFonts w:ascii="Arial" w:hAnsi="Arial"/>
            <w:noProof/>
          </w:rPr>
          <w:t>8.5.3. Desarrollo</w:t>
        </w:r>
        <w:r w:rsidR="00D8668B">
          <w:rPr>
            <w:noProof/>
            <w:webHidden/>
          </w:rPr>
          <w:tab/>
        </w:r>
        <w:r w:rsidR="00D8668B">
          <w:rPr>
            <w:noProof/>
            <w:webHidden/>
          </w:rPr>
          <w:fldChar w:fldCharType="begin"/>
        </w:r>
        <w:r w:rsidR="00D8668B">
          <w:rPr>
            <w:noProof/>
            <w:webHidden/>
          </w:rPr>
          <w:instrText xml:space="preserve"> PAGEREF _Toc334451571 \h </w:instrText>
        </w:r>
        <w:r w:rsidR="00D8668B">
          <w:rPr>
            <w:noProof/>
            <w:webHidden/>
          </w:rPr>
        </w:r>
        <w:r w:rsidR="00D8668B">
          <w:rPr>
            <w:noProof/>
            <w:webHidden/>
          </w:rPr>
          <w:fldChar w:fldCharType="separate"/>
        </w:r>
        <w:r w:rsidR="00D8668B">
          <w:rPr>
            <w:noProof/>
            <w:webHidden/>
          </w:rPr>
          <w:t>30</w:t>
        </w:r>
        <w:r w:rsidR="00D8668B">
          <w:rPr>
            <w:noProof/>
            <w:webHidden/>
          </w:rPr>
          <w:fldChar w:fldCharType="end"/>
        </w:r>
      </w:hyperlink>
    </w:p>
    <w:p w14:paraId="059CBB1C" w14:textId="77777777" w:rsidR="00D8668B" w:rsidRDefault="00284C36">
      <w:pPr>
        <w:pStyle w:val="TOC4"/>
        <w:tabs>
          <w:tab w:val="right" w:leader="dot" w:pos="8261"/>
        </w:tabs>
        <w:rPr>
          <w:rFonts w:eastAsiaTheme="minorEastAsia"/>
          <w:noProof/>
          <w:lang w:val="es-CO" w:eastAsia="es-CO"/>
        </w:rPr>
      </w:pPr>
      <w:hyperlink w:anchor="_Toc334451572" w:history="1">
        <w:r w:rsidR="00D8668B" w:rsidRPr="003A3ED4">
          <w:rPr>
            <w:rStyle w:val="Hyperlink"/>
            <w:rFonts w:ascii="Arial" w:hAnsi="Arial" w:cs="Arial"/>
            <w:noProof/>
          </w:rPr>
          <w:t>8.5.3.1. Plan de Documentación</w:t>
        </w:r>
        <w:r w:rsidR="00D8668B">
          <w:rPr>
            <w:noProof/>
            <w:webHidden/>
          </w:rPr>
          <w:tab/>
        </w:r>
        <w:r w:rsidR="00D8668B">
          <w:rPr>
            <w:noProof/>
            <w:webHidden/>
          </w:rPr>
          <w:fldChar w:fldCharType="begin"/>
        </w:r>
        <w:r w:rsidR="00D8668B">
          <w:rPr>
            <w:noProof/>
            <w:webHidden/>
          </w:rPr>
          <w:instrText xml:space="preserve"> PAGEREF _Toc334451572 \h </w:instrText>
        </w:r>
        <w:r w:rsidR="00D8668B">
          <w:rPr>
            <w:noProof/>
            <w:webHidden/>
          </w:rPr>
        </w:r>
        <w:r w:rsidR="00D8668B">
          <w:rPr>
            <w:noProof/>
            <w:webHidden/>
          </w:rPr>
          <w:fldChar w:fldCharType="separate"/>
        </w:r>
        <w:r w:rsidR="00D8668B">
          <w:rPr>
            <w:noProof/>
            <w:webHidden/>
          </w:rPr>
          <w:t>30</w:t>
        </w:r>
        <w:r w:rsidR="00D8668B">
          <w:rPr>
            <w:noProof/>
            <w:webHidden/>
          </w:rPr>
          <w:fldChar w:fldCharType="end"/>
        </w:r>
      </w:hyperlink>
    </w:p>
    <w:p w14:paraId="68C2E235" w14:textId="77777777" w:rsidR="00D8668B" w:rsidRDefault="00284C36">
      <w:pPr>
        <w:pStyle w:val="TOC5"/>
        <w:tabs>
          <w:tab w:val="right" w:leader="dot" w:pos="8261"/>
        </w:tabs>
        <w:rPr>
          <w:rFonts w:eastAsiaTheme="minorEastAsia"/>
          <w:noProof/>
          <w:lang w:val="es-CO" w:eastAsia="es-CO"/>
        </w:rPr>
      </w:pPr>
      <w:hyperlink w:anchor="_Toc334451573" w:history="1">
        <w:r w:rsidR="00D8668B" w:rsidRPr="003A3ED4">
          <w:rPr>
            <w:rStyle w:val="Hyperlink"/>
            <w:rFonts w:ascii="Arial" w:hAnsi="Arial" w:cs="Arial"/>
            <w:noProof/>
          </w:rPr>
          <w:t>8.5.3</w:t>
        </w:r>
        <w:r w:rsidR="00D8668B" w:rsidRPr="003A3ED4">
          <w:rPr>
            <w:rStyle w:val="Hyperlink"/>
            <w:rFonts w:ascii="Arial" w:hAnsi="Arial"/>
            <w:noProof/>
            <w:lang w:val="es-CO"/>
          </w:rPr>
          <w:t>.1.1. Responsable</w:t>
        </w:r>
        <w:r w:rsidR="00D8668B">
          <w:rPr>
            <w:noProof/>
            <w:webHidden/>
          </w:rPr>
          <w:tab/>
        </w:r>
        <w:r w:rsidR="00D8668B">
          <w:rPr>
            <w:noProof/>
            <w:webHidden/>
          </w:rPr>
          <w:fldChar w:fldCharType="begin"/>
        </w:r>
        <w:r w:rsidR="00D8668B">
          <w:rPr>
            <w:noProof/>
            <w:webHidden/>
          </w:rPr>
          <w:instrText xml:space="preserve"> PAGEREF _Toc334451573 \h </w:instrText>
        </w:r>
        <w:r w:rsidR="00D8668B">
          <w:rPr>
            <w:noProof/>
            <w:webHidden/>
          </w:rPr>
        </w:r>
        <w:r w:rsidR="00D8668B">
          <w:rPr>
            <w:noProof/>
            <w:webHidden/>
          </w:rPr>
          <w:fldChar w:fldCharType="separate"/>
        </w:r>
        <w:r w:rsidR="00D8668B">
          <w:rPr>
            <w:noProof/>
            <w:webHidden/>
          </w:rPr>
          <w:t>30</w:t>
        </w:r>
        <w:r w:rsidR="00D8668B">
          <w:rPr>
            <w:noProof/>
            <w:webHidden/>
          </w:rPr>
          <w:fldChar w:fldCharType="end"/>
        </w:r>
      </w:hyperlink>
    </w:p>
    <w:p w14:paraId="176CFE92" w14:textId="77777777" w:rsidR="00D8668B" w:rsidRDefault="00284C36">
      <w:pPr>
        <w:pStyle w:val="TOC5"/>
        <w:tabs>
          <w:tab w:val="right" w:leader="dot" w:pos="8261"/>
        </w:tabs>
        <w:rPr>
          <w:rFonts w:eastAsiaTheme="minorEastAsia"/>
          <w:noProof/>
          <w:lang w:val="es-CO" w:eastAsia="es-CO"/>
        </w:rPr>
      </w:pPr>
      <w:hyperlink w:anchor="_Toc334451574" w:history="1">
        <w:r w:rsidR="00D8668B" w:rsidRPr="003A3ED4">
          <w:rPr>
            <w:rStyle w:val="Hyperlink"/>
            <w:rFonts w:ascii="Arial" w:hAnsi="Arial" w:cs="Arial"/>
            <w:noProof/>
          </w:rPr>
          <w:t>8.5.4.1</w:t>
        </w:r>
        <w:r w:rsidR="00D8668B" w:rsidRPr="003A3ED4">
          <w:rPr>
            <w:rStyle w:val="Hyperlink"/>
            <w:rFonts w:ascii="Arial" w:hAnsi="Arial"/>
            <w:noProof/>
            <w:lang w:val="es-CO"/>
          </w:rPr>
          <w:t>.2. Recursos</w:t>
        </w:r>
        <w:r w:rsidR="00D8668B">
          <w:rPr>
            <w:noProof/>
            <w:webHidden/>
          </w:rPr>
          <w:tab/>
        </w:r>
        <w:r w:rsidR="00D8668B">
          <w:rPr>
            <w:noProof/>
            <w:webHidden/>
          </w:rPr>
          <w:fldChar w:fldCharType="begin"/>
        </w:r>
        <w:r w:rsidR="00D8668B">
          <w:rPr>
            <w:noProof/>
            <w:webHidden/>
          </w:rPr>
          <w:instrText xml:space="preserve"> PAGEREF _Toc334451574 \h </w:instrText>
        </w:r>
        <w:r w:rsidR="00D8668B">
          <w:rPr>
            <w:noProof/>
            <w:webHidden/>
          </w:rPr>
        </w:r>
        <w:r w:rsidR="00D8668B">
          <w:rPr>
            <w:noProof/>
            <w:webHidden/>
          </w:rPr>
          <w:fldChar w:fldCharType="separate"/>
        </w:r>
        <w:r w:rsidR="00D8668B">
          <w:rPr>
            <w:noProof/>
            <w:webHidden/>
          </w:rPr>
          <w:t>30</w:t>
        </w:r>
        <w:r w:rsidR="00D8668B">
          <w:rPr>
            <w:noProof/>
            <w:webHidden/>
          </w:rPr>
          <w:fldChar w:fldCharType="end"/>
        </w:r>
      </w:hyperlink>
    </w:p>
    <w:p w14:paraId="4B6EEF6B" w14:textId="77777777" w:rsidR="00D8668B" w:rsidRDefault="00284C36">
      <w:pPr>
        <w:pStyle w:val="TOC5"/>
        <w:tabs>
          <w:tab w:val="right" w:leader="dot" w:pos="8261"/>
        </w:tabs>
        <w:rPr>
          <w:rFonts w:eastAsiaTheme="minorEastAsia"/>
          <w:noProof/>
          <w:lang w:val="es-CO" w:eastAsia="es-CO"/>
        </w:rPr>
      </w:pPr>
      <w:hyperlink w:anchor="_Toc334451575" w:history="1">
        <w:r w:rsidR="00D8668B" w:rsidRPr="003A3ED4">
          <w:rPr>
            <w:rStyle w:val="Hyperlink"/>
            <w:rFonts w:ascii="Arial" w:hAnsi="Arial" w:cs="Arial"/>
            <w:noProof/>
          </w:rPr>
          <w:t>8.5.4.1</w:t>
        </w:r>
        <w:r w:rsidR="00D8668B" w:rsidRPr="003A3ED4">
          <w:rPr>
            <w:rStyle w:val="Hyperlink"/>
            <w:rFonts w:ascii="Arial" w:hAnsi="Arial"/>
            <w:noProof/>
            <w:lang w:val="es-CO"/>
          </w:rPr>
          <w:t>.3. Producto de Trabajo</w:t>
        </w:r>
        <w:r w:rsidR="00D8668B">
          <w:rPr>
            <w:noProof/>
            <w:webHidden/>
          </w:rPr>
          <w:tab/>
        </w:r>
        <w:r w:rsidR="00D8668B">
          <w:rPr>
            <w:noProof/>
            <w:webHidden/>
          </w:rPr>
          <w:fldChar w:fldCharType="begin"/>
        </w:r>
        <w:r w:rsidR="00D8668B">
          <w:rPr>
            <w:noProof/>
            <w:webHidden/>
          </w:rPr>
          <w:instrText xml:space="preserve"> PAGEREF _Toc334451575 \h </w:instrText>
        </w:r>
        <w:r w:rsidR="00D8668B">
          <w:rPr>
            <w:noProof/>
            <w:webHidden/>
          </w:rPr>
        </w:r>
        <w:r w:rsidR="00D8668B">
          <w:rPr>
            <w:noProof/>
            <w:webHidden/>
          </w:rPr>
          <w:fldChar w:fldCharType="separate"/>
        </w:r>
        <w:r w:rsidR="00D8668B">
          <w:rPr>
            <w:noProof/>
            <w:webHidden/>
          </w:rPr>
          <w:t>30</w:t>
        </w:r>
        <w:r w:rsidR="00D8668B">
          <w:rPr>
            <w:noProof/>
            <w:webHidden/>
          </w:rPr>
          <w:fldChar w:fldCharType="end"/>
        </w:r>
      </w:hyperlink>
    </w:p>
    <w:p w14:paraId="79E3C78A" w14:textId="77777777" w:rsidR="00D8668B" w:rsidRDefault="00284C36">
      <w:pPr>
        <w:pStyle w:val="TOC4"/>
        <w:tabs>
          <w:tab w:val="right" w:leader="dot" w:pos="8261"/>
        </w:tabs>
        <w:rPr>
          <w:rFonts w:eastAsiaTheme="minorEastAsia"/>
          <w:noProof/>
          <w:lang w:val="es-CO" w:eastAsia="es-CO"/>
        </w:rPr>
      </w:pPr>
      <w:hyperlink w:anchor="_Toc334451576" w:history="1">
        <w:r w:rsidR="00D8668B" w:rsidRPr="003A3ED4">
          <w:rPr>
            <w:rStyle w:val="Hyperlink"/>
            <w:rFonts w:ascii="Arial" w:hAnsi="Arial" w:cs="Arial"/>
            <w:noProof/>
          </w:rPr>
          <w:t>8.5.3.2.</w:t>
        </w:r>
        <w:r w:rsidR="00D8668B" w:rsidRPr="003A3ED4">
          <w:rPr>
            <w:rStyle w:val="Hyperlink"/>
            <w:rFonts w:ascii="Arial" w:hAnsi="Arial"/>
            <w:noProof/>
            <w:lang w:val="es-CO"/>
          </w:rPr>
          <w:t xml:space="preserve"> </w:t>
        </w:r>
        <w:r w:rsidR="00D8668B" w:rsidRPr="003A3ED4">
          <w:rPr>
            <w:rStyle w:val="Hyperlink"/>
            <w:rFonts w:ascii="Arial" w:hAnsi="Arial" w:cs="Arial"/>
            <w:noProof/>
            <w:lang w:val="es-CO"/>
          </w:rPr>
          <w:t>Comunicación</w:t>
        </w:r>
        <w:r w:rsidR="00D8668B">
          <w:rPr>
            <w:noProof/>
            <w:webHidden/>
          </w:rPr>
          <w:tab/>
        </w:r>
        <w:r w:rsidR="00D8668B">
          <w:rPr>
            <w:noProof/>
            <w:webHidden/>
          </w:rPr>
          <w:fldChar w:fldCharType="begin"/>
        </w:r>
        <w:r w:rsidR="00D8668B">
          <w:rPr>
            <w:noProof/>
            <w:webHidden/>
          </w:rPr>
          <w:instrText xml:space="preserve"> PAGEREF _Toc334451576 \h </w:instrText>
        </w:r>
        <w:r w:rsidR="00D8668B">
          <w:rPr>
            <w:noProof/>
            <w:webHidden/>
          </w:rPr>
        </w:r>
        <w:r w:rsidR="00D8668B">
          <w:rPr>
            <w:noProof/>
            <w:webHidden/>
          </w:rPr>
          <w:fldChar w:fldCharType="separate"/>
        </w:r>
        <w:r w:rsidR="00D8668B">
          <w:rPr>
            <w:noProof/>
            <w:webHidden/>
          </w:rPr>
          <w:t>32</w:t>
        </w:r>
        <w:r w:rsidR="00D8668B">
          <w:rPr>
            <w:noProof/>
            <w:webHidden/>
          </w:rPr>
          <w:fldChar w:fldCharType="end"/>
        </w:r>
      </w:hyperlink>
    </w:p>
    <w:p w14:paraId="326AFA03" w14:textId="77777777" w:rsidR="00D8668B" w:rsidRDefault="00284C36">
      <w:pPr>
        <w:pStyle w:val="TOC5"/>
        <w:tabs>
          <w:tab w:val="right" w:leader="dot" w:pos="8261"/>
        </w:tabs>
        <w:rPr>
          <w:rFonts w:eastAsiaTheme="minorEastAsia"/>
          <w:noProof/>
          <w:lang w:val="es-CO" w:eastAsia="es-CO"/>
        </w:rPr>
      </w:pPr>
      <w:hyperlink w:anchor="_Toc334451577" w:history="1">
        <w:r w:rsidR="00D8668B" w:rsidRPr="003A3ED4">
          <w:rPr>
            <w:rStyle w:val="Hyperlink"/>
            <w:rFonts w:ascii="Arial" w:hAnsi="Arial" w:cs="Arial"/>
            <w:noProof/>
          </w:rPr>
          <w:t>8.5.3</w:t>
        </w:r>
        <w:r w:rsidR="00D8668B" w:rsidRPr="003A3ED4">
          <w:rPr>
            <w:rStyle w:val="Hyperlink"/>
            <w:rFonts w:ascii="Arial" w:hAnsi="Arial"/>
            <w:noProof/>
            <w:lang w:val="es-CO"/>
          </w:rPr>
          <w:t>.2.1. Responsable</w:t>
        </w:r>
        <w:r w:rsidR="00D8668B">
          <w:rPr>
            <w:noProof/>
            <w:webHidden/>
          </w:rPr>
          <w:tab/>
        </w:r>
        <w:r w:rsidR="00D8668B">
          <w:rPr>
            <w:noProof/>
            <w:webHidden/>
          </w:rPr>
          <w:fldChar w:fldCharType="begin"/>
        </w:r>
        <w:r w:rsidR="00D8668B">
          <w:rPr>
            <w:noProof/>
            <w:webHidden/>
          </w:rPr>
          <w:instrText xml:space="preserve"> PAGEREF _Toc334451577 \h </w:instrText>
        </w:r>
        <w:r w:rsidR="00D8668B">
          <w:rPr>
            <w:noProof/>
            <w:webHidden/>
          </w:rPr>
        </w:r>
        <w:r w:rsidR="00D8668B">
          <w:rPr>
            <w:noProof/>
            <w:webHidden/>
          </w:rPr>
          <w:fldChar w:fldCharType="separate"/>
        </w:r>
        <w:r w:rsidR="00D8668B">
          <w:rPr>
            <w:noProof/>
            <w:webHidden/>
          </w:rPr>
          <w:t>33</w:t>
        </w:r>
        <w:r w:rsidR="00D8668B">
          <w:rPr>
            <w:noProof/>
            <w:webHidden/>
          </w:rPr>
          <w:fldChar w:fldCharType="end"/>
        </w:r>
      </w:hyperlink>
    </w:p>
    <w:p w14:paraId="4D0608C0" w14:textId="77777777" w:rsidR="00D8668B" w:rsidRDefault="00284C36">
      <w:pPr>
        <w:pStyle w:val="TOC5"/>
        <w:tabs>
          <w:tab w:val="right" w:leader="dot" w:pos="8261"/>
        </w:tabs>
        <w:rPr>
          <w:rFonts w:eastAsiaTheme="minorEastAsia"/>
          <w:noProof/>
          <w:lang w:val="es-CO" w:eastAsia="es-CO"/>
        </w:rPr>
      </w:pPr>
      <w:hyperlink w:anchor="_Toc334451578" w:history="1">
        <w:r w:rsidR="00D8668B" w:rsidRPr="003A3ED4">
          <w:rPr>
            <w:rStyle w:val="Hyperlink"/>
            <w:rFonts w:ascii="Arial" w:hAnsi="Arial" w:cs="Arial"/>
            <w:noProof/>
          </w:rPr>
          <w:t>8.5.4.2</w:t>
        </w:r>
        <w:r w:rsidR="00D8668B" w:rsidRPr="003A3ED4">
          <w:rPr>
            <w:rStyle w:val="Hyperlink"/>
            <w:rFonts w:ascii="Arial" w:hAnsi="Arial"/>
            <w:noProof/>
            <w:lang w:val="es-CO"/>
          </w:rPr>
          <w:t>.2. Recursos</w:t>
        </w:r>
        <w:r w:rsidR="00D8668B">
          <w:rPr>
            <w:noProof/>
            <w:webHidden/>
          </w:rPr>
          <w:tab/>
        </w:r>
        <w:r w:rsidR="00D8668B">
          <w:rPr>
            <w:noProof/>
            <w:webHidden/>
          </w:rPr>
          <w:fldChar w:fldCharType="begin"/>
        </w:r>
        <w:r w:rsidR="00D8668B">
          <w:rPr>
            <w:noProof/>
            <w:webHidden/>
          </w:rPr>
          <w:instrText xml:space="preserve"> PAGEREF _Toc334451578 \h </w:instrText>
        </w:r>
        <w:r w:rsidR="00D8668B">
          <w:rPr>
            <w:noProof/>
            <w:webHidden/>
          </w:rPr>
        </w:r>
        <w:r w:rsidR="00D8668B">
          <w:rPr>
            <w:noProof/>
            <w:webHidden/>
          </w:rPr>
          <w:fldChar w:fldCharType="separate"/>
        </w:r>
        <w:r w:rsidR="00D8668B">
          <w:rPr>
            <w:noProof/>
            <w:webHidden/>
          </w:rPr>
          <w:t>33</w:t>
        </w:r>
        <w:r w:rsidR="00D8668B">
          <w:rPr>
            <w:noProof/>
            <w:webHidden/>
          </w:rPr>
          <w:fldChar w:fldCharType="end"/>
        </w:r>
      </w:hyperlink>
    </w:p>
    <w:p w14:paraId="7B8A8869" w14:textId="77777777" w:rsidR="00D8668B" w:rsidRDefault="00284C36">
      <w:pPr>
        <w:pStyle w:val="TOC5"/>
        <w:tabs>
          <w:tab w:val="right" w:leader="dot" w:pos="8261"/>
        </w:tabs>
        <w:rPr>
          <w:rFonts w:eastAsiaTheme="minorEastAsia"/>
          <w:noProof/>
          <w:lang w:val="es-CO" w:eastAsia="es-CO"/>
        </w:rPr>
      </w:pPr>
      <w:hyperlink w:anchor="_Toc334451579" w:history="1">
        <w:r w:rsidR="00D8668B" w:rsidRPr="003A3ED4">
          <w:rPr>
            <w:rStyle w:val="Hyperlink"/>
            <w:rFonts w:ascii="Arial" w:hAnsi="Arial" w:cs="Arial"/>
            <w:noProof/>
          </w:rPr>
          <w:t>8.5.4.2</w:t>
        </w:r>
        <w:r w:rsidR="00D8668B" w:rsidRPr="003A3ED4">
          <w:rPr>
            <w:rStyle w:val="Hyperlink"/>
            <w:rFonts w:ascii="Arial" w:hAnsi="Arial"/>
            <w:noProof/>
            <w:lang w:val="es-CO"/>
          </w:rPr>
          <w:t>.3. Producto de Trabajo</w:t>
        </w:r>
        <w:r w:rsidR="00D8668B">
          <w:rPr>
            <w:noProof/>
            <w:webHidden/>
          </w:rPr>
          <w:tab/>
        </w:r>
        <w:r w:rsidR="00D8668B">
          <w:rPr>
            <w:noProof/>
            <w:webHidden/>
          </w:rPr>
          <w:fldChar w:fldCharType="begin"/>
        </w:r>
        <w:r w:rsidR="00D8668B">
          <w:rPr>
            <w:noProof/>
            <w:webHidden/>
          </w:rPr>
          <w:instrText xml:space="preserve"> PAGEREF _Toc334451579 \h </w:instrText>
        </w:r>
        <w:r w:rsidR="00D8668B">
          <w:rPr>
            <w:noProof/>
            <w:webHidden/>
          </w:rPr>
        </w:r>
        <w:r w:rsidR="00D8668B">
          <w:rPr>
            <w:noProof/>
            <w:webHidden/>
          </w:rPr>
          <w:fldChar w:fldCharType="separate"/>
        </w:r>
        <w:r w:rsidR="00D8668B">
          <w:rPr>
            <w:noProof/>
            <w:webHidden/>
          </w:rPr>
          <w:t>33</w:t>
        </w:r>
        <w:r w:rsidR="00D8668B">
          <w:rPr>
            <w:noProof/>
            <w:webHidden/>
          </w:rPr>
          <w:fldChar w:fldCharType="end"/>
        </w:r>
      </w:hyperlink>
    </w:p>
    <w:p w14:paraId="0CA01C1C" w14:textId="77777777" w:rsidR="00D8668B" w:rsidRDefault="00284C36">
      <w:pPr>
        <w:pStyle w:val="TOC2"/>
        <w:tabs>
          <w:tab w:val="right" w:leader="dot" w:pos="8261"/>
        </w:tabs>
        <w:rPr>
          <w:rFonts w:eastAsiaTheme="minorEastAsia"/>
          <w:noProof/>
          <w:lang w:val="es-CO" w:eastAsia="es-CO"/>
        </w:rPr>
      </w:pPr>
      <w:hyperlink w:anchor="_Toc334451580" w:history="1">
        <w:r w:rsidR="00D8668B" w:rsidRPr="003A3ED4">
          <w:rPr>
            <w:rStyle w:val="Hyperlink"/>
            <w:rFonts w:ascii="Arial" w:hAnsi="Arial"/>
            <w:noProof/>
            <w:lang w:val="es-CO"/>
          </w:rPr>
          <w:t xml:space="preserve">8.6 </w:t>
        </w:r>
        <w:r w:rsidR="00D8668B" w:rsidRPr="003A3ED4">
          <w:rPr>
            <w:rStyle w:val="Hyperlink"/>
            <w:rFonts w:ascii="Arial" w:hAnsi="Arial" w:cs="Arial"/>
            <w:noProof/>
            <w:lang w:val="es-CO"/>
          </w:rPr>
          <w:t>Aseguramiento de la Calidad</w:t>
        </w:r>
        <w:r w:rsidR="00D8668B">
          <w:rPr>
            <w:noProof/>
            <w:webHidden/>
          </w:rPr>
          <w:tab/>
        </w:r>
        <w:r w:rsidR="00D8668B">
          <w:rPr>
            <w:noProof/>
            <w:webHidden/>
          </w:rPr>
          <w:fldChar w:fldCharType="begin"/>
        </w:r>
        <w:r w:rsidR="00D8668B">
          <w:rPr>
            <w:noProof/>
            <w:webHidden/>
          </w:rPr>
          <w:instrText xml:space="preserve"> PAGEREF _Toc334451580 \h </w:instrText>
        </w:r>
        <w:r w:rsidR="00D8668B">
          <w:rPr>
            <w:noProof/>
            <w:webHidden/>
          </w:rPr>
        </w:r>
        <w:r w:rsidR="00D8668B">
          <w:rPr>
            <w:noProof/>
            <w:webHidden/>
          </w:rPr>
          <w:fldChar w:fldCharType="separate"/>
        </w:r>
        <w:r w:rsidR="00D8668B">
          <w:rPr>
            <w:noProof/>
            <w:webHidden/>
          </w:rPr>
          <w:t>33</w:t>
        </w:r>
        <w:r w:rsidR="00D8668B">
          <w:rPr>
            <w:noProof/>
            <w:webHidden/>
          </w:rPr>
          <w:fldChar w:fldCharType="end"/>
        </w:r>
      </w:hyperlink>
    </w:p>
    <w:p w14:paraId="75630A4D" w14:textId="77777777" w:rsidR="00D8668B" w:rsidRDefault="00284C36">
      <w:pPr>
        <w:pStyle w:val="TOC2"/>
        <w:tabs>
          <w:tab w:val="right" w:leader="dot" w:pos="8261"/>
        </w:tabs>
        <w:rPr>
          <w:rFonts w:eastAsiaTheme="minorEastAsia"/>
          <w:noProof/>
          <w:lang w:val="es-CO" w:eastAsia="es-CO"/>
        </w:rPr>
      </w:pPr>
      <w:hyperlink w:anchor="_Toc334451581" w:history="1">
        <w:r w:rsidR="00D8668B" w:rsidRPr="003A3ED4">
          <w:rPr>
            <w:rStyle w:val="Hyperlink"/>
            <w:rFonts w:ascii="Arial" w:hAnsi="Arial"/>
            <w:noProof/>
            <w:lang w:val="es-CO"/>
          </w:rPr>
          <w:t xml:space="preserve">8.7 </w:t>
        </w:r>
        <w:r w:rsidR="00D8668B" w:rsidRPr="003A3ED4">
          <w:rPr>
            <w:rStyle w:val="Hyperlink"/>
            <w:rFonts w:ascii="Arial" w:hAnsi="Arial" w:cs="Arial"/>
            <w:noProof/>
            <w:lang w:val="es-CO"/>
          </w:rPr>
          <w:t>Medición</w:t>
        </w:r>
        <w:r w:rsidR="00D8668B">
          <w:rPr>
            <w:noProof/>
            <w:webHidden/>
          </w:rPr>
          <w:tab/>
        </w:r>
        <w:r w:rsidR="00D8668B">
          <w:rPr>
            <w:noProof/>
            <w:webHidden/>
          </w:rPr>
          <w:fldChar w:fldCharType="begin"/>
        </w:r>
        <w:r w:rsidR="00D8668B">
          <w:rPr>
            <w:noProof/>
            <w:webHidden/>
          </w:rPr>
          <w:instrText xml:space="preserve"> PAGEREF _Toc334451581 \h </w:instrText>
        </w:r>
        <w:r w:rsidR="00D8668B">
          <w:rPr>
            <w:noProof/>
            <w:webHidden/>
          </w:rPr>
        </w:r>
        <w:r w:rsidR="00D8668B">
          <w:rPr>
            <w:noProof/>
            <w:webHidden/>
          </w:rPr>
          <w:fldChar w:fldCharType="separate"/>
        </w:r>
        <w:r w:rsidR="00D8668B">
          <w:rPr>
            <w:noProof/>
            <w:webHidden/>
          </w:rPr>
          <w:t>33</w:t>
        </w:r>
        <w:r w:rsidR="00D8668B">
          <w:rPr>
            <w:noProof/>
            <w:webHidden/>
          </w:rPr>
          <w:fldChar w:fldCharType="end"/>
        </w:r>
      </w:hyperlink>
    </w:p>
    <w:p w14:paraId="738F2BA6" w14:textId="77777777" w:rsidR="00D8668B" w:rsidRDefault="00284C36">
      <w:pPr>
        <w:pStyle w:val="TOC2"/>
        <w:tabs>
          <w:tab w:val="right" w:leader="dot" w:pos="8261"/>
        </w:tabs>
        <w:rPr>
          <w:rFonts w:eastAsiaTheme="minorEastAsia"/>
          <w:noProof/>
          <w:lang w:val="es-CO" w:eastAsia="es-CO"/>
        </w:rPr>
      </w:pPr>
      <w:hyperlink w:anchor="_Toc334451582" w:history="1">
        <w:r w:rsidR="00D8668B" w:rsidRPr="003A3ED4">
          <w:rPr>
            <w:rStyle w:val="Hyperlink"/>
            <w:rFonts w:ascii="Arial" w:hAnsi="Arial"/>
            <w:noProof/>
            <w:lang w:val="es-CO"/>
          </w:rPr>
          <w:t>8.8 Revisiones y auditorias</w:t>
        </w:r>
        <w:r w:rsidR="00D8668B">
          <w:rPr>
            <w:noProof/>
            <w:webHidden/>
          </w:rPr>
          <w:tab/>
        </w:r>
        <w:r w:rsidR="00D8668B">
          <w:rPr>
            <w:noProof/>
            <w:webHidden/>
          </w:rPr>
          <w:fldChar w:fldCharType="begin"/>
        </w:r>
        <w:r w:rsidR="00D8668B">
          <w:rPr>
            <w:noProof/>
            <w:webHidden/>
          </w:rPr>
          <w:instrText xml:space="preserve"> PAGEREF _Toc334451582 \h </w:instrText>
        </w:r>
        <w:r w:rsidR="00D8668B">
          <w:rPr>
            <w:noProof/>
            <w:webHidden/>
          </w:rPr>
        </w:r>
        <w:r w:rsidR="00D8668B">
          <w:rPr>
            <w:noProof/>
            <w:webHidden/>
          </w:rPr>
          <w:fldChar w:fldCharType="separate"/>
        </w:r>
        <w:r w:rsidR="00D8668B">
          <w:rPr>
            <w:noProof/>
            <w:webHidden/>
          </w:rPr>
          <w:t>33</w:t>
        </w:r>
        <w:r w:rsidR="00D8668B">
          <w:rPr>
            <w:noProof/>
            <w:webHidden/>
          </w:rPr>
          <w:fldChar w:fldCharType="end"/>
        </w:r>
      </w:hyperlink>
    </w:p>
    <w:p w14:paraId="568A6CEC" w14:textId="77777777" w:rsidR="00D8668B" w:rsidRDefault="00284C36">
      <w:pPr>
        <w:pStyle w:val="TOC3"/>
        <w:tabs>
          <w:tab w:val="right" w:leader="dot" w:pos="8261"/>
        </w:tabs>
        <w:rPr>
          <w:rFonts w:eastAsiaTheme="minorEastAsia"/>
          <w:noProof/>
          <w:lang w:val="es-CO" w:eastAsia="es-CO"/>
        </w:rPr>
      </w:pPr>
      <w:hyperlink w:anchor="_Toc334451583" w:history="1">
        <w:r w:rsidR="00D8668B" w:rsidRPr="003A3ED4">
          <w:rPr>
            <w:rStyle w:val="Hyperlink"/>
            <w:noProof/>
          </w:rPr>
          <w:t>8.8.1 Objetivos</w:t>
        </w:r>
        <w:r w:rsidR="00D8668B">
          <w:rPr>
            <w:noProof/>
            <w:webHidden/>
          </w:rPr>
          <w:tab/>
        </w:r>
        <w:r w:rsidR="00D8668B">
          <w:rPr>
            <w:noProof/>
            <w:webHidden/>
          </w:rPr>
          <w:fldChar w:fldCharType="begin"/>
        </w:r>
        <w:r w:rsidR="00D8668B">
          <w:rPr>
            <w:noProof/>
            <w:webHidden/>
          </w:rPr>
          <w:instrText xml:space="preserve"> PAGEREF _Toc334451583 \h </w:instrText>
        </w:r>
        <w:r w:rsidR="00D8668B">
          <w:rPr>
            <w:noProof/>
            <w:webHidden/>
          </w:rPr>
        </w:r>
        <w:r w:rsidR="00D8668B">
          <w:rPr>
            <w:noProof/>
            <w:webHidden/>
          </w:rPr>
          <w:fldChar w:fldCharType="separate"/>
        </w:r>
        <w:r w:rsidR="00D8668B">
          <w:rPr>
            <w:noProof/>
            <w:webHidden/>
          </w:rPr>
          <w:t>34</w:t>
        </w:r>
        <w:r w:rsidR="00D8668B">
          <w:rPr>
            <w:noProof/>
            <w:webHidden/>
          </w:rPr>
          <w:fldChar w:fldCharType="end"/>
        </w:r>
      </w:hyperlink>
    </w:p>
    <w:p w14:paraId="1781900D" w14:textId="77777777" w:rsidR="00D8668B" w:rsidRDefault="00284C36">
      <w:pPr>
        <w:pStyle w:val="TOC3"/>
        <w:tabs>
          <w:tab w:val="right" w:leader="dot" w:pos="8261"/>
        </w:tabs>
        <w:rPr>
          <w:rFonts w:eastAsiaTheme="minorEastAsia"/>
          <w:noProof/>
          <w:lang w:val="es-CO" w:eastAsia="es-CO"/>
        </w:rPr>
      </w:pPr>
      <w:hyperlink w:anchor="_Toc334451584" w:history="1">
        <w:r w:rsidR="00D8668B" w:rsidRPr="003A3ED4">
          <w:rPr>
            <w:rStyle w:val="Hyperlink"/>
            <w:noProof/>
          </w:rPr>
          <w:t>8.8.2 Los responsables</w:t>
        </w:r>
        <w:r w:rsidR="00D8668B">
          <w:rPr>
            <w:noProof/>
            <w:webHidden/>
          </w:rPr>
          <w:tab/>
        </w:r>
        <w:r w:rsidR="00D8668B">
          <w:rPr>
            <w:noProof/>
            <w:webHidden/>
          </w:rPr>
          <w:fldChar w:fldCharType="begin"/>
        </w:r>
        <w:r w:rsidR="00D8668B">
          <w:rPr>
            <w:noProof/>
            <w:webHidden/>
          </w:rPr>
          <w:instrText xml:space="preserve"> PAGEREF _Toc334451584 \h </w:instrText>
        </w:r>
        <w:r w:rsidR="00D8668B">
          <w:rPr>
            <w:noProof/>
            <w:webHidden/>
          </w:rPr>
        </w:r>
        <w:r w:rsidR="00D8668B">
          <w:rPr>
            <w:noProof/>
            <w:webHidden/>
          </w:rPr>
          <w:fldChar w:fldCharType="separate"/>
        </w:r>
        <w:r w:rsidR="00D8668B">
          <w:rPr>
            <w:noProof/>
            <w:webHidden/>
          </w:rPr>
          <w:t>34</w:t>
        </w:r>
        <w:r w:rsidR="00D8668B">
          <w:rPr>
            <w:noProof/>
            <w:webHidden/>
          </w:rPr>
          <w:fldChar w:fldCharType="end"/>
        </w:r>
      </w:hyperlink>
    </w:p>
    <w:p w14:paraId="607FEEEE" w14:textId="77777777" w:rsidR="00D8668B" w:rsidRDefault="00284C36">
      <w:pPr>
        <w:pStyle w:val="TOC3"/>
        <w:tabs>
          <w:tab w:val="right" w:leader="dot" w:pos="8261"/>
        </w:tabs>
        <w:rPr>
          <w:rFonts w:eastAsiaTheme="minorEastAsia"/>
          <w:noProof/>
          <w:lang w:val="es-CO" w:eastAsia="es-CO"/>
        </w:rPr>
      </w:pPr>
      <w:hyperlink w:anchor="_Toc334451585" w:history="1">
        <w:r w:rsidR="00D8668B" w:rsidRPr="003A3ED4">
          <w:rPr>
            <w:rStyle w:val="Hyperlink"/>
            <w:noProof/>
          </w:rPr>
          <w:t>8.8.3 Puesta en  marcha</w:t>
        </w:r>
        <w:r w:rsidR="00D8668B">
          <w:rPr>
            <w:noProof/>
            <w:webHidden/>
          </w:rPr>
          <w:tab/>
        </w:r>
        <w:r w:rsidR="00D8668B">
          <w:rPr>
            <w:noProof/>
            <w:webHidden/>
          </w:rPr>
          <w:fldChar w:fldCharType="begin"/>
        </w:r>
        <w:r w:rsidR="00D8668B">
          <w:rPr>
            <w:noProof/>
            <w:webHidden/>
          </w:rPr>
          <w:instrText xml:space="preserve"> PAGEREF _Toc334451585 \h </w:instrText>
        </w:r>
        <w:r w:rsidR="00D8668B">
          <w:rPr>
            <w:noProof/>
            <w:webHidden/>
          </w:rPr>
        </w:r>
        <w:r w:rsidR="00D8668B">
          <w:rPr>
            <w:noProof/>
            <w:webHidden/>
          </w:rPr>
          <w:fldChar w:fldCharType="separate"/>
        </w:r>
        <w:r w:rsidR="00D8668B">
          <w:rPr>
            <w:noProof/>
            <w:webHidden/>
          </w:rPr>
          <w:t>34</w:t>
        </w:r>
        <w:r w:rsidR="00D8668B">
          <w:rPr>
            <w:noProof/>
            <w:webHidden/>
          </w:rPr>
          <w:fldChar w:fldCharType="end"/>
        </w:r>
      </w:hyperlink>
    </w:p>
    <w:p w14:paraId="26FE00BF" w14:textId="77777777" w:rsidR="00D8668B" w:rsidRDefault="00284C36">
      <w:pPr>
        <w:pStyle w:val="TOC2"/>
        <w:tabs>
          <w:tab w:val="right" w:leader="dot" w:pos="8261"/>
        </w:tabs>
        <w:rPr>
          <w:rFonts w:eastAsiaTheme="minorEastAsia"/>
          <w:noProof/>
          <w:lang w:val="es-CO" w:eastAsia="es-CO"/>
        </w:rPr>
      </w:pPr>
      <w:hyperlink w:anchor="_Toc334451586" w:history="1">
        <w:r w:rsidR="00D8668B" w:rsidRPr="003A3ED4">
          <w:rPr>
            <w:rStyle w:val="Hyperlink"/>
            <w:rFonts w:ascii="Arial" w:hAnsi="Arial" w:cs="Arial"/>
            <w:noProof/>
            <w:lang w:val="es-ES_tradnl"/>
          </w:rPr>
          <w:t>8.9 Verificación y validación</w:t>
        </w:r>
        <w:r w:rsidR="00D8668B">
          <w:rPr>
            <w:noProof/>
            <w:webHidden/>
          </w:rPr>
          <w:tab/>
        </w:r>
        <w:r w:rsidR="00D8668B">
          <w:rPr>
            <w:noProof/>
            <w:webHidden/>
          </w:rPr>
          <w:fldChar w:fldCharType="begin"/>
        </w:r>
        <w:r w:rsidR="00D8668B">
          <w:rPr>
            <w:noProof/>
            <w:webHidden/>
          </w:rPr>
          <w:instrText xml:space="preserve"> PAGEREF _Toc334451586 \h </w:instrText>
        </w:r>
        <w:r w:rsidR="00D8668B">
          <w:rPr>
            <w:noProof/>
            <w:webHidden/>
          </w:rPr>
        </w:r>
        <w:r w:rsidR="00D8668B">
          <w:rPr>
            <w:noProof/>
            <w:webHidden/>
          </w:rPr>
          <w:fldChar w:fldCharType="separate"/>
        </w:r>
        <w:r w:rsidR="00D8668B">
          <w:rPr>
            <w:noProof/>
            <w:webHidden/>
          </w:rPr>
          <w:t>35</w:t>
        </w:r>
        <w:r w:rsidR="00D8668B">
          <w:rPr>
            <w:noProof/>
            <w:webHidden/>
          </w:rPr>
          <w:fldChar w:fldCharType="end"/>
        </w:r>
      </w:hyperlink>
    </w:p>
    <w:p w14:paraId="796F6285" w14:textId="77777777" w:rsidR="00D8668B" w:rsidRDefault="00284C36">
      <w:pPr>
        <w:pStyle w:val="TOC3"/>
        <w:tabs>
          <w:tab w:val="right" w:leader="dot" w:pos="8261"/>
        </w:tabs>
        <w:rPr>
          <w:rFonts w:eastAsiaTheme="minorEastAsia"/>
          <w:noProof/>
          <w:lang w:val="es-CO" w:eastAsia="es-CO"/>
        </w:rPr>
      </w:pPr>
      <w:hyperlink w:anchor="_Toc334451587" w:history="1">
        <w:r w:rsidR="00D8668B" w:rsidRPr="003A3ED4">
          <w:rPr>
            <w:rStyle w:val="Hyperlink"/>
            <w:noProof/>
            <w:lang w:val="es-ES_tradnl"/>
          </w:rPr>
          <w:t>8.9.1 Objetivos</w:t>
        </w:r>
        <w:r w:rsidR="00D8668B">
          <w:rPr>
            <w:noProof/>
            <w:webHidden/>
          </w:rPr>
          <w:tab/>
        </w:r>
        <w:r w:rsidR="00D8668B">
          <w:rPr>
            <w:noProof/>
            <w:webHidden/>
          </w:rPr>
          <w:fldChar w:fldCharType="begin"/>
        </w:r>
        <w:r w:rsidR="00D8668B">
          <w:rPr>
            <w:noProof/>
            <w:webHidden/>
          </w:rPr>
          <w:instrText xml:space="preserve"> PAGEREF _Toc334451587 \h </w:instrText>
        </w:r>
        <w:r w:rsidR="00D8668B">
          <w:rPr>
            <w:noProof/>
            <w:webHidden/>
          </w:rPr>
        </w:r>
        <w:r w:rsidR="00D8668B">
          <w:rPr>
            <w:noProof/>
            <w:webHidden/>
          </w:rPr>
          <w:fldChar w:fldCharType="separate"/>
        </w:r>
        <w:r w:rsidR="00D8668B">
          <w:rPr>
            <w:noProof/>
            <w:webHidden/>
          </w:rPr>
          <w:t>35</w:t>
        </w:r>
        <w:r w:rsidR="00D8668B">
          <w:rPr>
            <w:noProof/>
            <w:webHidden/>
          </w:rPr>
          <w:fldChar w:fldCharType="end"/>
        </w:r>
      </w:hyperlink>
    </w:p>
    <w:p w14:paraId="41237EEE" w14:textId="77777777" w:rsidR="00D8668B" w:rsidRDefault="00284C36">
      <w:pPr>
        <w:pStyle w:val="TOC3"/>
        <w:tabs>
          <w:tab w:val="right" w:leader="dot" w:pos="8261"/>
        </w:tabs>
        <w:rPr>
          <w:rFonts w:eastAsiaTheme="minorEastAsia"/>
          <w:noProof/>
          <w:lang w:val="es-CO" w:eastAsia="es-CO"/>
        </w:rPr>
      </w:pPr>
      <w:hyperlink w:anchor="_Toc334451588" w:history="1">
        <w:r w:rsidR="00D8668B" w:rsidRPr="003A3ED4">
          <w:rPr>
            <w:rStyle w:val="Hyperlink"/>
            <w:noProof/>
          </w:rPr>
          <w:t>8.9.2 Responsables</w:t>
        </w:r>
        <w:r w:rsidR="00D8668B">
          <w:rPr>
            <w:noProof/>
            <w:webHidden/>
          </w:rPr>
          <w:tab/>
        </w:r>
        <w:r w:rsidR="00D8668B">
          <w:rPr>
            <w:noProof/>
            <w:webHidden/>
          </w:rPr>
          <w:fldChar w:fldCharType="begin"/>
        </w:r>
        <w:r w:rsidR="00D8668B">
          <w:rPr>
            <w:noProof/>
            <w:webHidden/>
          </w:rPr>
          <w:instrText xml:space="preserve"> PAGEREF _Toc334451588 \h </w:instrText>
        </w:r>
        <w:r w:rsidR="00D8668B">
          <w:rPr>
            <w:noProof/>
            <w:webHidden/>
          </w:rPr>
        </w:r>
        <w:r w:rsidR="00D8668B">
          <w:rPr>
            <w:noProof/>
            <w:webHidden/>
          </w:rPr>
          <w:fldChar w:fldCharType="separate"/>
        </w:r>
        <w:r w:rsidR="00D8668B">
          <w:rPr>
            <w:noProof/>
            <w:webHidden/>
          </w:rPr>
          <w:t>35</w:t>
        </w:r>
        <w:r w:rsidR="00D8668B">
          <w:rPr>
            <w:noProof/>
            <w:webHidden/>
          </w:rPr>
          <w:fldChar w:fldCharType="end"/>
        </w:r>
      </w:hyperlink>
    </w:p>
    <w:p w14:paraId="09C9389F" w14:textId="77777777" w:rsidR="00D8668B" w:rsidRDefault="00284C36">
      <w:pPr>
        <w:pStyle w:val="TOC3"/>
        <w:tabs>
          <w:tab w:val="right" w:leader="dot" w:pos="8261"/>
        </w:tabs>
        <w:rPr>
          <w:rFonts w:eastAsiaTheme="minorEastAsia"/>
          <w:noProof/>
          <w:lang w:val="es-CO" w:eastAsia="es-CO"/>
        </w:rPr>
      </w:pPr>
      <w:hyperlink w:anchor="_Toc334451589" w:history="1">
        <w:r w:rsidR="00D8668B" w:rsidRPr="003A3ED4">
          <w:rPr>
            <w:rStyle w:val="Hyperlink"/>
            <w:noProof/>
          </w:rPr>
          <w:t>8.9.2 Puesta en marcha</w:t>
        </w:r>
        <w:r w:rsidR="00D8668B">
          <w:rPr>
            <w:noProof/>
            <w:webHidden/>
          </w:rPr>
          <w:tab/>
        </w:r>
        <w:r w:rsidR="00D8668B">
          <w:rPr>
            <w:noProof/>
            <w:webHidden/>
          </w:rPr>
          <w:fldChar w:fldCharType="begin"/>
        </w:r>
        <w:r w:rsidR="00D8668B">
          <w:rPr>
            <w:noProof/>
            <w:webHidden/>
          </w:rPr>
          <w:instrText xml:space="preserve"> PAGEREF _Toc334451589 \h </w:instrText>
        </w:r>
        <w:r w:rsidR="00D8668B">
          <w:rPr>
            <w:noProof/>
            <w:webHidden/>
          </w:rPr>
        </w:r>
        <w:r w:rsidR="00D8668B">
          <w:rPr>
            <w:noProof/>
            <w:webHidden/>
          </w:rPr>
          <w:fldChar w:fldCharType="separate"/>
        </w:r>
        <w:r w:rsidR="00D8668B">
          <w:rPr>
            <w:noProof/>
            <w:webHidden/>
          </w:rPr>
          <w:t>35</w:t>
        </w:r>
        <w:r w:rsidR="00D8668B">
          <w:rPr>
            <w:noProof/>
            <w:webHidden/>
          </w:rPr>
          <w:fldChar w:fldCharType="end"/>
        </w:r>
      </w:hyperlink>
    </w:p>
    <w:p w14:paraId="078DDC2B" w14:textId="77777777" w:rsidR="00D8668B" w:rsidRDefault="00284C36">
      <w:pPr>
        <w:pStyle w:val="TOC3"/>
        <w:tabs>
          <w:tab w:val="right" w:leader="dot" w:pos="8261"/>
        </w:tabs>
        <w:rPr>
          <w:rFonts w:eastAsiaTheme="minorEastAsia"/>
          <w:noProof/>
          <w:lang w:val="es-CO" w:eastAsia="es-CO"/>
        </w:rPr>
      </w:pPr>
      <w:hyperlink w:anchor="_Toc334451590" w:history="1">
        <w:r w:rsidR="00D8668B" w:rsidRPr="003A3ED4">
          <w:rPr>
            <w:rStyle w:val="Hyperlink"/>
            <w:noProof/>
          </w:rPr>
          <w:t>8.9.3 Ejecución del plan</w:t>
        </w:r>
        <w:r w:rsidR="00D8668B">
          <w:rPr>
            <w:noProof/>
            <w:webHidden/>
          </w:rPr>
          <w:tab/>
        </w:r>
        <w:r w:rsidR="00D8668B">
          <w:rPr>
            <w:noProof/>
            <w:webHidden/>
          </w:rPr>
          <w:fldChar w:fldCharType="begin"/>
        </w:r>
        <w:r w:rsidR="00D8668B">
          <w:rPr>
            <w:noProof/>
            <w:webHidden/>
          </w:rPr>
          <w:instrText xml:space="preserve"> PAGEREF _Toc334451590 \h </w:instrText>
        </w:r>
        <w:r w:rsidR="00D8668B">
          <w:rPr>
            <w:noProof/>
            <w:webHidden/>
          </w:rPr>
        </w:r>
        <w:r w:rsidR="00D8668B">
          <w:rPr>
            <w:noProof/>
            <w:webHidden/>
          </w:rPr>
          <w:fldChar w:fldCharType="separate"/>
        </w:r>
        <w:r w:rsidR="00D8668B">
          <w:rPr>
            <w:noProof/>
            <w:webHidden/>
          </w:rPr>
          <w:t>35</w:t>
        </w:r>
        <w:r w:rsidR="00D8668B">
          <w:rPr>
            <w:noProof/>
            <w:webHidden/>
          </w:rPr>
          <w:fldChar w:fldCharType="end"/>
        </w:r>
      </w:hyperlink>
    </w:p>
    <w:p w14:paraId="68441E22" w14:textId="77777777" w:rsidR="00D8668B" w:rsidRDefault="00284C36">
      <w:pPr>
        <w:pStyle w:val="TOC1"/>
        <w:tabs>
          <w:tab w:val="right" w:leader="dot" w:pos="8261"/>
        </w:tabs>
        <w:rPr>
          <w:rFonts w:eastAsiaTheme="minorEastAsia"/>
          <w:noProof/>
          <w:lang w:val="es-CO" w:eastAsia="es-CO"/>
        </w:rPr>
      </w:pPr>
      <w:hyperlink w:anchor="_Toc334451591" w:history="1">
        <w:r w:rsidR="00D8668B" w:rsidRPr="003A3ED4">
          <w:rPr>
            <w:rStyle w:val="Hyperlink"/>
            <w:rFonts w:ascii="Arial" w:hAnsi="Arial"/>
            <w:noProof/>
            <w:lang w:val="en-US"/>
          </w:rPr>
          <w:t>9. Additional plans</w:t>
        </w:r>
        <w:r w:rsidR="00D8668B">
          <w:rPr>
            <w:noProof/>
            <w:webHidden/>
          </w:rPr>
          <w:tab/>
        </w:r>
        <w:r w:rsidR="00D8668B">
          <w:rPr>
            <w:noProof/>
            <w:webHidden/>
          </w:rPr>
          <w:fldChar w:fldCharType="begin"/>
        </w:r>
        <w:r w:rsidR="00D8668B">
          <w:rPr>
            <w:noProof/>
            <w:webHidden/>
          </w:rPr>
          <w:instrText xml:space="preserve"> PAGEREF _Toc334451591 \h </w:instrText>
        </w:r>
        <w:r w:rsidR="00D8668B">
          <w:rPr>
            <w:noProof/>
            <w:webHidden/>
          </w:rPr>
        </w:r>
        <w:r w:rsidR="00D8668B">
          <w:rPr>
            <w:noProof/>
            <w:webHidden/>
          </w:rPr>
          <w:fldChar w:fldCharType="separate"/>
        </w:r>
        <w:r w:rsidR="00D8668B">
          <w:rPr>
            <w:noProof/>
            <w:webHidden/>
          </w:rPr>
          <w:t>37</w:t>
        </w:r>
        <w:r w:rsidR="00D8668B">
          <w:rPr>
            <w:noProof/>
            <w:webHidden/>
          </w:rPr>
          <w:fldChar w:fldCharType="end"/>
        </w:r>
      </w:hyperlink>
    </w:p>
    <w:p w14:paraId="1844E741" w14:textId="77777777" w:rsidR="00D8668B" w:rsidRDefault="00284C36">
      <w:pPr>
        <w:pStyle w:val="TOC1"/>
        <w:tabs>
          <w:tab w:val="right" w:leader="dot" w:pos="8261"/>
        </w:tabs>
        <w:rPr>
          <w:rFonts w:eastAsiaTheme="minorEastAsia"/>
          <w:noProof/>
          <w:lang w:val="es-CO" w:eastAsia="es-CO"/>
        </w:rPr>
      </w:pPr>
      <w:hyperlink w:anchor="_Toc334451592" w:history="1">
        <w:r w:rsidR="00D8668B" w:rsidRPr="003A3ED4">
          <w:rPr>
            <w:rStyle w:val="Hyperlink"/>
            <w:rFonts w:ascii="Arial" w:hAnsi="Arial"/>
            <w:noProof/>
            <w:lang w:val="en-US"/>
          </w:rPr>
          <w:t>10. Annexes</w:t>
        </w:r>
        <w:r w:rsidR="00D8668B">
          <w:rPr>
            <w:noProof/>
            <w:webHidden/>
          </w:rPr>
          <w:tab/>
        </w:r>
        <w:r w:rsidR="00D8668B">
          <w:rPr>
            <w:noProof/>
            <w:webHidden/>
          </w:rPr>
          <w:fldChar w:fldCharType="begin"/>
        </w:r>
        <w:r w:rsidR="00D8668B">
          <w:rPr>
            <w:noProof/>
            <w:webHidden/>
          </w:rPr>
          <w:instrText xml:space="preserve"> PAGEREF _Toc334451592 \h </w:instrText>
        </w:r>
        <w:r w:rsidR="00D8668B">
          <w:rPr>
            <w:noProof/>
            <w:webHidden/>
          </w:rPr>
        </w:r>
        <w:r w:rsidR="00D8668B">
          <w:rPr>
            <w:noProof/>
            <w:webHidden/>
          </w:rPr>
          <w:fldChar w:fldCharType="separate"/>
        </w:r>
        <w:r w:rsidR="00D8668B">
          <w:rPr>
            <w:noProof/>
            <w:webHidden/>
          </w:rPr>
          <w:t>37</w:t>
        </w:r>
        <w:r w:rsidR="00D8668B">
          <w:rPr>
            <w:noProof/>
            <w:webHidden/>
          </w:rPr>
          <w:fldChar w:fldCharType="end"/>
        </w:r>
      </w:hyperlink>
    </w:p>
    <w:p w14:paraId="2668677B" w14:textId="77777777" w:rsidR="00D8668B" w:rsidRDefault="00284C36">
      <w:pPr>
        <w:pStyle w:val="TOC1"/>
        <w:tabs>
          <w:tab w:val="right" w:leader="dot" w:pos="8261"/>
        </w:tabs>
        <w:rPr>
          <w:rFonts w:eastAsiaTheme="minorEastAsia"/>
          <w:noProof/>
          <w:lang w:val="es-CO" w:eastAsia="es-CO"/>
        </w:rPr>
      </w:pPr>
      <w:hyperlink w:anchor="_Toc334451593" w:history="1">
        <w:r w:rsidR="00D8668B" w:rsidRPr="003A3ED4">
          <w:rPr>
            <w:rStyle w:val="Hyperlink"/>
            <w:rFonts w:ascii="Arial" w:hAnsi="Arial"/>
            <w:noProof/>
            <w:lang w:val="es-CO"/>
          </w:rPr>
          <w:t>11. Index</w:t>
        </w:r>
        <w:r w:rsidR="00D8668B">
          <w:rPr>
            <w:noProof/>
            <w:webHidden/>
          </w:rPr>
          <w:tab/>
        </w:r>
        <w:r w:rsidR="00D8668B">
          <w:rPr>
            <w:noProof/>
            <w:webHidden/>
          </w:rPr>
          <w:fldChar w:fldCharType="begin"/>
        </w:r>
        <w:r w:rsidR="00D8668B">
          <w:rPr>
            <w:noProof/>
            <w:webHidden/>
          </w:rPr>
          <w:instrText xml:space="preserve"> PAGEREF _Toc334451593 \h </w:instrText>
        </w:r>
        <w:r w:rsidR="00D8668B">
          <w:rPr>
            <w:noProof/>
            <w:webHidden/>
          </w:rPr>
        </w:r>
        <w:r w:rsidR="00D8668B">
          <w:rPr>
            <w:noProof/>
            <w:webHidden/>
          </w:rPr>
          <w:fldChar w:fldCharType="separate"/>
        </w:r>
        <w:r w:rsidR="00D8668B">
          <w:rPr>
            <w:noProof/>
            <w:webHidden/>
          </w:rPr>
          <w:t>37</w:t>
        </w:r>
        <w:r w:rsidR="00D8668B">
          <w:rPr>
            <w:noProof/>
            <w:webHidden/>
          </w:rPr>
          <w:fldChar w:fldCharType="end"/>
        </w:r>
      </w:hyperlink>
    </w:p>
    <w:p w14:paraId="1C3B154F" w14:textId="77777777" w:rsidR="00D8668B" w:rsidRDefault="00D8668B"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14:paraId="299A0E24" w14:textId="77777777" w:rsidR="006B1F4F" w:rsidRDefault="006B1F4F" w:rsidP="00014AF3">
      <w:pPr>
        <w:jc w:val="both"/>
        <w:rPr>
          <w:rFonts w:ascii="Arial" w:hAnsi="Arial"/>
          <w:b/>
          <w:color w:val="365F91" w:themeColor="accent1" w:themeShade="BF"/>
          <w:sz w:val="28"/>
          <w:lang w:val="es-CO"/>
        </w:rPr>
      </w:pPr>
    </w:p>
    <w:p w14:paraId="161D3527" w14:textId="77777777" w:rsidR="006B1F4F" w:rsidRDefault="006B1F4F" w:rsidP="00014AF3">
      <w:pPr>
        <w:jc w:val="both"/>
        <w:rPr>
          <w:rFonts w:ascii="Arial" w:hAnsi="Arial"/>
          <w:b/>
          <w:color w:val="365F91" w:themeColor="accent1" w:themeShade="BF"/>
          <w:sz w:val="28"/>
          <w:lang w:val="es-CO"/>
        </w:rPr>
      </w:pPr>
    </w:p>
    <w:p w14:paraId="798CC3E0" w14:textId="77777777" w:rsidR="006B1F4F" w:rsidRDefault="006B1F4F" w:rsidP="00014AF3">
      <w:pPr>
        <w:jc w:val="both"/>
        <w:rPr>
          <w:rFonts w:ascii="Arial" w:hAnsi="Arial"/>
          <w:b/>
          <w:color w:val="365F91" w:themeColor="accent1" w:themeShade="BF"/>
          <w:sz w:val="28"/>
          <w:lang w:val="es-CO"/>
        </w:rPr>
      </w:pPr>
    </w:p>
    <w:p w14:paraId="284356BF" w14:textId="77777777" w:rsidR="006B1F4F" w:rsidRDefault="006B1F4F" w:rsidP="00014AF3">
      <w:pPr>
        <w:jc w:val="both"/>
        <w:rPr>
          <w:rFonts w:ascii="Arial" w:hAnsi="Arial"/>
          <w:b/>
          <w:color w:val="365F91" w:themeColor="accent1" w:themeShade="BF"/>
          <w:sz w:val="28"/>
          <w:lang w:val="es-CO"/>
        </w:rPr>
      </w:pPr>
    </w:p>
    <w:p w14:paraId="3A63A64B" w14:textId="77777777" w:rsidR="006B1F4F" w:rsidRDefault="006B1F4F" w:rsidP="00014AF3">
      <w:pPr>
        <w:jc w:val="both"/>
        <w:rPr>
          <w:rFonts w:ascii="Arial" w:hAnsi="Arial"/>
          <w:b/>
          <w:color w:val="365F91" w:themeColor="accent1" w:themeShade="BF"/>
          <w:sz w:val="28"/>
          <w:lang w:val="es-CO"/>
        </w:rPr>
      </w:pPr>
    </w:p>
    <w:p w14:paraId="1BEF5AF9" w14:textId="77777777" w:rsidR="006B1F4F" w:rsidRDefault="006B1F4F" w:rsidP="00014AF3">
      <w:pPr>
        <w:jc w:val="both"/>
        <w:rPr>
          <w:rFonts w:ascii="Arial" w:hAnsi="Arial"/>
          <w:b/>
          <w:color w:val="365F91" w:themeColor="accent1" w:themeShade="BF"/>
          <w:sz w:val="28"/>
          <w:lang w:val="es-CO"/>
        </w:rPr>
      </w:pPr>
    </w:p>
    <w:p w14:paraId="4881C01F" w14:textId="77777777" w:rsidR="006B1F4F" w:rsidRDefault="006B1F4F" w:rsidP="00014AF3">
      <w:pPr>
        <w:jc w:val="both"/>
        <w:rPr>
          <w:rFonts w:ascii="Arial" w:hAnsi="Arial"/>
          <w:b/>
          <w:color w:val="365F91" w:themeColor="accent1" w:themeShade="BF"/>
          <w:sz w:val="28"/>
          <w:lang w:val="es-CO"/>
        </w:rPr>
      </w:pPr>
    </w:p>
    <w:p w14:paraId="34B451E9" w14:textId="77777777" w:rsidR="006B1F4F" w:rsidRDefault="006B1F4F" w:rsidP="00014AF3">
      <w:pPr>
        <w:jc w:val="both"/>
        <w:rPr>
          <w:rFonts w:ascii="Arial" w:hAnsi="Arial"/>
          <w:b/>
          <w:color w:val="365F91" w:themeColor="accent1" w:themeShade="BF"/>
          <w:sz w:val="28"/>
          <w:lang w:val="es-CO"/>
        </w:rPr>
      </w:pPr>
    </w:p>
    <w:p w14:paraId="04B719A9" w14:textId="77777777" w:rsidR="006B1F4F" w:rsidRDefault="006B1F4F" w:rsidP="00014AF3">
      <w:pPr>
        <w:jc w:val="both"/>
        <w:rPr>
          <w:rFonts w:ascii="Arial" w:hAnsi="Arial"/>
          <w:b/>
          <w:color w:val="365F91" w:themeColor="accent1" w:themeShade="BF"/>
          <w:sz w:val="28"/>
          <w:lang w:val="es-CO"/>
        </w:rPr>
      </w:pPr>
    </w:p>
    <w:p w14:paraId="7F601CD7" w14:textId="77777777" w:rsidR="006B1F4F" w:rsidRDefault="006B1F4F" w:rsidP="00014AF3">
      <w:pPr>
        <w:jc w:val="both"/>
        <w:rPr>
          <w:rFonts w:ascii="Arial" w:hAnsi="Arial"/>
          <w:b/>
          <w:color w:val="365F91" w:themeColor="accent1" w:themeShade="BF"/>
          <w:sz w:val="28"/>
          <w:lang w:val="es-CO"/>
        </w:rPr>
      </w:pPr>
    </w:p>
    <w:p w14:paraId="253F6A01" w14:textId="77777777" w:rsidR="006B1F4F" w:rsidRDefault="006B1F4F" w:rsidP="00014AF3">
      <w:pPr>
        <w:jc w:val="both"/>
        <w:rPr>
          <w:rFonts w:ascii="Arial" w:hAnsi="Arial"/>
          <w:b/>
          <w:color w:val="365F91" w:themeColor="accent1" w:themeShade="BF"/>
          <w:sz w:val="28"/>
          <w:lang w:val="es-CO"/>
        </w:rPr>
      </w:pPr>
    </w:p>
    <w:p w14:paraId="0CD2729F" w14:textId="77777777" w:rsidR="006B1F4F" w:rsidRDefault="006B1F4F" w:rsidP="00014AF3">
      <w:pPr>
        <w:jc w:val="both"/>
        <w:rPr>
          <w:rFonts w:ascii="Arial" w:hAnsi="Arial"/>
          <w:b/>
          <w:color w:val="365F91" w:themeColor="accent1" w:themeShade="BF"/>
          <w:sz w:val="28"/>
          <w:lang w:val="es-CO"/>
        </w:rPr>
      </w:pPr>
    </w:p>
    <w:p w14:paraId="0083F177" w14:textId="77777777" w:rsidR="006B1F4F" w:rsidRDefault="006B1F4F" w:rsidP="00014AF3">
      <w:pPr>
        <w:jc w:val="both"/>
        <w:rPr>
          <w:rFonts w:ascii="Arial" w:hAnsi="Arial"/>
          <w:b/>
          <w:color w:val="365F91" w:themeColor="accent1" w:themeShade="BF"/>
          <w:sz w:val="28"/>
          <w:lang w:val="es-CO"/>
        </w:rPr>
      </w:pPr>
    </w:p>
    <w:p w14:paraId="60D32271" w14:textId="77777777" w:rsidR="006B1F4F" w:rsidRPr="00595763" w:rsidRDefault="006B1F4F" w:rsidP="00014AF3">
      <w:pPr>
        <w:jc w:val="both"/>
        <w:rPr>
          <w:rFonts w:ascii="Arial" w:hAnsi="Arial"/>
          <w:b/>
          <w:color w:val="365F91" w:themeColor="accent1" w:themeShade="BF"/>
          <w:sz w:val="28"/>
          <w:lang w:val="es-CO"/>
        </w:rPr>
      </w:pPr>
    </w:p>
    <w:p w14:paraId="4FDEC1D3" w14:textId="3CCB7440" w:rsidR="00A460BF" w:rsidRPr="00595763" w:rsidRDefault="002A2173" w:rsidP="00014AF3">
      <w:pPr>
        <w:pStyle w:val="Heading1"/>
        <w:jc w:val="both"/>
        <w:rPr>
          <w:rFonts w:ascii="Arial" w:hAnsi="Arial"/>
          <w:lang w:val="es-CO"/>
        </w:rPr>
      </w:pPr>
      <w:bookmarkStart w:id="6" w:name="_Toc334451254"/>
      <w:bookmarkStart w:id="7" w:name="_Toc334451470"/>
      <w:r w:rsidRPr="00D53C37">
        <w:rPr>
          <w:rFonts w:ascii="Arial" w:hAnsi="Arial"/>
          <w:lang w:val="es-CO"/>
        </w:rPr>
        <w:lastRenderedPageBreak/>
        <w:t>Lista</w:t>
      </w:r>
      <w:r w:rsidR="00D9745F" w:rsidRPr="00D53C37">
        <w:rPr>
          <w:rFonts w:ascii="Arial" w:hAnsi="Arial"/>
          <w:lang w:val="es-CO"/>
        </w:rPr>
        <w:t xml:space="preserve"> </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14:paraId="2FBEA4A1" w14:textId="4C357294" w:rsidR="00D9745F" w:rsidRPr="00595763" w:rsidRDefault="00A460BF" w:rsidP="00014AF3">
      <w:pPr>
        <w:pStyle w:val="TableofFigures"/>
        <w:tabs>
          <w:tab w:val="right" w:pos="8261"/>
        </w:tabs>
        <w:jc w:val="both"/>
        <w:rPr>
          <w:sz w:val="22"/>
          <w:lang w:val="es-CO"/>
        </w:rPr>
      </w:pPr>
      <w:r w:rsidRPr="00595763">
        <w:rPr>
          <w:rFonts w:ascii="Arial" w:hAnsi="Arial"/>
          <w:lang w:val="es-CO"/>
        </w:rPr>
        <w:fldChar w:fldCharType="begin"/>
      </w:r>
      <w:r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Pr="00595763">
          <w:rPr>
            <w:rStyle w:val="Hyperlink"/>
          </w:rPr>
          <w:t>Ilustración 1: Organigrama de Fift Floor Coorp</w:t>
        </w:r>
        <w:r w:rsidRPr="00595763">
          <w:rPr>
            <w:webHidden/>
            <w:lang w:val="es-CO"/>
          </w:rPr>
          <w:tab/>
        </w:r>
        <w:r w:rsidRPr="00595763">
          <w:rPr>
            <w:webHidden/>
            <w:lang w:val="es-CO"/>
          </w:rPr>
          <w:fldChar w:fldCharType="begin"/>
        </w:r>
        <w:r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FBE7A52"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096780B9" w14:textId="643785A7" w:rsidR="00627816" w:rsidRPr="00595763" w:rsidRDefault="00D53C37" w:rsidP="00014AF3">
      <w:pPr>
        <w:pStyle w:val="Heading1"/>
        <w:jc w:val="both"/>
        <w:rPr>
          <w:rFonts w:ascii="Arial" w:hAnsi="Arial"/>
          <w:lang w:val="es-CO"/>
        </w:rPr>
      </w:pPr>
      <w:bookmarkStart w:id="8" w:name="_Toc334451255"/>
      <w:bookmarkStart w:id="9" w:name="_Toc334451471"/>
      <w:r>
        <w:rPr>
          <w:rFonts w:ascii="Arial" w:hAnsi="Arial"/>
          <w:lang w:val="es-CO"/>
        </w:rPr>
        <w:lastRenderedPageBreak/>
        <w:t>Lista de Tablas</w:t>
      </w:r>
      <w:bookmarkEnd w:id="8"/>
      <w:bookmarkEnd w:id="9"/>
      <w:r w:rsidR="00D9745F" w:rsidRPr="00D53C37">
        <w:rPr>
          <w:rFonts w:ascii="Arial" w:hAnsi="Arial"/>
          <w:lang w:val="es-CO"/>
        </w:rPr>
        <w:tab/>
      </w:r>
    </w:p>
    <w:p w14:paraId="62C1E005" w14:textId="358CC101" w:rsidR="00627816" w:rsidRPr="00595763" w:rsidRDefault="00195582" w:rsidP="00014AF3">
      <w:pPr>
        <w:jc w:val="both"/>
        <w:rPr>
          <w:lang w:val="es-CO"/>
        </w:rPr>
      </w:pPr>
      <w:r w:rsidRPr="00595763">
        <w:rPr>
          <w:rFonts w:ascii="Arial" w:hAnsi="Arial"/>
          <w:lang w:val="es-CO"/>
        </w:rPr>
        <w:t xml:space="preserve">1. </w:t>
      </w:r>
    </w:p>
    <w:p w14:paraId="42BBFD1A" w14:textId="3979689D" w:rsidR="000F2B5B" w:rsidRPr="00595763" w:rsidRDefault="00D9745F" w:rsidP="00014AF3">
      <w:pPr>
        <w:pStyle w:val="TableofFigures"/>
        <w:tabs>
          <w:tab w:val="right" w:leader="dot" w:pos="8261"/>
        </w:tabs>
        <w:jc w:val="both"/>
        <w:rPr>
          <w:caps w:val="0"/>
          <w:sz w:val="22"/>
          <w:lang w:val="es-CO"/>
        </w:rPr>
      </w:pPr>
      <w:r w:rsidRPr="00595763">
        <w:rPr>
          <w:rFonts w:ascii="Arial" w:hAnsi="Arial"/>
          <w:lang w:val="es-CO"/>
        </w:rPr>
        <w:tab/>
      </w:r>
      <w:r w:rsidR="000F2B5B" w:rsidRPr="00595763">
        <w:rPr>
          <w:rFonts w:ascii="Arial" w:hAnsi="Arial"/>
          <w:lang w:val="es-CO"/>
        </w:rPr>
        <w:fldChar w:fldCharType="begin"/>
      </w:r>
      <w:r w:rsidR="000F2B5B" w:rsidRPr="00D53C37">
        <w:rPr>
          <w:rFonts w:ascii="Arial" w:hAnsi="Arial" w:cs="Arial"/>
          <w:lang w:val="es-CO"/>
        </w:rPr>
        <w:instrText xml:space="preserve"> TOC \h \z \c "Tabla" </w:instrText>
      </w:r>
      <w:r w:rsidR="000F2B5B" w:rsidRPr="00595763">
        <w:rPr>
          <w:rFonts w:ascii="Arial" w:hAnsi="Arial"/>
          <w:lang w:val="es-CO"/>
        </w:rPr>
        <w:fldChar w:fldCharType="separate"/>
      </w:r>
      <w:hyperlink w:anchor="_Toc333012790" w:history="1">
        <w:r w:rsidR="000F2B5B" w:rsidRPr="00595763">
          <w:rPr>
            <w:rStyle w:val="Hyperlink"/>
          </w:rPr>
          <w:t>Tabla 1: Entregables del Proyecto</w:t>
        </w:r>
        <w:r w:rsidR="000F2B5B" w:rsidRPr="00595763">
          <w:rPr>
            <w:webHidden/>
            <w:lang w:val="es-CO"/>
          </w:rPr>
          <w:tab/>
        </w:r>
        <w:r w:rsidR="000F2B5B" w:rsidRPr="00595763">
          <w:rPr>
            <w:webHidden/>
            <w:lang w:val="es-CO"/>
          </w:rPr>
          <w:fldChar w:fldCharType="begin"/>
        </w:r>
        <w:r w:rsidR="000F2B5B" w:rsidRPr="00D53C37">
          <w:rPr>
            <w:webHidden/>
            <w:lang w:val="es-CO"/>
          </w:rPr>
          <w:instrText xml:space="preserve"> PAGEREF _Toc333012790 \h </w:instrText>
        </w:r>
        <w:r w:rsidR="000F2B5B" w:rsidRPr="00595763">
          <w:rPr>
            <w:webHidden/>
            <w:lang w:val="es-CO"/>
          </w:rPr>
        </w:r>
        <w:r w:rsidR="000F2B5B" w:rsidRPr="00595763">
          <w:rPr>
            <w:webHidden/>
            <w:lang w:val="es-CO"/>
          </w:rPr>
          <w:fldChar w:fldCharType="separate"/>
        </w:r>
        <w:r w:rsidR="00C11889">
          <w:rPr>
            <w:noProof/>
            <w:webHidden/>
            <w:lang w:val="es-CO"/>
          </w:rPr>
          <w:t>15</w:t>
        </w:r>
        <w:r w:rsidR="000F2B5B" w:rsidRPr="00595763">
          <w:rPr>
            <w:webHidden/>
            <w:lang w:val="es-CO"/>
          </w:rPr>
          <w:fldChar w:fldCharType="end"/>
        </w:r>
      </w:hyperlink>
    </w:p>
    <w:p w14:paraId="5FBBA0C0" w14:textId="77777777" w:rsidR="00D9745F" w:rsidRPr="00595763" w:rsidRDefault="000F2B5B" w:rsidP="00014AF3">
      <w:pPr>
        <w:pStyle w:val="TableofFigures"/>
        <w:tabs>
          <w:tab w:val="right" w:leader="dot" w:pos="8261"/>
        </w:tabs>
        <w:jc w:val="both"/>
        <w:rPr>
          <w:rFonts w:ascii="Arial" w:hAnsi="Arial"/>
          <w:lang w:val="es-CO"/>
        </w:rPr>
      </w:pPr>
      <w:r w:rsidRPr="00595763">
        <w:rPr>
          <w:rFonts w:ascii="Arial" w:hAnsi="Arial"/>
          <w:lang w:val="es-CO"/>
        </w:rPr>
        <w:fldChar w:fldCharType="end"/>
      </w:r>
    </w:p>
    <w:p w14:paraId="3C12C536" w14:textId="77777777"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14:paraId="37246BD4" w14:textId="410F3FAB" w:rsidR="00D9745F" w:rsidRPr="00595763" w:rsidRDefault="004A7753" w:rsidP="00014AF3">
      <w:pPr>
        <w:pStyle w:val="Heading1"/>
        <w:jc w:val="both"/>
        <w:rPr>
          <w:rFonts w:ascii="Arial" w:hAnsi="Arial"/>
          <w:lang w:val="es-CO"/>
        </w:rPr>
      </w:pPr>
      <w:bookmarkStart w:id="10" w:name="_Toc334451256"/>
      <w:bookmarkStart w:id="11" w:name="_Toc334451472"/>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14:paraId="0B497B3C" w14:textId="010A6176" w:rsidR="00D9745F" w:rsidRPr="00595763" w:rsidRDefault="00D9745F" w:rsidP="00014AF3">
      <w:pPr>
        <w:pStyle w:val="Heading2"/>
        <w:jc w:val="both"/>
        <w:rPr>
          <w:rFonts w:ascii="Arial" w:hAnsi="Arial"/>
          <w:sz w:val="28"/>
          <w:lang w:val="es-CO"/>
        </w:rPr>
      </w:pPr>
      <w:bookmarkStart w:id="12" w:name="_Toc333053675"/>
      <w:bookmarkStart w:id="13" w:name="_Toc334451257"/>
      <w:bookmarkStart w:id="14" w:name="_Toc334451473"/>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14:paraId="1D0970C2" w14:textId="06499349" w:rsidR="00CB37B2" w:rsidRPr="00595763" w:rsidRDefault="00D9745F" w:rsidP="00014AF3">
      <w:pPr>
        <w:pStyle w:val="Heading3"/>
        <w:jc w:val="both"/>
        <w:rPr>
          <w:rFonts w:ascii="Arial" w:hAnsi="Arial"/>
          <w:sz w:val="28"/>
          <w:lang w:val="es-CO"/>
        </w:rPr>
      </w:pPr>
      <w:bookmarkStart w:id="15" w:name="_Toc333053676"/>
      <w:bookmarkStart w:id="16" w:name="_Toc334451258"/>
      <w:bookmarkStart w:id="17" w:name="_Toc334451474"/>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14:paraId="50C1707D" w14:textId="0F66FE6A" w:rsidR="00B87FCF" w:rsidRPr="006B1F4F" w:rsidRDefault="006B1F4F" w:rsidP="006B1F4F">
      <w:pPr>
        <w:pStyle w:val="Heading4"/>
        <w:jc w:val="both"/>
        <w:rPr>
          <w:rFonts w:ascii="Arial" w:hAnsi="Arial"/>
          <w:sz w:val="28"/>
          <w:lang w:val="es-CO"/>
        </w:rPr>
      </w:pPr>
      <w:r>
        <w:rPr>
          <w:rFonts w:ascii="Arial" w:hAnsi="Arial"/>
          <w:sz w:val="28"/>
          <w:lang w:val="es-CO"/>
        </w:rPr>
        <w:t xml:space="preserve">1.1.1.1. </w:t>
      </w:r>
      <w:r w:rsidR="00B87FCF" w:rsidRPr="006B1F4F">
        <w:rPr>
          <w:rFonts w:ascii="Arial" w:hAnsi="Arial"/>
          <w:sz w:val="28"/>
          <w:lang w:val="es-CO"/>
        </w:rPr>
        <w:t>Propósito</w:t>
      </w:r>
    </w:p>
    <w:p w14:paraId="28055C8E" w14:textId="60A61411"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0862D020" w14:textId="0EFE0D2B" w:rsidR="00B87FCF" w:rsidRPr="006B1F4F" w:rsidRDefault="006B1F4F" w:rsidP="006B1F4F">
      <w:pPr>
        <w:pStyle w:val="Heading4"/>
        <w:jc w:val="both"/>
        <w:rPr>
          <w:rFonts w:ascii="Arial" w:hAnsi="Arial"/>
          <w:sz w:val="28"/>
          <w:lang w:val="es-CO"/>
        </w:rPr>
      </w:pPr>
      <w:r>
        <w:rPr>
          <w:rFonts w:ascii="Arial" w:hAnsi="Arial"/>
          <w:sz w:val="28"/>
          <w:lang w:val="es-CO"/>
        </w:rPr>
        <w:t xml:space="preserve">1.1.1.2. </w:t>
      </w:r>
      <w:r w:rsidR="00B87FCF" w:rsidRPr="006B1F4F">
        <w:rPr>
          <w:rFonts w:ascii="Arial" w:hAnsi="Arial"/>
          <w:sz w:val="28"/>
          <w:lang w:val="es-CO"/>
        </w:rPr>
        <w:t>Alcance</w:t>
      </w:r>
    </w:p>
    <w:p w14:paraId="51D704E9" w14:textId="77777777" w:rsidR="00B87FCF" w:rsidRPr="00595763" w:rsidRDefault="00B87FCF" w:rsidP="006B1F4F">
      <w:pPr>
        <w:jc w:val="both"/>
        <w:rPr>
          <w:lang w:val="es-CO"/>
        </w:rPr>
      </w:pPr>
      <w:r w:rsidRPr="00595763">
        <w:rPr>
          <w:lang w:val="es-CO"/>
        </w:rPr>
        <w:t>El alcance de este proyecto esta definido en los numerales que se mencionan a continuación:</w:t>
      </w:r>
    </w:p>
    <w:p w14:paraId="40E43BB5" w14:textId="77777777" w:rsidR="00B87FCF" w:rsidRPr="00595763" w:rsidRDefault="00B87FCF" w:rsidP="006B1F4F">
      <w:pPr>
        <w:pStyle w:val="ListParagraph"/>
        <w:numPr>
          <w:ilvl w:val="0"/>
          <w:numId w:val="24"/>
        </w:numPr>
        <w:ind w:left="851" w:hanging="425"/>
        <w:jc w:val="both"/>
        <w:rPr>
          <w:lang w:val="es-CO"/>
        </w:rPr>
      </w:pPr>
      <w:r w:rsidRPr="00595763">
        <w:rPr>
          <w:lang w:val="es-CO"/>
        </w:rPr>
        <w:t>Entrega completa de documentación (SPMP, SRS y SDD) y prototipos en las fechas que se han definido en el calendario de actividades.</w:t>
      </w:r>
    </w:p>
    <w:p w14:paraId="0ED35929" w14:textId="4642FB23" w:rsidR="00B87FCF" w:rsidRPr="00595763" w:rsidRDefault="00B87FCF" w:rsidP="006B1F4F">
      <w:pPr>
        <w:pStyle w:val="ListParagraph"/>
        <w:numPr>
          <w:ilvl w:val="0"/>
          <w:numId w:val="24"/>
        </w:numPr>
        <w:ind w:left="851" w:hanging="425"/>
        <w:jc w:val="both"/>
        <w:rPr>
          <w:lang w:val="es-CO"/>
        </w:rPr>
      </w:pPr>
      <w:r w:rsidRPr="00595763">
        <w:rPr>
          <w:lang w:val="es-CO"/>
        </w:rPr>
        <w:t>Entrega final del producto.</w:t>
      </w:r>
    </w:p>
    <w:p w14:paraId="51D88644" w14:textId="371F5C61" w:rsidR="001B0012" w:rsidRDefault="001B0012" w:rsidP="006B1F4F">
      <w:pPr>
        <w:pStyle w:val="ListParagraph"/>
        <w:numPr>
          <w:ilvl w:val="0"/>
          <w:numId w:val="24"/>
        </w:numPr>
        <w:ind w:left="851" w:hanging="425"/>
        <w:jc w:val="both"/>
      </w:pPr>
      <w:r>
        <w:t>No se hará control de mantenimiento ni futuras versiones del juego.</w:t>
      </w:r>
    </w:p>
    <w:p w14:paraId="5D103B88" w14:textId="71C095B1" w:rsidR="00B87FCF" w:rsidRPr="006B1F4F" w:rsidRDefault="006B1F4F" w:rsidP="006B1F4F">
      <w:pPr>
        <w:pStyle w:val="Heading4"/>
        <w:jc w:val="both"/>
        <w:rPr>
          <w:rFonts w:ascii="Arial" w:hAnsi="Arial"/>
          <w:sz w:val="28"/>
          <w:lang w:val="es-CO"/>
        </w:rPr>
      </w:pPr>
      <w:r>
        <w:rPr>
          <w:rFonts w:ascii="Arial" w:hAnsi="Arial"/>
          <w:sz w:val="28"/>
          <w:lang w:val="es-CO"/>
        </w:rPr>
        <w:t xml:space="preserve">1.1.1.3. </w:t>
      </w:r>
      <w:r w:rsidR="00B87FCF" w:rsidRPr="006B1F4F">
        <w:rPr>
          <w:rFonts w:ascii="Arial" w:hAnsi="Arial"/>
          <w:sz w:val="28"/>
          <w:lang w:val="es-CO"/>
        </w:rPr>
        <w:t>Objetivos</w:t>
      </w:r>
    </w:p>
    <w:p w14:paraId="700448BC" w14:textId="27E85AEA" w:rsidR="002F5271" w:rsidRDefault="002F5271" w:rsidP="00014AF3">
      <w:pPr>
        <w:pStyle w:val="ListParagraph"/>
        <w:ind w:left="775"/>
        <w:jc w:val="both"/>
      </w:pPr>
    </w:p>
    <w:p w14:paraId="1D1EBC5F" w14:textId="44804945" w:rsidR="002F5271" w:rsidRDefault="002F5271" w:rsidP="006B1F4F">
      <w:pPr>
        <w:pStyle w:val="ListParagraph"/>
        <w:ind w:left="0"/>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yperlink"/>
          </w:rPr>
          <w:t>CLUE de HASBRO</w:t>
        </w:r>
      </w:hyperlink>
      <w:r w:rsidR="00972328">
        <w:t>. El contexto que se le dará al juego recreara personajes de la saga de piratas del caribe y diferentes escenarios del Holandés Errante, barco del pirata Davy Jones.</w:t>
      </w:r>
    </w:p>
    <w:p w14:paraId="52C8AEBD" w14:textId="4E7E045A"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36D67707" w14:textId="5C32D56E" w:rsidR="00261C8C" w:rsidRDefault="00261C8C" w:rsidP="006B1F4F">
      <w:pPr>
        <w:pStyle w:val="ListParagraph"/>
        <w:numPr>
          <w:ilvl w:val="0"/>
          <w:numId w:val="27"/>
        </w:numPr>
        <w:ind w:left="851" w:hanging="426"/>
        <w:jc w:val="both"/>
      </w:pPr>
      <w:r>
        <w:t>Aplicar los conocimientos que se adquieren en el curso de Ingeniería de Software.</w:t>
      </w:r>
    </w:p>
    <w:p w14:paraId="13948CC8" w14:textId="2C31AB04" w:rsidR="00B87FCF" w:rsidRPr="00EA7D3F" w:rsidRDefault="00B87FCF" w:rsidP="006B1F4F">
      <w:pPr>
        <w:pStyle w:val="ListParagraph"/>
        <w:numPr>
          <w:ilvl w:val="0"/>
          <w:numId w:val="27"/>
        </w:numPr>
        <w:ind w:left="851" w:hanging="426"/>
        <w:jc w:val="both"/>
        <w:rPr>
          <w:lang w:val="es-CO"/>
        </w:rPr>
      </w:pPr>
      <w:r w:rsidRPr="00595763">
        <w:rPr>
          <w:lang w:val="es-CO"/>
        </w:rPr>
        <w:t>Cumplir con los requisitos de la materia de ingeniería de software.</w:t>
      </w:r>
    </w:p>
    <w:p w14:paraId="73D51508" w14:textId="729B152D" w:rsidR="001138FD" w:rsidRPr="006B1F4F" w:rsidRDefault="00B87FCF" w:rsidP="006B1F4F">
      <w:pPr>
        <w:pStyle w:val="ListParagraph"/>
        <w:numPr>
          <w:ilvl w:val="0"/>
          <w:numId w:val="27"/>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14:paraId="5094D3A9" w14:textId="42886120" w:rsidR="00063757" w:rsidRPr="006B1F4F" w:rsidRDefault="00D9745F" w:rsidP="006B1F4F">
      <w:pPr>
        <w:pStyle w:val="Heading3"/>
        <w:jc w:val="both"/>
        <w:rPr>
          <w:rFonts w:ascii="Arial" w:hAnsi="Arial"/>
          <w:sz w:val="28"/>
          <w:lang w:val="es-CO"/>
        </w:rPr>
      </w:pPr>
      <w:bookmarkStart w:id="18" w:name="_Toc333053677"/>
      <w:bookmarkStart w:id="19" w:name="_Toc334451259"/>
      <w:bookmarkStart w:id="20" w:name="_Toc334451475"/>
      <w:r w:rsidRPr="00595763">
        <w:rPr>
          <w:rFonts w:ascii="Arial" w:hAnsi="Arial"/>
          <w:sz w:val="28"/>
          <w:lang w:val="es-CO"/>
        </w:rPr>
        <w:t xml:space="preserve">1.1.2 </w:t>
      </w:r>
      <w:bookmarkEnd w:id="18"/>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9"/>
      <w:bookmarkEnd w:id="20"/>
    </w:p>
    <w:p w14:paraId="7888C8B1" w14:textId="01BEB7C8"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14:paraId="071A75D3" w14:textId="77777777" w:rsidR="006B1F4F" w:rsidRPr="006B1F4F" w:rsidRDefault="006B1F4F" w:rsidP="00CC10D2">
      <w:pPr>
        <w:pStyle w:val="Heading4"/>
        <w:jc w:val="both"/>
        <w:rPr>
          <w:rFonts w:ascii="Arial" w:hAnsi="Arial"/>
          <w:sz w:val="28"/>
          <w:lang w:val="es-CO"/>
        </w:rPr>
      </w:pPr>
      <w:bookmarkStart w:id="21" w:name="_Toc333053679"/>
      <w:bookmarkStart w:id="22" w:name="_Toc334451477"/>
      <w:r>
        <w:rPr>
          <w:rFonts w:ascii="Arial" w:hAnsi="Arial"/>
          <w:sz w:val="28"/>
          <w:lang w:val="es-CO"/>
        </w:rPr>
        <w:t xml:space="preserve">1.1.2.1. </w:t>
      </w:r>
      <w:r w:rsidRPr="006B1F4F">
        <w:rPr>
          <w:rFonts w:ascii="Arial" w:hAnsi="Arial"/>
          <w:sz w:val="28"/>
          <w:lang w:val="es-CO"/>
        </w:rPr>
        <w:t>Supuestos</w:t>
      </w:r>
      <w:bookmarkEnd w:id="21"/>
      <w:bookmarkEnd w:id="22"/>
    </w:p>
    <w:p w14:paraId="1D26CFE9" w14:textId="77777777" w:rsidR="006B1F4F" w:rsidRPr="00EA7D3F" w:rsidRDefault="006B1F4F" w:rsidP="006B1F4F">
      <w:pPr>
        <w:jc w:val="both"/>
        <w:rPr>
          <w:lang w:val="es-CO"/>
        </w:rPr>
      </w:pPr>
    </w:p>
    <w:p w14:paraId="7502D038" w14:textId="77777777" w:rsidR="006B1F4F" w:rsidRPr="00EA7D3F" w:rsidRDefault="006B1F4F" w:rsidP="006B1F4F">
      <w:pPr>
        <w:pStyle w:val="ListParagraph"/>
        <w:numPr>
          <w:ilvl w:val="0"/>
          <w:numId w:val="13"/>
        </w:numPr>
        <w:jc w:val="both"/>
        <w:rPr>
          <w:lang w:val="es-CO"/>
        </w:rPr>
      </w:pPr>
      <w:r w:rsidRPr="00EA7D3F">
        <w:rPr>
          <w:lang w:val="es-CO"/>
        </w:rPr>
        <w:lastRenderedPageBreak/>
        <w:t>Los requerimientos funcionales del software no cambiaran en el transcurso del desarrollo del mismo.</w:t>
      </w:r>
    </w:p>
    <w:p w14:paraId="07FAE57D" w14:textId="77777777" w:rsidR="006B1F4F" w:rsidRPr="00EA7D3F" w:rsidRDefault="006B1F4F" w:rsidP="006B1F4F">
      <w:pPr>
        <w:pStyle w:val="ListParagraph"/>
        <w:numPr>
          <w:ilvl w:val="0"/>
          <w:numId w:val="13"/>
        </w:numPr>
        <w:jc w:val="both"/>
        <w:rPr>
          <w:lang w:val="es-CO"/>
        </w:rPr>
      </w:pPr>
      <w:r w:rsidRPr="00EA7D3F">
        <w:rPr>
          <w:lang w:val="es-CO"/>
        </w:rPr>
        <w:t>Los recursos del laboratorio de bases de datos ubicado en la facultad de ingeniería, son aptos para la implantación del producto de software.</w:t>
      </w:r>
    </w:p>
    <w:p w14:paraId="3F42AAAD" w14:textId="77777777" w:rsidR="006B1F4F" w:rsidRPr="00EA7D3F" w:rsidRDefault="006B1F4F" w:rsidP="006B1F4F">
      <w:pPr>
        <w:pStyle w:val="ListParagraph"/>
        <w:numPr>
          <w:ilvl w:val="0"/>
          <w:numId w:val="13"/>
        </w:numPr>
        <w:jc w:val="both"/>
        <w:rPr>
          <w:lang w:val="es-CO"/>
        </w:rPr>
      </w:pPr>
      <w:r w:rsidRPr="00EA7D3F">
        <w:rPr>
          <w:lang w:val="es-CO"/>
        </w:rPr>
        <w:t>El equipo de desarrollo no incurrirá en gastos adicionales como consecuencia del desarrollo del proyecto.</w:t>
      </w:r>
    </w:p>
    <w:p w14:paraId="7B9A8683" w14:textId="77777777" w:rsidR="006B1F4F" w:rsidRPr="00EA7D3F" w:rsidRDefault="006B1F4F" w:rsidP="006B1F4F">
      <w:pPr>
        <w:pStyle w:val="ListParagraph"/>
        <w:numPr>
          <w:ilvl w:val="0"/>
          <w:numId w:val="13"/>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14:paraId="72273D5B" w14:textId="77777777" w:rsidR="006B1F4F" w:rsidRPr="00EA7D3F" w:rsidRDefault="006B1F4F" w:rsidP="006B1F4F">
      <w:pPr>
        <w:pStyle w:val="ListParagraph"/>
        <w:numPr>
          <w:ilvl w:val="0"/>
          <w:numId w:val="13"/>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14:paraId="321913D4" w14:textId="63B43609" w:rsidR="006B1F4F" w:rsidRPr="006B1F4F" w:rsidRDefault="006B1F4F" w:rsidP="00014AF3">
      <w:pPr>
        <w:pStyle w:val="ListParagraph"/>
        <w:numPr>
          <w:ilvl w:val="0"/>
          <w:numId w:val="13"/>
        </w:numPr>
        <w:jc w:val="both"/>
        <w:rPr>
          <w:lang w:val="es-CO"/>
        </w:rPr>
      </w:pPr>
      <w:r w:rsidRPr="00EA7D3F">
        <w:rPr>
          <w:lang w:val="es-CO"/>
        </w:rPr>
        <w:t>Los recursos ofrecidos a los integrantes del grupo por parte de la pontificia universidad javeriana estarán disponibles cuando lo requiera el avance del proyecto.</w:t>
      </w:r>
    </w:p>
    <w:p w14:paraId="2E81C68C" w14:textId="2111ADDB" w:rsidR="005F5233" w:rsidRPr="006B1F4F" w:rsidRDefault="006B1F4F" w:rsidP="00CC10D2">
      <w:pPr>
        <w:pStyle w:val="Heading4"/>
        <w:jc w:val="both"/>
        <w:rPr>
          <w:rFonts w:ascii="Arial" w:hAnsi="Arial"/>
          <w:sz w:val="28"/>
          <w:lang w:val="es-CO"/>
        </w:rPr>
      </w:pPr>
      <w:bookmarkStart w:id="23" w:name="_Toc333053678"/>
      <w:bookmarkStart w:id="24" w:name="_Toc334451476"/>
      <w:r>
        <w:rPr>
          <w:rFonts w:ascii="Arial" w:hAnsi="Arial"/>
          <w:sz w:val="28"/>
          <w:lang w:val="es-CO"/>
        </w:rPr>
        <w:t>1.1.2.2</w:t>
      </w:r>
      <w:commentRangeStart w:id="25"/>
      <w:r>
        <w:rPr>
          <w:rFonts w:ascii="Arial" w:hAnsi="Arial"/>
          <w:sz w:val="28"/>
          <w:lang w:val="es-CO"/>
        </w:rPr>
        <w:t xml:space="preserve">. </w:t>
      </w:r>
      <w:r w:rsidR="00B513BA" w:rsidRPr="006B1F4F">
        <w:rPr>
          <w:rFonts w:ascii="Arial" w:hAnsi="Arial"/>
          <w:sz w:val="28"/>
          <w:lang w:val="es-CO"/>
        </w:rPr>
        <w:t>Restricciones</w:t>
      </w:r>
      <w:bookmarkEnd w:id="23"/>
      <w:bookmarkEnd w:id="24"/>
      <w:commentRangeEnd w:id="25"/>
      <w:r w:rsidR="00CC10D2">
        <w:rPr>
          <w:rStyle w:val="CommentReference"/>
          <w:rFonts w:asciiTheme="minorHAnsi" w:eastAsiaTheme="minorHAnsi" w:hAnsiTheme="minorHAnsi" w:cstheme="minorBidi"/>
          <w:b w:val="0"/>
          <w:bCs w:val="0"/>
          <w:color w:val="auto"/>
        </w:rPr>
        <w:commentReference w:id="25"/>
      </w:r>
    </w:p>
    <w:p w14:paraId="2C5BC8D3" w14:textId="77777777"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14:paraId="5834018B" w14:textId="77777777"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5E2C28DB" w14:textId="77777777" w:rsidR="009B6BB0" w:rsidRPr="00EA7D3F" w:rsidRDefault="009B6BB0" w:rsidP="00014AF3">
      <w:pPr>
        <w:jc w:val="both"/>
        <w:rPr>
          <w:lang w:val="es-CO"/>
        </w:rPr>
      </w:pPr>
      <w:r w:rsidRPr="00EA7D3F">
        <w:rPr>
          <w:lang w:val="es-CO"/>
        </w:rPr>
        <w:t xml:space="preserve">Computadores Modelo HP Compaq 6200 Pro Business PC </w:t>
      </w:r>
      <w:commentRangeStart w:id="26"/>
      <w:r w:rsidRPr="00EA7D3F">
        <w:rPr>
          <w:lang w:val="es-CO"/>
        </w:rPr>
        <w:t>[ref - documentoHP]</w:t>
      </w:r>
      <w:commentRangeEnd w:id="26"/>
      <w:r w:rsidR="00436757" w:rsidRPr="00EA7D3F">
        <w:commentReference w:id="26"/>
      </w:r>
    </w:p>
    <w:p w14:paraId="5F2840F5" w14:textId="77777777" w:rsidR="009B6BB0" w:rsidRPr="00EA7D3F" w:rsidRDefault="009B6BB0" w:rsidP="00014AF3">
      <w:pPr>
        <w:pStyle w:val="ListParagraph"/>
        <w:numPr>
          <w:ilvl w:val="0"/>
          <w:numId w:val="11"/>
        </w:numPr>
        <w:autoSpaceDE w:val="0"/>
        <w:autoSpaceDN w:val="0"/>
        <w:adjustRightInd w:val="0"/>
        <w:spacing w:after="0" w:line="240" w:lineRule="auto"/>
        <w:jc w:val="both"/>
        <w:rPr>
          <w:lang w:val="es-CO"/>
        </w:rPr>
      </w:pPr>
      <w:r w:rsidRPr="00EA7D3F">
        <w:rPr>
          <w:lang w:val="es-CO"/>
        </w:rPr>
        <w:t xml:space="preserve">Sistema operative preinstalado </w:t>
      </w:r>
      <w:r w:rsidRPr="00EA7D3F">
        <w:rPr>
          <w:lang w:val="es-CO"/>
        </w:rPr>
        <w:tab/>
      </w:r>
    </w:p>
    <w:p w14:paraId="2650EA52" w14:textId="77777777" w:rsidR="009B6BB0" w:rsidRPr="003B7A3E" w:rsidRDefault="009B6BB0" w:rsidP="00014AF3">
      <w:pPr>
        <w:pStyle w:val="ListParagraph"/>
        <w:numPr>
          <w:ilvl w:val="0"/>
          <w:numId w:val="11"/>
        </w:numPr>
        <w:autoSpaceDE w:val="0"/>
        <w:autoSpaceDN w:val="0"/>
        <w:adjustRightInd w:val="0"/>
        <w:spacing w:after="0" w:line="240" w:lineRule="auto"/>
        <w:jc w:val="both"/>
        <w:rPr>
          <w:lang w:val="en-US"/>
        </w:rPr>
      </w:pPr>
      <w:commentRangeStart w:id="27"/>
      <w:r w:rsidRPr="003B7A3E">
        <w:rPr>
          <w:lang w:val="en-US"/>
        </w:rPr>
        <w:t>Genuine Windows Vista Business (32-bit)**</w:t>
      </w:r>
    </w:p>
    <w:p w14:paraId="093A142C" w14:textId="77777777" w:rsidR="009B6BB0" w:rsidRPr="003B7A3E" w:rsidRDefault="009B6BB0" w:rsidP="00014AF3">
      <w:pPr>
        <w:pStyle w:val="ListParagraph"/>
        <w:numPr>
          <w:ilvl w:val="0"/>
          <w:numId w:val="11"/>
        </w:numPr>
        <w:autoSpaceDE w:val="0"/>
        <w:autoSpaceDN w:val="0"/>
        <w:adjustRightInd w:val="0"/>
        <w:spacing w:after="0" w:line="240" w:lineRule="auto"/>
        <w:jc w:val="both"/>
        <w:rPr>
          <w:lang w:val="en-US"/>
        </w:rPr>
      </w:pPr>
      <w:r w:rsidRPr="003B7A3E">
        <w:rPr>
          <w:lang w:val="en-US"/>
        </w:rPr>
        <w:t>Genuine Windows Vista Home Basic**</w:t>
      </w:r>
      <w:commentRangeEnd w:id="27"/>
      <w:r w:rsidR="003A103E" w:rsidRPr="00EA7D3F">
        <w:commentReference w:id="27"/>
      </w:r>
    </w:p>
    <w:p w14:paraId="1424A14C" w14:textId="77777777" w:rsidR="009B6BB0" w:rsidRPr="003B7A3E" w:rsidRDefault="009B6BB0" w:rsidP="00014AF3">
      <w:pPr>
        <w:pStyle w:val="ListParagraph"/>
        <w:numPr>
          <w:ilvl w:val="0"/>
          <w:numId w:val="11"/>
        </w:numPr>
        <w:autoSpaceDE w:val="0"/>
        <w:autoSpaceDN w:val="0"/>
        <w:adjustRightInd w:val="0"/>
        <w:spacing w:after="0" w:line="240" w:lineRule="auto"/>
        <w:jc w:val="both"/>
        <w:rPr>
          <w:lang w:val="en-US"/>
        </w:rPr>
      </w:pPr>
      <w:r w:rsidRPr="003B7A3E">
        <w:rPr>
          <w:lang w:val="en-US"/>
        </w:rPr>
        <w:t>Processor4 Intel® 2nd Generation Core™ i3, i5, i7 Processors</w:t>
      </w:r>
    </w:p>
    <w:p w14:paraId="5C4C94C2" w14:textId="77777777" w:rsidR="009B6BB0" w:rsidRPr="00EA7D3F" w:rsidRDefault="009B6BB0" w:rsidP="00014AF3">
      <w:pPr>
        <w:pStyle w:val="ListParagraph"/>
        <w:numPr>
          <w:ilvl w:val="0"/>
          <w:numId w:val="11"/>
        </w:numPr>
        <w:autoSpaceDE w:val="0"/>
        <w:autoSpaceDN w:val="0"/>
        <w:adjustRightInd w:val="0"/>
        <w:spacing w:after="0" w:line="240" w:lineRule="auto"/>
        <w:jc w:val="both"/>
        <w:rPr>
          <w:lang w:val="es-CO"/>
        </w:rPr>
      </w:pPr>
      <w:r w:rsidRPr="00EA7D3F">
        <w:rPr>
          <w:lang w:val="es-CO"/>
        </w:rPr>
        <w:t>Chipset Intel® Q65 Express</w:t>
      </w:r>
    </w:p>
    <w:p w14:paraId="00F3C081" w14:textId="77777777" w:rsidR="009B6BB0" w:rsidRPr="00EA7D3F" w:rsidRDefault="009B6BB0" w:rsidP="00014AF3">
      <w:pPr>
        <w:pStyle w:val="ListParagraph"/>
        <w:numPr>
          <w:ilvl w:val="0"/>
          <w:numId w:val="11"/>
        </w:numPr>
        <w:jc w:val="both"/>
        <w:rPr>
          <w:lang w:val="es-CO"/>
        </w:rPr>
      </w:pPr>
      <w:r w:rsidRPr="00EA7D3F">
        <w:rPr>
          <w:lang w:val="es-CO"/>
        </w:rPr>
        <w:t>Memory5 DDR3 SDRAM  DIMM</w:t>
      </w:r>
    </w:p>
    <w:p w14:paraId="222CC92A" w14:textId="77777777" w:rsidR="00FB74C8" w:rsidRPr="00EA7D3F" w:rsidRDefault="00FB74C8" w:rsidP="00014AF3">
      <w:pPr>
        <w:pStyle w:val="ListParagraph"/>
        <w:numPr>
          <w:ilvl w:val="0"/>
          <w:numId w:val="11"/>
        </w:numPr>
        <w:jc w:val="both"/>
        <w:rPr>
          <w:lang w:val="es-CO"/>
        </w:rPr>
      </w:pPr>
      <w:r w:rsidRPr="00EA7D3F">
        <w:rPr>
          <w:lang w:val="es-CO"/>
        </w:rPr>
        <w:t>Graficos:  Integrated Intel® HD Graphics 2000/3000</w:t>
      </w:r>
    </w:p>
    <w:p w14:paraId="2B2E21DC" w14:textId="2FFF98CB"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14:paraId="2B419F86" w14:textId="7B9572B8"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00774C8D" w:rsidRPr="00EA7D3F">
        <w:rPr>
          <w:lang w:val="es-CO"/>
        </w:rPr>
        <w:t xml:space="preserve"> </w:t>
      </w:r>
      <w:r w:rsidRPr="00EA7D3F">
        <w:rPr>
          <w:lang w:val="es-CO"/>
        </w:rPr>
        <w:t>del mismo.</w:t>
      </w:r>
      <w:r w:rsidR="00E56923">
        <w:rPr>
          <w:lang w:val="es-CO"/>
        </w:rPr>
        <w:t xml:space="preserve"> </w:t>
      </w:r>
      <w:r w:rsidR="008D2B86" w:rsidRPr="00EA7D3F">
        <w:rPr>
          <w:lang w:val="es-CO"/>
        </w:rPr>
        <w:t>El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14:paraId="1ACD613F" w14:textId="77777777" w:rsidR="00A72FAD" w:rsidRPr="00595763" w:rsidRDefault="00A72FAD" w:rsidP="00014AF3">
      <w:pPr>
        <w:jc w:val="both"/>
        <w:rPr>
          <w:lang w:val="es-CO"/>
        </w:rPr>
      </w:pPr>
    </w:p>
    <w:p w14:paraId="11831D85" w14:textId="05E81294" w:rsidR="00F71FDB" w:rsidRPr="00EA7D3F" w:rsidRDefault="00D9745F" w:rsidP="00014AF3">
      <w:pPr>
        <w:jc w:val="both"/>
        <w:rPr>
          <w:lang w:val="es-CO"/>
        </w:rPr>
      </w:pPr>
      <w:commentRangeStart w:id="28"/>
      <w:r w:rsidRPr="00EA7D3F">
        <w:rPr>
          <w:lang w:val="es-CO"/>
        </w:rPr>
        <w:lastRenderedPageBreak/>
        <w:t xml:space="preserve"> </w:t>
      </w:r>
      <w:r w:rsidR="00F71FDB" w:rsidRPr="00EA7D3F">
        <w:rPr>
          <w:lang w:val="es-CO"/>
        </w:rPr>
        <w:t xml:space="preserve">El avance del proyecto estará guiado por los siguientes estándares de desarrollo de software y de </w:t>
      </w:r>
      <w:commentRangeStart w:id="29"/>
      <w:r w:rsidR="00F71FDB" w:rsidRPr="00EA7D3F">
        <w:rPr>
          <w:lang w:val="es-CO"/>
        </w:rPr>
        <w:t>calidad</w:t>
      </w:r>
      <w:commentRangeEnd w:id="29"/>
      <w:r w:rsidR="00F71FDB" w:rsidRPr="00EA7D3F">
        <w:commentReference w:id="29"/>
      </w:r>
      <w:r w:rsidR="007F7442" w:rsidRPr="00EA7D3F">
        <w:rPr>
          <w:lang w:val="es-CO"/>
        </w:rPr>
        <w:t>:</w:t>
      </w:r>
    </w:p>
    <w:commentRangeEnd w:id="28"/>
    <w:p w14:paraId="6E1036C7" w14:textId="77777777" w:rsidR="00F71FDB" w:rsidRPr="00EA7D3F" w:rsidRDefault="00C24776" w:rsidP="00014AF3">
      <w:pPr>
        <w:pStyle w:val="ListParagraph"/>
        <w:numPr>
          <w:ilvl w:val="0"/>
          <w:numId w:val="12"/>
        </w:numPr>
        <w:jc w:val="both"/>
        <w:rPr>
          <w:lang w:val="es-CO"/>
        </w:rPr>
      </w:pPr>
      <w:r>
        <w:rPr>
          <w:rStyle w:val="CommentReference"/>
        </w:rPr>
        <w:commentReference w:id="28"/>
      </w:r>
    </w:p>
    <w:p w14:paraId="009533C5" w14:textId="2686B0FE" w:rsidR="002A752D" w:rsidRPr="00EA7D3F" w:rsidRDefault="00652C1B" w:rsidP="00014AF3">
      <w:pPr>
        <w:jc w:val="both"/>
        <w:rPr>
          <w:lang w:val="es-CO"/>
        </w:rPr>
      </w:pPr>
      <w:r w:rsidRPr="00EA7D3F">
        <w:rPr>
          <w:lang w:val="es-CO"/>
        </w:rPr>
        <w:t>La jugabilidad básica del juego estará basada en las reglas pre-establecidas por la compañía poseedora de los derechos del mismo (Hasbro</w:t>
      </w:r>
      <w:r w:rsidR="002A752D" w:rsidRPr="00EA7D3F">
        <w:rPr>
          <w:lang w:val="es-CO"/>
        </w:rPr>
        <w:t xml:space="preserve"> Interactive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yperlink"/>
            <w:lang w:val="es-CO"/>
          </w:rPr>
          <w:t>las modificaciones realizadas</w:t>
        </w:r>
      </w:hyperlink>
      <w:r w:rsidR="002A752D" w:rsidRPr="00EA7D3F">
        <w:rPr>
          <w:lang w:val="es-CO"/>
        </w:rPr>
        <w:t>.</w:t>
      </w:r>
    </w:p>
    <w:p w14:paraId="68286656" w14:textId="77777777"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14:paraId="70EAED65" w14:textId="77777777" w:rsidR="00EA4DE5" w:rsidRPr="00EA7D3F" w:rsidRDefault="00EA4DE5" w:rsidP="00014AF3">
      <w:pPr>
        <w:jc w:val="both"/>
        <w:rPr>
          <w:lang w:val="es-CO"/>
        </w:rPr>
      </w:pPr>
      <w:r w:rsidRPr="00EA7D3F">
        <w:rPr>
          <w:lang w:val="es-CO"/>
        </w:rPr>
        <w:t>Los datos en la aplicación deberán tener persistencia.</w:t>
      </w:r>
    </w:p>
    <w:p w14:paraId="7FA23B11" w14:textId="77777777"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 Feel), lo cual compromete aspectos de diseño, incluyendo aspectos como el color, las formas, la distribución de los elementos y el comportamiento de los mismos (cajas de texto, listas,</w:t>
      </w:r>
      <w:r w:rsidR="00620DD1" w:rsidRPr="00EA7D3F">
        <w:rPr>
          <w:lang w:val="es-CO"/>
        </w:rPr>
        <w:t xml:space="preserve"> </w:t>
      </w:r>
      <w:r w:rsidR="00EA0183" w:rsidRPr="00EA7D3F">
        <w:rPr>
          <w:lang w:val="es-CO"/>
        </w:rPr>
        <w:t>etc.</w:t>
      </w:r>
      <w:r w:rsidR="00F811C5" w:rsidRPr="00EA7D3F">
        <w:rPr>
          <w:lang w:val="es-CO"/>
        </w:rPr>
        <w:t>).</w:t>
      </w:r>
    </w:p>
    <w:p w14:paraId="0DC0F34A" w14:textId="0A25A14E"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yperlink"/>
            <w:lang w:val="es-CO"/>
          </w:rPr>
          <w:t>sección 1.1.3</w:t>
        </w:r>
      </w:hyperlink>
      <w:r w:rsidR="00EA7D3F">
        <w:rPr>
          <w:lang w:val="es-CO"/>
        </w:rPr>
        <w:t>.</w:t>
      </w:r>
    </w:p>
    <w:p w14:paraId="30F098F0" w14:textId="28D8ABE3"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14:paraId="1927F493" w14:textId="77777777"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14:paraId="2CDE6686" w14:textId="77777777"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14:paraId="09FEC670" w14:textId="70DC6D48" w:rsidR="00BD0AB0" w:rsidRPr="00CC10D2" w:rsidRDefault="00BD0AB0" w:rsidP="00CC10D2">
      <w:pPr>
        <w:pStyle w:val="Heading3"/>
        <w:jc w:val="both"/>
        <w:rPr>
          <w:rFonts w:ascii="Arial" w:hAnsi="Arial"/>
          <w:sz w:val="28"/>
          <w:lang w:val="es-CO"/>
        </w:rPr>
      </w:pPr>
      <w:bookmarkStart w:id="30" w:name="_1.1.3._Entregables_del"/>
      <w:bookmarkStart w:id="31" w:name="_Toc334451260"/>
      <w:bookmarkStart w:id="32" w:name="_Toc334451478"/>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14:paraId="49DCD61B" w14:textId="77777777"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14:paraId="380EB5C8" w14:textId="77777777" w:rsidR="00627816" w:rsidRPr="00595763" w:rsidRDefault="00627816" w:rsidP="00014AF3">
      <w:pPr>
        <w:pStyle w:val="Caption"/>
        <w:keepNext/>
        <w:jc w:val="both"/>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2451"/>
        <w:gridCol w:w="1379"/>
        <w:gridCol w:w="1172"/>
        <w:gridCol w:w="1519"/>
      </w:tblGrid>
      <w:tr w:rsidR="0030124A" w:rsidRPr="00D53C37" w14:paraId="311388D6" w14:textId="77777777" w:rsidTr="00CC10D2">
        <w:trPr>
          <w:jc w:val="center"/>
        </w:trPr>
        <w:tc>
          <w:tcPr>
            <w:tcW w:w="1187" w:type="dxa"/>
          </w:tcPr>
          <w:p w14:paraId="276089AE" w14:textId="77777777" w:rsidR="0030124A" w:rsidRPr="00595763" w:rsidRDefault="0030124A" w:rsidP="00014AF3">
            <w:pPr>
              <w:jc w:val="both"/>
              <w:rPr>
                <w:sz w:val="20"/>
                <w:lang w:val="es-CO"/>
              </w:rPr>
            </w:pPr>
            <w:r w:rsidRPr="00595763">
              <w:rPr>
                <w:sz w:val="20"/>
                <w:lang w:val="es-CO"/>
              </w:rPr>
              <w:t>Entregable</w:t>
            </w:r>
          </w:p>
        </w:tc>
        <w:tc>
          <w:tcPr>
            <w:tcW w:w="2451" w:type="dxa"/>
          </w:tcPr>
          <w:p w14:paraId="3D8EB1C0" w14:textId="77777777" w:rsidR="0030124A" w:rsidRPr="00595763" w:rsidRDefault="0030124A" w:rsidP="00014AF3">
            <w:pPr>
              <w:jc w:val="both"/>
              <w:rPr>
                <w:sz w:val="20"/>
                <w:lang w:val="es-CO"/>
              </w:rPr>
            </w:pPr>
            <w:r w:rsidRPr="00595763">
              <w:rPr>
                <w:sz w:val="20"/>
                <w:lang w:val="es-CO"/>
              </w:rPr>
              <w:t>Contenido</w:t>
            </w:r>
          </w:p>
        </w:tc>
        <w:tc>
          <w:tcPr>
            <w:tcW w:w="1379" w:type="dxa"/>
          </w:tcPr>
          <w:p w14:paraId="2645EEEA" w14:textId="77777777" w:rsidR="0030124A" w:rsidRPr="00595763" w:rsidRDefault="0030124A" w:rsidP="00014AF3">
            <w:pPr>
              <w:jc w:val="both"/>
              <w:rPr>
                <w:sz w:val="20"/>
                <w:lang w:val="es-CO"/>
              </w:rPr>
            </w:pPr>
            <w:r w:rsidRPr="00595763">
              <w:rPr>
                <w:sz w:val="20"/>
                <w:lang w:val="es-CO"/>
              </w:rPr>
              <w:t>Entrega</w:t>
            </w:r>
          </w:p>
        </w:tc>
        <w:tc>
          <w:tcPr>
            <w:tcW w:w="1172" w:type="dxa"/>
          </w:tcPr>
          <w:p w14:paraId="63EB4A84" w14:textId="77777777" w:rsidR="0030124A" w:rsidRPr="00595763" w:rsidRDefault="0030124A" w:rsidP="00014AF3">
            <w:pPr>
              <w:jc w:val="both"/>
              <w:rPr>
                <w:sz w:val="20"/>
                <w:lang w:val="es-CO"/>
              </w:rPr>
            </w:pPr>
            <w:r w:rsidRPr="00595763">
              <w:rPr>
                <w:sz w:val="20"/>
                <w:lang w:val="es-CO"/>
              </w:rPr>
              <w:t>Medio</w:t>
            </w:r>
          </w:p>
        </w:tc>
        <w:tc>
          <w:tcPr>
            <w:tcW w:w="1519" w:type="dxa"/>
          </w:tcPr>
          <w:p w14:paraId="54969D0B" w14:textId="77777777" w:rsidR="0030124A" w:rsidRPr="00595763" w:rsidRDefault="0030124A" w:rsidP="00014AF3">
            <w:pPr>
              <w:jc w:val="both"/>
              <w:rPr>
                <w:sz w:val="20"/>
                <w:lang w:val="es-CO"/>
              </w:rPr>
            </w:pPr>
            <w:r w:rsidRPr="00595763">
              <w:rPr>
                <w:sz w:val="20"/>
                <w:lang w:val="es-CO"/>
              </w:rPr>
              <w:t>Características</w:t>
            </w:r>
          </w:p>
        </w:tc>
      </w:tr>
      <w:tr w:rsidR="0030124A" w:rsidRPr="00D53C37" w14:paraId="53E27EEE" w14:textId="77777777" w:rsidTr="00CC10D2">
        <w:trPr>
          <w:jc w:val="center"/>
        </w:trPr>
        <w:tc>
          <w:tcPr>
            <w:tcW w:w="1187" w:type="dxa"/>
          </w:tcPr>
          <w:p w14:paraId="55754B6A" w14:textId="77777777" w:rsidR="0030124A" w:rsidRPr="00595763" w:rsidRDefault="0030124A" w:rsidP="00014AF3">
            <w:pPr>
              <w:jc w:val="both"/>
              <w:rPr>
                <w:sz w:val="20"/>
                <w:lang w:val="es-CO"/>
              </w:rPr>
            </w:pPr>
            <w:r w:rsidRPr="00595763">
              <w:rPr>
                <w:sz w:val="20"/>
                <w:lang w:val="es-CO"/>
              </w:rPr>
              <w:t>SPMP</w:t>
            </w:r>
          </w:p>
        </w:tc>
        <w:tc>
          <w:tcPr>
            <w:tcW w:w="2451" w:type="dxa"/>
          </w:tcPr>
          <w:p w14:paraId="0FDAFAE7" w14:textId="77777777" w:rsidR="0030124A" w:rsidRPr="00595763" w:rsidRDefault="0030124A" w:rsidP="00014AF3">
            <w:pPr>
              <w:pStyle w:val="ListParagraph"/>
              <w:numPr>
                <w:ilvl w:val="0"/>
                <w:numId w:val="2"/>
              </w:numPr>
              <w:jc w:val="both"/>
              <w:rPr>
                <w:sz w:val="20"/>
                <w:lang w:val="es-CO"/>
              </w:rPr>
            </w:pPr>
            <w:r w:rsidRPr="00595763">
              <w:rPr>
                <w:sz w:val="20"/>
                <w:lang w:val="es-CO"/>
              </w:rPr>
              <w:t xml:space="preserve">Software Project Management Plan </w:t>
            </w:r>
            <w:r w:rsidRPr="00595763">
              <w:rPr>
                <w:sz w:val="20"/>
                <w:lang w:val="es-CO"/>
              </w:rPr>
              <w:lastRenderedPageBreak/>
              <w:t>(Plan del Proyecto y Estimación )</w:t>
            </w:r>
          </w:p>
          <w:p w14:paraId="5ED817C7" w14:textId="77777777" w:rsidR="0030124A" w:rsidRPr="00595763" w:rsidRDefault="0030124A" w:rsidP="00014AF3">
            <w:pPr>
              <w:pStyle w:val="ListParagraph"/>
              <w:numPr>
                <w:ilvl w:val="0"/>
                <w:numId w:val="2"/>
              </w:numPr>
              <w:jc w:val="both"/>
              <w:rPr>
                <w:sz w:val="20"/>
                <w:lang w:val="es-CO"/>
              </w:rPr>
            </w:pPr>
            <w:r w:rsidRPr="00595763">
              <w:rPr>
                <w:sz w:val="20"/>
                <w:lang w:val="es-CO"/>
              </w:rPr>
              <w:t>Casos de Uso refinados</w:t>
            </w:r>
          </w:p>
          <w:p w14:paraId="23151F69" w14:textId="77777777" w:rsidR="0030124A" w:rsidRPr="00595763" w:rsidRDefault="0030124A" w:rsidP="00014AF3">
            <w:pPr>
              <w:pStyle w:val="ListParagraph"/>
              <w:numPr>
                <w:ilvl w:val="0"/>
                <w:numId w:val="2"/>
              </w:numPr>
              <w:jc w:val="both"/>
              <w:rPr>
                <w:sz w:val="20"/>
                <w:lang w:val="es-CO"/>
              </w:rPr>
            </w:pPr>
            <w:r w:rsidRPr="00595763">
              <w:rPr>
                <w:sz w:val="20"/>
                <w:lang w:val="es-CO"/>
              </w:rPr>
              <w:t>Informe Gerencial, incluida la  presentación</w:t>
            </w:r>
          </w:p>
          <w:p w14:paraId="7C62CB1E" w14:textId="77777777" w:rsidR="0030124A" w:rsidRPr="00595763" w:rsidRDefault="0030124A" w:rsidP="00014AF3">
            <w:pPr>
              <w:pStyle w:val="ListParagraph"/>
              <w:numPr>
                <w:ilvl w:val="0"/>
                <w:numId w:val="2"/>
              </w:numPr>
              <w:jc w:val="both"/>
              <w:rPr>
                <w:sz w:val="20"/>
                <w:lang w:val="es-CO"/>
              </w:rPr>
            </w:pPr>
            <w:r w:rsidRPr="00595763">
              <w:rPr>
                <w:sz w:val="20"/>
                <w:lang w:val="es-CO"/>
              </w:rPr>
              <w:t>Documento LEEME, que explique el contenido de la entrega</w:t>
            </w:r>
          </w:p>
        </w:tc>
        <w:tc>
          <w:tcPr>
            <w:tcW w:w="1379" w:type="dxa"/>
          </w:tcPr>
          <w:p w14:paraId="75174524" w14:textId="77777777" w:rsidR="0030124A" w:rsidRPr="00595763" w:rsidRDefault="0030124A"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172" w:type="dxa"/>
          </w:tcPr>
          <w:p w14:paraId="18C4710A" w14:textId="77777777" w:rsidR="0030124A" w:rsidRPr="00595763" w:rsidRDefault="0030124A" w:rsidP="00014AF3">
            <w:pPr>
              <w:jc w:val="both"/>
              <w:rPr>
                <w:sz w:val="20"/>
                <w:lang w:val="es-CO"/>
              </w:rPr>
            </w:pPr>
            <w:r w:rsidRPr="00595763">
              <w:rPr>
                <w:sz w:val="20"/>
                <w:lang w:val="es-CO"/>
              </w:rPr>
              <w:lastRenderedPageBreak/>
              <w:t>Digital</w:t>
            </w:r>
          </w:p>
        </w:tc>
        <w:tc>
          <w:tcPr>
            <w:tcW w:w="1519" w:type="dxa"/>
          </w:tcPr>
          <w:p w14:paraId="433142F5" w14:textId="77777777" w:rsidR="0030124A" w:rsidRPr="00595763" w:rsidRDefault="0030124A" w:rsidP="00014AF3">
            <w:pPr>
              <w:jc w:val="both"/>
              <w:rPr>
                <w:sz w:val="20"/>
                <w:lang w:val="es-CO"/>
              </w:rPr>
            </w:pPr>
            <w:r w:rsidRPr="00595763">
              <w:rPr>
                <w:sz w:val="20"/>
                <w:lang w:val="es-CO"/>
              </w:rPr>
              <w:t xml:space="preserve">Los documentos </w:t>
            </w:r>
            <w:r w:rsidRPr="00595763">
              <w:rPr>
                <w:sz w:val="20"/>
                <w:lang w:val="es-CO"/>
              </w:rPr>
              <w:lastRenderedPageBreak/>
              <w:t>seguirán los lineamientos de estándares de calidad, asociados a cada entrega</w:t>
            </w:r>
          </w:p>
        </w:tc>
      </w:tr>
      <w:tr w:rsidR="0030124A" w:rsidRPr="00D53C37" w14:paraId="336C2B20" w14:textId="77777777" w:rsidTr="00CC10D2">
        <w:trPr>
          <w:jc w:val="center"/>
        </w:trPr>
        <w:tc>
          <w:tcPr>
            <w:tcW w:w="1187" w:type="dxa"/>
          </w:tcPr>
          <w:p w14:paraId="332C46B4" w14:textId="77777777" w:rsidR="0030124A" w:rsidRPr="00595763" w:rsidRDefault="0030124A" w:rsidP="00014AF3">
            <w:pPr>
              <w:jc w:val="both"/>
              <w:rPr>
                <w:sz w:val="20"/>
                <w:lang w:val="es-CO"/>
              </w:rPr>
            </w:pPr>
            <w:r w:rsidRPr="00595763">
              <w:rPr>
                <w:sz w:val="20"/>
                <w:lang w:val="es-CO"/>
              </w:rPr>
              <w:lastRenderedPageBreak/>
              <w:t>SRS</w:t>
            </w:r>
          </w:p>
        </w:tc>
        <w:tc>
          <w:tcPr>
            <w:tcW w:w="2451" w:type="dxa"/>
          </w:tcPr>
          <w:p w14:paraId="44A143DA" w14:textId="77777777" w:rsidR="0030124A" w:rsidRPr="00595763" w:rsidRDefault="0030124A" w:rsidP="00014AF3">
            <w:pPr>
              <w:pStyle w:val="ListParagraph"/>
              <w:numPr>
                <w:ilvl w:val="0"/>
                <w:numId w:val="4"/>
              </w:numPr>
              <w:jc w:val="both"/>
              <w:rPr>
                <w:sz w:val="20"/>
                <w:lang w:val="es-CO"/>
              </w:rPr>
            </w:pPr>
            <w:r w:rsidRPr="00595763">
              <w:rPr>
                <w:sz w:val="20"/>
                <w:lang w:val="es-CO"/>
              </w:rPr>
              <w:t>Software Requirement Specification (Especificación de Requerimientos)</w:t>
            </w:r>
          </w:p>
          <w:p w14:paraId="79B4E193" w14:textId="77777777" w:rsidR="0030124A" w:rsidRPr="00595763" w:rsidRDefault="0030124A" w:rsidP="00014AF3">
            <w:pPr>
              <w:pStyle w:val="ListParagraph"/>
              <w:numPr>
                <w:ilvl w:val="0"/>
                <w:numId w:val="4"/>
              </w:numPr>
              <w:jc w:val="both"/>
              <w:rPr>
                <w:sz w:val="20"/>
                <w:lang w:val="es-CO"/>
              </w:rPr>
            </w:pPr>
            <w:r w:rsidRPr="00595763">
              <w:rPr>
                <w:sz w:val="20"/>
                <w:lang w:val="es-CO"/>
              </w:rPr>
              <w:t xml:space="preserve">Prototipo Funcional, con la implementación  del caso de uso mas difícil </w:t>
            </w:r>
          </w:p>
          <w:p w14:paraId="2B3ECD5F" w14:textId="77777777" w:rsidR="0030124A" w:rsidRPr="00595763" w:rsidRDefault="0030124A" w:rsidP="00014AF3">
            <w:pPr>
              <w:pStyle w:val="ListParagraph"/>
              <w:numPr>
                <w:ilvl w:val="0"/>
                <w:numId w:val="4"/>
              </w:numPr>
              <w:jc w:val="both"/>
              <w:rPr>
                <w:sz w:val="20"/>
                <w:lang w:val="es-CO"/>
              </w:rPr>
            </w:pPr>
            <w:r w:rsidRPr="00595763">
              <w:rPr>
                <w:sz w:val="20"/>
                <w:lang w:val="es-CO"/>
              </w:rPr>
              <w:t>Informe Gerencial, incluida la  presentación</w:t>
            </w:r>
          </w:p>
          <w:p w14:paraId="235990DA" w14:textId="77777777" w:rsidR="0030124A" w:rsidRPr="00595763" w:rsidRDefault="0030124A" w:rsidP="00014AF3">
            <w:pPr>
              <w:pStyle w:val="ListParagraph"/>
              <w:numPr>
                <w:ilvl w:val="0"/>
                <w:numId w:val="4"/>
              </w:numPr>
              <w:jc w:val="both"/>
              <w:rPr>
                <w:sz w:val="20"/>
                <w:lang w:val="es-CO"/>
              </w:rPr>
            </w:pPr>
            <w:r w:rsidRPr="00595763">
              <w:rPr>
                <w:sz w:val="20"/>
                <w:lang w:val="es-CO"/>
              </w:rPr>
              <w:t>Corrección de entregables anteriores</w:t>
            </w:r>
          </w:p>
          <w:p w14:paraId="3E16BEC8" w14:textId="77777777" w:rsidR="0030124A" w:rsidRPr="00595763" w:rsidRDefault="0030124A" w:rsidP="00014AF3">
            <w:pPr>
              <w:pStyle w:val="ListParagraph"/>
              <w:numPr>
                <w:ilvl w:val="0"/>
                <w:numId w:val="4"/>
              </w:numPr>
              <w:jc w:val="both"/>
              <w:rPr>
                <w:sz w:val="20"/>
                <w:lang w:val="es-CO"/>
              </w:rPr>
            </w:pPr>
            <w:r w:rsidRPr="00595763">
              <w:rPr>
                <w:sz w:val="20"/>
                <w:lang w:val="es-CO"/>
              </w:rPr>
              <w:t>Documento LEEME, que explique el contenido de la entrega</w:t>
            </w:r>
          </w:p>
        </w:tc>
        <w:tc>
          <w:tcPr>
            <w:tcW w:w="1379" w:type="dxa"/>
          </w:tcPr>
          <w:p w14:paraId="09A1D25B" w14:textId="77777777" w:rsidR="0030124A" w:rsidRPr="00595763" w:rsidRDefault="0030124A"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14:paraId="200F9C6A" w14:textId="77777777" w:rsidR="0030124A" w:rsidRPr="00595763" w:rsidRDefault="0030124A" w:rsidP="00014AF3">
            <w:pPr>
              <w:jc w:val="both"/>
              <w:rPr>
                <w:sz w:val="20"/>
                <w:lang w:val="es-CO"/>
              </w:rPr>
            </w:pPr>
            <w:r w:rsidRPr="00595763">
              <w:rPr>
                <w:sz w:val="20"/>
                <w:lang w:val="es-CO"/>
              </w:rPr>
              <w:t>Digital</w:t>
            </w:r>
          </w:p>
        </w:tc>
        <w:tc>
          <w:tcPr>
            <w:tcW w:w="1519" w:type="dxa"/>
          </w:tcPr>
          <w:p w14:paraId="11F0608F" w14:textId="77777777"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4DB4FD74" w14:textId="77777777" w:rsidR="0030124A" w:rsidRPr="00595763" w:rsidRDefault="0030124A" w:rsidP="00014AF3">
            <w:pPr>
              <w:jc w:val="both"/>
              <w:rPr>
                <w:sz w:val="20"/>
                <w:lang w:val="es-CO"/>
              </w:rPr>
            </w:pPr>
          </w:p>
        </w:tc>
      </w:tr>
      <w:tr w:rsidR="0030124A" w:rsidRPr="00D53C37" w14:paraId="30AA8004" w14:textId="77777777" w:rsidTr="00CC10D2">
        <w:trPr>
          <w:jc w:val="center"/>
        </w:trPr>
        <w:tc>
          <w:tcPr>
            <w:tcW w:w="1187" w:type="dxa"/>
          </w:tcPr>
          <w:p w14:paraId="57BF3840" w14:textId="77777777" w:rsidR="0030124A" w:rsidRPr="00595763" w:rsidRDefault="0030124A" w:rsidP="00014AF3">
            <w:pPr>
              <w:jc w:val="both"/>
              <w:rPr>
                <w:sz w:val="20"/>
                <w:lang w:val="es-CO"/>
              </w:rPr>
            </w:pPr>
            <w:r w:rsidRPr="00595763">
              <w:rPr>
                <w:sz w:val="20"/>
                <w:lang w:val="es-CO"/>
              </w:rPr>
              <w:t>SDD</w:t>
            </w:r>
          </w:p>
        </w:tc>
        <w:tc>
          <w:tcPr>
            <w:tcW w:w="2451" w:type="dxa"/>
          </w:tcPr>
          <w:p w14:paraId="5DDDCFFB" w14:textId="77777777" w:rsidR="0030124A" w:rsidRPr="00595763" w:rsidRDefault="0030124A" w:rsidP="00014AF3">
            <w:pPr>
              <w:pStyle w:val="ListParagraph"/>
              <w:numPr>
                <w:ilvl w:val="0"/>
                <w:numId w:val="6"/>
              </w:numPr>
              <w:jc w:val="both"/>
              <w:rPr>
                <w:sz w:val="20"/>
                <w:lang w:val="es-CO"/>
              </w:rPr>
            </w:pPr>
            <w:r w:rsidRPr="00595763">
              <w:rPr>
                <w:sz w:val="20"/>
                <w:lang w:val="es-CO"/>
              </w:rPr>
              <w:t>Software Design Document (Documento de diseño)</w:t>
            </w:r>
          </w:p>
          <w:p w14:paraId="2180BD22" w14:textId="77777777" w:rsidR="0030124A" w:rsidRPr="00595763" w:rsidRDefault="0030124A" w:rsidP="00014AF3">
            <w:pPr>
              <w:pStyle w:val="ListParagraph"/>
              <w:numPr>
                <w:ilvl w:val="0"/>
                <w:numId w:val="6"/>
              </w:numPr>
              <w:jc w:val="both"/>
              <w:rPr>
                <w:sz w:val="20"/>
                <w:lang w:val="es-CO"/>
              </w:rPr>
            </w:pPr>
            <w:r w:rsidRPr="00595763">
              <w:rPr>
                <w:sz w:val="20"/>
                <w:lang w:val="es-CO"/>
              </w:rPr>
              <w:t xml:space="preserve">Prototipo funcional (implementación mayor o igual al </w:t>
            </w:r>
            <w:r w:rsidRPr="00595763">
              <w:rPr>
                <w:sz w:val="20"/>
                <w:lang w:val="es-CO"/>
              </w:rPr>
              <w:lastRenderedPageBreak/>
              <w:t>50% del proyecto)</w:t>
            </w:r>
          </w:p>
          <w:p w14:paraId="62E478DF" w14:textId="77777777" w:rsidR="0030124A" w:rsidRPr="00595763" w:rsidRDefault="0030124A" w:rsidP="00014AF3">
            <w:pPr>
              <w:pStyle w:val="ListParagraph"/>
              <w:numPr>
                <w:ilvl w:val="0"/>
                <w:numId w:val="6"/>
              </w:numPr>
              <w:jc w:val="both"/>
              <w:rPr>
                <w:sz w:val="20"/>
                <w:lang w:val="es-CO"/>
              </w:rPr>
            </w:pPr>
            <w:r w:rsidRPr="00595763">
              <w:rPr>
                <w:sz w:val="20"/>
                <w:lang w:val="es-CO"/>
              </w:rPr>
              <w:t>Informe Gerencial, incluida la  presentación</w:t>
            </w:r>
          </w:p>
          <w:p w14:paraId="71FDF3B3" w14:textId="77777777" w:rsidR="0030124A" w:rsidRPr="00595763" w:rsidRDefault="0030124A" w:rsidP="00014AF3">
            <w:pPr>
              <w:pStyle w:val="ListParagraph"/>
              <w:numPr>
                <w:ilvl w:val="0"/>
                <w:numId w:val="6"/>
              </w:numPr>
              <w:jc w:val="both"/>
              <w:rPr>
                <w:sz w:val="20"/>
                <w:lang w:val="es-CO"/>
              </w:rPr>
            </w:pPr>
            <w:r w:rsidRPr="00595763">
              <w:rPr>
                <w:sz w:val="20"/>
                <w:lang w:val="es-CO"/>
              </w:rPr>
              <w:t>Corrección de entregables anteriores</w:t>
            </w:r>
          </w:p>
          <w:p w14:paraId="367B216C" w14:textId="77777777" w:rsidR="0030124A" w:rsidRPr="00595763" w:rsidRDefault="0030124A" w:rsidP="00014AF3">
            <w:pPr>
              <w:pStyle w:val="ListParagraph"/>
              <w:numPr>
                <w:ilvl w:val="0"/>
                <w:numId w:val="6"/>
              </w:numPr>
              <w:jc w:val="both"/>
              <w:rPr>
                <w:sz w:val="20"/>
                <w:lang w:val="es-CO"/>
              </w:rPr>
            </w:pPr>
            <w:r w:rsidRPr="00595763">
              <w:rPr>
                <w:sz w:val="20"/>
                <w:lang w:val="es-CO"/>
              </w:rPr>
              <w:t>Documento LEEME, que explique el contenido de la entrega</w:t>
            </w:r>
          </w:p>
        </w:tc>
        <w:tc>
          <w:tcPr>
            <w:tcW w:w="1379" w:type="dxa"/>
          </w:tcPr>
          <w:p w14:paraId="2CBE0EC4" w14:textId="77777777" w:rsidR="0030124A" w:rsidRPr="00595763" w:rsidRDefault="0030124A" w:rsidP="00014AF3">
            <w:pPr>
              <w:jc w:val="both"/>
              <w:rPr>
                <w:sz w:val="20"/>
                <w:lang w:val="es-CO"/>
              </w:rPr>
            </w:pPr>
            <w:r w:rsidRPr="00595763">
              <w:rPr>
                <w:sz w:val="20"/>
                <w:lang w:val="es-CO"/>
              </w:rPr>
              <w:lastRenderedPageBreak/>
              <w:t xml:space="preserve">Martes 6 de Noviembre  de 2012, 4:00pm, salón de clase (3-501) Instalaciones Pontificia </w:t>
            </w:r>
            <w:r w:rsidRPr="00595763">
              <w:rPr>
                <w:sz w:val="20"/>
                <w:lang w:val="es-CO"/>
              </w:rPr>
              <w:lastRenderedPageBreak/>
              <w:t>Universidad Javeriana –Bogotá</w:t>
            </w:r>
          </w:p>
        </w:tc>
        <w:tc>
          <w:tcPr>
            <w:tcW w:w="1172" w:type="dxa"/>
          </w:tcPr>
          <w:p w14:paraId="12494993" w14:textId="77777777" w:rsidR="0030124A" w:rsidRPr="00595763" w:rsidRDefault="0030124A" w:rsidP="00014AF3">
            <w:pPr>
              <w:jc w:val="both"/>
              <w:rPr>
                <w:sz w:val="20"/>
                <w:lang w:val="es-CO"/>
              </w:rPr>
            </w:pPr>
            <w:r w:rsidRPr="00595763">
              <w:rPr>
                <w:sz w:val="20"/>
                <w:lang w:val="es-CO"/>
              </w:rPr>
              <w:lastRenderedPageBreak/>
              <w:t xml:space="preserve">Magnético </w:t>
            </w:r>
          </w:p>
        </w:tc>
        <w:tc>
          <w:tcPr>
            <w:tcW w:w="1519" w:type="dxa"/>
          </w:tcPr>
          <w:p w14:paraId="2098541C" w14:textId="77777777" w:rsidR="0030124A" w:rsidRPr="00595763" w:rsidRDefault="0030124A" w:rsidP="00014AF3">
            <w:pPr>
              <w:jc w:val="both"/>
              <w:rPr>
                <w:sz w:val="20"/>
                <w:lang w:val="es-CO"/>
              </w:rPr>
            </w:pPr>
            <w:r w:rsidRPr="00595763">
              <w:rPr>
                <w:sz w:val="20"/>
                <w:lang w:val="es-CO"/>
              </w:rPr>
              <w:t xml:space="preserve">Los documentos seguirán los lineamientos de estándares de calidad asociados a cada entrega, </w:t>
            </w:r>
            <w:r w:rsidRPr="00595763">
              <w:rPr>
                <w:sz w:val="20"/>
                <w:lang w:val="es-CO"/>
              </w:rPr>
              <w:lastRenderedPageBreak/>
              <w:t>satisfaciendo las restricciones de hardware y software dadas por el cliente.</w:t>
            </w:r>
          </w:p>
          <w:p w14:paraId="0EDF897F" w14:textId="77777777" w:rsidR="0030124A" w:rsidRPr="00595763" w:rsidRDefault="0030124A" w:rsidP="00014AF3">
            <w:pPr>
              <w:jc w:val="both"/>
              <w:rPr>
                <w:sz w:val="20"/>
                <w:lang w:val="es-CO"/>
              </w:rPr>
            </w:pPr>
          </w:p>
        </w:tc>
      </w:tr>
      <w:tr w:rsidR="0030124A" w:rsidRPr="00D53C37" w14:paraId="73E08680" w14:textId="77777777" w:rsidTr="00CC10D2">
        <w:trPr>
          <w:jc w:val="center"/>
        </w:trPr>
        <w:tc>
          <w:tcPr>
            <w:tcW w:w="1187" w:type="dxa"/>
          </w:tcPr>
          <w:p w14:paraId="17FDD9BF" w14:textId="77777777" w:rsidR="0030124A" w:rsidRPr="00595763" w:rsidRDefault="0030124A" w:rsidP="00014AF3">
            <w:pPr>
              <w:jc w:val="both"/>
              <w:rPr>
                <w:sz w:val="20"/>
                <w:lang w:val="es-CO"/>
              </w:rPr>
            </w:pPr>
            <w:r w:rsidRPr="00595763">
              <w:rPr>
                <w:sz w:val="20"/>
                <w:lang w:val="es-CO"/>
              </w:rPr>
              <w:lastRenderedPageBreak/>
              <w:t>Final</w:t>
            </w:r>
          </w:p>
        </w:tc>
        <w:tc>
          <w:tcPr>
            <w:tcW w:w="2451" w:type="dxa"/>
          </w:tcPr>
          <w:p w14:paraId="00972206" w14:textId="77777777" w:rsidR="0030124A" w:rsidRPr="00595763" w:rsidRDefault="0030124A" w:rsidP="00014AF3">
            <w:pPr>
              <w:pStyle w:val="ListParagraph"/>
              <w:numPr>
                <w:ilvl w:val="0"/>
                <w:numId w:val="6"/>
              </w:numPr>
              <w:jc w:val="both"/>
              <w:rPr>
                <w:sz w:val="20"/>
                <w:lang w:val="es-CO"/>
              </w:rPr>
            </w:pPr>
            <w:r w:rsidRPr="00595763">
              <w:rPr>
                <w:sz w:val="20"/>
                <w:lang w:val="es-CO"/>
              </w:rPr>
              <w:t>Prototipo funcional final</w:t>
            </w:r>
          </w:p>
          <w:p w14:paraId="4100E50B" w14:textId="77777777" w:rsidR="0030124A" w:rsidRPr="00595763" w:rsidRDefault="0030124A" w:rsidP="00014AF3">
            <w:pPr>
              <w:pStyle w:val="ListParagraph"/>
              <w:numPr>
                <w:ilvl w:val="0"/>
                <w:numId w:val="6"/>
              </w:numPr>
              <w:jc w:val="both"/>
              <w:rPr>
                <w:sz w:val="20"/>
                <w:lang w:val="es-CO"/>
              </w:rPr>
            </w:pPr>
            <w:r w:rsidRPr="00595763">
              <w:rPr>
                <w:sz w:val="20"/>
                <w:lang w:val="es-CO"/>
              </w:rPr>
              <w:t>Plan de Pruebas</w:t>
            </w:r>
          </w:p>
          <w:p w14:paraId="5A5FBEEC" w14:textId="77777777" w:rsidR="0030124A" w:rsidRPr="00595763" w:rsidRDefault="0030124A" w:rsidP="00014AF3">
            <w:pPr>
              <w:pStyle w:val="ListParagraph"/>
              <w:numPr>
                <w:ilvl w:val="0"/>
                <w:numId w:val="6"/>
              </w:numPr>
              <w:jc w:val="both"/>
              <w:rPr>
                <w:sz w:val="20"/>
                <w:lang w:val="es-CO"/>
              </w:rPr>
            </w:pPr>
            <w:r w:rsidRPr="00595763">
              <w:rPr>
                <w:sz w:val="20"/>
                <w:lang w:val="es-CO"/>
              </w:rPr>
              <w:t>Manuales</w:t>
            </w:r>
          </w:p>
          <w:p w14:paraId="262C4691" w14:textId="77777777" w:rsidR="0030124A" w:rsidRPr="00595763" w:rsidRDefault="0030124A" w:rsidP="00014AF3">
            <w:pPr>
              <w:pStyle w:val="ListParagraph"/>
              <w:numPr>
                <w:ilvl w:val="0"/>
                <w:numId w:val="6"/>
              </w:numPr>
              <w:jc w:val="both"/>
              <w:rPr>
                <w:sz w:val="20"/>
                <w:lang w:val="es-CO"/>
              </w:rPr>
            </w:pPr>
            <w:r w:rsidRPr="00595763">
              <w:rPr>
                <w:sz w:val="20"/>
                <w:lang w:val="es-CO"/>
              </w:rPr>
              <w:t>Plan de pruebas</w:t>
            </w:r>
          </w:p>
          <w:p w14:paraId="0B9BF28F" w14:textId="77777777" w:rsidR="0030124A" w:rsidRPr="00595763" w:rsidRDefault="0030124A" w:rsidP="00014AF3">
            <w:pPr>
              <w:pStyle w:val="ListParagraph"/>
              <w:numPr>
                <w:ilvl w:val="0"/>
                <w:numId w:val="6"/>
              </w:numPr>
              <w:jc w:val="both"/>
              <w:rPr>
                <w:sz w:val="20"/>
                <w:lang w:val="es-CO"/>
              </w:rPr>
            </w:pPr>
            <w:r w:rsidRPr="00595763">
              <w:rPr>
                <w:sz w:val="20"/>
                <w:lang w:val="es-CO"/>
              </w:rPr>
              <w:t>Resultados de las pruebas</w:t>
            </w:r>
          </w:p>
          <w:p w14:paraId="78B50F2B" w14:textId="77777777" w:rsidR="0030124A" w:rsidRPr="00595763" w:rsidRDefault="0030124A" w:rsidP="00014AF3">
            <w:pPr>
              <w:pStyle w:val="ListParagraph"/>
              <w:numPr>
                <w:ilvl w:val="0"/>
                <w:numId w:val="6"/>
              </w:numPr>
              <w:jc w:val="both"/>
              <w:rPr>
                <w:sz w:val="20"/>
                <w:lang w:val="es-CO"/>
              </w:rPr>
            </w:pPr>
            <w:r w:rsidRPr="00595763">
              <w:rPr>
                <w:sz w:val="20"/>
                <w:lang w:val="es-CO"/>
              </w:rPr>
              <w:t>Informe Gerencial, incluida la  presentación</w:t>
            </w:r>
          </w:p>
          <w:p w14:paraId="5513DFCD" w14:textId="77777777" w:rsidR="0030124A" w:rsidRPr="00595763" w:rsidRDefault="0030124A" w:rsidP="00014AF3">
            <w:pPr>
              <w:pStyle w:val="ListParagraph"/>
              <w:numPr>
                <w:ilvl w:val="0"/>
                <w:numId w:val="6"/>
              </w:numPr>
              <w:jc w:val="both"/>
              <w:rPr>
                <w:sz w:val="20"/>
                <w:lang w:val="es-CO"/>
              </w:rPr>
            </w:pPr>
            <w:r w:rsidRPr="00595763">
              <w:rPr>
                <w:sz w:val="20"/>
                <w:lang w:val="es-CO"/>
              </w:rPr>
              <w:t>Corrección de entregables anteriores</w:t>
            </w:r>
          </w:p>
          <w:p w14:paraId="767DACFC" w14:textId="77777777" w:rsidR="0030124A" w:rsidRPr="00595763" w:rsidRDefault="0030124A" w:rsidP="00014AF3">
            <w:pPr>
              <w:pStyle w:val="ListParagraph"/>
              <w:numPr>
                <w:ilvl w:val="0"/>
                <w:numId w:val="6"/>
              </w:numPr>
              <w:jc w:val="both"/>
              <w:rPr>
                <w:sz w:val="20"/>
                <w:lang w:val="es-CO"/>
              </w:rPr>
            </w:pPr>
            <w:r w:rsidRPr="00595763">
              <w:rPr>
                <w:sz w:val="20"/>
                <w:lang w:val="es-CO"/>
              </w:rPr>
              <w:t>Documento LEEME, que explique el contenido de la entrega</w:t>
            </w:r>
          </w:p>
        </w:tc>
        <w:tc>
          <w:tcPr>
            <w:tcW w:w="1379" w:type="dxa"/>
          </w:tcPr>
          <w:p w14:paraId="4E6246DE" w14:textId="77777777" w:rsidR="0030124A" w:rsidRPr="00595763" w:rsidRDefault="0030124A" w:rsidP="00014AF3">
            <w:pPr>
              <w:jc w:val="both"/>
              <w:rPr>
                <w:sz w:val="20"/>
                <w:lang w:val="es-CO"/>
              </w:rPr>
            </w:pPr>
            <w:r w:rsidRPr="00595763">
              <w:rPr>
                <w:sz w:val="20"/>
                <w:lang w:val="es-CO"/>
              </w:rPr>
              <w:t>Viernes 30 de Noviembre de 2012, sala de Bases de Datos, Instalaciones Pontificia Universidad Javeriana –Bogotá</w:t>
            </w:r>
          </w:p>
        </w:tc>
        <w:tc>
          <w:tcPr>
            <w:tcW w:w="1172" w:type="dxa"/>
          </w:tcPr>
          <w:p w14:paraId="2B458E23" w14:textId="77777777" w:rsidR="0030124A" w:rsidRPr="00595763" w:rsidRDefault="001F0D11" w:rsidP="00014AF3">
            <w:pPr>
              <w:jc w:val="both"/>
              <w:rPr>
                <w:sz w:val="20"/>
                <w:lang w:val="es-CO"/>
              </w:rPr>
            </w:pPr>
            <w:r w:rsidRPr="00595763">
              <w:rPr>
                <w:sz w:val="20"/>
                <w:lang w:val="es-CO"/>
              </w:rPr>
              <w:t>Magnético</w:t>
            </w:r>
          </w:p>
        </w:tc>
        <w:tc>
          <w:tcPr>
            <w:tcW w:w="1519" w:type="dxa"/>
          </w:tcPr>
          <w:p w14:paraId="266AA63D" w14:textId="77777777"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4783D9C" w14:textId="77777777" w:rsidR="0030124A" w:rsidRPr="00595763" w:rsidRDefault="0030124A" w:rsidP="00014AF3">
            <w:pPr>
              <w:jc w:val="both"/>
              <w:rPr>
                <w:sz w:val="20"/>
                <w:lang w:val="es-CO"/>
              </w:rPr>
            </w:pPr>
          </w:p>
        </w:tc>
      </w:tr>
    </w:tbl>
    <w:p w14:paraId="0794CDDF" w14:textId="77777777" w:rsidR="00627816" w:rsidRPr="00595763" w:rsidRDefault="00627816" w:rsidP="00014AF3">
      <w:pPr>
        <w:pStyle w:val="Caption"/>
        <w:keepNext/>
        <w:jc w:val="both"/>
        <w:rPr>
          <w:lang w:val="es-CO"/>
        </w:rPr>
      </w:pPr>
      <w:bookmarkStart w:id="33" w:name="_Toc333012790"/>
      <w:r w:rsidRPr="00595763">
        <w:rPr>
          <w:lang w:val="es-CO"/>
        </w:rPr>
        <w:t xml:space="preserve">Tabla </w:t>
      </w:r>
      <w:r w:rsidRPr="00595763">
        <w:rPr>
          <w:lang w:val="es-CO"/>
        </w:rPr>
        <w:fldChar w:fldCharType="begin"/>
      </w:r>
      <w:r w:rsidRPr="00595763">
        <w:rPr>
          <w:lang w:val="es-CO"/>
        </w:rPr>
        <w:instrText xml:space="preserve"> SEQ Tabla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Entregables del Proyecto</w:t>
      </w:r>
      <w:bookmarkEnd w:id="33"/>
    </w:p>
    <w:p w14:paraId="147FB3B9" w14:textId="5BBEDD19" w:rsidR="00B129AA" w:rsidRPr="00595763" w:rsidRDefault="00B129AA" w:rsidP="00014AF3">
      <w:pPr>
        <w:jc w:val="both"/>
        <w:rPr>
          <w:lang w:val="es-CO"/>
        </w:rPr>
      </w:pPr>
    </w:p>
    <w:p w14:paraId="021E8CDD" w14:textId="6369A025" w:rsidR="00D9745F" w:rsidRPr="00595763" w:rsidRDefault="00D9745F" w:rsidP="00014AF3">
      <w:pPr>
        <w:pStyle w:val="Heading3"/>
        <w:jc w:val="both"/>
        <w:rPr>
          <w:rFonts w:ascii="Arial" w:hAnsi="Arial"/>
          <w:sz w:val="28"/>
          <w:lang w:val="es-CO"/>
        </w:rPr>
      </w:pPr>
      <w:bookmarkStart w:id="34" w:name="_Toc333053680"/>
      <w:bookmarkStart w:id="35" w:name="_Toc334451261"/>
      <w:bookmarkStart w:id="36" w:name="_Toc334451479"/>
      <w:r w:rsidRPr="00595763">
        <w:rPr>
          <w:rFonts w:ascii="Arial" w:hAnsi="Arial"/>
          <w:sz w:val="28"/>
          <w:lang w:val="es-CO"/>
        </w:rPr>
        <w:lastRenderedPageBreak/>
        <w:t xml:space="preserve">1.1.4 </w:t>
      </w:r>
      <w:bookmarkEnd w:id="34"/>
      <w:r w:rsidR="004A7753">
        <w:rPr>
          <w:rFonts w:ascii="Arial" w:hAnsi="Arial"/>
          <w:sz w:val="28"/>
          <w:lang w:val="es-CO"/>
        </w:rPr>
        <w:t>Resumen de Calendarios y Presupuestos</w:t>
      </w:r>
      <w:bookmarkEnd w:id="35"/>
      <w:bookmarkEnd w:id="36"/>
    </w:p>
    <w:p w14:paraId="72218F8A" w14:textId="6631A845" w:rsidR="00D9745F" w:rsidRDefault="00D9745F" w:rsidP="00014AF3">
      <w:pPr>
        <w:pStyle w:val="Heading2"/>
        <w:jc w:val="both"/>
        <w:rPr>
          <w:rFonts w:ascii="Arial" w:hAnsi="Arial"/>
          <w:sz w:val="28"/>
          <w:lang w:val="es-CO"/>
        </w:rPr>
      </w:pPr>
      <w:bookmarkStart w:id="37" w:name="_Toc333053681"/>
      <w:bookmarkStart w:id="38" w:name="_Toc334451262"/>
      <w:bookmarkStart w:id="39" w:name="_Toc334451480"/>
      <w:r w:rsidRPr="00595763">
        <w:rPr>
          <w:rFonts w:ascii="Arial" w:hAnsi="Arial"/>
          <w:sz w:val="28"/>
          <w:lang w:val="es-CO"/>
        </w:rPr>
        <w:t xml:space="preserve">1.2 </w:t>
      </w:r>
      <w:bookmarkEnd w:id="37"/>
      <w:r w:rsidR="00944D00">
        <w:rPr>
          <w:rFonts w:ascii="Arial" w:hAnsi="Arial"/>
          <w:sz w:val="28"/>
          <w:lang w:val="es-CO"/>
        </w:rPr>
        <w:t>Evolución del Plan</w:t>
      </w:r>
      <w:bookmarkEnd w:id="38"/>
      <w:bookmarkEnd w:id="39"/>
    </w:p>
    <w:p w14:paraId="552770A9" w14:textId="5222E56B" w:rsidR="00B90D45" w:rsidRPr="00B90D45" w:rsidRDefault="00B90D45" w:rsidP="00B90D45">
      <w:pPr>
        <w:pStyle w:val="Heading3"/>
        <w:jc w:val="both"/>
        <w:rPr>
          <w:rFonts w:ascii="Arial" w:hAnsi="Arial"/>
          <w:sz w:val="28"/>
          <w:lang w:val="es-CO"/>
        </w:rPr>
      </w:pPr>
      <w:bookmarkStart w:id="40" w:name="_Toc334451263"/>
      <w:bookmarkStart w:id="41" w:name="_Toc334451481"/>
      <w:r w:rsidRPr="00B90D45">
        <w:rPr>
          <w:rFonts w:ascii="Arial" w:hAnsi="Arial"/>
          <w:sz w:val="28"/>
          <w:lang w:val="es-CO"/>
        </w:rPr>
        <w:t>1.2.1. Objetivos</w:t>
      </w:r>
      <w:bookmarkEnd w:id="40"/>
      <w:bookmarkEnd w:id="41"/>
    </w:p>
    <w:p w14:paraId="5D71B334" w14:textId="46F0647B" w:rsidR="00B90D45" w:rsidRPr="00B90D45" w:rsidRDefault="00B90D45" w:rsidP="00B90D45">
      <w:pPr>
        <w:pStyle w:val="Heading3"/>
        <w:jc w:val="both"/>
        <w:rPr>
          <w:rFonts w:ascii="Arial" w:hAnsi="Arial"/>
          <w:sz w:val="28"/>
          <w:lang w:val="es-CO"/>
        </w:rPr>
      </w:pPr>
      <w:bookmarkStart w:id="42" w:name="_Toc334451264"/>
      <w:bookmarkStart w:id="43" w:name="_Toc334451482"/>
      <w:r w:rsidRPr="00B90D45">
        <w:rPr>
          <w:rFonts w:ascii="Arial" w:hAnsi="Arial"/>
          <w:sz w:val="28"/>
          <w:lang w:val="es-CO"/>
        </w:rPr>
        <w:t>1.2.2. Alcance</w:t>
      </w:r>
      <w:bookmarkEnd w:id="42"/>
      <w:bookmarkEnd w:id="43"/>
    </w:p>
    <w:p w14:paraId="6DF4C9EC" w14:textId="5DF1F63F" w:rsidR="00B90D45" w:rsidRPr="00B90D45" w:rsidRDefault="00B90D45" w:rsidP="00B90D45">
      <w:pPr>
        <w:pStyle w:val="Heading3"/>
        <w:jc w:val="both"/>
        <w:rPr>
          <w:rFonts w:ascii="Arial" w:hAnsi="Arial"/>
          <w:sz w:val="28"/>
          <w:lang w:val="es-CO"/>
        </w:rPr>
      </w:pPr>
      <w:bookmarkStart w:id="44" w:name="_Toc334451265"/>
      <w:bookmarkStart w:id="45" w:name="_Toc334451483"/>
      <w:r w:rsidRPr="00B90D45">
        <w:rPr>
          <w:rFonts w:ascii="Arial" w:hAnsi="Arial"/>
          <w:sz w:val="28"/>
          <w:lang w:val="es-CO"/>
        </w:rPr>
        <w:t>1.2.3. Responsable</w:t>
      </w:r>
      <w:bookmarkEnd w:id="44"/>
      <w:bookmarkEnd w:id="45"/>
    </w:p>
    <w:p w14:paraId="62F3627C" w14:textId="761A82BC" w:rsidR="00B90D45" w:rsidRPr="00B90D45" w:rsidRDefault="00B90D45" w:rsidP="00B90D45">
      <w:pPr>
        <w:pStyle w:val="Heading3"/>
        <w:jc w:val="both"/>
        <w:rPr>
          <w:rFonts w:ascii="Arial" w:hAnsi="Arial"/>
          <w:sz w:val="28"/>
          <w:lang w:val="es-CO"/>
        </w:rPr>
      </w:pPr>
      <w:bookmarkStart w:id="46" w:name="_Toc334451266"/>
      <w:bookmarkStart w:id="47" w:name="_Toc334451484"/>
      <w:r w:rsidRPr="00B90D45">
        <w:rPr>
          <w:rFonts w:ascii="Arial" w:hAnsi="Arial"/>
          <w:sz w:val="28"/>
          <w:lang w:val="es-CO"/>
        </w:rPr>
        <w:t>1.2.4. Desarrollo</w:t>
      </w:r>
      <w:bookmarkEnd w:id="46"/>
      <w:bookmarkEnd w:id="47"/>
    </w:p>
    <w:p w14:paraId="6FB745F8" w14:textId="5CE91664" w:rsidR="00B90D45" w:rsidRPr="00B90D45" w:rsidRDefault="00B90D45" w:rsidP="00B90D45">
      <w:pPr>
        <w:pStyle w:val="Heading3"/>
        <w:jc w:val="both"/>
        <w:rPr>
          <w:rFonts w:ascii="Arial" w:hAnsi="Arial"/>
          <w:sz w:val="28"/>
          <w:lang w:val="es-CO"/>
        </w:rPr>
      </w:pPr>
      <w:bookmarkStart w:id="48" w:name="_Toc334451267"/>
      <w:bookmarkStart w:id="49" w:name="_Toc334451485"/>
      <w:r w:rsidRPr="00B90D45">
        <w:rPr>
          <w:rFonts w:ascii="Arial" w:hAnsi="Arial"/>
          <w:sz w:val="28"/>
          <w:lang w:val="es-CO"/>
        </w:rPr>
        <w:t>1.2.5. Recursos</w:t>
      </w:r>
      <w:bookmarkEnd w:id="48"/>
      <w:bookmarkEnd w:id="49"/>
    </w:p>
    <w:p w14:paraId="524F3FB0" w14:textId="38BC437B" w:rsidR="00B90D45" w:rsidRPr="00B90D45" w:rsidRDefault="00B90D45" w:rsidP="00B90D45">
      <w:pPr>
        <w:pStyle w:val="Heading3"/>
        <w:jc w:val="both"/>
        <w:rPr>
          <w:rFonts w:ascii="Arial" w:hAnsi="Arial"/>
          <w:sz w:val="28"/>
          <w:lang w:val="es-CO"/>
        </w:rPr>
      </w:pPr>
      <w:bookmarkStart w:id="50" w:name="_Toc334451268"/>
      <w:bookmarkStart w:id="51" w:name="_Toc334451486"/>
      <w:r w:rsidRPr="00B90D45">
        <w:rPr>
          <w:rFonts w:ascii="Arial" w:hAnsi="Arial"/>
          <w:sz w:val="28"/>
          <w:lang w:val="es-CO"/>
        </w:rPr>
        <w:t>1.2.6. Producto de Trabajo</w:t>
      </w:r>
      <w:bookmarkEnd w:id="50"/>
      <w:bookmarkEnd w:id="51"/>
    </w:p>
    <w:p w14:paraId="07A94DED" w14:textId="1A115070" w:rsidR="00D9745F" w:rsidRDefault="00D9745F" w:rsidP="00014AF3">
      <w:pPr>
        <w:pStyle w:val="Heading1"/>
        <w:jc w:val="both"/>
        <w:rPr>
          <w:rFonts w:ascii="Arial" w:hAnsi="Arial"/>
          <w:lang w:val="es-CO"/>
        </w:rPr>
      </w:pPr>
      <w:bookmarkStart w:id="52" w:name="_Toc333053682"/>
      <w:bookmarkStart w:id="53" w:name="_Toc334451269"/>
      <w:bookmarkStart w:id="54" w:name="_Toc334451487"/>
      <w:r w:rsidRPr="00595763">
        <w:rPr>
          <w:rFonts w:ascii="Arial" w:hAnsi="Arial"/>
          <w:lang w:val="es-CO"/>
        </w:rPr>
        <w:t xml:space="preserve">2. </w:t>
      </w:r>
      <w:bookmarkEnd w:id="52"/>
      <w:r w:rsidR="00944D00">
        <w:rPr>
          <w:rFonts w:ascii="Arial" w:hAnsi="Arial"/>
          <w:lang w:val="es-CO"/>
        </w:rPr>
        <w:t>Referencias</w:t>
      </w:r>
      <w:bookmarkEnd w:id="53"/>
      <w:bookmarkEnd w:id="54"/>
    </w:p>
    <w:p w14:paraId="7BCC7906" w14:textId="5C7E4AE2"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CommentReference"/>
        </w:rPr>
        <w:commentReference w:id="55"/>
      </w:r>
    </w:p>
    <w:p w14:paraId="051F3EE3" w14:textId="6AAD336F" w:rsidR="00D9745F" w:rsidRDefault="00027FCC" w:rsidP="00027FCC">
      <w:pPr>
        <w:pStyle w:val="Heading1"/>
        <w:jc w:val="both"/>
        <w:rPr>
          <w:rFonts w:ascii="Arial" w:hAnsi="Arial"/>
          <w:lang w:val="es-CO"/>
        </w:rPr>
      </w:pPr>
      <w:bookmarkStart w:id="56" w:name="_Toc334451270"/>
      <w:bookmarkStart w:id="57" w:name="_Toc334451488"/>
      <w:r w:rsidRPr="00027FCC">
        <w:rPr>
          <w:rFonts w:ascii="Arial" w:hAnsi="Arial"/>
          <w:b w:val="0"/>
          <w:bCs w:val="0"/>
          <w:lang w:val="es-CO"/>
        </w:rPr>
        <w:t>3.</w:t>
      </w:r>
      <w:r>
        <w:rPr>
          <w:rFonts w:ascii="Arial" w:hAnsi="Arial"/>
          <w:lang w:val="es-CO"/>
        </w:rPr>
        <w:t xml:space="preserve"> </w:t>
      </w:r>
      <w:r w:rsidR="00895FEE">
        <w:rPr>
          <w:rFonts w:ascii="Arial" w:hAnsi="Arial"/>
          <w:lang w:val="es-CO"/>
        </w:rPr>
        <w:t>Definiciones</w:t>
      </w:r>
      <w:bookmarkEnd w:id="56"/>
      <w:bookmarkEnd w:id="57"/>
    </w:p>
    <w:p w14:paraId="321C7944" w14:textId="7A68C844"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CommentReference"/>
        </w:rPr>
        <w:commentReference w:id="58"/>
      </w:r>
    </w:p>
    <w:p w14:paraId="1ABC5060" w14:textId="65C9849A" w:rsidR="00D9745F" w:rsidRPr="00595763" w:rsidRDefault="00D9745F" w:rsidP="00014AF3">
      <w:pPr>
        <w:pStyle w:val="Heading1"/>
        <w:jc w:val="both"/>
        <w:rPr>
          <w:rFonts w:ascii="Arial" w:hAnsi="Arial"/>
          <w:lang w:val="es-CO"/>
        </w:rPr>
      </w:pPr>
      <w:bookmarkStart w:id="59" w:name="_Toc334451271"/>
      <w:bookmarkStart w:id="60" w:name="_Toc334451489"/>
      <w:r w:rsidRPr="00D53C37">
        <w:rPr>
          <w:rFonts w:ascii="Arial" w:hAnsi="Arial"/>
          <w:lang w:val="es-CO"/>
        </w:rPr>
        <w:t>4.</w:t>
      </w:r>
      <w:r w:rsidR="00D1232E">
        <w:rPr>
          <w:rFonts w:ascii="Arial" w:hAnsi="Arial"/>
          <w:lang w:val="es-CO"/>
        </w:rPr>
        <w:t xml:space="preserve"> </w:t>
      </w:r>
      <w:r w:rsidR="00EC7126">
        <w:rPr>
          <w:rFonts w:ascii="Arial" w:hAnsi="Arial"/>
          <w:lang w:val="es-CO"/>
        </w:rPr>
        <w:t>Contexto del Proyecto</w:t>
      </w:r>
      <w:bookmarkEnd w:id="59"/>
      <w:bookmarkEnd w:id="60"/>
    </w:p>
    <w:p w14:paraId="45643869" w14:textId="1FCAF7CD" w:rsidR="00D9745F" w:rsidRDefault="00D9745F" w:rsidP="00014AF3">
      <w:pPr>
        <w:pStyle w:val="Heading2"/>
        <w:jc w:val="both"/>
        <w:rPr>
          <w:rFonts w:ascii="Arial" w:hAnsi="Arial"/>
          <w:sz w:val="28"/>
          <w:lang w:val="es-CO"/>
        </w:rPr>
      </w:pPr>
      <w:bookmarkStart w:id="61" w:name="_Toc333053685"/>
      <w:bookmarkStart w:id="62" w:name="_Toc334451272"/>
      <w:bookmarkStart w:id="63" w:name="_Toc334451490"/>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14:paraId="3D266B8F" w14:textId="3281FEED"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yperlink"/>
            <w:lang w:val="es-CO"/>
          </w:rPr>
          <w:t>figura Modelo de ciclo de vida</w:t>
        </w:r>
      </w:hyperlink>
      <w:r w:rsidR="00FA165F">
        <w:rPr>
          <w:lang w:val="es-CO"/>
        </w:rPr>
        <w:t>.</w:t>
      </w:r>
    </w:p>
    <w:p w14:paraId="65133073" w14:textId="0EC41125" w:rsidR="00091F96" w:rsidRPr="00B90D45" w:rsidRDefault="00E14404" w:rsidP="00014AF3">
      <w:pPr>
        <w:jc w:val="both"/>
        <w:rPr>
          <w:color w:val="0000FF" w:themeColor="hyperlink"/>
          <w:u w:val="single"/>
          <w:lang w:val="es-CO"/>
        </w:rPr>
      </w:pPr>
      <w:r>
        <w:rPr>
          <w:lang w:val="es-CO"/>
        </w:rPr>
        <w:t xml:space="preserve">Los procesos que se encuentran en el </w:t>
      </w:r>
      <w:hyperlink r:id="rId28" w:history="1">
        <w:r w:rsidRPr="00E14404">
          <w:rPr>
            <w:rStyle w:val="Hyperlink"/>
            <w:lang w:val="es-CO"/>
          </w:rPr>
          <w:t>modelo de ciclo de vida adaptado</w:t>
        </w:r>
      </w:hyperlink>
      <w:r>
        <w:rPr>
          <w:lang w:val="es-CO"/>
        </w:rPr>
        <w:t xml:space="preserve"> están detallados en la </w:t>
      </w:r>
      <w:hyperlink w:anchor="_5.2.1._Actividades_de" w:history="1">
        <w:r w:rsidRPr="00E14404">
          <w:rPr>
            <w:rStyle w:val="Hyperlink"/>
            <w:lang w:val="es-CO"/>
          </w:rPr>
          <w:t>sección 5.2.1.</w:t>
        </w:r>
      </w:hyperlink>
    </w:p>
    <w:p w14:paraId="4290E064" w14:textId="77777777" w:rsidR="00EB2285" w:rsidRDefault="00EB2285" w:rsidP="00EB2285">
      <w:pPr>
        <w:pStyle w:val="Heading2"/>
        <w:rPr>
          <w:rFonts w:ascii="Arial" w:hAnsi="Arial"/>
          <w:sz w:val="28"/>
        </w:rPr>
      </w:pPr>
      <w:bookmarkStart w:id="64" w:name="_Toc333053687"/>
      <w:bookmarkStart w:id="65" w:name="_Toc334451273"/>
      <w:bookmarkStart w:id="66" w:name="_Toc334451491"/>
      <w:commentRangeStart w:id="67"/>
      <w:r>
        <w:rPr>
          <w:rFonts w:ascii="Arial" w:hAnsi="Arial"/>
          <w:sz w:val="28"/>
        </w:rPr>
        <w:t xml:space="preserve">4.3 </w:t>
      </w:r>
      <w:bookmarkEnd w:id="64"/>
      <w:r>
        <w:rPr>
          <w:rFonts w:ascii="Arial" w:hAnsi="Arial"/>
          <w:sz w:val="28"/>
        </w:rPr>
        <w:t>Plan de Infraestructura</w:t>
      </w:r>
      <w:commentRangeEnd w:id="67"/>
      <w:r w:rsidR="00E56923">
        <w:rPr>
          <w:rStyle w:val="CommentReference"/>
          <w:rFonts w:asciiTheme="minorHAnsi" w:eastAsiaTheme="minorHAnsi" w:hAnsiTheme="minorHAnsi" w:cstheme="minorBidi"/>
          <w:b w:val="0"/>
          <w:bCs w:val="0"/>
          <w:color w:val="auto"/>
        </w:rPr>
        <w:commentReference w:id="67"/>
      </w:r>
      <w:bookmarkEnd w:id="65"/>
      <w:bookmarkEnd w:id="66"/>
    </w:p>
    <w:p w14:paraId="4AFD3BA3" w14:textId="77777777" w:rsidR="00EB2285" w:rsidRDefault="00EB2285" w:rsidP="00EB2285">
      <w:pPr>
        <w:jc w:val="both"/>
      </w:pPr>
      <w:r>
        <w:t>En este plan se especificaran las instalaciones físicas, la descripción de los equipos, las redes de comunicación y los entonos de desarrollo y pruebas, en los cuales la organización de Fifth Floor Corp se basara para el desarrollo de este proyecto de software.</w:t>
      </w:r>
    </w:p>
    <w:p w14:paraId="291B9CDA" w14:textId="7C2A8EBE" w:rsidR="00B90D45" w:rsidRPr="00B90D45" w:rsidRDefault="00B90D45" w:rsidP="00B90D45">
      <w:pPr>
        <w:pStyle w:val="Heading3"/>
        <w:jc w:val="both"/>
        <w:rPr>
          <w:rFonts w:ascii="Arial" w:hAnsi="Arial"/>
          <w:sz w:val="28"/>
          <w:lang w:val="es-CO"/>
        </w:rPr>
      </w:pPr>
      <w:bookmarkStart w:id="68" w:name="_Toc334451274"/>
      <w:bookmarkStart w:id="69" w:name="_Toc334451492"/>
      <w:r>
        <w:rPr>
          <w:rFonts w:ascii="Arial" w:hAnsi="Arial"/>
          <w:sz w:val="28"/>
          <w:lang w:val="es-CO"/>
        </w:rPr>
        <w:lastRenderedPageBreak/>
        <w:t>4.3</w:t>
      </w:r>
      <w:r w:rsidRPr="00B90D45">
        <w:rPr>
          <w:rFonts w:ascii="Arial" w:hAnsi="Arial"/>
          <w:sz w:val="28"/>
          <w:lang w:val="es-CO"/>
        </w:rPr>
        <w:t>.1. Objetivos</w:t>
      </w:r>
      <w:bookmarkEnd w:id="68"/>
      <w:bookmarkEnd w:id="69"/>
    </w:p>
    <w:p w14:paraId="235D0E1F" w14:textId="1D2F53B0" w:rsidR="00B90D45" w:rsidRPr="00B90D45" w:rsidRDefault="00B90D45" w:rsidP="00B90D45">
      <w:pPr>
        <w:pStyle w:val="Heading3"/>
        <w:jc w:val="both"/>
        <w:rPr>
          <w:rFonts w:ascii="Arial" w:hAnsi="Arial"/>
          <w:sz w:val="28"/>
          <w:lang w:val="es-CO"/>
        </w:rPr>
      </w:pPr>
      <w:bookmarkStart w:id="70" w:name="_Toc334451275"/>
      <w:bookmarkStart w:id="71" w:name="_Toc334451493"/>
      <w:r>
        <w:rPr>
          <w:rFonts w:ascii="Arial" w:hAnsi="Arial"/>
          <w:sz w:val="28"/>
          <w:lang w:val="es-CO"/>
        </w:rPr>
        <w:t>4.3</w:t>
      </w:r>
      <w:r w:rsidRPr="00B90D45">
        <w:rPr>
          <w:rFonts w:ascii="Arial" w:hAnsi="Arial"/>
          <w:sz w:val="28"/>
          <w:lang w:val="es-CO"/>
        </w:rPr>
        <w:t>.2. Alcance</w:t>
      </w:r>
      <w:bookmarkEnd w:id="70"/>
      <w:bookmarkEnd w:id="71"/>
    </w:p>
    <w:p w14:paraId="43F37435" w14:textId="113010E7" w:rsidR="00B90D45" w:rsidRPr="00B90D45" w:rsidRDefault="00B90D45" w:rsidP="00B90D45">
      <w:pPr>
        <w:pStyle w:val="Heading3"/>
        <w:jc w:val="both"/>
        <w:rPr>
          <w:rFonts w:ascii="Arial" w:hAnsi="Arial"/>
          <w:sz w:val="28"/>
          <w:lang w:val="es-CO"/>
        </w:rPr>
      </w:pPr>
      <w:bookmarkStart w:id="72" w:name="_Toc334451276"/>
      <w:bookmarkStart w:id="73" w:name="_Toc334451494"/>
      <w:r>
        <w:rPr>
          <w:rFonts w:ascii="Arial" w:hAnsi="Arial"/>
          <w:sz w:val="28"/>
          <w:lang w:val="es-CO"/>
        </w:rPr>
        <w:t>4.3</w:t>
      </w:r>
      <w:r w:rsidRPr="00B90D45">
        <w:rPr>
          <w:rFonts w:ascii="Arial" w:hAnsi="Arial"/>
          <w:sz w:val="28"/>
          <w:lang w:val="es-CO"/>
        </w:rPr>
        <w:t>.3. Responsable</w:t>
      </w:r>
      <w:bookmarkEnd w:id="72"/>
      <w:bookmarkEnd w:id="73"/>
    </w:p>
    <w:p w14:paraId="6DBDF0E4" w14:textId="6A524335" w:rsidR="00B90D45" w:rsidRDefault="00B90D45" w:rsidP="00B90D45">
      <w:pPr>
        <w:pStyle w:val="Heading3"/>
        <w:jc w:val="both"/>
        <w:rPr>
          <w:rFonts w:ascii="Arial" w:hAnsi="Arial"/>
          <w:sz w:val="28"/>
          <w:lang w:val="es-CO"/>
        </w:rPr>
      </w:pPr>
      <w:bookmarkStart w:id="74" w:name="_Toc334451277"/>
      <w:bookmarkStart w:id="75" w:name="_Toc334451495"/>
      <w:r>
        <w:rPr>
          <w:rFonts w:ascii="Arial" w:hAnsi="Arial"/>
          <w:sz w:val="28"/>
          <w:lang w:val="es-CO"/>
        </w:rPr>
        <w:t>4.3</w:t>
      </w:r>
      <w:r w:rsidRPr="00B90D45">
        <w:rPr>
          <w:rFonts w:ascii="Arial" w:hAnsi="Arial"/>
          <w:sz w:val="28"/>
          <w:lang w:val="es-CO"/>
        </w:rPr>
        <w:t>.4. Desarrollo</w:t>
      </w:r>
      <w:bookmarkEnd w:id="74"/>
      <w:bookmarkEnd w:id="75"/>
    </w:p>
    <w:p w14:paraId="32ECFB8B" w14:textId="7FCA9B2C" w:rsidR="00B90D45" w:rsidRPr="00B90D45" w:rsidRDefault="00B90D45" w:rsidP="00B90D45">
      <w:pPr>
        <w:pStyle w:val="Heading4"/>
        <w:jc w:val="both"/>
        <w:rPr>
          <w:rFonts w:ascii="Arial" w:hAnsi="Arial"/>
          <w:sz w:val="28"/>
          <w:lang w:val="es-CO"/>
        </w:rPr>
      </w:pPr>
      <w:bookmarkStart w:id="76" w:name="_Toc334451496"/>
      <w:r w:rsidRPr="00B90D45">
        <w:rPr>
          <w:rFonts w:ascii="Arial" w:hAnsi="Arial"/>
          <w:sz w:val="28"/>
          <w:lang w:val="es-CO"/>
        </w:rPr>
        <w:t>4.3.4.1. Instalaciones Físicas</w:t>
      </w:r>
      <w:bookmarkEnd w:id="76"/>
    </w:p>
    <w:p w14:paraId="487AC9A1" w14:textId="77777777" w:rsidR="00B90D45" w:rsidRDefault="00B90D45" w:rsidP="00B90D45">
      <w:r>
        <w:t>Las instalaciones físicas con las que contara la organización para este proyecto están divididas en 2 grupos según la entidad que las ofrecerá, estas serán usadas según la disponibilidad o necesidad de Fifth Floor Corp.:</w:t>
      </w:r>
    </w:p>
    <w:p w14:paraId="2995FFEE" w14:textId="77777777" w:rsidR="00B90D45" w:rsidRDefault="00B90D45" w:rsidP="00B90D45">
      <w:pPr>
        <w:pStyle w:val="ListParagraph"/>
        <w:numPr>
          <w:ilvl w:val="0"/>
          <w:numId w:val="47"/>
        </w:numPr>
      </w:pPr>
      <w:r>
        <w:t>Instalaciones Pontificias Universidad Javeriana.</w:t>
      </w:r>
    </w:p>
    <w:p w14:paraId="7A880A26" w14:textId="77777777" w:rsidR="00B90D45" w:rsidRDefault="00B90D45" w:rsidP="00B90D45">
      <w:pPr>
        <w:pStyle w:val="ListParagraph"/>
        <w:numPr>
          <w:ilvl w:val="0"/>
          <w:numId w:val="47"/>
        </w:numPr>
      </w:pPr>
      <w:r>
        <w:t>Instalaciones Fifht Floor Corp.</w:t>
      </w:r>
    </w:p>
    <w:p w14:paraId="4FFA58F4" w14:textId="0F2CB317" w:rsidR="00B90D45" w:rsidRPr="00B90D45" w:rsidRDefault="00B90D45" w:rsidP="00B90D45">
      <w:pPr>
        <w:pStyle w:val="Heading5"/>
        <w:jc w:val="both"/>
        <w:rPr>
          <w:rFonts w:ascii="Arial" w:hAnsi="Arial"/>
          <w:sz w:val="28"/>
          <w:lang w:val="es-CO"/>
        </w:rPr>
      </w:pPr>
      <w:bookmarkStart w:id="77" w:name="_Toc334451497"/>
      <w:r w:rsidRPr="00B90D45">
        <w:rPr>
          <w:rFonts w:ascii="Arial" w:hAnsi="Arial"/>
          <w:sz w:val="28"/>
          <w:lang w:val="es-CO"/>
        </w:rPr>
        <w:t>4.3.4.1.1. Instalación Pontificia Universidad Javeriana</w:t>
      </w:r>
      <w:bookmarkEnd w:id="77"/>
    </w:p>
    <w:p w14:paraId="523359F0" w14:textId="77777777" w:rsidR="00B90D45" w:rsidRDefault="00B90D45" w:rsidP="00B90D45">
      <w:pPr>
        <w:pStyle w:val="ListParagraph"/>
        <w:numPr>
          <w:ilvl w:val="0"/>
          <w:numId w:val="48"/>
        </w:numPr>
        <w:jc w:val="both"/>
      </w:pPr>
      <w:r>
        <w:t>BIBLIOTECA GENERAL – Ed. 28 Jesús María Fernández S.J.</w:t>
      </w:r>
    </w:p>
    <w:p w14:paraId="52C541C0" w14:textId="77777777" w:rsidR="003D3F74" w:rsidRDefault="003D3F74" w:rsidP="003D3F74">
      <w:pPr>
        <w:pStyle w:val="ListParagraph"/>
        <w:jc w:val="both"/>
      </w:pPr>
    </w:p>
    <w:p w14:paraId="170E291A" w14:textId="77777777" w:rsidR="00B90D45" w:rsidRDefault="00B90D45" w:rsidP="00B90D45">
      <w:pPr>
        <w:pStyle w:val="ListParagraph"/>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14:paraId="154B86EA" w14:textId="77777777" w:rsidR="00B90D45" w:rsidRDefault="00B90D45" w:rsidP="00B90D45">
      <w:pPr>
        <w:pStyle w:val="ListParagraph"/>
        <w:numPr>
          <w:ilvl w:val="0"/>
          <w:numId w:val="48"/>
        </w:numPr>
        <w:jc w:val="both"/>
      </w:pPr>
      <w:r>
        <w:t>FACULTAD DE INGENIERIA – Ed. 11 José Gabriel Maldonado S.J.</w:t>
      </w:r>
    </w:p>
    <w:p w14:paraId="74783B16" w14:textId="77777777" w:rsidR="003D3F74" w:rsidRDefault="003D3F74" w:rsidP="003D3F74">
      <w:pPr>
        <w:pStyle w:val="ListParagraph"/>
        <w:jc w:val="both"/>
      </w:pPr>
    </w:p>
    <w:p w14:paraId="0D8388E4" w14:textId="77777777" w:rsidR="00B90D45" w:rsidRDefault="00B90D45" w:rsidP="00B90D45">
      <w:pPr>
        <w:pStyle w:val="ListParagraph"/>
        <w:jc w:val="both"/>
      </w:pPr>
      <w:r>
        <w:t xml:space="preserve">En este lugar será de gran importancia la sala de Bases de Datos, debido a que es un punto importante en las restricciones del cliente, por esto aquí se harán las pruebas al desarrollo de código. </w:t>
      </w:r>
      <w:commentRangeStart w:id="78"/>
      <w:r>
        <w:t>Esto estará sujeto a la disponibilidad de la misma y a los permisos necesarios que se necesiten adquirir</w:t>
      </w:r>
      <w:commentRangeEnd w:id="78"/>
      <w:r>
        <w:rPr>
          <w:rStyle w:val="CommentReference"/>
        </w:rPr>
        <w:commentReference w:id="78"/>
      </w:r>
      <w:r>
        <w:t>.</w:t>
      </w:r>
    </w:p>
    <w:p w14:paraId="0A274A0E" w14:textId="77777777" w:rsidR="00B90D45" w:rsidRDefault="00B90D45" w:rsidP="00B90D45">
      <w:pPr>
        <w:pStyle w:val="ListParagraph"/>
        <w:jc w:val="both"/>
      </w:pPr>
    </w:p>
    <w:p w14:paraId="2050A98B" w14:textId="77777777" w:rsidR="00B90D45" w:rsidRDefault="00B90D45" w:rsidP="00B90D45">
      <w:pPr>
        <w:pStyle w:val="ListParagraph"/>
        <w:jc w:val="both"/>
      </w:pPr>
      <w:r>
        <w:t xml:space="preserve">Las características de los Equipos de esta sala se pueden ver en la sección </w:t>
      </w:r>
      <w:commentRangeStart w:id="79"/>
      <w:r>
        <w:t>[1.1.2 Supuestos y restricciones]</w:t>
      </w:r>
      <w:commentRangeEnd w:id="79"/>
      <w:r>
        <w:rPr>
          <w:rStyle w:val="CommentReference"/>
        </w:rPr>
        <w:commentReference w:id="79"/>
      </w:r>
      <w:r>
        <w:t>.</w:t>
      </w:r>
    </w:p>
    <w:p w14:paraId="437FC11D" w14:textId="77777777" w:rsidR="003D3F74" w:rsidRDefault="003D3F74" w:rsidP="00B90D45">
      <w:pPr>
        <w:pStyle w:val="ListParagraph"/>
        <w:jc w:val="both"/>
      </w:pPr>
    </w:p>
    <w:p w14:paraId="518504A6" w14:textId="77777777" w:rsidR="00B90D45" w:rsidRDefault="00B90D45" w:rsidP="00B90D45">
      <w:pPr>
        <w:pStyle w:val="ListParagraph"/>
        <w:numPr>
          <w:ilvl w:val="0"/>
          <w:numId w:val="48"/>
        </w:numPr>
        <w:jc w:val="both"/>
      </w:pPr>
      <w:r>
        <w:t>Ed. 02 Fernando Barón S.J.</w:t>
      </w:r>
    </w:p>
    <w:p w14:paraId="77103542" w14:textId="77777777" w:rsidR="00B90D45" w:rsidRDefault="00B90D45" w:rsidP="00B90D45">
      <w:pPr>
        <w:pStyle w:val="ListParagraph"/>
        <w:jc w:val="both"/>
      </w:pPr>
      <w:r>
        <w:t>En esta instalación se desarrollaran las reuniones de la organización.</w:t>
      </w:r>
    </w:p>
    <w:p w14:paraId="43D826D4" w14:textId="77777777" w:rsidR="00B90D45" w:rsidRDefault="00B90D45" w:rsidP="00B90D45">
      <w:pPr>
        <w:pStyle w:val="ListParagraph"/>
        <w:jc w:val="both"/>
      </w:pPr>
      <w:r>
        <w:rPr>
          <w:noProof/>
          <w:lang w:val="en-US"/>
        </w:rPr>
        <w:lastRenderedPageBreak/>
        <w:drawing>
          <wp:inline distT="0" distB="0" distL="0" distR="0" wp14:anchorId="5A101DF1" wp14:editId="375984A9">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0904153E" w14:textId="61E67204" w:rsidR="001E566B" w:rsidRDefault="00B90D45" w:rsidP="001E566B">
      <w:pPr>
        <w:pStyle w:val="Heading5"/>
        <w:jc w:val="both"/>
        <w:rPr>
          <w:rFonts w:ascii="Arial" w:hAnsi="Arial"/>
          <w:sz w:val="28"/>
          <w:lang w:val="es-CO"/>
        </w:rPr>
      </w:pPr>
      <w:bookmarkStart w:id="80" w:name="_Toc334451498"/>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Instalaciones Fifth Floor Corp.</w:t>
      </w:r>
      <w:bookmarkEnd w:id="80"/>
    </w:p>
    <w:p w14:paraId="60B0FC76" w14:textId="77777777" w:rsidR="001E566B" w:rsidRPr="001E566B" w:rsidRDefault="001E566B" w:rsidP="001E566B">
      <w:pPr>
        <w:rPr>
          <w:lang w:val="es-CO"/>
        </w:rPr>
      </w:pPr>
    </w:p>
    <w:p w14:paraId="4B5EAD75" w14:textId="0B715E5E" w:rsidR="00B90D45" w:rsidRDefault="00B90D45" w:rsidP="00B90D45">
      <w:pPr>
        <w:pStyle w:val="ListParagraph"/>
        <w:numPr>
          <w:ilvl w:val="0"/>
          <w:numId w:val="48"/>
        </w:numPr>
      </w:pPr>
      <w:r>
        <w:t xml:space="preserve">CASA ALICIA BELTRAN </w:t>
      </w:r>
    </w:p>
    <w:p w14:paraId="0A3133DB" w14:textId="77777777" w:rsidR="00B90D45" w:rsidRDefault="00B90D45" w:rsidP="00B90D45">
      <w:pPr>
        <w:pStyle w:val="ListParagraph"/>
        <w:jc w:val="both"/>
      </w:pPr>
      <w:r>
        <w:t>Este será el lugar de trabajo del grupo fuera de las instalaciones ofrecidas por la Pontificia Universidad Javeriana. Este espacio de trabajo se ha decidido ya que es un punto central para los integrantes de Fifth Floor Corp. y estará disponible con más frecuencia.</w:t>
      </w:r>
    </w:p>
    <w:p w14:paraId="0B764466" w14:textId="2F893D58" w:rsidR="00B90D45" w:rsidRDefault="00B90D45" w:rsidP="0011798C">
      <w:pPr>
        <w:pStyle w:val="ListParagraph"/>
        <w:jc w:val="both"/>
      </w:pPr>
      <w:r>
        <w:rPr>
          <w:noProof/>
          <w:lang w:val="en-US"/>
        </w:rPr>
        <w:lastRenderedPageBreak/>
        <w:drawing>
          <wp:inline distT="0" distB="0" distL="0" distR="0" wp14:anchorId="004326A2" wp14:editId="2B2DC329">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532AB2C7" w14:textId="022F261C" w:rsidR="00B90D45" w:rsidRPr="001E566B" w:rsidRDefault="001E566B" w:rsidP="001E566B">
      <w:pPr>
        <w:pStyle w:val="Heading4"/>
        <w:jc w:val="both"/>
        <w:rPr>
          <w:rFonts w:ascii="Arial" w:hAnsi="Arial"/>
          <w:sz w:val="28"/>
          <w:lang w:val="es-CO"/>
        </w:rPr>
      </w:pPr>
      <w:bookmarkStart w:id="81" w:name="_Toc334451499"/>
      <w:r>
        <w:rPr>
          <w:rFonts w:ascii="Arial" w:hAnsi="Arial"/>
          <w:sz w:val="28"/>
          <w:lang w:val="es-CO"/>
        </w:rPr>
        <w:t>4.3.4.3</w:t>
      </w:r>
      <w:r w:rsidRPr="00B90D45">
        <w:rPr>
          <w:rFonts w:ascii="Arial" w:hAnsi="Arial"/>
          <w:sz w:val="28"/>
          <w:lang w:val="es-CO"/>
        </w:rPr>
        <w:t xml:space="preserve">. </w:t>
      </w:r>
      <w:r w:rsidRPr="001E566B">
        <w:rPr>
          <w:rFonts w:ascii="Arial" w:hAnsi="Arial"/>
          <w:sz w:val="28"/>
          <w:lang w:val="es-CO"/>
        </w:rPr>
        <w:t xml:space="preserve"> </w:t>
      </w:r>
      <w:r w:rsidR="00B90D45" w:rsidRPr="001E566B">
        <w:rPr>
          <w:rFonts w:ascii="Arial" w:hAnsi="Arial"/>
          <w:sz w:val="28"/>
          <w:lang w:val="es-CO"/>
        </w:rPr>
        <w:t>Redes de comunicación</w:t>
      </w:r>
      <w:bookmarkEnd w:id="81"/>
    </w:p>
    <w:p w14:paraId="28195F33" w14:textId="77777777" w:rsidR="00B90D45" w:rsidRPr="006372D7" w:rsidRDefault="00B90D45" w:rsidP="006372D7">
      <w:pPr>
        <w:pStyle w:val="Heading5"/>
        <w:jc w:val="both"/>
        <w:rPr>
          <w:rFonts w:ascii="Arial" w:hAnsi="Arial"/>
          <w:sz w:val="28"/>
          <w:lang w:val="es-CO"/>
        </w:rPr>
      </w:pPr>
      <w:bookmarkStart w:id="82" w:name="_Toc334451500"/>
      <w:r w:rsidRPr="006372D7">
        <w:rPr>
          <w:rFonts w:ascii="Arial" w:hAnsi="Arial"/>
          <w:sz w:val="28"/>
          <w:lang w:val="es-CO"/>
        </w:rPr>
        <w:t>Internet</w:t>
      </w:r>
      <w:bookmarkEnd w:id="82"/>
    </w:p>
    <w:p w14:paraId="65D5AE2D" w14:textId="77777777"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Javerred_PUJ y Javerred_Wifi. </w:t>
      </w:r>
    </w:p>
    <w:p w14:paraId="7065F85F" w14:textId="00111815" w:rsidR="00B90D45" w:rsidRDefault="00B90D45" w:rsidP="00B90D45">
      <w:pPr>
        <w:jc w:val="both"/>
      </w:pPr>
      <w:r>
        <w:t>En las instalaciones de Fifth Floor Corp. se contara con proveedor de internet Claro/Telmex y con routers, ya especificados</w:t>
      </w:r>
      <w:r w:rsidR="00505E53">
        <w:t xml:space="preserve"> en esta sección en </w:t>
      </w:r>
      <w:hyperlink w:anchor="_4.3.5._Recursos" w:history="1">
        <w:r w:rsidR="00505E53" w:rsidRPr="00505E53">
          <w:rPr>
            <w:rStyle w:val="Hyperlink"/>
          </w:rPr>
          <w:t>recursos</w:t>
        </w:r>
      </w:hyperlink>
      <w:r w:rsidR="00505E53">
        <w:t>.</w:t>
      </w:r>
    </w:p>
    <w:p w14:paraId="12F65458" w14:textId="77777777" w:rsidR="00B90D45" w:rsidRDefault="00B90D45" w:rsidP="00B90D45">
      <w:pPr>
        <w:jc w:val="both"/>
      </w:pPr>
      <w:r>
        <w:t>No habrá necesidad de cables debido a que el acceso será inalámbrico.</w:t>
      </w:r>
    </w:p>
    <w:p w14:paraId="0F0E62F4" w14:textId="43492092" w:rsidR="00B90D45" w:rsidRPr="006372D7" w:rsidRDefault="00B90D45" w:rsidP="006372D7">
      <w:pPr>
        <w:pStyle w:val="Heading4"/>
        <w:jc w:val="both"/>
        <w:rPr>
          <w:rFonts w:ascii="Arial" w:hAnsi="Arial"/>
          <w:sz w:val="28"/>
          <w:lang w:val="es-CO"/>
        </w:rPr>
      </w:pPr>
      <w:bookmarkStart w:id="83" w:name="_Toc334451501"/>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3"/>
    </w:p>
    <w:p w14:paraId="35F6D9D9" w14:textId="77777777" w:rsidR="00B90D45" w:rsidRDefault="00B90D45" w:rsidP="00B90D45">
      <w:pPr>
        <w:jc w:val="both"/>
      </w:pPr>
      <w:r>
        <w:t xml:space="preserve">Los entornos de desarrollo y pruebas que se utilizaran proyecto se especificaran en la sección </w:t>
      </w:r>
      <w:commentRangeStart w:id="84"/>
      <w:r>
        <w:t>[4.4 Métodos, herramientas y técnicas]</w:t>
      </w:r>
      <w:commentRangeEnd w:id="84"/>
      <w:r>
        <w:rPr>
          <w:rStyle w:val="CommentReference"/>
        </w:rPr>
        <w:commentReference w:id="84"/>
      </w:r>
      <w:r>
        <w:t>.</w:t>
      </w:r>
    </w:p>
    <w:p w14:paraId="420C5CC7" w14:textId="77777777" w:rsidR="00B90D45" w:rsidRPr="00B90D45" w:rsidRDefault="00B90D45" w:rsidP="00B90D45"/>
    <w:p w14:paraId="6F500F96" w14:textId="77777777" w:rsidR="00B90D45" w:rsidRPr="00B90D45" w:rsidRDefault="00B90D45" w:rsidP="00B90D45">
      <w:pPr>
        <w:rPr>
          <w:lang w:val="es-CO"/>
        </w:rPr>
      </w:pPr>
    </w:p>
    <w:p w14:paraId="2ACF3A4A" w14:textId="3F798E97" w:rsidR="00B90D45" w:rsidRDefault="00B90D45" w:rsidP="00B90D45">
      <w:pPr>
        <w:pStyle w:val="Heading3"/>
        <w:jc w:val="both"/>
        <w:rPr>
          <w:rFonts w:ascii="Arial" w:hAnsi="Arial"/>
          <w:sz w:val="28"/>
          <w:lang w:val="es-CO"/>
        </w:rPr>
      </w:pPr>
      <w:bookmarkStart w:id="85" w:name="_4.3.5._Recursos"/>
      <w:bookmarkStart w:id="86" w:name="_Toc334451278"/>
      <w:bookmarkStart w:id="87" w:name="_Toc334451502"/>
      <w:bookmarkEnd w:id="85"/>
      <w:r>
        <w:rPr>
          <w:rFonts w:ascii="Arial" w:hAnsi="Arial"/>
          <w:sz w:val="28"/>
          <w:lang w:val="es-CO"/>
        </w:rPr>
        <w:lastRenderedPageBreak/>
        <w:t>4.3</w:t>
      </w:r>
      <w:r w:rsidRPr="00B90D45">
        <w:rPr>
          <w:rFonts w:ascii="Arial" w:hAnsi="Arial"/>
          <w:sz w:val="28"/>
          <w:lang w:val="es-CO"/>
        </w:rPr>
        <w:t>.5. Recursos</w:t>
      </w:r>
      <w:bookmarkEnd w:id="86"/>
      <w:bookmarkEnd w:id="87"/>
    </w:p>
    <w:p w14:paraId="3D30B684" w14:textId="77777777" w:rsidR="0011798C" w:rsidRDefault="0011798C" w:rsidP="0011798C">
      <w:r>
        <w:t xml:space="preserve">La organización Fifth Floor Corp. cuenta con los equipos para el desarrollo del proyecto y cuyas especificaciones se pueden ver en la imagen </w:t>
      </w:r>
      <w:commentRangeStart w:id="88"/>
      <w:r>
        <w:t>[##]</w:t>
      </w:r>
      <w:commentRangeEnd w:id="88"/>
      <w:r>
        <w:rPr>
          <w:rStyle w:val="CommentReference"/>
        </w:rPr>
        <w:commentReference w:id="88"/>
      </w:r>
      <w:r>
        <w:t>, por esto se aclara que no abra adquisición de equipos para el desarrollo del proyecto.</w:t>
      </w:r>
    </w:p>
    <w:p w14:paraId="7D2630F2" w14:textId="5E814706" w:rsidR="0011798C" w:rsidRPr="0011798C" w:rsidRDefault="0011798C" w:rsidP="0011798C">
      <w:r>
        <w:rPr>
          <w:noProof/>
          <w:lang w:val="en-US"/>
        </w:rPr>
        <w:drawing>
          <wp:inline distT="0" distB="0" distL="0" distR="0" wp14:anchorId="208E9390" wp14:editId="2F5A1FF8">
            <wp:extent cx="5252085" cy="37206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3720650"/>
                    </a:xfrm>
                    <a:prstGeom prst="rect">
                      <a:avLst/>
                    </a:prstGeom>
                    <a:noFill/>
                    <a:ln>
                      <a:noFill/>
                    </a:ln>
                  </pic:spPr>
                </pic:pic>
              </a:graphicData>
            </a:graphic>
          </wp:inline>
        </w:drawing>
      </w:r>
    </w:p>
    <w:p w14:paraId="6AFBEC3E" w14:textId="7885DA15" w:rsidR="00B90D45" w:rsidRPr="00B90D45" w:rsidRDefault="00B90D45" w:rsidP="00B90D45">
      <w:pPr>
        <w:pStyle w:val="Heading3"/>
        <w:jc w:val="both"/>
        <w:rPr>
          <w:rFonts w:ascii="Arial" w:hAnsi="Arial"/>
          <w:sz w:val="28"/>
          <w:lang w:val="es-CO"/>
        </w:rPr>
      </w:pPr>
      <w:bookmarkStart w:id="89" w:name="_Toc334451279"/>
      <w:bookmarkStart w:id="90" w:name="_Toc334451503"/>
      <w:r>
        <w:rPr>
          <w:rFonts w:ascii="Arial" w:hAnsi="Arial"/>
          <w:sz w:val="28"/>
          <w:lang w:val="es-CO"/>
        </w:rPr>
        <w:t>4.3</w:t>
      </w:r>
      <w:r w:rsidRPr="00B90D45">
        <w:rPr>
          <w:rFonts w:ascii="Arial" w:hAnsi="Arial"/>
          <w:sz w:val="28"/>
          <w:lang w:val="es-CO"/>
        </w:rPr>
        <w:t>.6. Producto de Trabajo</w:t>
      </w:r>
      <w:bookmarkEnd w:id="89"/>
      <w:bookmarkEnd w:id="90"/>
    </w:p>
    <w:p w14:paraId="07A03B9D" w14:textId="77777777" w:rsidR="00B90D45" w:rsidRDefault="00B90D45" w:rsidP="00EB2285">
      <w:pPr>
        <w:jc w:val="both"/>
      </w:pPr>
    </w:p>
    <w:p w14:paraId="39EC1C7B" w14:textId="77777777" w:rsidR="00EB2285" w:rsidRDefault="00EB2285" w:rsidP="00EB2285"/>
    <w:p w14:paraId="5E1DCC39" w14:textId="65E1AB4F" w:rsidR="00F31C00" w:rsidRPr="00595763" w:rsidRDefault="00D9745F" w:rsidP="00014AF3">
      <w:pPr>
        <w:pStyle w:val="Heading2"/>
        <w:jc w:val="both"/>
        <w:rPr>
          <w:rFonts w:ascii="Arial" w:hAnsi="Arial"/>
          <w:sz w:val="28"/>
          <w:lang w:val="es-CO"/>
        </w:rPr>
      </w:pPr>
      <w:bookmarkStart w:id="91" w:name="_Toc334451280"/>
      <w:bookmarkStart w:id="92" w:name="_Toc334451504"/>
      <w:r w:rsidRPr="00D53C37">
        <w:rPr>
          <w:rFonts w:ascii="Arial" w:hAnsi="Arial"/>
          <w:sz w:val="28"/>
          <w:lang w:val="es-CO"/>
        </w:rPr>
        <w:t xml:space="preserve">4.4 </w:t>
      </w:r>
      <w:r w:rsidR="00403840" w:rsidRPr="00D53C37">
        <w:rPr>
          <w:rFonts w:ascii="Arial" w:hAnsi="Arial"/>
          <w:sz w:val="28"/>
          <w:lang w:val="es-CO"/>
        </w:rPr>
        <w:t>Métodos Herramientas y Técnicas</w:t>
      </w:r>
      <w:bookmarkEnd w:id="91"/>
      <w:bookmarkEnd w:id="92"/>
    </w:p>
    <w:p w14:paraId="6421651E" w14:textId="59FE9F8F" w:rsidR="00F80307" w:rsidRPr="00595763" w:rsidRDefault="00476FC8" w:rsidP="00014AF3">
      <w:pPr>
        <w:pStyle w:val="Heading4"/>
        <w:jc w:val="both"/>
        <w:rPr>
          <w:lang w:val="es-CO"/>
        </w:rPr>
      </w:pPr>
      <w:bookmarkStart w:id="93" w:name="_Toc334451505"/>
      <w:r>
        <w:rPr>
          <w:lang w:val="es-CO"/>
        </w:rPr>
        <w:t xml:space="preserve">4.4.1 </w:t>
      </w:r>
      <w:bookmarkStart w:id="94" w:name="_Toc333053691"/>
      <w:r w:rsidR="00F80307" w:rsidRPr="00595763">
        <w:rPr>
          <w:lang w:val="es-CO"/>
        </w:rPr>
        <w:t>Herramientas de Software</w:t>
      </w:r>
      <w:bookmarkEnd w:id="93"/>
      <w:bookmarkEnd w:id="94"/>
    </w:p>
    <w:p w14:paraId="1AB24752" w14:textId="77777777" w:rsidR="008B302E" w:rsidRPr="00595763" w:rsidRDefault="008B302E" w:rsidP="00014AF3">
      <w:pPr>
        <w:pStyle w:val="Heading5"/>
        <w:jc w:val="both"/>
        <w:rPr>
          <w:lang w:val="es-CO"/>
        </w:rPr>
      </w:pPr>
      <w:bookmarkStart w:id="95" w:name="_Toc333053692"/>
      <w:bookmarkStart w:id="96" w:name="_Toc334451506"/>
      <w:r w:rsidRPr="00595763">
        <w:rPr>
          <w:lang w:val="es-CO"/>
        </w:rPr>
        <w:t>Lenguajes de programación</w:t>
      </w:r>
      <w:bookmarkEnd w:id="95"/>
      <w:bookmarkEnd w:id="96"/>
    </w:p>
    <w:p w14:paraId="4466E676" w14:textId="07085AE8" w:rsidR="008B302E" w:rsidRPr="00595763" w:rsidRDefault="00F063B1" w:rsidP="00014AF3">
      <w:pPr>
        <w:pStyle w:val="ListParagraph"/>
        <w:numPr>
          <w:ilvl w:val="0"/>
          <w:numId w:val="23"/>
        </w:numPr>
        <w:jc w:val="both"/>
      </w:pPr>
      <w:r w:rsidRPr="00595763">
        <w:rPr>
          <w:lang w:val="es-CO"/>
        </w:rPr>
        <w:t>JavaScript</w:t>
      </w:r>
    </w:p>
    <w:p w14:paraId="765CC8A2" w14:textId="508E49C0" w:rsidR="003A6582" w:rsidRDefault="000B1A99" w:rsidP="00014AF3">
      <w:pPr>
        <w:pStyle w:val="ListParagraph"/>
        <w:numPr>
          <w:ilvl w:val="1"/>
          <w:numId w:val="23"/>
        </w:numPr>
        <w:jc w:val="both"/>
        <w:rPr>
          <w:lang w:val="es-CO"/>
        </w:rPr>
      </w:pPr>
      <w:r>
        <w:rPr>
          <w:lang w:val="es-CO"/>
        </w:rPr>
        <w:t xml:space="preserve">Es un lenguaje de script, orientado a objetos, Desarrollado por la empresa Netscape, originalmente LiveScript, y posteriormente adaptando el </w:t>
      </w:r>
      <w:r w:rsidR="00165D9B">
        <w:rPr>
          <w:lang w:val="es-CO"/>
        </w:rPr>
        <w:t>nombre a javascript por cuestiones de marketing.</w:t>
      </w:r>
    </w:p>
    <w:p w14:paraId="34919858" w14:textId="13544808" w:rsidR="00165D9B" w:rsidRDefault="00165D9B" w:rsidP="00014AF3">
      <w:pPr>
        <w:pStyle w:val="ListParagraph"/>
        <w:numPr>
          <w:ilvl w:val="1"/>
          <w:numId w:val="23"/>
        </w:numPr>
        <w:jc w:val="both"/>
        <w:rPr>
          <w:lang w:val="es-CO"/>
        </w:rPr>
      </w:pPr>
      <w:commentRangeStart w:id="97"/>
      <w:r w:rsidRPr="00165D9B">
        <w:rPr>
          <w:lang w:val="es-CO"/>
        </w:rPr>
        <w:lastRenderedPageBreak/>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32" w:anchor="Class-Based_vs._Prototype-Based_Languages" w:tooltip="en/JavaScript/Guide/Details_of_the_Object_Model#Class-Based_vs._Prototype-Based_Languages" w:history="1">
        <w:r w:rsidRPr="00165D9B">
          <w:rPr>
            <w:rStyle w:val="Hyperlink"/>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97"/>
      <w:r w:rsidRPr="00165D9B">
        <w:rPr>
          <w:rStyle w:val="CommentReference"/>
        </w:rPr>
        <w:commentReference w:id="97"/>
      </w:r>
    </w:p>
    <w:p w14:paraId="38276CE4" w14:textId="77777777" w:rsidR="006C587B" w:rsidRPr="00165D9B" w:rsidRDefault="006C587B" w:rsidP="00014AF3">
      <w:pPr>
        <w:pStyle w:val="ListParagraph"/>
        <w:ind w:left="1440"/>
        <w:jc w:val="both"/>
        <w:rPr>
          <w:lang w:val="es-CO"/>
        </w:rPr>
      </w:pPr>
    </w:p>
    <w:p w14:paraId="3AA41642" w14:textId="77777777" w:rsidR="005D7FA7" w:rsidRPr="00595763" w:rsidRDefault="005D7FA7" w:rsidP="00014AF3">
      <w:pPr>
        <w:pStyle w:val="ListParagraph"/>
        <w:numPr>
          <w:ilvl w:val="0"/>
          <w:numId w:val="23"/>
        </w:numPr>
        <w:jc w:val="both"/>
      </w:pPr>
      <w:commentRangeStart w:id="98"/>
      <w:r w:rsidRPr="00595763">
        <w:rPr>
          <w:lang w:val="es-CO"/>
        </w:rPr>
        <w:t>C Sharp (C#)</w:t>
      </w:r>
      <w:commentRangeEnd w:id="98"/>
      <w:r w:rsidR="0040717F">
        <w:rPr>
          <w:rStyle w:val="CommentReference"/>
        </w:rPr>
        <w:commentReference w:id="98"/>
      </w:r>
    </w:p>
    <w:p w14:paraId="587D5304" w14:textId="4F2FA5CE" w:rsidR="0040717F" w:rsidRPr="00D53C37" w:rsidRDefault="0040717F" w:rsidP="00014AF3">
      <w:pPr>
        <w:pStyle w:val="ListParagraph"/>
        <w:numPr>
          <w:ilvl w:val="1"/>
          <w:numId w:val="23"/>
        </w:numPr>
        <w:jc w:val="both"/>
        <w:rPr>
          <w:lang w:val="es-CO"/>
        </w:rPr>
      </w:pPr>
      <w:r>
        <w:rPr>
          <w:lang w:val="es-CO"/>
        </w:rPr>
        <w:t xml:space="preserve">Lenguaje de Programación </w:t>
      </w:r>
      <w:r w:rsidR="002717D4">
        <w:rPr>
          <w:lang w:val="es-CO"/>
        </w:rPr>
        <w:t>orientado a objetos, fuertemente tipado,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14:paraId="43F6B034" w14:textId="77777777" w:rsidR="007279EC" w:rsidRPr="00595763" w:rsidRDefault="007279EC" w:rsidP="00014AF3">
      <w:pPr>
        <w:pStyle w:val="Heading5"/>
        <w:jc w:val="both"/>
      </w:pPr>
      <w:bookmarkStart w:id="99" w:name="_Toc333053693"/>
      <w:bookmarkStart w:id="100" w:name="_Toc334451507"/>
      <w:r w:rsidRPr="00595763">
        <w:rPr>
          <w:lang w:val="es-CO"/>
        </w:rPr>
        <w:t>Sistema Operativo</w:t>
      </w:r>
      <w:bookmarkEnd w:id="99"/>
      <w:bookmarkEnd w:id="100"/>
    </w:p>
    <w:p w14:paraId="4C6027EC" w14:textId="77777777" w:rsidR="00E90B83" w:rsidRPr="00E90B83" w:rsidRDefault="00E90B83" w:rsidP="00014AF3">
      <w:pPr>
        <w:jc w:val="both"/>
        <w:rPr>
          <w:lang w:val="es-CO"/>
        </w:rPr>
      </w:pPr>
    </w:p>
    <w:p w14:paraId="69D286A4" w14:textId="77777777" w:rsidR="00A6199A" w:rsidRPr="00595763" w:rsidRDefault="00A6199A" w:rsidP="00014AF3">
      <w:pPr>
        <w:pStyle w:val="ListParagraph"/>
        <w:numPr>
          <w:ilvl w:val="0"/>
          <w:numId w:val="22"/>
        </w:numPr>
        <w:jc w:val="both"/>
      </w:pPr>
      <w:r w:rsidRPr="00595763">
        <w:rPr>
          <w:lang w:val="es-CO"/>
        </w:rPr>
        <w:t xml:space="preserve">Windows 7 </w:t>
      </w:r>
    </w:p>
    <w:p w14:paraId="5B2E1B0E" w14:textId="2504C675" w:rsidR="00727649" w:rsidRPr="00D53C37" w:rsidRDefault="00E9193A" w:rsidP="00014AF3">
      <w:pPr>
        <w:pStyle w:val="ListParagraph"/>
        <w:numPr>
          <w:ilvl w:val="1"/>
          <w:numId w:val="22"/>
        </w:numPr>
        <w:jc w:val="both"/>
        <w:rPr>
          <w:lang w:val="es-CO"/>
        </w:rPr>
      </w:pPr>
      <w:r>
        <w:rPr>
          <w:lang w:val="es-CO"/>
        </w:rPr>
        <w:t>Sistema operativo de tipo propietario perteneciente a la compañía desarrolladora</w:t>
      </w:r>
      <w:r w:rsidR="00727649">
        <w:rPr>
          <w:lang w:val="es-CO"/>
        </w:rPr>
        <w:t xml:space="preserve"> </w:t>
      </w:r>
      <w:r w:rsidRPr="00E9193A">
        <w:rPr>
          <w:i/>
          <w:lang w:val="es-CO"/>
        </w:rPr>
        <w:t>Microsoft</w:t>
      </w:r>
      <w:r>
        <w:rPr>
          <w:i/>
          <w:lang w:val="es-CO"/>
        </w:rPr>
        <w:t xml:space="preserve"> Corporation</w:t>
      </w:r>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14:paraId="4C8433EB" w14:textId="77777777" w:rsidR="00941AC3" w:rsidRPr="00595763" w:rsidRDefault="00941AC3" w:rsidP="00014AF3">
      <w:pPr>
        <w:pStyle w:val="Heading5"/>
        <w:jc w:val="both"/>
        <w:rPr>
          <w:lang w:val="es-CO"/>
        </w:rPr>
      </w:pPr>
      <w:bookmarkStart w:id="101" w:name="_Toc333053694"/>
      <w:bookmarkStart w:id="102" w:name="_Toc334451508"/>
      <w:r w:rsidRPr="00595763">
        <w:rPr>
          <w:lang w:val="es-CO"/>
        </w:rPr>
        <w:t xml:space="preserve">Entornos de </w:t>
      </w:r>
      <w:r w:rsidR="008B302E" w:rsidRPr="00595763">
        <w:rPr>
          <w:lang w:val="es-CO"/>
        </w:rPr>
        <w:t>Desarrollo (IDE)</w:t>
      </w:r>
      <w:bookmarkEnd w:id="101"/>
      <w:bookmarkEnd w:id="102"/>
    </w:p>
    <w:p w14:paraId="06C89F42" w14:textId="77777777" w:rsidR="00FB711E" w:rsidRPr="00595763" w:rsidRDefault="004175B1" w:rsidP="00014AF3">
      <w:pPr>
        <w:pStyle w:val="ListParagraph"/>
        <w:numPr>
          <w:ilvl w:val="0"/>
          <w:numId w:val="21"/>
        </w:numPr>
        <w:jc w:val="both"/>
      </w:pPr>
      <w:r w:rsidRPr="00595763">
        <w:rPr>
          <w:lang w:val="es-CO"/>
        </w:rPr>
        <w:t>Unity 3D</w:t>
      </w:r>
    </w:p>
    <w:p w14:paraId="689678CB" w14:textId="73E24548" w:rsidR="00F455FF" w:rsidRPr="00D53C37" w:rsidRDefault="00C50F9C" w:rsidP="00014AF3">
      <w:pPr>
        <w:pStyle w:val="ListParagraph"/>
        <w:numPr>
          <w:ilvl w:val="1"/>
          <w:numId w:val="21"/>
        </w:numPr>
        <w:jc w:val="both"/>
        <w:rPr>
          <w:lang w:val="es-CO"/>
        </w:rPr>
      </w:pPr>
      <w:commentRangeStart w:id="103"/>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103"/>
      <w:r w:rsidR="00B75BE3">
        <w:rPr>
          <w:rStyle w:val="CommentReference"/>
        </w:rPr>
        <w:commentReference w:id="103"/>
      </w:r>
    </w:p>
    <w:p w14:paraId="59925522" w14:textId="77777777" w:rsidR="00941AC3" w:rsidRPr="00595763" w:rsidRDefault="00941AC3" w:rsidP="00014AF3">
      <w:pPr>
        <w:pStyle w:val="ListParagraph"/>
        <w:numPr>
          <w:ilvl w:val="0"/>
          <w:numId w:val="21"/>
        </w:numPr>
        <w:jc w:val="both"/>
        <w:rPr>
          <w:lang w:val="en-US"/>
        </w:rPr>
      </w:pPr>
      <w:r w:rsidRPr="00595763">
        <w:rPr>
          <w:lang w:val="es-CO"/>
        </w:rPr>
        <w:t>Visual Studio 2010</w:t>
      </w:r>
    </w:p>
    <w:p w14:paraId="6B543529" w14:textId="3B08C659" w:rsidR="00B75BE3" w:rsidRPr="00D53C37" w:rsidRDefault="0027302C" w:rsidP="00014AF3">
      <w:pPr>
        <w:pStyle w:val="ListParagraph"/>
        <w:numPr>
          <w:ilvl w:val="1"/>
          <w:numId w:val="21"/>
        </w:numPr>
        <w:jc w:val="both"/>
        <w:rPr>
          <w:lang w:val="es-CO"/>
        </w:rPr>
      </w:pPr>
      <w:commentRangeStart w:id="104"/>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104"/>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CommentReference"/>
        </w:rPr>
        <w:commentReference w:id="104"/>
      </w:r>
    </w:p>
    <w:p w14:paraId="6AF5BCB4" w14:textId="77777777" w:rsidR="008830EB" w:rsidRDefault="008830EB" w:rsidP="00014AF3">
      <w:pPr>
        <w:pStyle w:val="Heading5"/>
        <w:jc w:val="both"/>
        <w:rPr>
          <w:lang w:val="es-CO"/>
        </w:rPr>
      </w:pPr>
      <w:bookmarkStart w:id="105" w:name="_Toc334451509"/>
      <w:r>
        <w:rPr>
          <w:lang w:val="es-CO"/>
        </w:rPr>
        <w:t>Bases de Datos</w:t>
      </w:r>
      <w:bookmarkEnd w:id="105"/>
    </w:p>
    <w:p w14:paraId="5BBE403E" w14:textId="4CABE48D" w:rsidR="0027302C" w:rsidRDefault="008830EB" w:rsidP="00014AF3">
      <w:pPr>
        <w:pStyle w:val="Heading5"/>
        <w:numPr>
          <w:ilvl w:val="0"/>
          <w:numId w:val="30"/>
        </w:numPr>
        <w:jc w:val="both"/>
        <w:rPr>
          <w:lang w:val="es-CO"/>
        </w:rPr>
      </w:pPr>
      <w:bookmarkStart w:id="106" w:name="_Toc334451510"/>
      <w:r>
        <w:rPr>
          <w:lang w:val="es-CO"/>
        </w:rPr>
        <w:t>SqlDeveloper</w:t>
      </w:r>
      <w:bookmarkEnd w:id="106"/>
    </w:p>
    <w:p w14:paraId="796BCE89" w14:textId="7AFE2AC3" w:rsidR="0027302C" w:rsidRDefault="001F430B" w:rsidP="00014AF3">
      <w:pPr>
        <w:pStyle w:val="ListParagraph"/>
        <w:numPr>
          <w:ilvl w:val="1"/>
          <w:numId w:val="30"/>
        </w:numPr>
        <w:jc w:val="both"/>
        <w:rPr>
          <w:lang w:val="es-CO"/>
        </w:rPr>
      </w:pPr>
      <w:commentRangeStart w:id="107"/>
      <w:r>
        <w:rPr>
          <w:lang w:val="es-CO"/>
        </w:rPr>
        <w:t xml:space="preserve">Aplicación desarrollada por </w:t>
      </w:r>
      <w:r>
        <w:rPr>
          <w:i/>
          <w:lang w:val="es-CO"/>
        </w:rPr>
        <w:t>Oracle I</w:t>
      </w:r>
      <w:r w:rsidRPr="001F430B">
        <w:rPr>
          <w:i/>
          <w:lang w:val="es-CO"/>
        </w:rPr>
        <w:t>nc.</w:t>
      </w:r>
      <w:r>
        <w:rPr>
          <w:i/>
          <w:lang w:val="es-CO"/>
        </w:rPr>
        <w:t xml:space="preserve"> </w:t>
      </w:r>
      <w:r>
        <w:rPr>
          <w:lang w:val="es-CO"/>
        </w:rPr>
        <w:t>Para la gestión del motor de bases de datos de la misma empresa</w:t>
      </w:r>
      <w:r w:rsidR="00B67E36">
        <w:rPr>
          <w:lang w:val="es-CO"/>
        </w:rPr>
        <w:t>, implementada en el lenguaje de programación java</w:t>
      </w:r>
      <w:r>
        <w:rPr>
          <w:lang w:val="es-CO"/>
        </w:rPr>
        <w:t>.</w:t>
      </w:r>
      <w:commentRangeEnd w:id="107"/>
      <w:r w:rsidR="00FE0B3E">
        <w:rPr>
          <w:rStyle w:val="CommentReference"/>
        </w:rPr>
        <w:commentReference w:id="107"/>
      </w:r>
    </w:p>
    <w:p w14:paraId="177B3444" w14:textId="778A4934" w:rsidR="00FE0B3E" w:rsidRPr="00FE0B3E" w:rsidRDefault="00FE0B3E" w:rsidP="00014AF3">
      <w:pPr>
        <w:pStyle w:val="ListParagraph"/>
        <w:numPr>
          <w:ilvl w:val="1"/>
          <w:numId w:val="30"/>
        </w:numPr>
        <w:jc w:val="both"/>
        <w:rPr>
          <w:lang w:val="en-US"/>
        </w:rPr>
      </w:pPr>
      <w:commentRangeStart w:id="108"/>
      <w:r w:rsidRPr="00FE0B3E">
        <w:rPr>
          <w:lang w:val="en-US"/>
        </w:rPr>
        <w:t xml:space="preserve">“ … </w:t>
      </w:r>
      <w:r w:rsidRPr="00FE0B3E">
        <w:rPr>
          <w:rStyle w:val="Strong"/>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108"/>
      <w:r>
        <w:rPr>
          <w:rStyle w:val="CommentReference"/>
        </w:rPr>
        <w:commentReference w:id="108"/>
      </w:r>
    </w:p>
    <w:p w14:paraId="0354E76F" w14:textId="4AF85F4D" w:rsidR="00AC5A90" w:rsidRDefault="00FE0B3E" w:rsidP="00014AF3">
      <w:pPr>
        <w:pStyle w:val="ListParagraph"/>
        <w:numPr>
          <w:ilvl w:val="0"/>
          <w:numId w:val="30"/>
        </w:numPr>
        <w:jc w:val="both"/>
        <w:rPr>
          <w:lang w:val="es-CO"/>
        </w:rPr>
      </w:pPr>
      <w:r>
        <w:rPr>
          <w:lang w:val="es-CO"/>
        </w:rPr>
        <w:t xml:space="preserve">SQL Developer </w:t>
      </w:r>
      <w:r w:rsidR="00AC5A90">
        <w:rPr>
          <w:lang w:val="es-CO"/>
        </w:rPr>
        <w:t xml:space="preserve">Datamodeler </w:t>
      </w:r>
    </w:p>
    <w:p w14:paraId="1C8A4D53" w14:textId="7B4F881B" w:rsidR="0056115C" w:rsidRPr="00AC5A90" w:rsidRDefault="00335CB4" w:rsidP="00014AF3">
      <w:pPr>
        <w:pStyle w:val="ListParagraph"/>
        <w:numPr>
          <w:ilvl w:val="1"/>
          <w:numId w:val="30"/>
        </w:numPr>
        <w:jc w:val="both"/>
        <w:rPr>
          <w:lang w:val="es-CO"/>
        </w:rPr>
      </w:pPr>
      <w:commentRangeStart w:id="109"/>
      <w:r>
        <w:rPr>
          <w:lang w:val="es-CO"/>
        </w:rPr>
        <w:lastRenderedPageBreak/>
        <w:t xml:space="preserve">Sql Developer Datamodeler es una herramienta de diagramación para bases de datos, la cual permite la realización de diagramas </w:t>
      </w:r>
      <w:r w:rsidR="00F6477B">
        <w:rPr>
          <w:lang w:val="es-CO"/>
        </w:rPr>
        <w:t>entidad-relación, modelo lógico, y físico.</w:t>
      </w:r>
      <w:commentRangeEnd w:id="109"/>
      <w:r w:rsidR="00810DFF">
        <w:rPr>
          <w:rStyle w:val="CommentReference"/>
        </w:rPr>
        <w:commentReference w:id="109"/>
      </w:r>
    </w:p>
    <w:p w14:paraId="31114CEE" w14:textId="1FC9858C" w:rsidR="008830EB" w:rsidRPr="00595763" w:rsidRDefault="008830EB" w:rsidP="00014AF3">
      <w:pPr>
        <w:pStyle w:val="Heading5"/>
        <w:jc w:val="both"/>
        <w:rPr>
          <w:lang w:val="es-CO"/>
        </w:rPr>
      </w:pPr>
      <w:bookmarkStart w:id="110" w:name="_Toc333053695"/>
      <w:bookmarkStart w:id="111" w:name="_Toc334451511"/>
      <w:r w:rsidRPr="00595763">
        <w:rPr>
          <w:lang w:val="es-CO"/>
        </w:rPr>
        <w:t>Frameworks</w:t>
      </w:r>
      <w:bookmarkEnd w:id="110"/>
      <w:r w:rsidRPr="00D53C37">
        <w:rPr>
          <w:lang w:val="es-CO"/>
        </w:rPr>
        <w:t>.</w:t>
      </w:r>
      <w:bookmarkEnd w:id="111"/>
    </w:p>
    <w:p w14:paraId="5E25A876" w14:textId="6B343BC0" w:rsidR="008830EB" w:rsidRPr="00595763" w:rsidRDefault="00FE0B3E" w:rsidP="00014AF3">
      <w:pPr>
        <w:pStyle w:val="NoSpacing"/>
        <w:numPr>
          <w:ilvl w:val="0"/>
          <w:numId w:val="29"/>
        </w:numPr>
        <w:jc w:val="both"/>
        <w:rPr>
          <w:lang w:val="es-CO"/>
        </w:rPr>
      </w:pPr>
      <w:r>
        <w:rPr>
          <w:lang w:val="es-CO"/>
        </w:rPr>
        <w:t>Dot</w:t>
      </w:r>
      <w:r w:rsidR="008830EB" w:rsidRPr="00D53C37">
        <w:rPr>
          <w:lang w:val="es-CO"/>
        </w:rPr>
        <w:t>Net</w:t>
      </w:r>
      <w:r w:rsidR="008830EB" w:rsidRPr="00595763">
        <w:rPr>
          <w:lang w:val="es-CO"/>
        </w:rPr>
        <w:t xml:space="preserve"> Framework 4.0</w:t>
      </w:r>
    </w:p>
    <w:p w14:paraId="5D03ABC3" w14:textId="4AFBACD5" w:rsidR="00F66E18" w:rsidRDefault="00F66E18" w:rsidP="00014AF3">
      <w:pPr>
        <w:pStyle w:val="NoSpacing"/>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14:paraId="34225274" w14:textId="6924DCF7" w:rsidR="00F66E18" w:rsidRPr="00F66E18" w:rsidRDefault="00F66E18" w:rsidP="00014AF3">
      <w:pPr>
        <w:pStyle w:val="NoSpacing"/>
        <w:numPr>
          <w:ilvl w:val="1"/>
          <w:numId w:val="29"/>
        </w:numPr>
        <w:jc w:val="both"/>
        <w:rPr>
          <w:i/>
          <w:lang w:val="en-US"/>
        </w:rPr>
      </w:pPr>
      <w:commentRangeStart w:id="112"/>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112"/>
      <w:r>
        <w:rPr>
          <w:rStyle w:val="CommentReference"/>
        </w:rPr>
        <w:commentReference w:id="112"/>
      </w:r>
    </w:p>
    <w:p w14:paraId="00256179" w14:textId="77777777" w:rsidR="009367EE" w:rsidRPr="00595763" w:rsidRDefault="009367EE" w:rsidP="00014AF3">
      <w:pPr>
        <w:pStyle w:val="Heading5"/>
        <w:jc w:val="both"/>
        <w:rPr>
          <w:lang w:val="es-CO"/>
        </w:rPr>
      </w:pPr>
      <w:bookmarkStart w:id="113" w:name="_Toc333053696"/>
      <w:bookmarkStart w:id="114" w:name="_Toc334451512"/>
      <w:r w:rsidRPr="00595763">
        <w:rPr>
          <w:lang w:val="es-CO"/>
        </w:rPr>
        <w:t>Control de Versiones</w:t>
      </w:r>
      <w:bookmarkEnd w:id="113"/>
      <w:bookmarkEnd w:id="114"/>
    </w:p>
    <w:p w14:paraId="35191834" w14:textId="77777777" w:rsidR="009367EE" w:rsidRPr="00595763" w:rsidRDefault="009367EE" w:rsidP="00014AF3">
      <w:pPr>
        <w:pStyle w:val="ListParagraph"/>
        <w:numPr>
          <w:ilvl w:val="0"/>
          <w:numId w:val="19"/>
        </w:numPr>
        <w:jc w:val="both"/>
        <w:rPr>
          <w:rFonts w:ascii="Arial" w:hAnsi="Arial"/>
          <w:sz w:val="24"/>
          <w:lang w:val="es-CO"/>
        </w:rPr>
      </w:pPr>
      <w:r w:rsidRPr="00595763">
        <w:rPr>
          <w:lang w:val="es-CO"/>
        </w:rPr>
        <w:t>Git</w:t>
      </w:r>
    </w:p>
    <w:p w14:paraId="73131DC3" w14:textId="7519EF49" w:rsidR="00F66E18" w:rsidRPr="0090338D" w:rsidRDefault="006E13F3" w:rsidP="00014AF3">
      <w:pPr>
        <w:pStyle w:val="ListParagraph"/>
        <w:numPr>
          <w:ilvl w:val="1"/>
          <w:numId w:val="19"/>
        </w:numPr>
        <w:jc w:val="both"/>
        <w:rPr>
          <w:lang w:val="es-CO"/>
        </w:rPr>
      </w:pPr>
      <w:r w:rsidRPr="0090338D">
        <w:rPr>
          <w:lang w:val="es-CO"/>
        </w:rPr>
        <w:t>Sistema de Control de Versiones Distribuido,</w:t>
      </w:r>
      <w:r w:rsidR="0054316A" w:rsidRPr="0090338D">
        <w:rPr>
          <w:lang w:val="es-CO"/>
        </w:rPr>
        <w:t xml:space="preserve"> de tipo open-source bajo un licenciamiento GNU/GPL v2</w:t>
      </w:r>
      <w:r w:rsidR="00C929F2" w:rsidRPr="0090338D">
        <w:rPr>
          <w:lang w:val="es-CO"/>
        </w:rPr>
        <w:t>.</w:t>
      </w:r>
    </w:p>
    <w:p w14:paraId="41F30D55" w14:textId="0B990466" w:rsidR="006E13F3" w:rsidRPr="003B7A3E" w:rsidRDefault="006E13F3" w:rsidP="00014AF3">
      <w:pPr>
        <w:pStyle w:val="ListParagraph"/>
        <w:numPr>
          <w:ilvl w:val="1"/>
          <w:numId w:val="19"/>
        </w:numPr>
        <w:jc w:val="both"/>
        <w:rPr>
          <w:lang w:val="en-US"/>
        </w:rPr>
      </w:pPr>
      <w:commentRangeStart w:id="115"/>
      <w:r w:rsidRPr="0090338D">
        <w:t> </w:t>
      </w:r>
      <w:r w:rsidRPr="003B7A3E">
        <w:rPr>
          <w:lang w:val="en-US"/>
        </w:rPr>
        <w:t>It outclasses SCM tools like Subversion, CVS, Perforce, and ClearCase with features like </w:t>
      </w:r>
      <w:hyperlink r:id="rId33" w:history="1">
        <w:r w:rsidRPr="003B7A3E">
          <w:rPr>
            <w:lang w:val="en-US"/>
          </w:rPr>
          <w:t>cheap local branching</w:t>
        </w:r>
      </w:hyperlink>
      <w:r w:rsidRPr="003B7A3E">
        <w:rPr>
          <w:lang w:val="en-US"/>
        </w:rPr>
        <w:t>, convenient</w:t>
      </w:r>
      <w:hyperlink r:id="rId34" w:history="1">
        <w:r w:rsidRPr="003B7A3E">
          <w:rPr>
            <w:lang w:val="en-US"/>
          </w:rPr>
          <w:t>staging areas</w:t>
        </w:r>
      </w:hyperlink>
      <w:r w:rsidRPr="003B7A3E">
        <w:rPr>
          <w:lang w:val="en-US"/>
        </w:rPr>
        <w:t>, and </w:t>
      </w:r>
      <w:hyperlink r:id="rId35" w:history="1">
        <w:r w:rsidRPr="003B7A3E">
          <w:rPr>
            <w:lang w:val="en-US"/>
          </w:rPr>
          <w:t>multiple workflows</w:t>
        </w:r>
      </w:hyperlink>
      <w:r w:rsidRPr="003B7A3E">
        <w:rPr>
          <w:lang w:val="en-US"/>
        </w:rPr>
        <w:t>.</w:t>
      </w:r>
      <w:commentRangeEnd w:id="115"/>
      <w:r w:rsidRPr="0090338D">
        <w:rPr>
          <w:lang w:val="es-CO"/>
        </w:rPr>
        <w:commentReference w:id="115"/>
      </w:r>
    </w:p>
    <w:p w14:paraId="1EC2540B" w14:textId="77777777" w:rsidR="007B0672" w:rsidRPr="00595763" w:rsidRDefault="007B0672" w:rsidP="00014AF3">
      <w:pPr>
        <w:pStyle w:val="Heading5"/>
        <w:jc w:val="both"/>
        <w:rPr>
          <w:lang w:val="es-CO"/>
        </w:rPr>
      </w:pPr>
      <w:bookmarkStart w:id="116" w:name="_Toc333053697"/>
      <w:bookmarkStart w:id="117" w:name="_Toc334451513"/>
      <w:r w:rsidRPr="00595763">
        <w:rPr>
          <w:lang w:val="es-CO"/>
        </w:rPr>
        <w:t>Herramientas CASE</w:t>
      </w:r>
      <w:bookmarkEnd w:id="116"/>
      <w:bookmarkEnd w:id="117"/>
    </w:p>
    <w:p w14:paraId="201EE0FF" w14:textId="77777777" w:rsidR="007B0672" w:rsidRPr="00595763" w:rsidRDefault="007B0672" w:rsidP="00014AF3">
      <w:pPr>
        <w:pStyle w:val="ListParagraph"/>
        <w:numPr>
          <w:ilvl w:val="0"/>
          <w:numId w:val="18"/>
        </w:numPr>
        <w:jc w:val="both"/>
      </w:pPr>
      <w:r w:rsidRPr="00595763">
        <w:rPr>
          <w:lang w:val="es-CO"/>
        </w:rPr>
        <w:t>Enterprise Architect</w:t>
      </w:r>
    </w:p>
    <w:p w14:paraId="003610A8" w14:textId="015199DD" w:rsidR="00C777A0" w:rsidRDefault="00C777A0" w:rsidP="00014AF3">
      <w:pPr>
        <w:pStyle w:val="ListParagraph"/>
        <w:numPr>
          <w:ilvl w:val="1"/>
          <w:numId w:val="18"/>
        </w:numPr>
        <w:jc w:val="both"/>
        <w:rPr>
          <w:lang w:val="es-CO"/>
        </w:rPr>
      </w:pPr>
      <w:commentRangeStart w:id="118"/>
      <w:r>
        <w:rPr>
          <w:lang w:val="es-CO"/>
        </w:rPr>
        <w:t>Herramienta utilizada para el proceso de diseño del proyecto, basada en el estándar UML.</w:t>
      </w:r>
      <w:commentRangeEnd w:id="118"/>
      <w:r>
        <w:rPr>
          <w:rStyle w:val="CommentReference"/>
        </w:rPr>
        <w:commentReference w:id="118"/>
      </w:r>
    </w:p>
    <w:p w14:paraId="4E2B9BB0" w14:textId="59E3B9E1" w:rsidR="00B477EF" w:rsidRPr="00D53C37" w:rsidRDefault="00B477EF" w:rsidP="00014AF3">
      <w:pPr>
        <w:pStyle w:val="ListParagraph"/>
        <w:numPr>
          <w:ilvl w:val="0"/>
          <w:numId w:val="18"/>
        </w:numPr>
        <w:jc w:val="both"/>
        <w:rPr>
          <w:lang w:val="es-CO"/>
        </w:rPr>
      </w:pPr>
      <w:commentRangeStart w:id="119"/>
      <w:r>
        <w:rPr>
          <w:lang w:val="es-CO"/>
        </w:rPr>
        <w:t>Falta</w:t>
      </w:r>
      <w:commentRangeEnd w:id="119"/>
      <w:r>
        <w:rPr>
          <w:rStyle w:val="CommentReference"/>
        </w:rPr>
        <w:commentReference w:id="119"/>
      </w:r>
    </w:p>
    <w:p w14:paraId="5BAA568D" w14:textId="77777777" w:rsidR="00B424C3" w:rsidRPr="00595763" w:rsidRDefault="006621FD" w:rsidP="00014AF3">
      <w:pPr>
        <w:pStyle w:val="Heading5"/>
        <w:jc w:val="both"/>
        <w:rPr>
          <w:lang w:val="es-CO"/>
        </w:rPr>
      </w:pPr>
      <w:bookmarkStart w:id="120" w:name="_Toc333053698"/>
      <w:bookmarkStart w:id="121" w:name="_Toc334451514"/>
      <w:r w:rsidRPr="00595763">
        <w:rPr>
          <w:lang w:val="es-CO"/>
        </w:rPr>
        <w:t>Diseño de Interfaz</w:t>
      </w:r>
      <w:bookmarkEnd w:id="120"/>
      <w:bookmarkEnd w:id="121"/>
    </w:p>
    <w:p w14:paraId="30C736BD" w14:textId="77777777" w:rsidR="007A7790" w:rsidRPr="00595763" w:rsidRDefault="007A7790" w:rsidP="00014AF3">
      <w:pPr>
        <w:pStyle w:val="ListParagraph"/>
        <w:numPr>
          <w:ilvl w:val="0"/>
          <w:numId w:val="16"/>
        </w:numPr>
        <w:jc w:val="both"/>
      </w:pPr>
      <w:r w:rsidRPr="00595763">
        <w:rPr>
          <w:lang w:val="es-CO"/>
        </w:rPr>
        <w:t>Adobe Suite CS6</w:t>
      </w:r>
    </w:p>
    <w:p w14:paraId="44301178" w14:textId="6D4B5194" w:rsidR="00C777A0" w:rsidRPr="00D53C37" w:rsidRDefault="006A5521" w:rsidP="00014AF3">
      <w:pPr>
        <w:pStyle w:val="ListParagraph"/>
        <w:numPr>
          <w:ilvl w:val="1"/>
          <w:numId w:val="16"/>
        </w:numPr>
        <w:jc w:val="both"/>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14:paraId="658BD07E" w14:textId="77777777" w:rsidR="00F9376D" w:rsidRPr="00595763" w:rsidRDefault="009031DD" w:rsidP="00014AF3">
      <w:pPr>
        <w:pStyle w:val="ListParagraph"/>
        <w:numPr>
          <w:ilvl w:val="0"/>
          <w:numId w:val="16"/>
        </w:numPr>
        <w:jc w:val="both"/>
      </w:pPr>
      <w:r w:rsidRPr="00595763">
        <w:rPr>
          <w:lang w:val="es-CO"/>
        </w:rPr>
        <w:t>Maya 3d</w:t>
      </w:r>
    </w:p>
    <w:p w14:paraId="7D85914C" w14:textId="14941F04" w:rsidR="00A33BDE" w:rsidRPr="00D53C37" w:rsidRDefault="00A33BDE" w:rsidP="00014AF3">
      <w:pPr>
        <w:pStyle w:val="ListParagraph"/>
        <w:numPr>
          <w:ilvl w:val="1"/>
          <w:numId w:val="16"/>
        </w:numPr>
        <w:jc w:val="both"/>
        <w:rPr>
          <w:lang w:val="es-CO"/>
        </w:rPr>
      </w:pPr>
      <w:r>
        <w:rPr>
          <w:lang w:val="es-CO"/>
        </w:rPr>
        <w:t>Es un Modelador y animador en tercera dimensión (3D), perteneciente a la suite de autodesk.</w:t>
      </w:r>
    </w:p>
    <w:p w14:paraId="3FCA57D3" w14:textId="77777777" w:rsidR="008B302E" w:rsidRPr="00595763" w:rsidRDefault="008B302E" w:rsidP="00014AF3">
      <w:pPr>
        <w:pStyle w:val="Heading5"/>
        <w:jc w:val="both"/>
        <w:rPr>
          <w:lang w:val="es-CO"/>
        </w:rPr>
      </w:pPr>
      <w:bookmarkStart w:id="122" w:name="_Toc334451515"/>
      <w:r w:rsidRPr="00595763">
        <w:rPr>
          <w:lang w:val="es-CO"/>
        </w:rPr>
        <w:t>Utilidades</w:t>
      </w:r>
      <w:bookmarkEnd w:id="122"/>
    </w:p>
    <w:p w14:paraId="509822A0" w14:textId="4DE52584" w:rsidR="009367EE" w:rsidRPr="00595763" w:rsidRDefault="00403840" w:rsidP="00014AF3">
      <w:pPr>
        <w:pStyle w:val="ListParagraph"/>
        <w:numPr>
          <w:ilvl w:val="0"/>
          <w:numId w:val="16"/>
        </w:numPr>
        <w:jc w:val="both"/>
        <w:rPr>
          <w:lang w:val="es-CO"/>
        </w:rPr>
      </w:pPr>
      <w:r w:rsidRPr="00D53C37">
        <w:rPr>
          <w:lang w:val="es-CO"/>
        </w:rPr>
        <w:t>Beyond Compare v3</w:t>
      </w:r>
    </w:p>
    <w:p w14:paraId="77754052" w14:textId="77777777" w:rsidR="009367EE" w:rsidRPr="00595763" w:rsidRDefault="009367EE" w:rsidP="00014AF3">
      <w:pPr>
        <w:pStyle w:val="ListParagraph"/>
        <w:numPr>
          <w:ilvl w:val="0"/>
          <w:numId w:val="16"/>
        </w:numPr>
        <w:jc w:val="both"/>
        <w:rPr>
          <w:lang w:val="es-CO"/>
        </w:rPr>
      </w:pPr>
      <w:r w:rsidRPr="00595763">
        <w:rPr>
          <w:lang w:val="es-CO"/>
        </w:rPr>
        <w:t>Edraw</w:t>
      </w:r>
    </w:p>
    <w:p w14:paraId="68316EB7" w14:textId="77777777" w:rsidR="009367EE" w:rsidRPr="00595763" w:rsidRDefault="009367EE" w:rsidP="00014AF3">
      <w:pPr>
        <w:pStyle w:val="ListParagraph"/>
        <w:numPr>
          <w:ilvl w:val="0"/>
          <w:numId w:val="16"/>
        </w:numPr>
        <w:jc w:val="both"/>
        <w:rPr>
          <w:lang w:val="es-CO"/>
        </w:rPr>
      </w:pPr>
      <w:r w:rsidRPr="00595763">
        <w:rPr>
          <w:lang w:val="es-CO"/>
        </w:rPr>
        <w:t>Adobe Reader</w:t>
      </w:r>
    </w:p>
    <w:p w14:paraId="4B715618" w14:textId="77777777" w:rsidR="009367EE" w:rsidRPr="00595763" w:rsidRDefault="007B0672" w:rsidP="00014AF3">
      <w:pPr>
        <w:pStyle w:val="ListParagraph"/>
        <w:numPr>
          <w:ilvl w:val="0"/>
          <w:numId w:val="16"/>
        </w:numPr>
        <w:jc w:val="both"/>
      </w:pPr>
      <w:r w:rsidRPr="00595763">
        <w:rPr>
          <w:lang w:val="es-CO"/>
        </w:rPr>
        <w:t>Maniac Time</w:t>
      </w:r>
    </w:p>
    <w:p w14:paraId="05D12BA6" w14:textId="68D41724" w:rsidR="006247A7" w:rsidRPr="00D53C37" w:rsidRDefault="00C51FC3" w:rsidP="00014AF3">
      <w:pPr>
        <w:pStyle w:val="ListParagraph"/>
        <w:numPr>
          <w:ilvl w:val="1"/>
          <w:numId w:val="16"/>
        </w:numPr>
        <w:jc w:val="both"/>
        <w:rPr>
          <w:lang w:val="es-CO"/>
        </w:rPr>
      </w:pPr>
      <w:r>
        <w:rPr>
          <w:lang w:val="es-CO"/>
        </w:rPr>
        <w:t>Herramienta “Time T</w:t>
      </w:r>
      <w:r w:rsidR="006247A7">
        <w:rPr>
          <w:lang w:val="es-CO"/>
        </w:rPr>
        <w:t xml:space="preserve">racker”, la cual permite el </w:t>
      </w:r>
    </w:p>
    <w:p w14:paraId="5600BAF9" w14:textId="77777777" w:rsidR="007B0672" w:rsidRPr="00595763" w:rsidRDefault="00B424C3" w:rsidP="00014AF3">
      <w:pPr>
        <w:pStyle w:val="ListParagraph"/>
        <w:numPr>
          <w:ilvl w:val="0"/>
          <w:numId w:val="16"/>
        </w:numPr>
        <w:jc w:val="both"/>
        <w:rPr>
          <w:lang w:val="es-CO"/>
        </w:rPr>
      </w:pPr>
      <w:r w:rsidRPr="00595763">
        <w:rPr>
          <w:lang w:val="es-CO"/>
        </w:rPr>
        <w:t>Microsoft Office 2010</w:t>
      </w:r>
    </w:p>
    <w:p w14:paraId="7511BDA4" w14:textId="77777777" w:rsidR="00A3273C" w:rsidRPr="00595763" w:rsidRDefault="00A3273C" w:rsidP="00014AF3">
      <w:pPr>
        <w:pStyle w:val="ListParagraph"/>
        <w:numPr>
          <w:ilvl w:val="0"/>
          <w:numId w:val="16"/>
        </w:numPr>
        <w:jc w:val="both"/>
        <w:rPr>
          <w:lang w:val="es-CO"/>
        </w:rPr>
      </w:pPr>
      <w:r w:rsidRPr="00595763">
        <w:rPr>
          <w:lang w:val="es-CO"/>
        </w:rPr>
        <w:lastRenderedPageBreak/>
        <w:t>Skype</w:t>
      </w:r>
    </w:p>
    <w:p w14:paraId="126CF295" w14:textId="760ADEE9" w:rsidR="00A3273C" w:rsidRDefault="00A3273C" w:rsidP="00014AF3">
      <w:pPr>
        <w:pStyle w:val="ListParagraph"/>
        <w:numPr>
          <w:ilvl w:val="0"/>
          <w:numId w:val="16"/>
        </w:numPr>
        <w:jc w:val="both"/>
        <w:rPr>
          <w:lang w:val="es-CO"/>
        </w:rPr>
      </w:pPr>
      <w:r w:rsidRPr="00595763">
        <w:rPr>
          <w:lang w:val="es-CO"/>
        </w:rPr>
        <w:t>Dropbox</w:t>
      </w:r>
    </w:p>
    <w:p w14:paraId="65D7BDBB" w14:textId="337C6FC0" w:rsidR="00B477EF" w:rsidRPr="00595763" w:rsidRDefault="00B477EF" w:rsidP="00014AF3">
      <w:pPr>
        <w:pStyle w:val="ListParagraph"/>
        <w:numPr>
          <w:ilvl w:val="0"/>
          <w:numId w:val="16"/>
        </w:numPr>
        <w:jc w:val="both"/>
        <w:rPr>
          <w:lang w:val="es-CO"/>
        </w:rPr>
      </w:pPr>
      <w:commentRangeStart w:id="123"/>
      <w:r>
        <w:rPr>
          <w:lang w:val="es-CO"/>
        </w:rPr>
        <w:t xml:space="preserve">Falta </w:t>
      </w:r>
      <w:commentRangeEnd w:id="123"/>
      <w:r>
        <w:rPr>
          <w:rStyle w:val="CommentReference"/>
        </w:rPr>
        <w:commentReference w:id="123"/>
      </w:r>
    </w:p>
    <w:p w14:paraId="78A2ECBB" w14:textId="661A9D66" w:rsidR="00A3273C" w:rsidRPr="00595763" w:rsidRDefault="00A3273C" w:rsidP="00014AF3">
      <w:pPr>
        <w:pStyle w:val="Heading5"/>
        <w:jc w:val="both"/>
        <w:rPr>
          <w:lang w:val="es-CO"/>
        </w:rPr>
      </w:pPr>
      <w:bookmarkStart w:id="124" w:name="_Toc333053699"/>
      <w:bookmarkStart w:id="125" w:name="_Toc334451516"/>
      <w:r w:rsidRPr="00595763">
        <w:rPr>
          <w:lang w:val="es-CO"/>
        </w:rPr>
        <w:t xml:space="preserve">Listas de </w:t>
      </w:r>
      <w:r w:rsidR="006C12CB" w:rsidRPr="00595763">
        <w:rPr>
          <w:lang w:val="es-CO"/>
        </w:rPr>
        <w:t>Distribución</w:t>
      </w:r>
      <w:r w:rsidRPr="00595763">
        <w:rPr>
          <w:lang w:val="es-CO"/>
        </w:rPr>
        <w:t xml:space="preserve"> de Correos</w:t>
      </w:r>
      <w:bookmarkEnd w:id="124"/>
      <w:bookmarkEnd w:id="125"/>
    </w:p>
    <w:p w14:paraId="23E7CBC2" w14:textId="1A16768D" w:rsidR="00A3273C" w:rsidRPr="00595763" w:rsidRDefault="00A3273C" w:rsidP="00014AF3">
      <w:pPr>
        <w:pStyle w:val="ListParagraph"/>
        <w:numPr>
          <w:ilvl w:val="0"/>
          <w:numId w:val="17"/>
        </w:numPr>
        <w:jc w:val="both"/>
      </w:pPr>
      <w:r w:rsidRPr="00595763">
        <w:rPr>
          <w:lang w:val="es-CO"/>
        </w:rPr>
        <w:t>Google Groups</w:t>
      </w:r>
    </w:p>
    <w:p w14:paraId="5A63CA40" w14:textId="7B08F851" w:rsidR="00317FDB" w:rsidRPr="00D53C37" w:rsidRDefault="00317FDB" w:rsidP="00014AF3">
      <w:pPr>
        <w:pStyle w:val="ListParagraph"/>
        <w:numPr>
          <w:ilvl w:val="1"/>
          <w:numId w:val="17"/>
        </w:numPr>
        <w:jc w:val="both"/>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14:paraId="27ED9DB7" w14:textId="4048EED9" w:rsidR="000C6FCE" w:rsidRPr="00595763" w:rsidRDefault="008355CE" w:rsidP="00014AF3">
      <w:pPr>
        <w:pStyle w:val="Heading4"/>
        <w:jc w:val="both"/>
        <w:rPr>
          <w:lang w:val="es-CO"/>
        </w:rPr>
      </w:pPr>
      <w:bookmarkStart w:id="126" w:name="_Toc334451517"/>
      <w:r>
        <w:rPr>
          <w:lang w:val="es-CO"/>
        </w:rPr>
        <w:t xml:space="preserve">4.4.2 </w:t>
      </w:r>
      <w:bookmarkStart w:id="127" w:name="_Toc333053700"/>
      <w:r w:rsidR="00D32D4B" w:rsidRPr="00595763">
        <w:rPr>
          <w:lang w:val="es-CO"/>
        </w:rPr>
        <w:t>Herramientas de Hardware</w:t>
      </w:r>
      <w:bookmarkEnd w:id="126"/>
      <w:bookmarkEnd w:id="127"/>
    </w:p>
    <w:p w14:paraId="64435F03" w14:textId="77777777" w:rsidR="005D0723" w:rsidRPr="00595763" w:rsidRDefault="005D0723" w:rsidP="00014AF3">
      <w:pPr>
        <w:pStyle w:val="ListParagraph"/>
        <w:numPr>
          <w:ilvl w:val="0"/>
          <w:numId w:val="17"/>
        </w:numPr>
        <w:jc w:val="both"/>
        <w:rPr>
          <w:lang w:val="es-CO"/>
        </w:rPr>
      </w:pPr>
      <w:r w:rsidRPr="00595763">
        <w:rPr>
          <w:lang w:val="es-CO"/>
        </w:rPr>
        <w:t>Laptops</w:t>
      </w:r>
    </w:p>
    <w:p w14:paraId="32F95491" w14:textId="40A33A4C" w:rsidR="000E1D77" w:rsidRDefault="000E1D77" w:rsidP="00014AF3">
      <w:pPr>
        <w:pStyle w:val="ListParagraph"/>
        <w:numPr>
          <w:ilvl w:val="1"/>
          <w:numId w:val="17"/>
        </w:numPr>
        <w:jc w:val="both"/>
        <w:rPr>
          <w:lang w:val="es-CO"/>
        </w:rPr>
      </w:pPr>
      <w:r>
        <w:rPr>
          <w:lang w:val="es-CO"/>
        </w:rPr>
        <w:t xml:space="preserve">HP Pavilion </w:t>
      </w:r>
      <w:r w:rsidR="00DC7D13">
        <w:rPr>
          <w:lang w:val="es-CO"/>
        </w:rPr>
        <w:t>dv4-1430us.</w:t>
      </w:r>
    </w:p>
    <w:p w14:paraId="19FEFBF7" w14:textId="6C60EAAD" w:rsidR="00DC7D13" w:rsidRDefault="00BA0D9D" w:rsidP="00014AF3">
      <w:pPr>
        <w:pStyle w:val="ListParagraph"/>
        <w:numPr>
          <w:ilvl w:val="1"/>
          <w:numId w:val="17"/>
        </w:numPr>
        <w:jc w:val="both"/>
        <w:rPr>
          <w:lang w:val="es-CO"/>
        </w:rPr>
      </w:pPr>
      <w:r>
        <w:rPr>
          <w:lang w:val="es-CO"/>
        </w:rPr>
        <w:t>ASUS</w:t>
      </w:r>
      <w:r w:rsidR="00290F85">
        <w:rPr>
          <w:lang w:val="es-CO"/>
        </w:rPr>
        <w:t xml:space="preserve"> n61jq.</w:t>
      </w:r>
    </w:p>
    <w:p w14:paraId="4D2FDC6A" w14:textId="21E19D30" w:rsidR="00290F85" w:rsidRDefault="00B715B9" w:rsidP="00014AF3">
      <w:pPr>
        <w:pStyle w:val="ListParagraph"/>
        <w:numPr>
          <w:ilvl w:val="1"/>
          <w:numId w:val="17"/>
        </w:numPr>
        <w:jc w:val="both"/>
        <w:rPr>
          <w:lang w:val="es-CO"/>
        </w:rPr>
      </w:pPr>
      <w:r>
        <w:rPr>
          <w:lang w:val="es-CO"/>
        </w:rPr>
        <w:t>Sony VAIO</w:t>
      </w:r>
      <w:r w:rsidR="00290F85">
        <w:rPr>
          <w:lang w:val="es-CO"/>
        </w:rPr>
        <w:t xml:space="preserve"> VGN-N325E</w:t>
      </w:r>
    </w:p>
    <w:p w14:paraId="63AF0022" w14:textId="31BA39E9" w:rsidR="00290F85" w:rsidRDefault="00757938" w:rsidP="00014AF3">
      <w:pPr>
        <w:pStyle w:val="ListParagraph"/>
        <w:numPr>
          <w:ilvl w:val="1"/>
          <w:numId w:val="17"/>
        </w:numPr>
        <w:jc w:val="both"/>
        <w:rPr>
          <w:lang w:val="en-US"/>
        </w:rPr>
      </w:pPr>
      <w:r w:rsidRPr="00BA0D9D">
        <w:rPr>
          <w:lang w:val="en-US"/>
        </w:rPr>
        <w:t>Mac Book Pro Retina MID-2012</w:t>
      </w:r>
    </w:p>
    <w:p w14:paraId="7EE7ACBE" w14:textId="1F978AEE" w:rsidR="0083689C" w:rsidRDefault="0083689C" w:rsidP="00014AF3">
      <w:pPr>
        <w:pStyle w:val="ListParagraph"/>
        <w:numPr>
          <w:ilvl w:val="1"/>
          <w:numId w:val="17"/>
        </w:numPr>
        <w:jc w:val="both"/>
        <w:rPr>
          <w:lang w:val="en-US"/>
        </w:rPr>
      </w:pPr>
      <w:r>
        <w:rPr>
          <w:lang w:val="en-US"/>
        </w:rPr>
        <w:t>HP Pavilion dv2420la</w:t>
      </w:r>
    </w:p>
    <w:p w14:paraId="18DADE86" w14:textId="13B9948C" w:rsidR="0083689C" w:rsidRPr="00BA0D9D" w:rsidRDefault="0083689C" w:rsidP="00014AF3">
      <w:pPr>
        <w:pStyle w:val="ListParagraph"/>
        <w:numPr>
          <w:ilvl w:val="1"/>
          <w:numId w:val="17"/>
        </w:numPr>
        <w:jc w:val="both"/>
        <w:rPr>
          <w:lang w:val="en-US"/>
        </w:rPr>
      </w:pPr>
      <w:r>
        <w:rPr>
          <w:lang w:val="en-US"/>
        </w:rPr>
        <w:t>ASUS u46E</w:t>
      </w:r>
    </w:p>
    <w:p w14:paraId="57C0E633" w14:textId="0765731E" w:rsidR="00941AC3" w:rsidRPr="0090338D" w:rsidRDefault="000E1D77" w:rsidP="00014AF3">
      <w:pPr>
        <w:pStyle w:val="ListParagraph"/>
        <w:numPr>
          <w:ilvl w:val="0"/>
          <w:numId w:val="17"/>
        </w:numPr>
        <w:jc w:val="both"/>
        <w:rPr>
          <w:lang w:val="es-CO"/>
        </w:rPr>
      </w:pPr>
      <w:r>
        <w:rPr>
          <w:lang w:val="es-CO"/>
        </w:rPr>
        <w:t xml:space="preserve">Pen Tablet para diseño </w:t>
      </w:r>
      <w:r w:rsidR="00B715B9">
        <w:rPr>
          <w:lang w:val="es-CO"/>
        </w:rPr>
        <w:t>Genius</w:t>
      </w:r>
      <w:r>
        <w:rPr>
          <w:lang w:val="es-CO"/>
        </w:rPr>
        <w:t xml:space="preserve"> i608.</w:t>
      </w:r>
    </w:p>
    <w:p w14:paraId="370B3376" w14:textId="437B08C0" w:rsidR="001B342C" w:rsidRPr="00595763" w:rsidRDefault="00D9745F" w:rsidP="00014AF3">
      <w:pPr>
        <w:pStyle w:val="Heading2"/>
        <w:jc w:val="both"/>
        <w:rPr>
          <w:lang w:val="es-CO"/>
        </w:rPr>
      </w:pPr>
      <w:bookmarkStart w:id="128" w:name="_Toc334451281"/>
      <w:bookmarkStart w:id="129" w:name="_Toc334451518"/>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128"/>
      <w:bookmarkEnd w:id="129"/>
    </w:p>
    <w:p w14:paraId="43C1FFAC" w14:textId="03A02B8B" w:rsidR="00D9745F" w:rsidRPr="00595763" w:rsidRDefault="00D9745F" w:rsidP="00014AF3">
      <w:pPr>
        <w:pStyle w:val="Heading2"/>
        <w:jc w:val="both"/>
        <w:rPr>
          <w:rFonts w:ascii="Arial" w:hAnsi="Arial"/>
          <w:sz w:val="28"/>
          <w:lang w:val="es-CO"/>
        </w:rPr>
      </w:pPr>
      <w:bookmarkStart w:id="130" w:name="_Toc333053702"/>
      <w:bookmarkStart w:id="131" w:name="_Toc334451282"/>
      <w:bookmarkStart w:id="132" w:name="_Toc334451519"/>
      <w:r w:rsidRPr="00595763">
        <w:rPr>
          <w:rFonts w:ascii="Arial" w:hAnsi="Arial"/>
          <w:sz w:val="28"/>
          <w:lang w:val="es-CO"/>
        </w:rPr>
        <w:t xml:space="preserve">4.6 </w:t>
      </w:r>
      <w:bookmarkEnd w:id="130"/>
      <w:r w:rsidR="001D238D">
        <w:rPr>
          <w:rFonts w:ascii="Arial" w:hAnsi="Arial"/>
          <w:sz w:val="28"/>
          <w:lang w:val="es-CO"/>
        </w:rPr>
        <w:t>Organización</w:t>
      </w:r>
      <w:r w:rsidR="00A33432">
        <w:rPr>
          <w:rFonts w:ascii="Arial" w:hAnsi="Arial"/>
          <w:sz w:val="28"/>
          <w:lang w:val="es-CO"/>
        </w:rPr>
        <w:t xml:space="preserve"> del Proyecto</w:t>
      </w:r>
      <w:bookmarkEnd w:id="131"/>
      <w:bookmarkEnd w:id="132"/>
    </w:p>
    <w:p w14:paraId="047A401B" w14:textId="32B3172A" w:rsidR="00D9745F" w:rsidRPr="00595763" w:rsidRDefault="00D9745F" w:rsidP="00014AF3">
      <w:pPr>
        <w:pStyle w:val="Heading3"/>
        <w:jc w:val="both"/>
        <w:rPr>
          <w:rFonts w:ascii="Arial" w:hAnsi="Arial"/>
          <w:sz w:val="28"/>
          <w:lang w:val="es-CO"/>
        </w:rPr>
      </w:pPr>
      <w:bookmarkStart w:id="133" w:name="_Toc333053703"/>
      <w:bookmarkStart w:id="134" w:name="_Toc334451283"/>
      <w:bookmarkStart w:id="135" w:name="_Toc334451520"/>
      <w:r w:rsidRPr="00595763">
        <w:rPr>
          <w:rFonts w:ascii="Arial" w:hAnsi="Arial"/>
          <w:sz w:val="28"/>
          <w:lang w:val="es-CO"/>
        </w:rPr>
        <w:t xml:space="preserve">4.6.1 </w:t>
      </w:r>
      <w:r w:rsidR="001D238D" w:rsidRPr="00595763">
        <w:rPr>
          <w:rFonts w:ascii="Arial" w:hAnsi="Arial"/>
          <w:sz w:val="28"/>
          <w:lang w:val="es-CO"/>
        </w:rPr>
        <w:t>Interfaces</w:t>
      </w:r>
      <w:bookmarkEnd w:id="133"/>
      <w:r w:rsidR="001D238D">
        <w:rPr>
          <w:rFonts w:ascii="Arial" w:hAnsi="Arial"/>
          <w:sz w:val="28"/>
          <w:lang w:val="es-CO"/>
        </w:rPr>
        <w:t xml:space="preserve"> Externas</w:t>
      </w:r>
      <w:bookmarkEnd w:id="134"/>
      <w:bookmarkEnd w:id="135"/>
    </w:p>
    <w:p w14:paraId="6829D0CF" w14:textId="1088BA15" w:rsidR="00C52140" w:rsidRPr="00C7183A" w:rsidRDefault="001F52C6" w:rsidP="00014AF3">
      <w:pPr>
        <w:jc w:val="both"/>
      </w:pPr>
      <w:r>
        <w:t xml:space="preserve">Las interfaces externas están descritas en el </w:t>
      </w:r>
      <w:hyperlink r:id="rId36" w:history="1">
        <w:r w:rsidRPr="000676F2">
          <w:rPr>
            <w:rStyle w:val="Hyperlink"/>
          </w:rPr>
          <w:t>diagrama de contexto</w:t>
        </w:r>
      </w:hyperlink>
      <w:r>
        <w:t xml:space="preserve"> , donde podemos ver la interacción del proyecto con los </w:t>
      </w:r>
      <w:commentRangeStart w:id="136"/>
      <w:r w:rsidRPr="004B1804">
        <w:rPr>
          <w:b/>
        </w:rPr>
        <w:t>stakeholders</w:t>
      </w:r>
      <w:commentRangeEnd w:id="136"/>
      <w:r>
        <w:rPr>
          <w:rStyle w:val="CommentReference"/>
        </w:rPr>
        <w:commentReference w:id="136"/>
      </w:r>
      <w:r>
        <w:t xml:space="preserve"> que le proporcionan información y recursos y a su vez a estos se les proporciona documentos, avances de producto y finalmente el producto final.</w:t>
      </w:r>
    </w:p>
    <w:p w14:paraId="60F9FE62" w14:textId="1B8C6B6B" w:rsidR="00D9745F" w:rsidRPr="00595763" w:rsidRDefault="00D9745F" w:rsidP="00014AF3">
      <w:pPr>
        <w:pStyle w:val="Heading3"/>
        <w:tabs>
          <w:tab w:val="center" w:pos="4135"/>
        </w:tabs>
        <w:jc w:val="both"/>
        <w:rPr>
          <w:rFonts w:ascii="Arial" w:hAnsi="Arial"/>
          <w:sz w:val="28"/>
          <w:lang w:val="es-CO"/>
        </w:rPr>
      </w:pPr>
      <w:bookmarkStart w:id="137" w:name="_Toc333053704"/>
      <w:bookmarkStart w:id="138" w:name="_Toc334451284"/>
      <w:bookmarkStart w:id="139" w:name="_Toc334451521"/>
      <w:r w:rsidRPr="00595763">
        <w:rPr>
          <w:rFonts w:ascii="Arial" w:hAnsi="Arial"/>
          <w:sz w:val="28"/>
          <w:lang w:val="es-CO"/>
        </w:rPr>
        <w:t xml:space="preserve">4.6.2 </w:t>
      </w:r>
      <w:r w:rsidR="00D03A58" w:rsidRPr="00595763">
        <w:rPr>
          <w:rFonts w:ascii="Arial" w:hAnsi="Arial"/>
          <w:sz w:val="28"/>
          <w:lang w:val="es-CO"/>
        </w:rPr>
        <w:t xml:space="preserve">Interfaces </w:t>
      </w:r>
      <w:bookmarkEnd w:id="137"/>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138"/>
      <w:bookmarkEnd w:id="139"/>
      <w:r w:rsidR="00D03A58" w:rsidRPr="00595763">
        <w:rPr>
          <w:rFonts w:ascii="Arial" w:hAnsi="Arial"/>
          <w:sz w:val="28"/>
          <w:lang w:val="es-CO"/>
        </w:rPr>
        <w:t xml:space="preserve"> </w:t>
      </w:r>
    </w:p>
    <w:p w14:paraId="71A0E6BE" w14:textId="77777777" w:rsidR="00D03A58" w:rsidRPr="00595763" w:rsidRDefault="00D03A58" w:rsidP="00014AF3">
      <w:pPr>
        <w:jc w:val="both"/>
        <w:rPr>
          <w:lang w:val="es-CO"/>
        </w:rPr>
      </w:pPr>
      <w:r w:rsidRPr="00595763">
        <w:rPr>
          <w:b/>
          <w:i/>
          <w:sz w:val="24"/>
          <w:lang w:val="es-CO"/>
        </w:rPr>
        <w:t>Fifth Floor Corp</w:t>
      </w:r>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140"/>
      <w:r w:rsidRPr="00595763">
        <w:rPr>
          <w:lang w:val="es-CO"/>
        </w:rPr>
        <w:t>hoja de vida</w:t>
      </w:r>
      <w:commentRangeEnd w:id="140"/>
      <w:r w:rsidRPr="00595763">
        <w:rPr>
          <w:rStyle w:val="CommentReference"/>
          <w:lang w:val="es-CO"/>
        </w:rPr>
        <w:commentReference w:id="140"/>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44C0EB81" w14:textId="77777777"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Pr="00595763">
        <w:rPr>
          <w:lang w:val="es-CO"/>
        </w:rPr>
        <w:t xml:space="preserve"> </w:t>
      </w:r>
      <w:r w:rsidR="00B24F6B" w:rsidRPr="00595763">
        <w:rPr>
          <w:lang w:val="es-CO"/>
        </w:rPr>
        <w:t>e</w:t>
      </w:r>
      <w:r w:rsidRPr="00595763">
        <w:rPr>
          <w:lang w:val="es-CO"/>
        </w:rPr>
        <w:t xml:space="preserve">n el transcurso del proyecto </w:t>
      </w:r>
      <w:r w:rsidR="00B24F6B" w:rsidRPr="00595763">
        <w:rPr>
          <w:lang w:val="es-CO"/>
        </w:rPr>
        <w:t>podrán</w:t>
      </w:r>
      <w:r w:rsidRPr="00595763">
        <w:rPr>
          <w:lang w:val="es-CO"/>
        </w:rPr>
        <w:t xml:space="preserve"> ser dinámicos.</w:t>
      </w:r>
      <w:r w:rsidR="00C260FE" w:rsidRPr="00595763">
        <w:rPr>
          <w:lang w:val="es-CO"/>
        </w:rPr>
        <w:t xml:space="preserve"> </w:t>
      </w:r>
    </w:p>
    <w:p w14:paraId="38177DAB" w14:textId="77777777" w:rsidR="00F74749" w:rsidRPr="00595763" w:rsidRDefault="00F74749" w:rsidP="00014AF3">
      <w:pPr>
        <w:jc w:val="both"/>
        <w:rPr>
          <w:lang w:val="es-CO"/>
        </w:rPr>
      </w:pPr>
      <w:r w:rsidRPr="00595763">
        <w:rPr>
          <w:lang w:val="es-CO"/>
        </w:rPr>
        <w:lastRenderedPageBreak/>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783CDFBC" w14:textId="77777777"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41"/>
      <w:r w:rsidRPr="00595763">
        <w:rPr>
          <w:lang w:val="es-CO"/>
        </w:rPr>
        <w:t>Bazar</w:t>
      </w:r>
      <w:commentRangeEnd w:id="141"/>
      <w:r w:rsidR="00FD5458" w:rsidRPr="00595763">
        <w:rPr>
          <w:rStyle w:val="CommentReference"/>
          <w:lang w:val="es-CO"/>
        </w:rPr>
        <w:commentReference w:id="141"/>
      </w:r>
      <w:r w:rsidR="003B05C8" w:rsidRPr="00595763">
        <w:rPr>
          <w:lang w:val="es-CO"/>
        </w:rPr>
        <w:t>.</w:t>
      </w:r>
    </w:p>
    <w:p w14:paraId="52602E99" w14:textId="39C4A428"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yperlink"/>
            <w:lang w:val="es-CO"/>
          </w:rPr>
          <w:t>mapa mental de roles</w:t>
        </w:r>
      </w:hyperlink>
      <w:r w:rsidR="00D148D6" w:rsidRPr="00595763">
        <w:rPr>
          <w:lang w:val="es-CO"/>
        </w:rPr>
        <w:t>, mientras</w:t>
      </w:r>
      <w:r w:rsidR="00D148D6" w:rsidRPr="000676F2">
        <w:rPr>
          <w:i/>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142"/>
      <w:r w:rsidR="00D148D6" w:rsidRPr="00595763">
        <w:rPr>
          <w:lang w:val="es-CO"/>
        </w:rPr>
        <w:t>reglas</w:t>
      </w:r>
      <w:r w:rsidR="008E78A1" w:rsidRPr="00595763">
        <w:rPr>
          <w:lang w:val="es-CO"/>
        </w:rPr>
        <w:t xml:space="preserve"> de Fifth Flor Coorp</w:t>
      </w:r>
      <w:commentRangeEnd w:id="142"/>
      <w:r w:rsidR="008E78A1" w:rsidRPr="00595763">
        <w:rPr>
          <w:rStyle w:val="CommentReference"/>
          <w:lang w:val="es-CO"/>
        </w:rPr>
        <w:commentReference w:id="142"/>
      </w:r>
      <w:r w:rsidRPr="00595763">
        <w:rPr>
          <w:lang w:val="es-CO"/>
        </w:rPr>
        <w:t>.</w:t>
      </w:r>
      <w:r w:rsidR="008E78A1" w:rsidRPr="00595763">
        <w:rPr>
          <w:lang w:val="es-CO"/>
        </w:rPr>
        <w:t xml:space="preserve"> </w:t>
      </w:r>
    </w:p>
    <w:p w14:paraId="4EE894CC" w14:textId="77777777" w:rsidR="008E78A1" w:rsidRPr="00595763" w:rsidRDefault="008E78A1" w:rsidP="00014AF3">
      <w:pPr>
        <w:jc w:val="both"/>
        <w:rPr>
          <w:lang w:val="es-CO"/>
        </w:rPr>
      </w:pPr>
    </w:p>
    <w:p w14:paraId="045CD090" w14:textId="24611493" w:rsidR="00A460BF" w:rsidRPr="00595763" w:rsidRDefault="00C260FE" w:rsidP="00014AF3">
      <w:pPr>
        <w:jc w:val="both"/>
        <w:rPr>
          <w:lang w:val="es-CO"/>
        </w:rPr>
      </w:pPr>
      <w:r w:rsidRPr="00D53C37">
        <w:rPr>
          <w:noProof/>
          <w:lang w:val="en-US"/>
        </w:rPr>
        <w:drawing>
          <wp:inline distT="0" distB="0" distL="0" distR="0" wp14:anchorId="5D1BD123" wp14:editId="0F33112C">
            <wp:extent cx="5252085" cy="3063875"/>
            <wp:effectExtent l="0" t="25400" r="0" b="857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77B9CDF8" w14:textId="5D746BAE" w:rsidR="00FA2B6E" w:rsidRPr="00595763" w:rsidRDefault="00A460BF" w:rsidP="00014AF3">
      <w:pPr>
        <w:pStyle w:val="Caption"/>
        <w:jc w:val="both"/>
        <w:rPr>
          <w:lang w:val="es-CO"/>
        </w:rPr>
      </w:pPr>
      <w:bookmarkStart w:id="143" w:name="_Toc333018256"/>
      <w:r w:rsidRPr="00595763">
        <w:rPr>
          <w:lang w:val="es-CO"/>
        </w:rPr>
        <w:t xml:space="preserve">Ilustración </w:t>
      </w:r>
      <w:r w:rsidRPr="00595763">
        <w:rPr>
          <w:lang w:val="es-CO"/>
        </w:rPr>
        <w:fldChar w:fldCharType="begin"/>
      </w:r>
      <w:r w:rsidRPr="00595763">
        <w:rPr>
          <w:lang w:val="es-CO"/>
        </w:rPr>
        <w:instrText xml:space="preserve"> SEQ Ilustración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xml:space="preserve">: Organigrama de Fift Floor </w:t>
      </w:r>
      <w:r w:rsidRPr="00D53C37">
        <w:rPr>
          <w:lang w:val="es-CO"/>
        </w:rPr>
        <w:t>Corp</w:t>
      </w:r>
      <w:bookmarkEnd w:id="143"/>
    </w:p>
    <w:p w14:paraId="2E1FA2FF" w14:textId="77777777" w:rsidR="003B05C8" w:rsidRPr="00595763" w:rsidRDefault="003B05C8" w:rsidP="00014AF3">
      <w:pPr>
        <w:jc w:val="both"/>
        <w:rPr>
          <w:lang w:val="es-CO"/>
        </w:rPr>
      </w:pPr>
    </w:p>
    <w:p w14:paraId="7B41C9A5" w14:textId="4D49E3D9" w:rsidR="00D9745F" w:rsidRPr="00595763" w:rsidRDefault="000676F2" w:rsidP="00014AF3">
      <w:pPr>
        <w:pStyle w:val="Heading3"/>
        <w:jc w:val="both"/>
        <w:rPr>
          <w:rFonts w:ascii="Arial" w:hAnsi="Arial"/>
          <w:sz w:val="28"/>
          <w:lang w:val="es-CO"/>
        </w:rPr>
      </w:pPr>
      <w:bookmarkStart w:id="144" w:name="_4.6.3_Authorities_and"/>
      <w:bookmarkStart w:id="145" w:name="_Toc333053705"/>
      <w:bookmarkStart w:id="146" w:name="_Toc334451285"/>
      <w:bookmarkStart w:id="147" w:name="_Toc334451522"/>
      <w:bookmarkEnd w:id="144"/>
      <w:r>
        <w:rPr>
          <w:rFonts w:ascii="Arial" w:hAnsi="Arial"/>
          <w:sz w:val="28"/>
          <w:lang w:val="es-CO"/>
        </w:rPr>
        <w:t>4</w:t>
      </w:r>
      <w:r w:rsidR="00D9745F" w:rsidRPr="00595763">
        <w:rPr>
          <w:rFonts w:ascii="Arial" w:hAnsi="Arial"/>
          <w:sz w:val="28"/>
          <w:lang w:val="es-CO"/>
        </w:rPr>
        <w:t xml:space="preserve">.6.3 </w:t>
      </w:r>
      <w:bookmarkEnd w:id="145"/>
      <w:r w:rsidR="00446913">
        <w:rPr>
          <w:rFonts w:ascii="Arial" w:hAnsi="Arial"/>
          <w:sz w:val="28"/>
          <w:lang w:val="es-CO"/>
        </w:rPr>
        <w:t>Roles y Responsabilidades</w:t>
      </w:r>
      <w:bookmarkEnd w:id="146"/>
      <w:bookmarkEnd w:id="147"/>
    </w:p>
    <w:p w14:paraId="17515692" w14:textId="6266FBAD" w:rsidR="00B477EF" w:rsidRPr="000676F2" w:rsidRDefault="00B477EF" w:rsidP="00014AF3">
      <w:pPr>
        <w:jc w:val="both"/>
        <w:rPr>
          <w:lang w:val="es-CO"/>
        </w:rPr>
      </w:pPr>
      <w:r w:rsidRPr="000676F2">
        <w:rPr>
          <w:lang w:val="es-CO"/>
        </w:rPr>
        <w:t xml:space="preserve">A continuación se muestra un </w:t>
      </w:r>
      <w:hyperlink r:id="rId42" w:history="1">
        <w:r w:rsidRPr="00B3516B">
          <w:rPr>
            <w:rStyle w:val="Hyperlink"/>
            <w:lang w:val="es-CO"/>
          </w:rPr>
          <w:t>esquema de los roles</w:t>
        </w:r>
      </w:hyperlink>
      <w:r w:rsidRPr="000676F2">
        <w:rPr>
          <w:lang w:val="es-CO"/>
        </w:rPr>
        <w:t xml:space="preserve"> y las responsabilidades asignadas a cada uno de los </w:t>
      </w:r>
      <w:r w:rsidR="00C7183A">
        <w:rPr>
          <w:lang w:val="es-CO"/>
        </w:rPr>
        <w:t>integrantes de Fifth Floor Corp.</w:t>
      </w:r>
    </w:p>
    <w:p w14:paraId="5D1EC643" w14:textId="5265B893" w:rsidR="00D9745F" w:rsidRPr="003C1C46" w:rsidRDefault="00D9745F" w:rsidP="003C1C46">
      <w:pPr>
        <w:pStyle w:val="Heading2"/>
        <w:jc w:val="both"/>
        <w:rPr>
          <w:rFonts w:ascii="Arial" w:hAnsi="Arial"/>
          <w:sz w:val="28"/>
          <w:lang w:val="es-CO"/>
        </w:rPr>
      </w:pPr>
      <w:bookmarkStart w:id="148" w:name="_Toc333053706"/>
      <w:bookmarkStart w:id="149" w:name="_Toc334451286"/>
      <w:bookmarkStart w:id="150" w:name="_Toc334451523"/>
      <w:r w:rsidRPr="003C1C46">
        <w:rPr>
          <w:rFonts w:ascii="Arial" w:hAnsi="Arial"/>
          <w:sz w:val="28"/>
          <w:lang w:val="es-CO"/>
        </w:rPr>
        <w:lastRenderedPageBreak/>
        <w:t xml:space="preserve">5. </w:t>
      </w:r>
      <w:bookmarkEnd w:id="148"/>
      <w:r w:rsidR="002C62DE" w:rsidRPr="003C1C46">
        <w:rPr>
          <w:rFonts w:ascii="Arial" w:hAnsi="Arial"/>
          <w:sz w:val="28"/>
          <w:lang w:val="es-CO"/>
        </w:rPr>
        <w:t>Planeación</w:t>
      </w:r>
      <w:r w:rsidR="00953B17" w:rsidRPr="003C1C46">
        <w:rPr>
          <w:rFonts w:ascii="Arial" w:hAnsi="Arial"/>
          <w:sz w:val="28"/>
          <w:lang w:val="es-CO"/>
        </w:rPr>
        <w:t xml:space="preserve"> del Proyecto</w:t>
      </w:r>
      <w:bookmarkEnd w:id="149"/>
      <w:bookmarkEnd w:id="150"/>
    </w:p>
    <w:p w14:paraId="00A8EC2F" w14:textId="67CDA022" w:rsidR="00D9745F" w:rsidRPr="00595763" w:rsidRDefault="00D9745F" w:rsidP="00014AF3">
      <w:pPr>
        <w:pStyle w:val="Heading2"/>
        <w:jc w:val="both"/>
        <w:rPr>
          <w:rFonts w:ascii="Arial" w:hAnsi="Arial"/>
          <w:sz w:val="28"/>
          <w:lang w:val="es-CO"/>
        </w:rPr>
      </w:pPr>
      <w:bookmarkStart w:id="151" w:name="_Toc333053707"/>
      <w:bookmarkStart w:id="152" w:name="_Toc334451287"/>
      <w:bookmarkStart w:id="153" w:name="_Toc334451524"/>
      <w:r w:rsidRPr="00595763">
        <w:rPr>
          <w:rFonts w:ascii="Arial" w:hAnsi="Arial"/>
          <w:sz w:val="28"/>
          <w:lang w:val="es-CO"/>
        </w:rPr>
        <w:t xml:space="preserve">5.1 </w:t>
      </w:r>
      <w:bookmarkEnd w:id="151"/>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152"/>
      <w:bookmarkEnd w:id="153"/>
    </w:p>
    <w:p w14:paraId="6B797381" w14:textId="56852FDC" w:rsidR="00D9745F" w:rsidRDefault="00D9745F" w:rsidP="00014AF3">
      <w:pPr>
        <w:pStyle w:val="Heading3"/>
        <w:jc w:val="both"/>
        <w:rPr>
          <w:rFonts w:ascii="Arial" w:hAnsi="Arial" w:cs="Arial"/>
          <w:sz w:val="28"/>
          <w:szCs w:val="28"/>
          <w:lang w:val="es-CO"/>
        </w:rPr>
      </w:pPr>
      <w:bookmarkStart w:id="154" w:name="_Toc333053708"/>
      <w:bookmarkStart w:id="155" w:name="_Toc334451288"/>
      <w:bookmarkStart w:id="156" w:name="_Toc334451525"/>
      <w:r w:rsidRPr="00595763">
        <w:rPr>
          <w:rFonts w:ascii="Arial" w:hAnsi="Arial"/>
          <w:sz w:val="28"/>
          <w:lang w:val="es-CO"/>
        </w:rPr>
        <w:t xml:space="preserve">5.1.1 </w:t>
      </w:r>
      <w:r w:rsidR="001A07D6" w:rsidRPr="00595763">
        <w:rPr>
          <w:rFonts w:ascii="Arial" w:hAnsi="Arial"/>
          <w:sz w:val="28"/>
          <w:lang w:val="es-CO"/>
        </w:rPr>
        <w:t>Plan</w:t>
      </w:r>
      <w:bookmarkEnd w:id="154"/>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155"/>
      <w:bookmarkEnd w:id="156"/>
      <w:r w:rsidR="001A07D6">
        <w:rPr>
          <w:rFonts w:ascii="Arial" w:hAnsi="Arial" w:cs="Arial"/>
          <w:sz w:val="28"/>
          <w:szCs w:val="28"/>
          <w:lang w:val="es-CO"/>
        </w:rPr>
        <w:t xml:space="preserve"> </w:t>
      </w:r>
    </w:p>
    <w:p w14:paraId="731B51AA" w14:textId="33C89415" w:rsidR="003C1C46" w:rsidRPr="00B90D45" w:rsidRDefault="00C00694" w:rsidP="00860219">
      <w:pPr>
        <w:pStyle w:val="Heading4"/>
        <w:rPr>
          <w:rFonts w:ascii="Arial" w:hAnsi="Arial"/>
          <w:sz w:val="28"/>
          <w:lang w:val="es-CO"/>
        </w:rPr>
      </w:pPr>
      <w:bookmarkStart w:id="157" w:name="_Toc334451526"/>
      <w:r w:rsidRPr="00595763">
        <w:rPr>
          <w:rFonts w:ascii="Arial" w:hAnsi="Arial"/>
          <w:sz w:val="28"/>
          <w:lang w:val="es-CO"/>
        </w:rPr>
        <w:t>5.1.1</w:t>
      </w:r>
      <w:r w:rsidR="003C1C46" w:rsidRPr="00B90D45">
        <w:rPr>
          <w:rFonts w:ascii="Arial" w:hAnsi="Arial"/>
          <w:sz w:val="28"/>
          <w:lang w:val="es-CO"/>
        </w:rPr>
        <w:t>.1. Objetivos</w:t>
      </w:r>
      <w:bookmarkEnd w:id="157"/>
    </w:p>
    <w:p w14:paraId="7A18EB74" w14:textId="5DDC744C" w:rsidR="003C1C46" w:rsidRPr="00B90D45" w:rsidRDefault="00C00694" w:rsidP="00860219">
      <w:pPr>
        <w:pStyle w:val="Heading4"/>
        <w:rPr>
          <w:rFonts w:ascii="Arial" w:hAnsi="Arial"/>
          <w:sz w:val="28"/>
          <w:lang w:val="es-CO"/>
        </w:rPr>
      </w:pPr>
      <w:bookmarkStart w:id="158" w:name="_Toc334451527"/>
      <w:r w:rsidRPr="00595763">
        <w:rPr>
          <w:rFonts w:ascii="Arial" w:hAnsi="Arial"/>
          <w:sz w:val="28"/>
          <w:lang w:val="es-CO"/>
        </w:rPr>
        <w:t>5.1.1</w:t>
      </w:r>
      <w:r w:rsidR="003C1C46" w:rsidRPr="00B90D45">
        <w:rPr>
          <w:rFonts w:ascii="Arial" w:hAnsi="Arial"/>
          <w:sz w:val="28"/>
          <w:lang w:val="es-CO"/>
        </w:rPr>
        <w:t>.2. Alcance</w:t>
      </w:r>
      <w:bookmarkEnd w:id="158"/>
    </w:p>
    <w:p w14:paraId="290DB55B" w14:textId="0FEE19D3" w:rsidR="003C1C46" w:rsidRPr="00B90D45" w:rsidRDefault="00C00694" w:rsidP="00860219">
      <w:pPr>
        <w:pStyle w:val="Heading4"/>
        <w:rPr>
          <w:rFonts w:ascii="Arial" w:hAnsi="Arial"/>
          <w:sz w:val="28"/>
          <w:lang w:val="es-CO"/>
        </w:rPr>
      </w:pPr>
      <w:bookmarkStart w:id="159" w:name="_Toc334451528"/>
      <w:r w:rsidRPr="00595763">
        <w:rPr>
          <w:rFonts w:ascii="Arial" w:hAnsi="Arial"/>
          <w:sz w:val="28"/>
          <w:lang w:val="es-CO"/>
        </w:rPr>
        <w:t>5.1.1</w:t>
      </w:r>
      <w:r w:rsidR="003C1C46" w:rsidRPr="00B90D45">
        <w:rPr>
          <w:rFonts w:ascii="Arial" w:hAnsi="Arial"/>
          <w:sz w:val="28"/>
          <w:lang w:val="es-CO"/>
        </w:rPr>
        <w:t>.3. Responsable</w:t>
      </w:r>
      <w:bookmarkEnd w:id="159"/>
    </w:p>
    <w:p w14:paraId="0DF33369" w14:textId="033386D5" w:rsidR="003C1C46" w:rsidRPr="00B90D45" w:rsidRDefault="00C00694" w:rsidP="00860219">
      <w:pPr>
        <w:pStyle w:val="Heading4"/>
        <w:rPr>
          <w:rFonts w:ascii="Arial" w:hAnsi="Arial"/>
          <w:sz w:val="28"/>
          <w:lang w:val="es-CO"/>
        </w:rPr>
      </w:pPr>
      <w:bookmarkStart w:id="160" w:name="_Toc334451529"/>
      <w:r w:rsidRPr="00595763">
        <w:rPr>
          <w:rFonts w:ascii="Arial" w:hAnsi="Arial"/>
          <w:sz w:val="28"/>
          <w:lang w:val="es-CO"/>
        </w:rPr>
        <w:t>5.1.1</w:t>
      </w:r>
      <w:r w:rsidR="003C1C46" w:rsidRPr="00B90D45">
        <w:rPr>
          <w:rFonts w:ascii="Arial" w:hAnsi="Arial"/>
          <w:sz w:val="28"/>
          <w:lang w:val="es-CO"/>
        </w:rPr>
        <w:t>.4. Desarrollo</w:t>
      </w:r>
      <w:bookmarkEnd w:id="160"/>
    </w:p>
    <w:p w14:paraId="46080455" w14:textId="20A985B4" w:rsidR="003C1C46" w:rsidRPr="00B90D45" w:rsidRDefault="00C00694" w:rsidP="00860219">
      <w:pPr>
        <w:pStyle w:val="Heading4"/>
        <w:rPr>
          <w:rFonts w:ascii="Arial" w:hAnsi="Arial"/>
          <w:sz w:val="28"/>
          <w:lang w:val="es-CO"/>
        </w:rPr>
      </w:pPr>
      <w:bookmarkStart w:id="161" w:name="_Toc334451530"/>
      <w:r w:rsidRPr="00595763">
        <w:rPr>
          <w:rFonts w:ascii="Arial" w:hAnsi="Arial"/>
          <w:sz w:val="28"/>
          <w:lang w:val="es-CO"/>
        </w:rPr>
        <w:t>5.1.1</w:t>
      </w:r>
      <w:r w:rsidR="003C1C46" w:rsidRPr="00B90D45">
        <w:rPr>
          <w:rFonts w:ascii="Arial" w:hAnsi="Arial"/>
          <w:sz w:val="28"/>
          <w:lang w:val="es-CO"/>
        </w:rPr>
        <w:t>.5. Recursos</w:t>
      </w:r>
      <w:bookmarkEnd w:id="161"/>
    </w:p>
    <w:p w14:paraId="074EBFA8" w14:textId="56F4805D" w:rsidR="003C1C46" w:rsidRPr="00C00694" w:rsidRDefault="00C00694" w:rsidP="00860219">
      <w:pPr>
        <w:pStyle w:val="Heading4"/>
        <w:jc w:val="both"/>
        <w:rPr>
          <w:rFonts w:ascii="Arial" w:hAnsi="Arial"/>
          <w:sz w:val="28"/>
          <w:lang w:val="es-CO"/>
        </w:rPr>
      </w:pPr>
      <w:bookmarkStart w:id="162" w:name="_Toc334451531"/>
      <w:r w:rsidRPr="00595763">
        <w:rPr>
          <w:rFonts w:ascii="Arial" w:hAnsi="Arial"/>
          <w:sz w:val="28"/>
          <w:lang w:val="es-CO"/>
        </w:rPr>
        <w:t>5.1.1</w:t>
      </w:r>
      <w:r w:rsidR="003C1C46" w:rsidRPr="00B90D45">
        <w:rPr>
          <w:rFonts w:ascii="Arial" w:hAnsi="Arial"/>
          <w:sz w:val="28"/>
          <w:lang w:val="es-CO"/>
        </w:rPr>
        <w:t>.6. Producto de Trabajo</w:t>
      </w:r>
      <w:bookmarkEnd w:id="162"/>
    </w:p>
    <w:p w14:paraId="2D51110E" w14:textId="4E8A0042" w:rsidR="00D9745F" w:rsidRDefault="00D9745F" w:rsidP="00014AF3">
      <w:pPr>
        <w:pStyle w:val="Heading3"/>
        <w:jc w:val="both"/>
        <w:rPr>
          <w:rFonts w:ascii="Arial" w:hAnsi="Arial" w:cs="Arial"/>
          <w:sz w:val="28"/>
          <w:szCs w:val="28"/>
          <w:lang w:val="es-CO"/>
        </w:rPr>
      </w:pPr>
      <w:bookmarkStart w:id="163" w:name="_Toc333053709"/>
      <w:bookmarkStart w:id="164" w:name="_Toc334451289"/>
      <w:bookmarkStart w:id="165" w:name="_Toc334451532"/>
      <w:r w:rsidRPr="00595763">
        <w:rPr>
          <w:rFonts w:ascii="Arial" w:hAnsi="Arial"/>
          <w:sz w:val="28"/>
          <w:lang w:val="es-CO"/>
        </w:rPr>
        <w:t xml:space="preserve">5.1.2 </w:t>
      </w:r>
      <w:r w:rsidR="00B94CC9" w:rsidRPr="00595763">
        <w:rPr>
          <w:rFonts w:ascii="Arial" w:hAnsi="Arial"/>
          <w:sz w:val="28"/>
          <w:lang w:val="es-CO"/>
        </w:rPr>
        <w:t>Plan</w:t>
      </w:r>
      <w:bookmarkEnd w:id="163"/>
      <w:r w:rsidR="00B94CC9">
        <w:rPr>
          <w:rFonts w:ascii="Arial" w:hAnsi="Arial" w:cs="Arial"/>
          <w:sz w:val="28"/>
          <w:szCs w:val="28"/>
          <w:lang w:val="es-CO"/>
        </w:rPr>
        <w:t xml:space="preserve"> de Personal</w:t>
      </w:r>
      <w:bookmarkEnd w:id="164"/>
      <w:bookmarkEnd w:id="165"/>
      <w:r w:rsidR="00B94CC9">
        <w:rPr>
          <w:rFonts w:ascii="Arial" w:hAnsi="Arial" w:cs="Arial"/>
          <w:sz w:val="28"/>
          <w:szCs w:val="28"/>
          <w:lang w:val="es-CO"/>
        </w:rPr>
        <w:t xml:space="preserve"> </w:t>
      </w:r>
    </w:p>
    <w:p w14:paraId="34C90320" w14:textId="6A32FC04" w:rsidR="004B2298" w:rsidRDefault="004B2298" w:rsidP="00014AF3">
      <w:pPr>
        <w:jc w:val="both"/>
        <w:rPr>
          <w:lang w:val="es-CO"/>
        </w:rPr>
      </w:pPr>
      <w:r>
        <w:rPr>
          <w:lang w:val="es-CO"/>
        </w:rPr>
        <w:t>Diagrama de Gantt.</w:t>
      </w:r>
    </w:p>
    <w:p w14:paraId="019B99D1" w14:textId="2F7CF01B" w:rsidR="003C1C46" w:rsidRPr="00B90D45" w:rsidRDefault="003C1C46" w:rsidP="003C1C46">
      <w:pPr>
        <w:pStyle w:val="Heading4"/>
        <w:rPr>
          <w:rFonts w:ascii="Arial" w:hAnsi="Arial"/>
          <w:sz w:val="28"/>
          <w:lang w:val="es-CO"/>
        </w:rPr>
      </w:pPr>
      <w:bookmarkStart w:id="166" w:name="_Toc334451533"/>
      <w:r w:rsidRPr="00595763">
        <w:rPr>
          <w:rFonts w:ascii="Arial" w:hAnsi="Arial"/>
          <w:sz w:val="28"/>
          <w:lang w:val="es-CO"/>
        </w:rPr>
        <w:lastRenderedPageBreak/>
        <w:t>5.1.</w:t>
      </w:r>
      <w:r w:rsidRPr="00B90D45">
        <w:rPr>
          <w:rFonts w:ascii="Arial" w:hAnsi="Arial"/>
          <w:sz w:val="28"/>
          <w:lang w:val="es-CO"/>
        </w:rPr>
        <w:t>2.1. Objetivos</w:t>
      </w:r>
      <w:bookmarkEnd w:id="166"/>
    </w:p>
    <w:p w14:paraId="49689408" w14:textId="58917E5B" w:rsidR="003C1C46" w:rsidRPr="00B90D45" w:rsidRDefault="003C1C46" w:rsidP="003C1C46">
      <w:pPr>
        <w:pStyle w:val="Heading4"/>
        <w:rPr>
          <w:rFonts w:ascii="Arial" w:hAnsi="Arial"/>
          <w:sz w:val="28"/>
          <w:lang w:val="es-CO"/>
        </w:rPr>
      </w:pPr>
      <w:bookmarkStart w:id="167" w:name="_Toc334451534"/>
      <w:r w:rsidRPr="00595763">
        <w:rPr>
          <w:rFonts w:ascii="Arial" w:hAnsi="Arial"/>
          <w:sz w:val="28"/>
          <w:lang w:val="es-CO"/>
        </w:rPr>
        <w:t>5.</w:t>
      </w:r>
      <w:r w:rsidRPr="00B90D45">
        <w:rPr>
          <w:rFonts w:ascii="Arial" w:hAnsi="Arial"/>
          <w:sz w:val="28"/>
          <w:lang w:val="es-CO"/>
        </w:rPr>
        <w:t>1.2.2. Alcance</w:t>
      </w:r>
      <w:bookmarkEnd w:id="167"/>
    </w:p>
    <w:p w14:paraId="4C03DE15" w14:textId="60A93C3A" w:rsidR="003C1C46" w:rsidRPr="00B90D45" w:rsidRDefault="003C1C46" w:rsidP="003C1C46">
      <w:pPr>
        <w:pStyle w:val="Heading4"/>
        <w:rPr>
          <w:rFonts w:ascii="Arial" w:hAnsi="Arial"/>
          <w:sz w:val="28"/>
          <w:lang w:val="es-CO"/>
        </w:rPr>
      </w:pPr>
      <w:bookmarkStart w:id="168" w:name="_Toc334451535"/>
      <w:r w:rsidRPr="00595763">
        <w:rPr>
          <w:rFonts w:ascii="Arial" w:hAnsi="Arial"/>
          <w:sz w:val="28"/>
          <w:lang w:val="es-CO"/>
        </w:rPr>
        <w:t>5.</w:t>
      </w:r>
      <w:r w:rsidRPr="00B90D45">
        <w:rPr>
          <w:rFonts w:ascii="Arial" w:hAnsi="Arial"/>
          <w:sz w:val="28"/>
          <w:lang w:val="es-CO"/>
        </w:rPr>
        <w:t>1.2.3. Responsable</w:t>
      </w:r>
      <w:bookmarkEnd w:id="168"/>
    </w:p>
    <w:p w14:paraId="4B6BB581" w14:textId="57786EBC" w:rsidR="003C1C46" w:rsidRPr="00B90D45" w:rsidRDefault="003C1C46" w:rsidP="003C1C46">
      <w:pPr>
        <w:pStyle w:val="Heading4"/>
        <w:rPr>
          <w:rFonts w:ascii="Arial" w:hAnsi="Arial"/>
          <w:sz w:val="28"/>
          <w:lang w:val="es-CO"/>
        </w:rPr>
      </w:pPr>
      <w:bookmarkStart w:id="169" w:name="_Toc334451536"/>
      <w:r w:rsidRPr="00595763">
        <w:rPr>
          <w:rFonts w:ascii="Arial" w:hAnsi="Arial"/>
          <w:sz w:val="28"/>
          <w:lang w:val="es-CO"/>
        </w:rPr>
        <w:t>5.</w:t>
      </w:r>
      <w:r w:rsidRPr="00B90D45">
        <w:rPr>
          <w:rFonts w:ascii="Arial" w:hAnsi="Arial"/>
          <w:sz w:val="28"/>
          <w:lang w:val="es-CO"/>
        </w:rPr>
        <w:t>1.2.4. Desarrollo</w:t>
      </w:r>
      <w:bookmarkEnd w:id="169"/>
    </w:p>
    <w:p w14:paraId="7E1EE296" w14:textId="423D1131" w:rsidR="003C1C46" w:rsidRPr="00B90D45" w:rsidRDefault="003C1C46" w:rsidP="003C1C46">
      <w:pPr>
        <w:pStyle w:val="Heading4"/>
        <w:rPr>
          <w:rFonts w:ascii="Arial" w:hAnsi="Arial"/>
          <w:sz w:val="28"/>
          <w:lang w:val="es-CO"/>
        </w:rPr>
      </w:pPr>
      <w:bookmarkStart w:id="170" w:name="_Toc334451537"/>
      <w:r w:rsidRPr="00595763">
        <w:rPr>
          <w:rFonts w:ascii="Arial" w:hAnsi="Arial"/>
          <w:sz w:val="28"/>
          <w:lang w:val="es-CO"/>
        </w:rPr>
        <w:t>5.</w:t>
      </w:r>
      <w:r w:rsidRPr="00B90D45">
        <w:rPr>
          <w:rFonts w:ascii="Arial" w:hAnsi="Arial"/>
          <w:sz w:val="28"/>
          <w:lang w:val="es-CO"/>
        </w:rPr>
        <w:t>1.2.5. Recursos</w:t>
      </w:r>
      <w:bookmarkEnd w:id="170"/>
    </w:p>
    <w:p w14:paraId="01E794B3" w14:textId="3BC9580C" w:rsidR="003C1C46" w:rsidRPr="00B90D45" w:rsidRDefault="003C1C46" w:rsidP="003C1C46">
      <w:pPr>
        <w:pStyle w:val="Heading4"/>
        <w:rPr>
          <w:rFonts w:ascii="Arial" w:hAnsi="Arial"/>
          <w:sz w:val="28"/>
          <w:lang w:val="es-CO"/>
        </w:rPr>
      </w:pPr>
      <w:bookmarkStart w:id="171" w:name="_Toc334451538"/>
      <w:r w:rsidRPr="00595763">
        <w:rPr>
          <w:rFonts w:ascii="Arial" w:hAnsi="Arial"/>
          <w:sz w:val="28"/>
          <w:lang w:val="es-CO"/>
        </w:rPr>
        <w:t>5.</w:t>
      </w:r>
      <w:r w:rsidRPr="00B90D45">
        <w:rPr>
          <w:rFonts w:ascii="Arial" w:hAnsi="Arial"/>
          <w:sz w:val="28"/>
          <w:lang w:val="es-CO"/>
        </w:rPr>
        <w:t>1.2.6. Producto de Trabajo</w:t>
      </w:r>
      <w:bookmarkEnd w:id="171"/>
    </w:p>
    <w:p w14:paraId="41370161" w14:textId="03C4E434" w:rsidR="00D9745F" w:rsidRDefault="00D9745F" w:rsidP="00014AF3">
      <w:pPr>
        <w:pStyle w:val="Heading3"/>
        <w:jc w:val="both"/>
        <w:rPr>
          <w:rFonts w:ascii="Arial" w:hAnsi="Arial"/>
          <w:sz w:val="28"/>
          <w:lang w:val="es-CO"/>
        </w:rPr>
      </w:pPr>
      <w:bookmarkStart w:id="172" w:name="_Toc334451290"/>
      <w:bookmarkStart w:id="173" w:name="_Toc334451539"/>
      <w:bookmarkStart w:id="174" w:name="_5.1.4_Plan_de"/>
      <w:bookmarkEnd w:id="174"/>
      <w:r w:rsidRPr="00D53C37">
        <w:rPr>
          <w:rFonts w:ascii="Arial" w:hAnsi="Arial"/>
          <w:sz w:val="28"/>
          <w:lang w:val="es-CO"/>
        </w:rPr>
        <w:t>5.1.</w:t>
      </w:r>
      <w:commentRangeStart w:id="175"/>
      <w:r w:rsidRPr="00D53C37">
        <w:rPr>
          <w:rFonts w:ascii="Arial" w:hAnsi="Arial"/>
          <w:sz w:val="28"/>
          <w:lang w:val="es-CO"/>
        </w:rPr>
        <w:t xml:space="preserve">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172"/>
      <w:bookmarkEnd w:id="173"/>
      <w:commentRangeEnd w:id="175"/>
      <w:r w:rsidR="00E50B24">
        <w:rPr>
          <w:rStyle w:val="CommentReference"/>
          <w:rFonts w:asciiTheme="minorHAnsi" w:eastAsiaTheme="minorHAnsi" w:hAnsiTheme="minorHAnsi" w:cstheme="minorBidi"/>
          <w:b w:val="0"/>
          <w:bCs w:val="0"/>
          <w:color w:val="auto"/>
        </w:rPr>
        <w:commentReference w:id="175"/>
      </w:r>
    </w:p>
    <w:p w14:paraId="38409681" w14:textId="498E188D" w:rsidR="003C1C46" w:rsidRPr="00B90D45" w:rsidRDefault="003C1C46" w:rsidP="003C1C46">
      <w:pPr>
        <w:pStyle w:val="Heading4"/>
        <w:rPr>
          <w:rFonts w:ascii="Arial" w:hAnsi="Arial"/>
          <w:sz w:val="28"/>
          <w:lang w:val="es-CO"/>
        </w:rPr>
      </w:pPr>
      <w:bookmarkStart w:id="176" w:name="_Toc334451540"/>
      <w:r w:rsidRPr="00D53C37">
        <w:rPr>
          <w:rFonts w:ascii="Arial" w:hAnsi="Arial"/>
          <w:sz w:val="28"/>
          <w:lang w:val="es-CO"/>
        </w:rPr>
        <w:t>5.1.</w:t>
      </w:r>
      <w:r>
        <w:rPr>
          <w:rFonts w:ascii="Arial" w:hAnsi="Arial"/>
          <w:sz w:val="28"/>
          <w:lang w:val="es-CO"/>
        </w:rPr>
        <w:t>4.</w:t>
      </w:r>
      <w:r w:rsidRPr="00B90D45">
        <w:rPr>
          <w:rFonts w:ascii="Arial" w:hAnsi="Arial"/>
          <w:sz w:val="28"/>
          <w:lang w:val="es-CO"/>
        </w:rPr>
        <w:t>1. Objetivos</w:t>
      </w:r>
      <w:bookmarkEnd w:id="176"/>
    </w:p>
    <w:p w14:paraId="20DAB3F9" w14:textId="6B50BCA6" w:rsidR="003C1C46" w:rsidRPr="00B90D45" w:rsidRDefault="003C1C46" w:rsidP="003C1C46">
      <w:pPr>
        <w:pStyle w:val="Heading4"/>
        <w:rPr>
          <w:rFonts w:ascii="Arial" w:hAnsi="Arial"/>
          <w:sz w:val="28"/>
          <w:lang w:val="es-CO"/>
        </w:rPr>
      </w:pPr>
      <w:bookmarkStart w:id="177" w:name="_Toc334451541"/>
      <w:r w:rsidRPr="00D53C37">
        <w:rPr>
          <w:rFonts w:ascii="Arial" w:hAnsi="Arial"/>
          <w:sz w:val="28"/>
          <w:lang w:val="es-CO"/>
        </w:rPr>
        <w:t>5.1.</w:t>
      </w:r>
      <w:r>
        <w:rPr>
          <w:rFonts w:ascii="Arial" w:hAnsi="Arial"/>
          <w:sz w:val="28"/>
          <w:lang w:val="es-CO"/>
        </w:rPr>
        <w:t>4.</w:t>
      </w:r>
      <w:r w:rsidRPr="00B90D45">
        <w:rPr>
          <w:rFonts w:ascii="Arial" w:hAnsi="Arial"/>
          <w:sz w:val="28"/>
          <w:lang w:val="es-CO"/>
        </w:rPr>
        <w:t>2. Alcance</w:t>
      </w:r>
      <w:bookmarkEnd w:id="177"/>
    </w:p>
    <w:p w14:paraId="01371A86" w14:textId="13622DEF" w:rsidR="003C1C46" w:rsidRPr="00B90D45" w:rsidRDefault="003C1C46" w:rsidP="003C1C46">
      <w:pPr>
        <w:pStyle w:val="Heading4"/>
        <w:rPr>
          <w:rFonts w:ascii="Arial" w:hAnsi="Arial"/>
          <w:sz w:val="28"/>
          <w:lang w:val="es-CO"/>
        </w:rPr>
      </w:pPr>
      <w:bookmarkStart w:id="178" w:name="_Toc334451542"/>
      <w:r w:rsidRPr="00D53C37">
        <w:rPr>
          <w:rFonts w:ascii="Arial" w:hAnsi="Arial"/>
          <w:sz w:val="28"/>
          <w:lang w:val="es-CO"/>
        </w:rPr>
        <w:t>5.1.</w:t>
      </w:r>
      <w:r>
        <w:rPr>
          <w:rFonts w:ascii="Arial" w:hAnsi="Arial"/>
          <w:sz w:val="28"/>
          <w:lang w:val="es-CO"/>
        </w:rPr>
        <w:t>4.</w:t>
      </w:r>
      <w:r w:rsidRPr="00B90D45">
        <w:rPr>
          <w:rFonts w:ascii="Arial" w:hAnsi="Arial"/>
          <w:sz w:val="28"/>
          <w:lang w:val="es-CO"/>
        </w:rPr>
        <w:t>3. Responsable</w:t>
      </w:r>
      <w:bookmarkEnd w:id="178"/>
    </w:p>
    <w:p w14:paraId="3A012999" w14:textId="3888E698" w:rsidR="003C1C46" w:rsidRPr="00B90D45" w:rsidRDefault="003C1C46" w:rsidP="003C1C46">
      <w:pPr>
        <w:pStyle w:val="Heading4"/>
        <w:rPr>
          <w:rFonts w:ascii="Arial" w:hAnsi="Arial"/>
          <w:sz w:val="28"/>
          <w:lang w:val="es-CO"/>
        </w:rPr>
      </w:pPr>
      <w:bookmarkStart w:id="179" w:name="_Toc334451543"/>
      <w:r w:rsidRPr="00D53C37">
        <w:rPr>
          <w:rFonts w:ascii="Arial" w:hAnsi="Arial"/>
          <w:sz w:val="28"/>
          <w:lang w:val="es-CO"/>
        </w:rPr>
        <w:t>5.1.</w:t>
      </w:r>
      <w:r>
        <w:rPr>
          <w:rFonts w:ascii="Arial" w:hAnsi="Arial"/>
          <w:sz w:val="28"/>
          <w:lang w:val="es-CO"/>
        </w:rPr>
        <w:t>4.</w:t>
      </w:r>
      <w:r w:rsidRPr="00B90D45">
        <w:rPr>
          <w:rFonts w:ascii="Arial" w:hAnsi="Arial"/>
          <w:sz w:val="28"/>
          <w:lang w:val="es-CO"/>
        </w:rPr>
        <w:t>4. Desarrollo</w:t>
      </w:r>
      <w:bookmarkEnd w:id="179"/>
    </w:p>
    <w:p w14:paraId="59A59EC9" w14:textId="7703149B" w:rsidR="003C1C46" w:rsidRPr="00B90D45" w:rsidRDefault="003C1C46" w:rsidP="003C1C46">
      <w:pPr>
        <w:pStyle w:val="Heading4"/>
        <w:rPr>
          <w:rFonts w:ascii="Arial" w:hAnsi="Arial"/>
          <w:sz w:val="28"/>
          <w:lang w:val="es-CO"/>
        </w:rPr>
      </w:pPr>
      <w:bookmarkStart w:id="180" w:name="_Toc334451544"/>
      <w:r w:rsidRPr="00D53C37">
        <w:rPr>
          <w:rFonts w:ascii="Arial" w:hAnsi="Arial"/>
          <w:sz w:val="28"/>
          <w:lang w:val="es-CO"/>
        </w:rPr>
        <w:t>5.1.</w:t>
      </w:r>
      <w:r>
        <w:rPr>
          <w:rFonts w:ascii="Arial" w:hAnsi="Arial"/>
          <w:sz w:val="28"/>
          <w:lang w:val="es-CO"/>
        </w:rPr>
        <w:t>4.</w:t>
      </w:r>
      <w:r w:rsidRPr="00B90D45">
        <w:rPr>
          <w:rFonts w:ascii="Arial" w:hAnsi="Arial"/>
          <w:sz w:val="28"/>
          <w:lang w:val="es-CO"/>
        </w:rPr>
        <w:t>5. Recursos</w:t>
      </w:r>
      <w:bookmarkEnd w:id="180"/>
    </w:p>
    <w:p w14:paraId="2C40426A" w14:textId="4C3A71C6" w:rsidR="003C1C46" w:rsidRPr="003C1C46" w:rsidRDefault="003C1C46" w:rsidP="003C1C46">
      <w:pPr>
        <w:pStyle w:val="Heading4"/>
        <w:jc w:val="both"/>
        <w:rPr>
          <w:rFonts w:ascii="Arial" w:hAnsi="Arial"/>
          <w:sz w:val="28"/>
          <w:lang w:val="es-CO"/>
        </w:rPr>
      </w:pPr>
      <w:bookmarkStart w:id="181" w:name="_Toc334451545"/>
      <w:r w:rsidRPr="00D53C37">
        <w:rPr>
          <w:rFonts w:ascii="Arial" w:hAnsi="Arial"/>
          <w:sz w:val="28"/>
          <w:lang w:val="es-CO"/>
        </w:rPr>
        <w:t>5.1.</w:t>
      </w:r>
      <w:r>
        <w:rPr>
          <w:rFonts w:ascii="Arial" w:hAnsi="Arial"/>
          <w:sz w:val="28"/>
          <w:lang w:val="es-CO"/>
        </w:rPr>
        <w:t>4.</w:t>
      </w:r>
      <w:r w:rsidRPr="00B90D45">
        <w:rPr>
          <w:rFonts w:ascii="Arial" w:hAnsi="Arial"/>
          <w:sz w:val="28"/>
          <w:lang w:val="es-CO"/>
        </w:rPr>
        <w:t>6. Producto de Trabajo</w:t>
      </w:r>
      <w:bookmarkEnd w:id="181"/>
    </w:p>
    <w:p w14:paraId="03234730" w14:textId="7449CFFE" w:rsidR="00B4525D" w:rsidRDefault="00D9745F" w:rsidP="00014AF3">
      <w:pPr>
        <w:pStyle w:val="Heading2"/>
        <w:jc w:val="both"/>
        <w:rPr>
          <w:lang w:val="es-CO"/>
        </w:rPr>
      </w:pPr>
      <w:bookmarkStart w:id="182" w:name="_Toc334451291"/>
      <w:bookmarkStart w:id="183" w:name="_Toc334451546"/>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182"/>
      <w:bookmarkEnd w:id="183"/>
    </w:p>
    <w:p w14:paraId="48E5774A" w14:textId="5224F25E" w:rsidR="008A4941" w:rsidRPr="00D0041B" w:rsidRDefault="008A4941" w:rsidP="00D0041B">
      <w:pPr>
        <w:pStyle w:val="Heading3"/>
        <w:jc w:val="both"/>
        <w:rPr>
          <w:rFonts w:ascii="Arial" w:hAnsi="Arial" w:cs="Arial"/>
          <w:sz w:val="28"/>
          <w:szCs w:val="28"/>
          <w:lang w:val="es-CO"/>
        </w:rPr>
      </w:pPr>
      <w:bookmarkStart w:id="184" w:name="_5.2.1._Actividades_de"/>
      <w:bookmarkStart w:id="185" w:name="_Toc334451292"/>
      <w:bookmarkStart w:id="186" w:name="_Toc334451547"/>
      <w:bookmarkEnd w:id="184"/>
      <w:r w:rsidRPr="00D0041B">
        <w:rPr>
          <w:rFonts w:ascii="Arial" w:hAnsi="Arial" w:cs="Arial"/>
          <w:sz w:val="28"/>
          <w:szCs w:val="28"/>
          <w:lang w:val="es-CO"/>
        </w:rPr>
        <w:t>5.2.1. Objetivos</w:t>
      </w:r>
      <w:bookmarkEnd w:id="185"/>
      <w:bookmarkEnd w:id="186"/>
      <w:r w:rsidRPr="00D0041B">
        <w:rPr>
          <w:rFonts w:ascii="Arial" w:hAnsi="Arial" w:cs="Arial"/>
          <w:sz w:val="28"/>
          <w:szCs w:val="28"/>
          <w:lang w:val="es-CO"/>
        </w:rPr>
        <w:t xml:space="preserve"> </w:t>
      </w:r>
    </w:p>
    <w:p w14:paraId="261E2B46" w14:textId="77777777" w:rsidR="008A4941" w:rsidRDefault="008A4941" w:rsidP="008A4941">
      <w:pPr>
        <w:pStyle w:val="ListParagraph"/>
        <w:numPr>
          <w:ilvl w:val="0"/>
          <w:numId w:val="39"/>
        </w:numPr>
        <w:ind w:left="426"/>
        <w:rPr>
          <w:lang w:val="es-CO"/>
        </w:rPr>
      </w:pPr>
      <w:r>
        <w:rPr>
          <w:lang w:val="es-CO"/>
        </w:rPr>
        <w:t>Definir las actividades a realizar para el desarrollo del proyecto.</w:t>
      </w:r>
    </w:p>
    <w:p w14:paraId="312DE636" w14:textId="0BAAA46A" w:rsidR="008A4941" w:rsidRPr="008A4941" w:rsidRDefault="008A4941" w:rsidP="008A4941">
      <w:pPr>
        <w:pStyle w:val="ListParagraph"/>
        <w:numPr>
          <w:ilvl w:val="0"/>
          <w:numId w:val="39"/>
        </w:numPr>
        <w:ind w:left="426"/>
        <w:jc w:val="both"/>
        <w:rPr>
          <w:lang w:val="es-CO"/>
        </w:rPr>
      </w:pPr>
      <w:r>
        <w:rPr>
          <w:lang w:val="es-CO"/>
        </w:rPr>
        <w:t>Definir las actividades de cada iteración del ciclo de vida.</w:t>
      </w:r>
    </w:p>
    <w:p w14:paraId="6A0905C9" w14:textId="6FD830DB" w:rsidR="008A4941" w:rsidRPr="00D0041B" w:rsidRDefault="008A4941" w:rsidP="00D0041B">
      <w:pPr>
        <w:pStyle w:val="Heading3"/>
        <w:jc w:val="both"/>
        <w:rPr>
          <w:rFonts w:ascii="Arial" w:hAnsi="Arial" w:cs="Arial"/>
          <w:sz w:val="28"/>
          <w:szCs w:val="28"/>
          <w:lang w:val="es-CO"/>
        </w:rPr>
      </w:pPr>
      <w:bookmarkStart w:id="187" w:name="_Toc334451293"/>
      <w:bookmarkStart w:id="188" w:name="_Toc334451548"/>
      <w:r w:rsidRPr="00D0041B">
        <w:rPr>
          <w:rFonts w:ascii="Arial" w:hAnsi="Arial" w:cs="Arial"/>
          <w:sz w:val="28"/>
          <w:szCs w:val="28"/>
          <w:lang w:val="es-CO"/>
        </w:rPr>
        <w:t>5.2.2. Alcance</w:t>
      </w:r>
      <w:bookmarkEnd w:id="187"/>
      <w:bookmarkEnd w:id="188"/>
    </w:p>
    <w:p w14:paraId="772FF2EB" w14:textId="4C9033F2" w:rsidR="008A4941" w:rsidRPr="00691968" w:rsidRDefault="008A4941" w:rsidP="008A4941">
      <w:pPr>
        <w:jc w:val="both"/>
        <w:rPr>
          <w:lang w:val="es-CO"/>
        </w:rPr>
      </w:pPr>
      <w:r>
        <w:rPr>
          <w:lang w:val="es-CO"/>
        </w:rPr>
        <w:t>Este plan tiene alcance total de todo el proyecto, ya que es donde cada una de las actividades son especificadas</w:t>
      </w:r>
      <w:r w:rsidR="00A05EF0">
        <w:rPr>
          <w:lang w:val="es-CO"/>
        </w:rPr>
        <w:t xml:space="preserve"> para su desarrollo.</w:t>
      </w:r>
    </w:p>
    <w:p w14:paraId="058707BA" w14:textId="06429117" w:rsidR="008A4941" w:rsidRPr="00D0041B" w:rsidRDefault="008A4941" w:rsidP="00D0041B">
      <w:pPr>
        <w:pStyle w:val="Heading3"/>
        <w:jc w:val="both"/>
        <w:rPr>
          <w:rFonts w:ascii="Arial" w:hAnsi="Arial" w:cs="Arial"/>
          <w:sz w:val="28"/>
          <w:szCs w:val="28"/>
          <w:lang w:val="es-CO"/>
        </w:rPr>
      </w:pPr>
      <w:bookmarkStart w:id="189" w:name="_Toc334451294"/>
      <w:bookmarkStart w:id="190" w:name="_Toc334451549"/>
      <w:r w:rsidRPr="00D0041B">
        <w:rPr>
          <w:rFonts w:ascii="Arial" w:hAnsi="Arial" w:cs="Arial"/>
          <w:sz w:val="28"/>
          <w:szCs w:val="28"/>
          <w:lang w:val="es-CO"/>
        </w:rPr>
        <w:lastRenderedPageBreak/>
        <w:t>5.2.3. Responsable</w:t>
      </w:r>
      <w:bookmarkEnd w:id="189"/>
      <w:bookmarkEnd w:id="190"/>
      <w:r w:rsidRPr="00D0041B">
        <w:rPr>
          <w:rFonts w:ascii="Arial" w:hAnsi="Arial" w:cs="Arial"/>
          <w:sz w:val="28"/>
          <w:szCs w:val="28"/>
          <w:lang w:val="es-CO"/>
        </w:rPr>
        <w:t xml:space="preserve"> </w:t>
      </w:r>
    </w:p>
    <w:p w14:paraId="7A715CFB" w14:textId="3DD97D3B" w:rsidR="008A4941" w:rsidRPr="008A4941" w:rsidRDefault="00575330" w:rsidP="008A4941">
      <w:pPr>
        <w:rPr>
          <w:lang w:val="es-CO"/>
        </w:rPr>
      </w:pPr>
      <w:r>
        <w:rPr>
          <w:noProof/>
          <w:lang w:val="en-US"/>
        </w:rPr>
        <w:drawing>
          <wp:inline distT="0" distB="0" distL="0" distR="0" wp14:anchorId="5BA609F0" wp14:editId="32D5A4C6">
            <wp:extent cx="2570672" cy="1371600"/>
            <wp:effectExtent l="0" t="0" r="2032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68B84E20" w14:textId="2311E973" w:rsidR="00EE5D54" w:rsidRDefault="008A4941" w:rsidP="00D0041B">
      <w:pPr>
        <w:pStyle w:val="Heading3"/>
        <w:rPr>
          <w:rFonts w:ascii="Arial" w:hAnsi="Arial" w:cs="Arial"/>
          <w:sz w:val="28"/>
          <w:szCs w:val="28"/>
          <w:lang w:val="es-CO"/>
        </w:rPr>
      </w:pPr>
      <w:bookmarkStart w:id="191" w:name="_Toc334451295"/>
      <w:bookmarkStart w:id="192" w:name="_Toc334451550"/>
      <w:r w:rsidRPr="00D0041B">
        <w:rPr>
          <w:rFonts w:ascii="Arial" w:hAnsi="Arial" w:cs="Arial"/>
          <w:sz w:val="28"/>
          <w:szCs w:val="28"/>
          <w:lang w:val="es-CO"/>
        </w:rPr>
        <w:t>5.2.</w:t>
      </w:r>
      <w:r w:rsidR="00EE5D54" w:rsidRPr="00D0041B">
        <w:rPr>
          <w:rFonts w:ascii="Arial" w:hAnsi="Arial" w:cs="Arial"/>
          <w:sz w:val="28"/>
          <w:szCs w:val="28"/>
          <w:lang w:val="es-CO"/>
        </w:rPr>
        <w:t>4. Desarrollo</w:t>
      </w:r>
      <w:bookmarkEnd w:id="191"/>
      <w:bookmarkEnd w:id="192"/>
      <w:r w:rsidR="00EE5D54" w:rsidRPr="00D0041B">
        <w:rPr>
          <w:rFonts w:ascii="Arial" w:hAnsi="Arial" w:cs="Arial"/>
          <w:sz w:val="28"/>
          <w:szCs w:val="28"/>
          <w:lang w:val="es-CO"/>
        </w:rPr>
        <w:t xml:space="preserve"> </w:t>
      </w:r>
    </w:p>
    <w:p w14:paraId="6514E6A7" w14:textId="43D4C33F"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14:paraId="11E319DA" w14:textId="0135A378" w:rsidR="008A4941" w:rsidRDefault="008A4941" w:rsidP="00D0041B">
      <w:pPr>
        <w:pStyle w:val="Heading4"/>
        <w:rPr>
          <w:rFonts w:ascii="Arial" w:hAnsi="Arial"/>
          <w:sz w:val="28"/>
          <w:lang w:val="es-CO"/>
        </w:rPr>
      </w:pPr>
      <w:bookmarkStart w:id="193" w:name="_Toc334451551"/>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193"/>
    </w:p>
    <w:p w14:paraId="339FF5C6" w14:textId="5ED0E976" w:rsidR="00D0041B" w:rsidRPr="00D0041B" w:rsidRDefault="005A183A" w:rsidP="00D0041B">
      <w:pPr>
        <w:rPr>
          <w:lang w:val="es-CO"/>
        </w:rPr>
      </w:pPr>
      <w:r>
        <w:rPr>
          <w:lang w:val="es-CO"/>
        </w:rPr>
        <w:t xml:space="preserve">El plan de actividades se encuentra en esta misma sección  en Productos de Trabajo </w:t>
      </w:r>
    </w:p>
    <w:p w14:paraId="1FE0CFAB" w14:textId="13228D89" w:rsidR="008A4941" w:rsidRDefault="008A4941" w:rsidP="00D0041B">
      <w:pPr>
        <w:pStyle w:val="Heading4"/>
        <w:rPr>
          <w:rFonts w:ascii="Arial" w:hAnsi="Arial" w:cs="Arial"/>
          <w:sz w:val="28"/>
          <w:szCs w:val="28"/>
          <w:lang w:val="es-CO"/>
        </w:rPr>
      </w:pPr>
      <w:bookmarkStart w:id="194" w:name="_Toc333053718"/>
      <w:bookmarkStart w:id="195" w:name="_Toc334451552"/>
      <w:r w:rsidRPr="00595763">
        <w:rPr>
          <w:rFonts w:ascii="Arial" w:hAnsi="Arial"/>
          <w:sz w:val="28"/>
          <w:lang w:val="es-CO"/>
        </w:rPr>
        <w:t>5.2.</w:t>
      </w:r>
      <w:r>
        <w:rPr>
          <w:rFonts w:ascii="Arial" w:hAnsi="Arial"/>
          <w:sz w:val="28"/>
          <w:lang w:val="es-CO"/>
        </w:rPr>
        <w:t>4.2.</w:t>
      </w:r>
      <w:r w:rsidRPr="00595763">
        <w:rPr>
          <w:rFonts w:ascii="Arial" w:hAnsi="Arial"/>
          <w:sz w:val="28"/>
          <w:lang w:val="es-CO"/>
        </w:rPr>
        <w:t xml:space="preserve"> </w:t>
      </w:r>
      <w:bookmarkEnd w:id="194"/>
      <w:r>
        <w:rPr>
          <w:rFonts w:ascii="Arial" w:hAnsi="Arial" w:cs="Arial"/>
          <w:sz w:val="28"/>
          <w:szCs w:val="28"/>
          <w:lang w:val="es-CO"/>
        </w:rPr>
        <w:t>Asignación de Calendario</w:t>
      </w:r>
      <w:bookmarkEnd w:id="195"/>
    </w:p>
    <w:p w14:paraId="0E8B839A" w14:textId="490B45E6" w:rsidR="008A4941" w:rsidRPr="004B2298" w:rsidRDefault="00EB7A44" w:rsidP="00D0041B">
      <w:pPr>
        <w:jc w:val="both"/>
        <w:rPr>
          <w:lang w:val="es-CO"/>
        </w:rPr>
      </w:pPr>
      <w:r>
        <w:rPr>
          <w:lang w:val="es-CO"/>
        </w:rPr>
        <w:t>La asignación de calendario se ilustra en un diagrama de Gantt y en un diagrama de PERT</w:t>
      </w:r>
    </w:p>
    <w:p w14:paraId="1944726E" w14:textId="1EE1051C" w:rsidR="008A4941" w:rsidRDefault="008A4941" w:rsidP="00D0041B">
      <w:pPr>
        <w:pStyle w:val="Heading4"/>
        <w:rPr>
          <w:rFonts w:ascii="Arial" w:hAnsi="Arial" w:cs="Arial"/>
          <w:sz w:val="28"/>
          <w:szCs w:val="28"/>
          <w:lang w:val="es-CO"/>
        </w:rPr>
      </w:pPr>
      <w:bookmarkStart w:id="196" w:name="_5.2.3_Asignación_de"/>
      <w:bookmarkStart w:id="197" w:name="_Toc333053719"/>
      <w:bookmarkStart w:id="198" w:name="_Toc334451553"/>
      <w:bookmarkEnd w:id="196"/>
      <w:r w:rsidRPr="00595763">
        <w:rPr>
          <w:rFonts w:ascii="Arial" w:hAnsi="Arial"/>
          <w:sz w:val="28"/>
          <w:lang w:val="es-CO"/>
        </w:rPr>
        <w:t>5.2.</w:t>
      </w:r>
      <w:r>
        <w:rPr>
          <w:rFonts w:ascii="Arial" w:hAnsi="Arial"/>
          <w:sz w:val="28"/>
          <w:lang w:val="es-CO"/>
        </w:rPr>
        <w:t>4.</w:t>
      </w:r>
      <w:r w:rsidRPr="00595763">
        <w:rPr>
          <w:rFonts w:ascii="Arial" w:hAnsi="Arial"/>
          <w:sz w:val="28"/>
          <w:lang w:val="es-CO"/>
        </w:rPr>
        <w:t>3</w:t>
      </w:r>
      <w:r>
        <w:rPr>
          <w:rFonts w:ascii="Arial" w:hAnsi="Arial"/>
          <w:sz w:val="28"/>
          <w:lang w:val="es-CO"/>
        </w:rPr>
        <w:t>.</w:t>
      </w:r>
      <w:r w:rsidRPr="00595763">
        <w:rPr>
          <w:rFonts w:ascii="Arial" w:hAnsi="Arial"/>
          <w:sz w:val="28"/>
          <w:lang w:val="es-CO"/>
        </w:rPr>
        <w:t xml:space="preserve"> </w:t>
      </w:r>
      <w:r>
        <w:rPr>
          <w:rFonts w:ascii="Arial" w:hAnsi="Arial" w:cs="Arial"/>
          <w:sz w:val="28"/>
          <w:szCs w:val="28"/>
          <w:lang w:val="es-CO"/>
        </w:rPr>
        <w:t>Asignación de Recursos</w:t>
      </w:r>
      <w:bookmarkEnd w:id="197"/>
      <w:bookmarkEnd w:id="198"/>
    </w:p>
    <w:p w14:paraId="752DCC68" w14:textId="6341D66F" w:rsidR="00EB7A44" w:rsidRPr="00EB7A44" w:rsidRDefault="00556389" w:rsidP="00EB7A44">
      <w:pPr>
        <w:rPr>
          <w:lang w:val="es-CO"/>
        </w:rPr>
      </w:pPr>
      <w:r>
        <w:rPr>
          <w:lang w:val="es-CO"/>
        </w:rPr>
        <w:t>Que personas están en que actividades</w:t>
      </w:r>
    </w:p>
    <w:p w14:paraId="0EBBF3AF" w14:textId="66FF92C9" w:rsidR="00EE5D54" w:rsidRPr="00D0041B" w:rsidRDefault="00D0041B" w:rsidP="00D0041B">
      <w:pPr>
        <w:pStyle w:val="Heading3"/>
        <w:rPr>
          <w:rFonts w:ascii="Arial" w:hAnsi="Arial" w:cs="Arial"/>
          <w:sz w:val="28"/>
          <w:szCs w:val="28"/>
          <w:lang w:val="es-CO"/>
        </w:rPr>
      </w:pPr>
      <w:bookmarkStart w:id="199" w:name="_Toc334451296"/>
      <w:bookmarkStart w:id="200" w:name="_Toc334451554"/>
      <w:r>
        <w:rPr>
          <w:rFonts w:ascii="Arial" w:hAnsi="Arial" w:cs="Arial"/>
          <w:sz w:val="28"/>
          <w:szCs w:val="28"/>
          <w:lang w:val="es-CO"/>
        </w:rPr>
        <w:t>5.2.</w:t>
      </w:r>
      <w:r w:rsidR="00EE5D54" w:rsidRPr="00D0041B">
        <w:rPr>
          <w:rFonts w:ascii="Arial" w:hAnsi="Arial" w:cs="Arial"/>
          <w:sz w:val="28"/>
          <w:szCs w:val="28"/>
          <w:lang w:val="es-CO"/>
        </w:rPr>
        <w:t>5. Recursos</w:t>
      </w:r>
      <w:bookmarkEnd w:id="199"/>
      <w:bookmarkEnd w:id="200"/>
    </w:p>
    <w:p w14:paraId="720BAD38" w14:textId="4C2685BC"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14:paraId="4FFE14DB" w14:textId="29F742FA" w:rsidR="00DE0EF2" w:rsidRPr="00D0041B" w:rsidRDefault="00D0041B" w:rsidP="00D0041B">
      <w:pPr>
        <w:pStyle w:val="Heading3"/>
        <w:rPr>
          <w:rFonts w:ascii="Arial" w:hAnsi="Arial" w:cs="Arial"/>
          <w:sz w:val="28"/>
          <w:szCs w:val="28"/>
          <w:lang w:val="es-CO"/>
        </w:rPr>
      </w:pPr>
      <w:bookmarkStart w:id="201" w:name="_Toc334451297"/>
      <w:bookmarkStart w:id="202" w:name="_Toc334451555"/>
      <w:r>
        <w:rPr>
          <w:rFonts w:ascii="Arial" w:hAnsi="Arial" w:cs="Arial"/>
          <w:sz w:val="28"/>
          <w:szCs w:val="28"/>
          <w:lang w:val="es-CO"/>
        </w:rPr>
        <w:t>5.2.6</w:t>
      </w:r>
      <w:r w:rsidR="00DE0EF2" w:rsidRPr="00D0041B">
        <w:rPr>
          <w:rFonts w:ascii="Arial" w:hAnsi="Arial" w:cs="Arial"/>
          <w:sz w:val="28"/>
          <w:szCs w:val="28"/>
          <w:lang w:val="es-CO"/>
        </w:rPr>
        <w:t>. Productos de trabajo</w:t>
      </w:r>
      <w:bookmarkEnd w:id="201"/>
      <w:bookmarkEnd w:id="202"/>
    </w:p>
    <w:p w14:paraId="3BE8FA49" w14:textId="6182C64D" w:rsidR="00510198" w:rsidRPr="00510198" w:rsidRDefault="00510198" w:rsidP="00510198">
      <w:pPr>
        <w:rPr>
          <w:lang w:val="es-CO"/>
        </w:rPr>
      </w:pPr>
      <w:r>
        <w:rPr>
          <w:noProof/>
          <w:lang w:val="en-US"/>
        </w:rPr>
        <w:drawing>
          <wp:inline distT="0" distB="0" distL="0" distR="0" wp14:anchorId="0C16A89A" wp14:editId="79A1CC80">
            <wp:extent cx="4051005" cy="2466754"/>
            <wp:effectExtent l="0" t="0" r="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84EF4E8" w14:textId="77777777" w:rsidR="00D9745F" w:rsidRPr="00595763" w:rsidRDefault="00D9745F" w:rsidP="00014AF3">
      <w:pPr>
        <w:pStyle w:val="Heading1"/>
        <w:jc w:val="both"/>
        <w:rPr>
          <w:rFonts w:ascii="Arial" w:hAnsi="Arial"/>
          <w:lang w:val="es-CO"/>
        </w:rPr>
      </w:pPr>
      <w:bookmarkStart w:id="203" w:name="_Toc333053722"/>
      <w:bookmarkStart w:id="204" w:name="_Toc334451298"/>
      <w:bookmarkStart w:id="205" w:name="_Toc334451556"/>
      <w:r w:rsidRPr="00595763">
        <w:rPr>
          <w:rFonts w:ascii="Arial" w:hAnsi="Arial"/>
          <w:lang w:val="es-CO"/>
        </w:rPr>
        <w:lastRenderedPageBreak/>
        <w:t xml:space="preserve">6. Project </w:t>
      </w:r>
      <w:r w:rsidR="00CB37B2" w:rsidRPr="00595763">
        <w:rPr>
          <w:rFonts w:ascii="Arial" w:hAnsi="Arial"/>
          <w:lang w:val="es-CO"/>
        </w:rPr>
        <w:t>assessment</w:t>
      </w:r>
      <w:r w:rsidRPr="00595763">
        <w:rPr>
          <w:rFonts w:ascii="Arial" w:hAnsi="Arial"/>
          <w:lang w:val="es-CO"/>
        </w:rPr>
        <w:t xml:space="preserve"> and control</w:t>
      </w:r>
      <w:bookmarkEnd w:id="203"/>
      <w:bookmarkEnd w:id="204"/>
      <w:bookmarkEnd w:id="205"/>
    </w:p>
    <w:p w14:paraId="281618D6" w14:textId="695CA870" w:rsidR="00D9745F" w:rsidRPr="00595763" w:rsidRDefault="00D9745F" w:rsidP="00014AF3">
      <w:pPr>
        <w:pStyle w:val="Heading2"/>
        <w:jc w:val="both"/>
        <w:rPr>
          <w:rFonts w:ascii="Arial" w:hAnsi="Arial"/>
          <w:sz w:val="28"/>
          <w:lang w:val="es-CO"/>
        </w:rPr>
      </w:pPr>
      <w:bookmarkStart w:id="206" w:name="_Toc334451299"/>
      <w:bookmarkStart w:id="207" w:name="_Toc334451557"/>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206"/>
      <w:bookmarkEnd w:id="207"/>
      <w:r w:rsidRPr="00D53C37">
        <w:rPr>
          <w:rFonts w:ascii="Arial" w:hAnsi="Arial" w:cs="Arial"/>
          <w:sz w:val="28"/>
          <w:szCs w:val="28"/>
          <w:lang w:val="es-CO"/>
        </w:rPr>
        <w:t xml:space="preserve"> </w:t>
      </w:r>
    </w:p>
    <w:p w14:paraId="72C39830" w14:textId="585F04AF" w:rsidR="00D9745F" w:rsidRPr="00595763" w:rsidRDefault="00D9745F" w:rsidP="00014AF3">
      <w:pPr>
        <w:pStyle w:val="Heading2"/>
        <w:jc w:val="both"/>
        <w:rPr>
          <w:rFonts w:ascii="Arial" w:hAnsi="Arial"/>
          <w:sz w:val="28"/>
          <w:lang w:val="es-CO"/>
        </w:rPr>
      </w:pPr>
      <w:bookmarkStart w:id="208" w:name="_Toc333053724"/>
      <w:bookmarkStart w:id="209" w:name="_Toc334451300"/>
      <w:bookmarkStart w:id="210" w:name="_Toc334451558"/>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208"/>
      <w:r w:rsidR="00BD4837">
        <w:rPr>
          <w:rFonts w:ascii="Arial" w:hAnsi="Arial" w:cs="Arial"/>
          <w:sz w:val="28"/>
          <w:szCs w:val="28"/>
          <w:lang w:val="es-CO"/>
        </w:rPr>
        <w:t>de Cambios</w:t>
      </w:r>
      <w:bookmarkEnd w:id="209"/>
      <w:bookmarkEnd w:id="210"/>
    </w:p>
    <w:p w14:paraId="38ACE3C5" w14:textId="4A1EDA23" w:rsidR="001D2DDB" w:rsidRPr="00595763" w:rsidRDefault="00D9745F" w:rsidP="00014AF3">
      <w:pPr>
        <w:pStyle w:val="Heading2"/>
        <w:jc w:val="both"/>
        <w:rPr>
          <w:rFonts w:ascii="Arial" w:hAnsi="Arial"/>
          <w:sz w:val="28"/>
          <w:lang w:val="es-CO"/>
        </w:rPr>
      </w:pPr>
      <w:bookmarkStart w:id="211" w:name="_Toc333053725"/>
      <w:bookmarkStart w:id="212" w:name="_Toc334451301"/>
      <w:bookmarkStart w:id="213" w:name="_Toc334451559"/>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211"/>
      <w:r w:rsidR="00EA2121">
        <w:rPr>
          <w:rFonts w:ascii="Arial" w:hAnsi="Arial" w:cs="Arial"/>
          <w:sz w:val="28"/>
          <w:szCs w:val="28"/>
          <w:lang w:val="es-CO"/>
        </w:rPr>
        <w:t>de Calendario</w:t>
      </w:r>
      <w:bookmarkEnd w:id="212"/>
      <w:bookmarkEnd w:id="213"/>
    </w:p>
    <w:p w14:paraId="5C911E7B" w14:textId="1CA342D7" w:rsidR="00D9745F" w:rsidRPr="00595763" w:rsidRDefault="00D9745F" w:rsidP="00014AF3">
      <w:pPr>
        <w:pStyle w:val="Heading2"/>
        <w:jc w:val="both"/>
        <w:rPr>
          <w:rFonts w:ascii="Arial" w:hAnsi="Arial"/>
          <w:sz w:val="28"/>
          <w:lang w:val="es-CO"/>
        </w:rPr>
      </w:pPr>
      <w:bookmarkStart w:id="214" w:name="_Toc334451302"/>
      <w:bookmarkStart w:id="215" w:name="_Toc334451560"/>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14"/>
      <w:bookmarkEnd w:id="215"/>
    </w:p>
    <w:p w14:paraId="464B36B1" w14:textId="3E47E894" w:rsidR="00D9745F" w:rsidRPr="00595763" w:rsidRDefault="00D9745F" w:rsidP="00014AF3">
      <w:pPr>
        <w:pStyle w:val="Heading2"/>
        <w:jc w:val="both"/>
        <w:rPr>
          <w:rFonts w:ascii="Arial" w:hAnsi="Arial"/>
          <w:sz w:val="28"/>
        </w:rPr>
      </w:pPr>
      <w:bookmarkStart w:id="216" w:name="_Toc334451303"/>
      <w:bookmarkStart w:id="217" w:name="_Toc334451561"/>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216"/>
      <w:bookmarkEnd w:id="217"/>
    </w:p>
    <w:p w14:paraId="44731B70" w14:textId="319A62BD" w:rsidR="00E344C2" w:rsidRDefault="00E344C2" w:rsidP="00014AF3">
      <w:pPr>
        <w:jc w:val="both"/>
      </w:pPr>
      <w:bookmarkStart w:id="218" w:name="_Toc333053728"/>
      <w:commentRangeStart w:id="219"/>
      <w:r w:rsidRPr="00C13EE0">
        <w:t xml:space="preserve">Para el plan de aseguramiento de la calidad se realizaran </w:t>
      </w:r>
      <w:r>
        <w:t xml:space="preserve">una serie de plantillas para que el desarrollador pueda verificar y/o modificar lo que </w:t>
      </w:r>
      <w:r w:rsidR="0070331B">
        <w:t>está</w:t>
      </w:r>
      <w:r>
        <w:t xml:space="preserve"> realizando, de la forma adecuada para que </w:t>
      </w:r>
      <w:r w:rsidR="00127A7A">
        <w:t>así</w:t>
      </w:r>
      <w:r>
        <w:t xml:space="preserve"> el resultado del producto sea determinado de alta calidad.</w:t>
      </w:r>
    </w:p>
    <w:p w14:paraId="06EF5DD5" w14:textId="5F2BBD82" w:rsidR="00E344C2" w:rsidRDefault="00E344C2" w:rsidP="00014AF3">
      <w:pPr>
        <w:jc w:val="both"/>
      </w:pPr>
      <w:r>
        <w:t>Para eso contamos con las siguientes plantillas:</w:t>
      </w:r>
    </w:p>
    <w:p w14:paraId="26928CAE" w14:textId="4DFB4DEB" w:rsidR="00E344C2" w:rsidRDefault="00E344C2" w:rsidP="00014AF3">
      <w:pPr>
        <w:jc w:val="both"/>
      </w:pPr>
      <w:r>
        <w:t>[PLANTILLAS]</w:t>
      </w:r>
    </w:p>
    <w:p w14:paraId="3CE911A1" w14:textId="06DC6274" w:rsidR="00E344C2" w:rsidRDefault="00E344C2" w:rsidP="00014AF3">
      <w:pPr>
        <w:jc w:val="both"/>
      </w:pPr>
      <w:r>
        <w:t>Acta de Reuniones</w:t>
      </w:r>
    </w:p>
    <w:p w14:paraId="54561E7C" w14:textId="1FA4A851" w:rsidR="00E344C2" w:rsidRDefault="00E344C2" w:rsidP="00014AF3">
      <w:pPr>
        <w:jc w:val="both"/>
      </w:pPr>
      <w:r>
        <w:t>Acta de Reuniones con el Cliente</w:t>
      </w:r>
    </w:p>
    <w:p w14:paraId="4FB9A2BA" w14:textId="55BF339E" w:rsidR="00E344C2" w:rsidRDefault="00E344C2" w:rsidP="00014AF3">
      <w:pPr>
        <w:jc w:val="both"/>
      </w:pPr>
      <w:r>
        <w:t xml:space="preserve">Formato </w:t>
      </w:r>
      <w:r w:rsidR="00354894">
        <w:t>de Seguimiento</w:t>
      </w:r>
    </w:p>
    <w:p w14:paraId="190AFE01" w14:textId="706C7AD1" w:rsidR="00354894" w:rsidRDefault="00354894" w:rsidP="00014AF3">
      <w:pPr>
        <w:jc w:val="both"/>
      </w:pPr>
      <w:r>
        <w:t>Listas de Chequeo</w:t>
      </w:r>
      <w:commentRangeEnd w:id="219"/>
      <w:r w:rsidR="001F52C6">
        <w:rPr>
          <w:rStyle w:val="CommentReference"/>
        </w:rPr>
        <w:commentReference w:id="219"/>
      </w:r>
    </w:p>
    <w:p w14:paraId="232C2AA3" w14:textId="77777777" w:rsidR="00354894" w:rsidRPr="00C13EE0" w:rsidRDefault="00354894" w:rsidP="00014AF3">
      <w:pPr>
        <w:jc w:val="both"/>
      </w:pPr>
    </w:p>
    <w:p w14:paraId="502A182B" w14:textId="33C2178C" w:rsidR="00D9745F" w:rsidRDefault="00A466EE" w:rsidP="00A466EE">
      <w:pPr>
        <w:pStyle w:val="Heading2"/>
        <w:jc w:val="both"/>
        <w:rPr>
          <w:rFonts w:ascii="Arial" w:hAnsi="Arial" w:cs="Arial"/>
          <w:sz w:val="28"/>
          <w:szCs w:val="28"/>
          <w:lang w:val="es-CO"/>
        </w:rPr>
      </w:pPr>
      <w:bookmarkStart w:id="220" w:name="_Toc334451304"/>
      <w:bookmarkStart w:id="221" w:name="_Toc334451562"/>
      <w:bookmarkEnd w:id="218"/>
      <w:r>
        <w:rPr>
          <w:rFonts w:ascii="Arial" w:hAnsi="Arial" w:cs="Arial"/>
          <w:sz w:val="28"/>
          <w:szCs w:val="28"/>
          <w:lang w:val="es-CO"/>
        </w:rPr>
        <w:t xml:space="preserve">6.7. </w:t>
      </w:r>
      <w:r w:rsidR="00E336F1">
        <w:rPr>
          <w:rFonts w:ascii="Arial" w:hAnsi="Arial" w:cs="Arial"/>
          <w:sz w:val="28"/>
          <w:szCs w:val="28"/>
          <w:lang w:val="es-CO"/>
        </w:rPr>
        <w:t>Plan de Cierre del Proyecto</w:t>
      </w:r>
      <w:bookmarkEnd w:id="220"/>
      <w:bookmarkEnd w:id="221"/>
    </w:p>
    <w:p w14:paraId="6BED5847" w14:textId="08E8933E" w:rsidR="00A466EE" w:rsidRPr="00B90D45" w:rsidRDefault="00897FF1" w:rsidP="00A466EE">
      <w:pPr>
        <w:pStyle w:val="Heading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1. Objetivos</w:t>
      </w:r>
    </w:p>
    <w:p w14:paraId="0B609B40" w14:textId="18F9DEFB" w:rsidR="00A466EE" w:rsidRPr="00B90D45" w:rsidRDefault="00897FF1" w:rsidP="00A466EE">
      <w:pPr>
        <w:pStyle w:val="Heading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2. Alcance</w:t>
      </w:r>
    </w:p>
    <w:p w14:paraId="143098AE" w14:textId="2D56AC91" w:rsidR="00A466EE" w:rsidRPr="00B90D45" w:rsidRDefault="00897FF1" w:rsidP="00A466EE">
      <w:pPr>
        <w:pStyle w:val="Heading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3. Responsable</w:t>
      </w:r>
    </w:p>
    <w:p w14:paraId="275E080E" w14:textId="7EA6982E" w:rsidR="00A466EE" w:rsidRPr="00B90D45" w:rsidRDefault="00897FF1" w:rsidP="00A466EE">
      <w:pPr>
        <w:pStyle w:val="Heading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4. Desarrollo</w:t>
      </w:r>
    </w:p>
    <w:p w14:paraId="5D67C771" w14:textId="3A58A500" w:rsidR="00A466EE" w:rsidRPr="00B90D45" w:rsidRDefault="00897FF1" w:rsidP="00A466EE">
      <w:pPr>
        <w:pStyle w:val="Heading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5. Recursos</w:t>
      </w:r>
    </w:p>
    <w:p w14:paraId="715B2964" w14:textId="31702330" w:rsidR="00A466EE" w:rsidRPr="00B90D45" w:rsidRDefault="00897FF1" w:rsidP="00A466EE">
      <w:pPr>
        <w:pStyle w:val="Heading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6. Producto de Trabajo</w:t>
      </w:r>
    </w:p>
    <w:p w14:paraId="6C7B508E" w14:textId="77777777" w:rsidR="00A466EE" w:rsidRPr="00A466EE" w:rsidRDefault="00A466EE" w:rsidP="00A466EE">
      <w:pPr>
        <w:rPr>
          <w:lang w:val="es-CO"/>
        </w:rPr>
      </w:pPr>
    </w:p>
    <w:p w14:paraId="39A8E751" w14:textId="3EF25B7D" w:rsidR="00D9745F" w:rsidRPr="00A16953" w:rsidRDefault="00D9745F" w:rsidP="00A16953">
      <w:pPr>
        <w:pStyle w:val="Heading1"/>
        <w:jc w:val="both"/>
        <w:rPr>
          <w:rFonts w:ascii="Arial" w:hAnsi="Arial"/>
          <w:lang w:val="es-CO"/>
        </w:rPr>
      </w:pPr>
      <w:bookmarkStart w:id="222" w:name="_Toc333053730"/>
      <w:bookmarkStart w:id="223" w:name="_Toc334451305"/>
      <w:bookmarkStart w:id="224" w:name="_Toc334451563"/>
      <w:r w:rsidRPr="00A16953">
        <w:rPr>
          <w:rFonts w:ascii="Arial" w:hAnsi="Arial"/>
          <w:lang w:val="es-CO"/>
        </w:rPr>
        <w:lastRenderedPageBreak/>
        <w:t xml:space="preserve">7. </w:t>
      </w:r>
      <w:bookmarkEnd w:id="222"/>
      <w:r w:rsidR="00DE4DB7" w:rsidRPr="00A16953">
        <w:rPr>
          <w:rFonts w:ascii="Arial" w:hAnsi="Arial"/>
          <w:lang w:val="es-CO"/>
        </w:rPr>
        <w:t>Entrega del P</w:t>
      </w:r>
      <w:r w:rsidR="008B4FE5" w:rsidRPr="00A16953">
        <w:rPr>
          <w:rFonts w:ascii="Arial" w:hAnsi="Arial"/>
          <w:lang w:val="es-CO"/>
        </w:rPr>
        <w:t>roducto</w:t>
      </w:r>
      <w:bookmarkEnd w:id="223"/>
      <w:bookmarkEnd w:id="224"/>
    </w:p>
    <w:p w14:paraId="7C2888D7" w14:textId="742D0DD3" w:rsidR="00354894" w:rsidRPr="00A16953" w:rsidRDefault="00354894" w:rsidP="00014AF3">
      <w:pPr>
        <w:jc w:val="both"/>
      </w:pPr>
      <w:r w:rsidRPr="00A16953">
        <w:t>La entrega del producto se realizara el día 30 de noviembre a las  16:00 y este contendrá os diferentes archivos requeridos para la entrega y además contara con un manual de usuario el cual se basara en el uso, reglas e instrucciones que faciliten el uso del programa.</w:t>
      </w:r>
    </w:p>
    <w:p w14:paraId="3F86D665" w14:textId="3F6C21E0" w:rsidR="00354894" w:rsidRPr="00E96EAA" w:rsidRDefault="00354894" w:rsidP="00014AF3">
      <w:pPr>
        <w:jc w:val="both"/>
        <w:rPr>
          <w:lang w:val="en-US"/>
        </w:rPr>
      </w:pPr>
      <w:r w:rsidRPr="00E96EAA">
        <w:rPr>
          <w:lang w:val="en-US"/>
        </w:rPr>
        <w:t>SPMP</w:t>
      </w:r>
    </w:p>
    <w:p w14:paraId="744ED938" w14:textId="32DBA46D" w:rsidR="00354894" w:rsidRPr="00E96EAA" w:rsidRDefault="00354894" w:rsidP="00014AF3">
      <w:pPr>
        <w:jc w:val="both"/>
        <w:rPr>
          <w:lang w:val="en-US"/>
        </w:rPr>
      </w:pPr>
      <w:r w:rsidRPr="00E96EAA">
        <w:rPr>
          <w:lang w:val="en-US"/>
        </w:rPr>
        <w:t>SRS</w:t>
      </w:r>
    </w:p>
    <w:p w14:paraId="7F783A8E" w14:textId="0FF022F5" w:rsidR="00354894" w:rsidRPr="00E96EAA" w:rsidRDefault="00354894" w:rsidP="00014AF3">
      <w:pPr>
        <w:jc w:val="both"/>
        <w:rPr>
          <w:lang w:val="en-US"/>
        </w:rPr>
      </w:pPr>
      <w:r w:rsidRPr="00E96EAA">
        <w:rPr>
          <w:lang w:val="en-US"/>
        </w:rPr>
        <w:t>SDD</w:t>
      </w:r>
    </w:p>
    <w:p w14:paraId="325C6B83" w14:textId="61762E3F" w:rsidR="00354894" w:rsidRPr="00E96EAA" w:rsidRDefault="00354894" w:rsidP="00014AF3">
      <w:pPr>
        <w:jc w:val="both"/>
        <w:rPr>
          <w:lang w:val="en-US"/>
        </w:rPr>
      </w:pPr>
      <w:r w:rsidRPr="00E96EAA">
        <w:rPr>
          <w:lang w:val="en-US"/>
        </w:rPr>
        <w:t>Software</w:t>
      </w:r>
    </w:p>
    <w:p w14:paraId="1E9551F7" w14:textId="59B888D6" w:rsidR="00354894" w:rsidRPr="00E96EAA" w:rsidRDefault="00354894" w:rsidP="00014AF3">
      <w:pPr>
        <w:jc w:val="both"/>
        <w:rPr>
          <w:lang w:val="en-US"/>
        </w:rPr>
      </w:pPr>
      <w:r w:rsidRPr="00E96EAA">
        <w:rPr>
          <w:lang w:val="en-US"/>
        </w:rPr>
        <w:t>Manual</w:t>
      </w:r>
    </w:p>
    <w:p w14:paraId="0DD90599" w14:textId="4BA9EC6A" w:rsidR="00354894" w:rsidRPr="00E96EAA" w:rsidRDefault="00354894" w:rsidP="00014AF3">
      <w:pPr>
        <w:jc w:val="both"/>
        <w:rPr>
          <w:lang w:val="en-US"/>
        </w:rPr>
      </w:pPr>
      <w:commentRangeStart w:id="225"/>
      <w:r w:rsidRPr="00E96EAA">
        <w:rPr>
          <w:lang w:val="en-US"/>
        </w:rPr>
        <w:t>[Referencias]</w:t>
      </w:r>
      <w:commentRangeEnd w:id="225"/>
      <w:r w:rsidR="001F52C6" w:rsidRPr="00A16953">
        <w:commentReference w:id="225"/>
      </w:r>
    </w:p>
    <w:p w14:paraId="7A6B442A" w14:textId="77777777" w:rsidR="00D9745F" w:rsidRPr="007D5D4D" w:rsidRDefault="00D9745F" w:rsidP="00014AF3">
      <w:pPr>
        <w:pStyle w:val="Heading1"/>
        <w:jc w:val="both"/>
        <w:rPr>
          <w:rFonts w:ascii="Arial" w:hAnsi="Arial" w:cs="Arial"/>
          <w:lang w:val="en-US"/>
        </w:rPr>
      </w:pPr>
      <w:bookmarkStart w:id="226" w:name="_Toc333053731"/>
      <w:bookmarkStart w:id="227" w:name="_Toc334451306"/>
      <w:bookmarkStart w:id="228" w:name="_Toc334451564"/>
      <w:r w:rsidRPr="007D5D4D">
        <w:rPr>
          <w:rFonts w:ascii="Arial" w:hAnsi="Arial"/>
          <w:lang w:val="en-US"/>
        </w:rPr>
        <w:t>8. Supporting process plans</w:t>
      </w:r>
      <w:bookmarkEnd w:id="226"/>
      <w:bookmarkEnd w:id="227"/>
      <w:bookmarkEnd w:id="228"/>
    </w:p>
    <w:p w14:paraId="0022F905" w14:textId="77777777" w:rsidR="00D9745F" w:rsidRPr="007D5D4D" w:rsidRDefault="00D9745F" w:rsidP="00014AF3">
      <w:pPr>
        <w:pStyle w:val="Heading2"/>
        <w:jc w:val="both"/>
        <w:rPr>
          <w:rFonts w:ascii="Arial" w:hAnsi="Arial" w:cs="Arial"/>
          <w:sz w:val="28"/>
          <w:szCs w:val="28"/>
          <w:lang w:val="en-US"/>
        </w:rPr>
      </w:pPr>
      <w:bookmarkStart w:id="229" w:name="_Toc333053732"/>
      <w:bookmarkStart w:id="230" w:name="_Toc334451307"/>
      <w:bookmarkStart w:id="231" w:name="_Toc334451565"/>
      <w:r w:rsidRPr="007D5D4D">
        <w:rPr>
          <w:rFonts w:ascii="Arial" w:hAnsi="Arial" w:cs="Arial"/>
          <w:sz w:val="28"/>
          <w:szCs w:val="28"/>
          <w:lang w:val="en-US"/>
        </w:rPr>
        <w:t>8.1 Project supervision and work environment</w:t>
      </w:r>
      <w:bookmarkEnd w:id="229"/>
      <w:bookmarkEnd w:id="230"/>
      <w:bookmarkEnd w:id="231"/>
    </w:p>
    <w:p w14:paraId="14EFD4A7" w14:textId="67ED0FF4" w:rsidR="00F330A6" w:rsidRDefault="00F330A6" w:rsidP="00014AF3">
      <w:pPr>
        <w:jc w:val="both"/>
      </w:pPr>
      <w:bookmarkStart w:id="232" w:name="_Toc333053733"/>
      <w:r w:rsidRPr="009B2B2D">
        <w:t xml:space="preserve">La organización FifthFloorCorp.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22354962" w14:textId="42CDB402" w:rsidR="00A7274C" w:rsidRDefault="00F330A6" w:rsidP="00014AF3">
      <w:pPr>
        <w:pStyle w:val="ListParagraph"/>
        <w:numPr>
          <w:ilvl w:val="0"/>
          <w:numId w:val="32"/>
        </w:numPr>
        <w:jc w:val="both"/>
      </w:pPr>
      <w:r>
        <w:t xml:space="preserve">La selección de actividades se </w:t>
      </w:r>
      <w:r w:rsidR="00A7274C">
        <w:t xml:space="preserve">está realizando por medio de sesiones, </w:t>
      </w:r>
      <w:commentRangeStart w:id="233"/>
      <w:r w:rsidR="00A7274C">
        <w:t>en la cuales el equipo de trabajo elige las actividades a a desarrollar en cada semana</w:t>
      </w:r>
      <w:commentRangeEnd w:id="233"/>
      <w:r w:rsidR="001F52C6">
        <w:rPr>
          <w:rStyle w:val="CommentReference"/>
        </w:rPr>
        <w:commentReference w:id="233"/>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14:paraId="47CF5F61" w14:textId="77777777" w:rsidR="00747E02" w:rsidRDefault="00747E02" w:rsidP="00014AF3">
      <w:pPr>
        <w:pStyle w:val="ListParagraph"/>
        <w:numPr>
          <w:ilvl w:val="0"/>
          <w:numId w:val="32"/>
        </w:numPr>
        <w:jc w:val="both"/>
      </w:pPr>
      <w:r>
        <w:t xml:space="preserve">Una vez termina una entrega de actividades que complete una pre-entrega o entrega, se realiza una </w:t>
      </w:r>
      <w:commentRangeStart w:id="234"/>
      <w:r w:rsidRPr="00C13EE0">
        <w:rPr>
          <w:b/>
        </w:rPr>
        <w:t>revisión cruzada</w:t>
      </w:r>
      <w:commentRangeEnd w:id="234"/>
      <w:r w:rsidR="00DD5E78">
        <w:rPr>
          <w:rStyle w:val="CommentReference"/>
        </w:rPr>
        <w:commentReference w:id="234"/>
      </w:r>
      <w:r>
        <w:t xml:space="preserve">. </w:t>
      </w:r>
    </w:p>
    <w:p w14:paraId="7230522E" w14:textId="016E1CEB" w:rsidR="00747E02" w:rsidRDefault="00EE0E85" w:rsidP="00014AF3">
      <w:pPr>
        <w:pStyle w:val="ListParagraph"/>
        <w:numPr>
          <w:ilvl w:val="0"/>
          <w:numId w:val="32"/>
        </w:numPr>
        <w:jc w:val="both"/>
      </w:pPr>
      <w:r>
        <w:t xml:space="preserve">La comunicación se realiza por medio </w:t>
      </w:r>
      <w:r w:rsidRPr="00EE0E85">
        <w:t xml:space="preserve">de </w:t>
      </w:r>
      <w:commentRangeStart w:id="235"/>
      <w:r w:rsidRPr="00C13EE0">
        <w:t xml:space="preserve">canales de comunicación </w:t>
      </w:r>
      <w:commentRangeEnd w:id="235"/>
      <w:r w:rsidRPr="00C13EE0">
        <w:rPr>
          <w:rStyle w:val="CommentReference"/>
        </w:rPr>
        <w:commentReference w:id="235"/>
      </w:r>
      <w:r w:rsidRPr="00C13EE0">
        <w:t>pre</w:t>
      </w:r>
      <w:r>
        <w:t>-establecidos por el equipo. Los comunicados de alta importancia se realizan por medio de una lista correos electrónicos.</w:t>
      </w:r>
    </w:p>
    <w:p w14:paraId="57B889B0" w14:textId="5EEA894B" w:rsidR="00C13EE0" w:rsidRDefault="00C13EE0" w:rsidP="00014AF3">
      <w:pPr>
        <w:pStyle w:val="ListParagraph"/>
        <w:numPr>
          <w:ilvl w:val="0"/>
          <w:numId w:val="32"/>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14:paraId="698EF8FD" w14:textId="0CA8EF16" w:rsidR="00F32C16" w:rsidRDefault="00971B03" w:rsidP="00014AF3">
      <w:pPr>
        <w:pStyle w:val="ListParagraph"/>
        <w:numPr>
          <w:ilvl w:val="0"/>
          <w:numId w:val="32"/>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1A2DF889" w14:textId="6A17CE93" w:rsidR="00971B03" w:rsidRDefault="00617B4E" w:rsidP="00014AF3">
      <w:pPr>
        <w:pStyle w:val="ListParagraph"/>
        <w:numPr>
          <w:ilvl w:val="0"/>
          <w:numId w:val="32"/>
        </w:numPr>
        <w:jc w:val="both"/>
      </w:pPr>
      <w:r>
        <w:lastRenderedPageBreak/>
        <w:t xml:space="preserve">Para la optimización de ciertas </w:t>
      </w:r>
      <w:r w:rsidR="001F52C6">
        <w:t>actividades se</w:t>
      </w:r>
      <w:r>
        <w:t xml:space="preserve"> han diseñado y adaptado </w:t>
      </w:r>
      <w:commentRangeStart w:id="236"/>
      <w:r>
        <w:t>plantillas.</w:t>
      </w:r>
      <w:commentRangeEnd w:id="236"/>
      <w:r w:rsidR="001F52C6">
        <w:rPr>
          <w:rStyle w:val="CommentReference"/>
        </w:rPr>
        <w:commentReference w:id="236"/>
      </w:r>
    </w:p>
    <w:p w14:paraId="696775AB" w14:textId="3CDC528D" w:rsidR="00F41E30" w:rsidRPr="00C13EE0" w:rsidRDefault="00617B4E" w:rsidP="00014AF3">
      <w:pPr>
        <w:pStyle w:val="ListParagraph"/>
        <w:numPr>
          <w:ilvl w:val="0"/>
          <w:numId w:val="32"/>
        </w:numPr>
        <w:jc w:val="both"/>
      </w:pPr>
      <w:r>
        <w:t xml:space="preserve">En las entregas </w:t>
      </w:r>
      <w:r w:rsidR="001F52C6">
        <w:t xml:space="preserve">al cliente </w:t>
      </w:r>
      <w:r>
        <w:t xml:space="preserve">se realiza un </w:t>
      </w:r>
      <w:commentRangeStart w:id="237"/>
      <w:r w:rsidRPr="00DD5E78">
        <w:rPr>
          <w:b/>
        </w:rPr>
        <w:t>informe gerencial</w:t>
      </w:r>
      <w:commentRangeEnd w:id="237"/>
      <w:r w:rsidR="00DD5E78">
        <w:rPr>
          <w:rStyle w:val="CommentReference"/>
        </w:rPr>
        <w:commentReference w:id="237"/>
      </w:r>
      <w:r w:rsidR="00F41E30">
        <w:t>, con el fin de hacer un cierre parcial de lo realizado hasta el corte.</w:t>
      </w:r>
    </w:p>
    <w:p w14:paraId="4FBDCC3B" w14:textId="77777777" w:rsidR="00F330A6" w:rsidRPr="00C13EE0" w:rsidRDefault="00F330A6" w:rsidP="00014AF3">
      <w:pPr>
        <w:jc w:val="both"/>
      </w:pPr>
    </w:p>
    <w:p w14:paraId="3F50CACD" w14:textId="77777777" w:rsidR="00F330A6" w:rsidRPr="00C13EE0" w:rsidRDefault="00F330A6" w:rsidP="00014AF3">
      <w:pPr>
        <w:jc w:val="both"/>
      </w:pPr>
    </w:p>
    <w:p w14:paraId="58B7EEBC" w14:textId="77777777" w:rsidR="00D9745F" w:rsidRDefault="00EE6191" w:rsidP="00014AF3">
      <w:pPr>
        <w:pStyle w:val="Heading2"/>
        <w:jc w:val="both"/>
        <w:rPr>
          <w:rFonts w:ascii="Arial" w:hAnsi="Arial"/>
          <w:sz w:val="28"/>
          <w:lang w:val="es-CO"/>
        </w:rPr>
      </w:pPr>
      <w:bookmarkStart w:id="238" w:name="_Toc334451308"/>
      <w:bookmarkStart w:id="239" w:name="_Toc334451566"/>
      <w:r w:rsidRPr="00595763">
        <w:rPr>
          <w:rFonts w:ascii="Arial" w:hAnsi="Arial"/>
          <w:sz w:val="28"/>
          <w:lang w:val="es-CO"/>
        </w:rPr>
        <w:t>8.2 Decisio</w:t>
      </w:r>
      <w:r w:rsidR="00D9745F" w:rsidRPr="00595763">
        <w:rPr>
          <w:rFonts w:ascii="Arial" w:hAnsi="Arial"/>
          <w:sz w:val="28"/>
          <w:lang w:val="es-CO"/>
        </w:rPr>
        <w:t>n Management</w:t>
      </w:r>
      <w:bookmarkEnd w:id="232"/>
      <w:bookmarkEnd w:id="238"/>
      <w:bookmarkEnd w:id="239"/>
    </w:p>
    <w:p w14:paraId="579B3830" w14:textId="77777777" w:rsidR="0015045F" w:rsidRPr="00C22962" w:rsidRDefault="0015045F" w:rsidP="0015045F">
      <w:pPr>
        <w:pStyle w:val="Heading2"/>
        <w:jc w:val="both"/>
        <w:rPr>
          <w:rFonts w:ascii="Arial" w:hAnsi="Arial" w:cs="Arial"/>
          <w:sz w:val="28"/>
          <w:szCs w:val="28"/>
          <w:lang w:val="es-ES_tradnl"/>
        </w:rPr>
      </w:pPr>
      <w:bookmarkStart w:id="240" w:name="_Toc333053734"/>
      <w:bookmarkStart w:id="241" w:name="_Toc333653892"/>
      <w:bookmarkStart w:id="242" w:name="_8.3_Plan_de"/>
      <w:bookmarkEnd w:id="242"/>
      <w:commentRangeStart w:id="243"/>
      <w:r w:rsidRPr="00C22962">
        <w:rPr>
          <w:rFonts w:ascii="Arial" w:hAnsi="Arial"/>
          <w:sz w:val="28"/>
          <w:lang w:val="es-ES_tradnl"/>
        </w:rPr>
        <w:t xml:space="preserve">8.3 </w:t>
      </w:r>
      <w:bookmarkEnd w:id="240"/>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41"/>
      <w:commentRangeEnd w:id="243"/>
      <w:r w:rsidRPr="00C22962">
        <w:rPr>
          <w:rStyle w:val="CommentReference"/>
          <w:rFonts w:asciiTheme="minorHAnsi" w:eastAsiaTheme="minorHAnsi" w:hAnsiTheme="minorHAnsi" w:cstheme="minorBidi"/>
          <w:color w:val="auto"/>
          <w:lang w:val="es-ES_tradnl"/>
        </w:rPr>
        <w:commentReference w:id="243"/>
      </w:r>
    </w:p>
    <w:p w14:paraId="78C7684B" w14:textId="77777777" w:rsidR="0015045F" w:rsidRPr="00C22962" w:rsidRDefault="0015045F" w:rsidP="0015045F">
      <w:pPr>
        <w:jc w:val="both"/>
        <w:rPr>
          <w:lang w:val="es-ES_tradnl"/>
        </w:rPr>
      </w:pPr>
      <w:r w:rsidRPr="00C22962">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14:paraId="14F903CE" w14:textId="77777777" w:rsidR="0015045F" w:rsidRPr="0015045F" w:rsidRDefault="0015045F" w:rsidP="0015045F">
      <w:pPr>
        <w:pStyle w:val="Heading3"/>
        <w:jc w:val="both"/>
        <w:rPr>
          <w:rFonts w:ascii="Arial" w:hAnsi="Arial"/>
          <w:sz w:val="28"/>
          <w:lang w:val="es-CO"/>
        </w:rPr>
      </w:pPr>
      <w:r w:rsidRPr="0015045F">
        <w:rPr>
          <w:rFonts w:ascii="Arial" w:hAnsi="Arial"/>
          <w:sz w:val="28"/>
          <w:lang w:val="es-CO"/>
        </w:rPr>
        <w:t>8.3.1 Objetivos</w:t>
      </w:r>
    </w:p>
    <w:p w14:paraId="3013A15F" w14:textId="77777777" w:rsidR="0015045F" w:rsidRPr="00C22962" w:rsidRDefault="0015045F" w:rsidP="0015045F">
      <w:pPr>
        <w:pStyle w:val="ListParagraph"/>
        <w:numPr>
          <w:ilvl w:val="0"/>
          <w:numId w:val="36"/>
        </w:numPr>
        <w:jc w:val="both"/>
        <w:rPr>
          <w:lang w:val="es-ES_tradnl"/>
        </w:rPr>
      </w:pPr>
      <w:r w:rsidRPr="00C22962">
        <w:rPr>
          <w:lang w:val="es-ES_tradnl"/>
        </w:rPr>
        <w:t>Identificar los riesgos  que puedan atentar contra los objetivos del proyecto, así como contra su planeación.</w:t>
      </w:r>
    </w:p>
    <w:p w14:paraId="7C228171" w14:textId="77777777" w:rsidR="0015045F" w:rsidRPr="00C22962" w:rsidRDefault="0015045F" w:rsidP="0015045F">
      <w:pPr>
        <w:pStyle w:val="ListParagraph"/>
        <w:numPr>
          <w:ilvl w:val="0"/>
          <w:numId w:val="36"/>
        </w:numPr>
        <w:jc w:val="both"/>
        <w:rPr>
          <w:lang w:val="es-ES_tradnl"/>
        </w:rPr>
      </w:pPr>
      <w:r w:rsidRPr="00C22962">
        <w:rPr>
          <w:lang w:val="es-ES_tradnl"/>
        </w:rPr>
        <w:t>Detectar  los  factores de riesgo (causas)</w:t>
      </w:r>
    </w:p>
    <w:p w14:paraId="52CCB446" w14:textId="2FC3EE10" w:rsidR="0015045F" w:rsidRPr="00C22962" w:rsidRDefault="0015045F" w:rsidP="0015045F">
      <w:pPr>
        <w:pStyle w:val="ListParagraph"/>
        <w:numPr>
          <w:ilvl w:val="0"/>
          <w:numId w:val="36"/>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r>
        <w:rPr>
          <w:lang w:val="es-ES_tradnl"/>
        </w:rPr>
        <w:t xml:space="preserve"> </w:t>
      </w:r>
      <w:r w:rsidRPr="00C22962">
        <w:rPr>
          <w:lang w:val="es-ES_tradnl"/>
        </w:rPr>
        <w:t xml:space="preserve"> </w:t>
      </w:r>
    </w:p>
    <w:p w14:paraId="122CD4BF" w14:textId="77777777" w:rsidR="0015045F" w:rsidRPr="00C22962" w:rsidRDefault="0015045F" w:rsidP="0015045F">
      <w:pPr>
        <w:pStyle w:val="ListParagraph"/>
        <w:numPr>
          <w:ilvl w:val="0"/>
          <w:numId w:val="36"/>
        </w:numPr>
        <w:jc w:val="both"/>
        <w:rPr>
          <w:lang w:val="es-ES_tradnl"/>
        </w:rPr>
      </w:pPr>
      <w:r w:rsidRPr="00C22962">
        <w:rPr>
          <w:lang w:val="es-ES_tradnl"/>
        </w:rPr>
        <w:t>Priorizar los riesgos para elaborar contingencias que minimicen su efecto en caso de que este sea nocivo para el proyecto.</w:t>
      </w:r>
    </w:p>
    <w:p w14:paraId="5CEA6BC4" w14:textId="77777777" w:rsidR="0015045F" w:rsidRDefault="0015045F" w:rsidP="0015045F">
      <w:pPr>
        <w:pStyle w:val="ListParagraph"/>
        <w:numPr>
          <w:ilvl w:val="0"/>
          <w:numId w:val="36"/>
        </w:numPr>
        <w:jc w:val="both"/>
        <w:rPr>
          <w:lang w:val="es-ES_tradnl"/>
        </w:rPr>
      </w:pPr>
      <w:commentRangeStart w:id="244"/>
      <w:r w:rsidRPr="00C22962">
        <w:rPr>
          <w:lang w:val="es-ES_tradnl"/>
        </w:rPr>
        <w:t>Diseñar los planes de contingencia, asociados a cada riesgo teniendo en cuenta el tiempo de respuesta, los responsables, así como la incidencia del riesgo sobre las diferentes partes del proyecto.</w:t>
      </w:r>
      <w:commentRangeEnd w:id="244"/>
      <w:r>
        <w:rPr>
          <w:rStyle w:val="CommentReference"/>
        </w:rPr>
        <w:commentReference w:id="244"/>
      </w:r>
    </w:p>
    <w:p w14:paraId="283529E0" w14:textId="77777777" w:rsidR="0015045F" w:rsidRPr="0015045F" w:rsidRDefault="0015045F" w:rsidP="0015045F">
      <w:pPr>
        <w:pStyle w:val="Heading3"/>
        <w:jc w:val="both"/>
        <w:rPr>
          <w:rFonts w:ascii="Arial" w:hAnsi="Arial"/>
          <w:sz w:val="28"/>
          <w:lang w:val="es-CO"/>
        </w:rPr>
      </w:pPr>
      <w:r w:rsidRPr="0015045F">
        <w:rPr>
          <w:rFonts w:ascii="Arial" w:hAnsi="Arial"/>
          <w:sz w:val="28"/>
          <w:lang w:val="es-CO"/>
        </w:rPr>
        <w:t>8.3.2 Alcance</w:t>
      </w:r>
    </w:p>
    <w:p w14:paraId="1A9450E4" w14:textId="77777777" w:rsidR="0015045F" w:rsidRPr="00130552" w:rsidRDefault="0015045F" w:rsidP="0015045F">
      <w:r>
        <w:t xml:space="preserve">Este plan se enfocara en los 7 riesgos mas importantes identificados  tras cada iteración </w:t>
      </w:r>
    </w:p>
    <w:p w14:paraId="46EFFE7D" w14:textId="77777777" w:rsidR="0015045F" w:rsidRPr="0015045F" w:rsidRDefault="0015045F" w:rsidP="0015045F">
      <w:pPr>
        <w:pStyle w:val="Heading3"/>
        <w:jc w:val="both"/>
        <w:rPr>
          <w:rFonts w:ascii="Arial" w:hAnsi="Arial"/>
          <w:sz w:val="28"/>
          <w:lang w:val="es-CO"/>
        </w:rPr>
      </w:pPr>
      <w:r w:rsidRPr="0015045F">
        <w:rPr>
          <w:rFonts w:ascii="Arial" w:hAnsi="Arial"/>
          <w:sz w:val="28"/>
          <w:lang w:val="es-CO"/>
        </w:rPr>
        <w:t>8.3.3 Responsables</w:t>
      </w:r>
    </w:p>
    <w:p w14:paraId="0002DC14" w14:textId="092BD19F" w:rsidR="0015045F" w:rsidRDefault="0015045F" w:rsidP="0015045F">
      <w:r>
        <w:t>Director de Riesgos y Gerente del Proyecte</w:t>
      </w:r>
    </w:p>
    <w:p w14:paraId="7C217FE3" w14:textId="1CA48036" w:rsidR="00E50B24" w:rsidRPr="000F1FA5" w:rsidRDefault="00E50B24" w:rsidP="0015045F">
      <w:r>
        <w:rPr>
          <w:noProof/>
          <w:lang w:val="en-US"/>
        </w:rPr>
        <w:drawing>
          <wp:inline distT="0" distB="0" distL="0" distR="0" wp14:anchorId="6DD762EB" wp14:editId="603E94BE">
            <wp:extent cx="2570672" cy="1371600"/>
            <wp:effectExtent l="0" t="0" r="2032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08C19681" w14:textId="77777777" w:rsidR="0015045F" w:rsidRPr="0015045F" w:rsidRDefault="0015045F" w:rsidP="0015045F">
      <w:pPr>
        <w:pStyle w:val="Heading3"/>
        <w:jc w:val="both"/>
        <w:rPr>
          <w:rFonts w:ascii="Arial" w:hAnsi="Arial"/>
          <w:sz w:val="28"/>
          <w:lang w:val="es-CO"/>
        </w:rPr>
      </w:pPr>
      <w:r w:rsidRPr="0015045F">
        <w:rPr>
          <w:rFonts w:ascii="Arial" w:hAnsi="Arial"/>
          <w:sz w:val="28"/>
          <w:lang w:val="es-CO"/>
        </w:rPr>
        <w:lastRenderedPageBreak/>
        <w:t>8.3.4 Desarrollo</w:t>
      </w:r>
    </w:p>
    <w:p w14:paraId="05B77EED" w14:textId="77777777"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cada una de sus faces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nutrirá , así</w:t>
      </w:r>
      <w:r>
        <w:rPr>
          <w:lang w:val="es-ES_tradnl"/>
        </w:rPr>
        <w:t xml:space="preserve"> como un registro</w:t>
      </w:r>
      <w:r w:rsidRPr="00C22962">
        <w:rPr>
          <w:lang w:val="es-ES_tradnl"/>
        </w:rPr>
        <w:t xml:space="preserve"> de los riesgos que ocurrieren. </w:t>
      </w:r>
    </w:p>
    <w:p w14:paraId="6B8D03E9" w14:textId="7A4B0BB2" w:rsidR="0015045F" w:rsidRPr="0015045F" w:rsidRDefault="0015045F" w:rsidP="0015045F">
      <w:pPr>
        <w:pStyle w:val="Heading3"/>
        <w:jc w:val="both"/>
        <w:rPr>
          <w:rFonts w:ascii="Arial" w:hAnsi="Arial"/>
          <w:sz w:val="28"/>
          <w:lang w:val="es-CO"/>
        </w:rPr>
      </w:pPr>
      <w:bookmarkStart w:id="245" w:name="_8.3.5_Recursos"/>
      <w:bookmarkEnd w:id="245"/>
      <w:r w:rsidRPr="0015045F">
        <w:rPr>
          <w:rFonts w:ascii="Arial" w:hAnsi="Arial"/>
          <w:sz w:val="28"/>
          <w:lang w:val="es-CO"/>
        </w:rPr>
        <w:t>8.3.5</w:t>
      </w:r>
      <w:r w:rsidR="004945FA">
        <w:rPr>
          <w:rFonts w:ascii="Arial" w:hAnsi="Arial"/>
          <w:sz w:val="28"/>
          <w:lang w:val="es-CO"/>
        </w:rPr>
        <w:t xml:space="preserve"> Recursos</w:t>
      </w:r>
    </w:p>
    <w:p w14:paraId="1BDC0322" w14:textId="6FB44957" w:rsidR="0015045F" w:rsidRPr="00C22962" w:rsidRDefault="0015045F" w:rsidP="0015045F">
      <w:pPr>
        <w:jc w:val="both"/>
        <w:rPr>
          <w:lang w:val="es-ES_tradnl"/>
        </w:rPr>
      </w:pPr>
      <w:r>
        <w:rPr>
          <w:lang w:val="es-ES_tradnl"/>
        </w:rPr>
        <w:t>El documento</w:t>
      </w:r>
      <w:r w:rsidRPr="00C22962">
        <w:rPr>
          <w:lang w:val="es-ES_tradnl"/>
        </w:rPr>
        <w:t xml:space="preserve"> </w:t>
      </w:r>
      <w:commentRangeStart w:id="246"/>
      <w:r>
        <w:fldChar w:fldCharType="begin"/>
      </w:r>
      <w:r>
        <w:instrText xml:space="preserve"> HYPERLINK "Dept%20Calidad/Riesgos%20del%20%20proyecto.xlsx" </w:instrText>
      </w:r>
      <w:r>
        <w:fldChar w:fldCharType="separate"/>
      </w:r>
      <w:r w:rsidRPr="00C22962">
        <w:rPr>
          <w:rStyle w:val="Hyperlink"/>
          <w:lang w:val="es-ES_tradnl"/>
        </w:rPr>
        <w:t>riesgos del proyecto</w:t>
      </w:r>
      <w:r>
        <w:rPr>
          <w:rStyle w:val="Hyperlink"/>
          <w:lang w:val="es-ES_tradnl"/>
        </w:rPr>
        <w:fldChar w:fldCharType="end"/>
      </w:r>
      <w:r w:rsidRPr="00C22962">
        <w:rPr>
          <w:lang w:val="es-ES_tradnl"/>
        </w:rPr>
        <w:t xml:space="preserve">, </w:t>
      </w:r>
      <w:commentRangeEnd w:id="246"/>
      <w:r>
        <w:rPr>
          <w:rStyle w:val="CommentReference"/>
        </w:rPr>
        <w:commentReference w:id="246"/>
      </w:r>
      <w:r>
        <w:rPr>
          <w:lang w:val="es-ES_tradnl"/>
        </w:rPr>
        <w:t>donde s</w:t>
      </w:r>
      <w:r w:rsidR="00A278FA">
        <w:rPr>
          <w:lang w:val="es-ES_tradnl"/>
        </w:rPr>
        <w:t>e almacenara toda la información</w:t>
      </w:r>
      <w:r w:rsidR="00CA54F5">
        <w:rPr>
          <w:lang w:val="es-ES_tradnl"/>
        </w:rPr>
        <w:t xml:space="preserve"> asociada a los riesgos del proyecto</w:t>
      </w:r>
      <w:r w:rsidRPr="00C22962">
        <w:rPr>
          <w:lang w:val="es-ES_tradnl"/>
        </w:rPr>
        <w:t xml:space="preserve">: </w:t>
      </w:r>
    </w:p>
    <w:tbl>
      <w:tblPr>
        <w:tblStyle w:val="TableGrid"/>
        <w:tblW w:w="0" w:type="auto"/>
        <w:tblLook w:val="04A0" w:firstRow="1" w:lastRow="0" w:firstColumn="1" w:lastColumn="0" w:noHBand="0" w:noVBand="1"/>
      </w:tblPr>
      <w:tblGrid>
        <w:gridCol w:w="2767"/>
        <w:gridCol w:w="2782"/>
        <w:gridCol w:w="2938"/>
      </w:tblGrid>
      <w:tr w:rsidR="0015045F" w:rsidRPr="00C22962" w14:paraId="260F2621" w14:textId="77777777" w:rsidTr="00284C36">
        <w:tc>
          <w:tcPr>
            <w:tcW w:w="2838" w:type="dxa"/>
          </w:tcPr>
          <w:p w14:paraId="6270ED51" w14:textId="77777777" w:rsidR="0015045F" w:rsidRPr="00C22962" w:rsidRDefault="0015045F" w:rsidP="00284C36">
            <w:pPr>
              <w:jc w:val="both"/>
              <w:rPr>
                <w:lang w:val="es-ES_tradnl"/>
              </w:rPr>
            </w:pPr>
            <w:commentRangeStart w:id="247"/>
            <w:r w:rsidRPr="00C22962">
              <w:rPr>
                <w:lang w:val="es-ES_tradnl"/>
              </w:rPr>
              <w:t>Hoja de Excel</w:t>
            </w:r>
          </w:p>
        </w:tc>
        <w:tc>
          <w:tcPr>
            <w:tcW w:w="2839" w:type="dxa"/>
          </w:tcPr>
          <w:p w14:paraId="214D1E96" w14:textId="77777777" w:rsidR="0015045F" w:rsidRPr="00C22962" w:rsidRDefault="0015045F" w:rsidP="00284C36">
            <w:pPr>
              <w:jc w:val="both"/>
              <w:rPr>
                <w:lang w:val="es-ES_tradnl"/>
              </w:rPr>
            </w:pPr>
            <w:r w:rsidRPr="00C22962">
              <w:rPr>
                <w:lang w:val="es-ES_tradnl"/>
              </w:rPr>
              <w:t>Descripción</w:t>
            </w:r>
          </w:p>
        </w:tc>
        <w:tc>
          <w:tcPr>
            <w:tcW w:w="2839" w:type="dxa"/>
          </w:tcPr>
          <w:p w14:paraId="269B1206" w14:textId="77777777" w:rsidR="0015045F" w:rsidRPr="00C22962" w:rsidRDefault="0015045F" w:rsidP="00284C36">
            <w:pPr>
              <w:jc w:val="both"/>
              <w:rPr>
                <w:lang w:val="es-ES_tradnl"/>
              </w:rPr>
            </w:pPr>
            <w:r>
              <w:rPr>
                <w:lang w:val="es-ES_tradnl"/>
              </w:rPr>
              <w:t>contenido</w:t>
            </w:r>
          </w:p>
        </w:tc>
      </w:tr>
      <w:tr w:rsidR="0015045F" w:rsidRPr="00C22962" w14:paraId="628132A3" w14:textId="77777777" w:rsidTr="00284C36">
        <w:tc>
          <w:tcPr>
            <w:tcW w:w="2838" w:type="dxa"/>
          </w:tcPr>
          <w:p w14:paraId="2E369170" w14:textId="77777777" w:rsidR="0015045F" w:rsidRPr="00C22962" w:rsidRDefault="0015045F" w:rsidP="00284C36">
            <w:pPr>
              <w:jc w:val="both"/>
              <w:rPr>
                <w:lang w:val="es-ES_tradnl"/>
              </w:rPr>
            </w:pPr>
            <w:r w:rsidRPr="00C22962">
              <w:rPr>
                <w:lang w:val="es-ES_tradnl"/>
              </w:rPr>
              <w:t>Lluvia de Riesgos</w:t>
            </w:r>
          </w:p>
        </w:tc>
        <w:tc>
          <w:tcPr>
            <w:tcW w:w="2839" w:type="dxa"/>
          </w:tcPr>
          <w:p w14:paraId="7E763A2B" w14:textId="77777777" w:rsidR="0015045F" w:rsidRPr="00C22962" w:rsidRDefault="0015045F" w:rsidP="00284C36">
            <w:pPr>
              <w:jc w:val="both"/>
              <w:rPr>
                <w:lang w:val="es-ES_tradnl"/>
              </w:rPr>
            </w:pPr>
            <w:r w:rsidRPr="00C22962">
              <w:rPr>
                <w:lang w:val="es-ES_tradnl"/>
              </w:rPr>
              <w:t xml:space="preserve">Contiene el  conglomerado de riesgos identificados por  </w:t>
            </w:r>
            <w:r w:rsidRPr="00213797">
              <w:rPr>
                <w:b/>
                <w:lang w:val="es-ES_tradnl"/>
              </w:rPr>
              <w:t>Fifth Floor Corp</w:t>
            </w:r>
          </w:p>
        </w:tc>
        <w:tc>
          <w:tcPr>
            <w:tcW w:w="2839" w:type="dxa"/>
          </w:tcPr>
          <w:p w14:paraId="18A28493" w14:textId="77777777" w:rsidR="0015045F" w:rsidRPr="00C22962" w:rsidRDefault="0015045F" w:rsidP="0015045F">
            <w:pPr>
              <w:pStyle w:val="ListParagraph"/>
              <w:numPr>
                <w:ilvl w:val="0"/>
                <w:numId w:val="43"/>
              </w:numPr>
              <w:jc w:val="both"/>
              <w:rPr>
                <w:lang w:val="es-ES_tradnl"/>
              </w:rPr>
            </w:pPr>
            <w:r w:rsidRPr="00C22962">
              <w:rPr>
                <w:lang w:val="es-ES_tradnl"/>
              </w:rPr>
              <w:t>Descripción del Riesgo</w:t>
            </w:r>
          </w:p>
          <w:p w14:paraId="2DC4C61B" w14:textId="77777777" w:rsidR="0015045F" w:rsidRPr="00C22962" w:rsidRDefault="0015045F" w:rsidP="0015045F">
            <w:pPr>
              <w:pStyle w:val="ListParagraph"/>
              <w:numPr>
                <w:ilvl w:val="0"/>
                <w:numId w:val="43"/>
              </w:numPr>
              <w:jc w:val="both"/>
              <w:rPr>
                <w:lang w:val="es-ES_tradnl"/>
              </w:rPr>
            </w:pPr>
            <w:r w:rsidRPr="00C22962">
              <w:rPr>
                <w:lang w:val="es-ES_tradnl"/>
              </w:rPr>
              <w:t>Identificador del  riesgo</w:t>
            </w:r>
          </w:p>
          <w:p w14:paraId="70F0D751" w14:textId="77777777" w:rsidR="0015045F" w:rsidRPr="00C22962" w:rsidRDefault="0015045F" w:rsidP="0015045F">
            <w:pPr>
              <w:pStyle w:val="ListParagraph"/>
              <w:numPr>
                <w:ilvl w:val="0"/>
                <w:numId w:val="43"/>
              </w:numPr>
              <w:jc w:val="both"/>
              <w:rPr>
                <w:lang w:val="es-ES_tradnl"/>
              </w:rPr>
            </w:pPr>
            <w:r w:rsidRPr="00C22962">
              <w:rPr>
                <w:lang w:val="es-ES_tradnl"/>
              </w:rPr>
              <w:t>Tipificación del riesgo  {Técnico,  humano, temporal</w:t>
            </w:r>
            <w:r>
              <w:rPr>
                <w:lang w:val="es-ES_tradnl"/>
              </w:rPr>
              <w:t xml:space="preserve"> </w:t>
            </w:r>
            <w:r w:rsidRPr="00C22962">
              <w:rPr>
                <w:lang w:val="es-ES_tradnl"/>
              </w:rPr>
              <w:t>}</w:t>
            </w:r>
          </w:p>
        </w:tc>
      </w:tr>
      <w:tr w:rsidR="0015045F" w:rsidRPr="00C22962" w14:paraId="36147AF8" w14:textId="77777777" w:rsidTr="00284C36">
        <w:tc>
          <w:tcPr>
            <w:tcW w:w="2838" w:type="dxa"/>
          </w:tcPr>
          <w:p w14:paraId="11808CEE" w14:textId="77777777" w:rsidR="0015045F" w:rsidRPr="00C22962" w:rsidRDefault="0015045F" w:rsidP="00284C36">
            <w:pPr>
              <w:jc w:val="both"/>
              <w:rPr>
                <w:lang w:val="es-ES_tradnl"/>
              </w:rPr>
            </w:pPr>
            <w:r>
              <w:rPr>
                <w:lang w:val="es-ES_tradnl"/>
              </w:rPr>
              <w:t>Evaluación del riesgo</w:t>
            </w:r>
          </w:p>
        </w:tc>
        <w:tc>
          <w:tcPr>
            <w:tcW w:w="2839" w:type="dxa"/>
          </w:tcPr>
          <w:p w14:paraId="0BAB47A7" w14:textId="77777777" w:rsidR="0015045F" w:rsidRPr="00C22962" w:rsidRDefault="0015045F" w:rsidP="00284C36">
            <w:pPr>
              <w:jc w:val="both"/>
              <w:rPr>
                <w:lang w:val="es-ES_tradnl"/>
              </w:rPr>
            </w:pPr>
            <w:r>
              <w:rPr>
                <w:lang w:val="es-ES_tradnl"/>
              </w:rPr>
              <w:t xml:space="preserve">Se dan valores numéricos al riesgo </w:t>
            </w:r>
          </w:p>
        </w:tc>
        <w:tc>
          <w:tcPr>
            <w:tcW w:w="2839" w:type="dxa"/>
          </w:tcPr>
          <w:p w14:paraId="44E88631" w14:textId="77777777" w:rsidR="0015045F" w:rsidRDefault="0015045F" w:rsidP="0015045F">
            <w:pPr>
              <w:pStyle w:val="ListParagraph"/>
              <w:numPr>
                <w:ilvl w:val="0"/>
                <w:numId w:val="44"/>
              </w:numPr>
              <w:jc w:val="both"/>
              <w:rPr>
                <w:lang w:val="es-ES_tradnl"/>
              </w:rPr>
            </w:pPr>
            <w:r>
              <w:rPr>
                <w:lang w:val="es-ES_tradnl"/>
              </w:rPr>
              <w:t>Identificador del riesgo</w:t>
            </w:r>
          </w:p>
          <w:p w14:paraId="2770EC4E" w14:textId="77777777" w:rsidR="0015045F" w:rsidRDefault="0015045F" w:rsidP="0015045F">
            <w:pPr>
              <w:pStyle w:val="ListParagraph"/>
              <w:numPr>
                <w:ilvl w:val="0"/>
                <w:numId w:val="44"/>
              </w:numPr>
              <w:jc w:val="both"/>
              <w:rPr>
                <w:lang w:val="es-ES_tradnl"/>
              </w:rPr>
            </w:pPr>
            <w:r>
              <w:rPr>
                <w:lang w:val="es-ES_tradnl"/>
              </w:rPr>
              <w:t>Descripción del riesgo</w:t>
            </w:r>
          </w:p>
          <w:p w14:paraId="32263265" w14:textId="77777777" w:rsidR="0015045F" w:rsidRDefault="0015045F" w:rsidP="0015045F">
            <w:pPr>
              <w:pStyle w:val="ListParagraph"/>
              <w:numPr>
                <w:ilvl w:val="0"/>
                <w:numId w:val="44"/>
              </w:numPr>
              <w:jc w:val="both"/>
              <w:rPr>
                <w:lang w:val="es-ES_tradnl"/>
              </w:rPr>
            </w:pPr>
            <w:r>
              <w:rPr>
                <w:lang w:val="es-ES_tradnl"/>
              </w:rPr>
              <w:t>Probabilidad del riesgo</w:t>
            </w:r>
          </w:p>
          <w:p w14:paraId="7E682028" w14:textId="77777777" w:rsidR="0015045F" w:rsidRDefault="0015045F" w:rsidP="0015045F">
            <w:pPr>
              <w:pStyle w:val="ListParagraph"/>
              <w:numPr>
                <w:ilvl w:val="0"/>
                <w:numId w:val="44"/>
              </w:numPr>
              <w:jc w:val="both"/>
              <w:rPr>
                <w:lang w:val="es-ES_tradnl"/>
              </w:rPr>
            </w:pPr>
            <w:r>
              <w:rPr>
                <w:lang w:val="es-ES_tradnl"/>
              </w:rPr>
              <w:t>Impacto del  riesgo</w:t>
            </w:r>
          </w:p>
          <w:p w14:paraId="7BA6AC11" w14:textId="77777777" w:rsidR="0015045F" w:rsidRDefault="0015045F" w:rsidP="0015045F">
            <w:pPr>
              <w:pStyle w:val="ListParagraph"/>
              <w:numPr>
                <w:ilvl w:val="0"/>
                <w:numId w:val="44"/>
              </w:numPr>
              <w:jc w:val="both"/>
              <w:rPr>
                <w:lang w:val="es-ES_tradnl"/>
              </w:rPr>
            </w:pPr>
            <w:r>
              <w:rPr>
                <w:lang w:val="es-ES_tradnl"/>
              </w:rPr>
              <w:t>Importancia (promedio)</w:t>
            </w:r>
          </w:p>
          <w:p w14:paraId="44240D06" w14:textId="77777777" w:rsidR="0015045F" w:rsidRPr="0082644F" w:rsidRDefault="0015045F" w:rsidP="0015045F">
            <w:pPr>
              <w:pStyle w:val="ListParagraph"/>
              <w:numPr>
                <w:ilvl w:val="0"/>
                <w:numId w:val="44"/>
              </w:numPr>
              <w:jc w:val="both"/>
              <w:rPr>
                <w:lang w:val="es-ES_tradnl"/>
              </w:rPr>
            </w:pPr>
            <w:r>
              <w:rPr>
                <w:lang w:val="es-ES_tradnl"/>
              </w:rPr>
              <w:t>Tolerancia</w:t>
            </w:r>
          </w:p>
        </w:tc>
      </w:tr>
      <w:tr w:rsidR="0015045F" w:rsidRPr="00C22962" w14:paraId="0C56B8DE" w14:textId="77777777" w:rsidTr="00284C36">
        <w:tc>
          <w:tcPr>
            <w:tcW w:w="2838" w:type="dxa"/>
          </w:tcPr>
          <w:p w14:paraId="4ABE4320" w14:textId="77777777" w:rsidR="0015045F" w:rsidRDefault="0015045F" w:rsidP="00284C36">
            <w:pPr>
              <w:jc w:val="both"/>
              <w:rPr>
                <w:lang w:val="es-ES_tradnl"/>
              </w:rPr>
            </w:pPr>
            <w:r>
              <w:rPr>
                <w:lang w:val="es-ES_tradnl"/>
              </w:rPr>
              <w:t>Log de riesgos</w:t>
            </w:r>
          </w:p>
        </w:tc>
        <w:tc>
          <w:tcPr>
            <w:tcW w:w="2839" w:type="dxa"/>
          </w:tcPr>
          <w:p w14:paraId="002203F6" w14:textId="77777777" w:rsidR="0015045F" w:rsidRDefault="0015045F" w:rsidP="00284C36">
            <w:pPr>
              <w:jc w:val="both"/>
              <w:rPr>
                <w:lang w:val="es-ES_tradnl"/>
              </w:rPr>
            </w:pPr>
            <w:r>
              <w:rPr>
                <w:lang w:val="es-ES_tradnl"/>
              </w:rPr>
              <w:t>Reporte de los riesgos que se han materializado</w:t>
            </w:r>
          </w:p>
        </w:tc>
        <w:tc>
          <w:tcPr>
            <w:tcW w:w="2839" w:type="dxa"/>
          </w:tcPr>
          <w:p w14:paraId="33FEA5F9" w14:textId="77777777" w:rsidR="0015045F" w:rsidRDefault="0015045F" w:rsidP="0015045F">
            <w:pPr>
              <w:pStyle w:val="ListParagraph"/>
              <w:numPr>
                <w:ilvl w:val="0"/>
                <w:numId w:val="45"/>
              </w:numPr>
              <w:jc w:val="both"/>
              <w:rPr>
                <w:lang w:val="es-ES_tradnl"/>
              </w:rPr>
            </w:pPr>
            <w:r>
              <w:rPr>
                <w:lang w:val="es-ES_tradnl"/>
              </w:rPr>
              <w:t>Fecha del reporte</w:t>
            </w:r>
          </w:p>
          <w:p w14:paraId="4B31FE60" w14:textId="77777777" w:rsidR="0015045F" w:rsidRDefault="0015045F" w:rsidP="0015045F">
            <w:pPr>
              <w:pStyle w:val="ListParagraph"/>
              <w:numPr>
                <w:ilvl w:val="0"/>
                <w:numId w:val="45"/>
              </w:numPr>
              <w:jc w:val="both"/>
              <w:rPr>
                <w:lang w:val="es-ES_tradnl"/>
              </w:rPr>
            </w:pPr>
            <w:r>
              <w:rPr>
                <w:lang w:val="es-ES_tradnl"/>
              </w:rPr>
              <w:t>Quien lo reporta</w:t>
            </w:r>
          </w:p>
          <w:p w14:paraId="57F88496" w14:textId="77777777" w:rsidR="0015045F" w:rsidRDefault="0015045F" w:rsidP="0015045F">
            <w:pPr>
              <w:pStyle w:val="ListParagraph"/>
              <w:numPr>
                <w:ilvl w:val="0"/>
                <w:numId w:val="45"/>
              </w:numPr>
              <w:jc w:val="both"/>
              <w:rPr>
                <w:lang w:val="es-ES_tradnl"/>
              </w:rPr>
            </w:pPr>
            <w:r>
              <w:rPr>
                <w:lang w:val="es-ES_tradnl"/>
              </w:rPr>
              <w:t>Descripción del suceso</w:t>
            </w:r>
          </w:p>
          <w:p w14:paraId="740354EB" w14:textId="77777777" w:rsidR="0015045F" w:rsidRDefault="0015045F" w:rsidP="0015045F">
            <w:pPr>
              <w:pStyle w:val="ListParagraph"/>
              <w:numPr>
                <w:ilvl w:val="0"/>
                <w:numId w:val="45"/>
              </w:numPr>
              <w:jc w:val="both"/>
              <w:rPr>
                <w:lang w:val="es-ES_tradnl"/>
              </w:rPr>
            </w:pPr>
            <w:r>
              <w:rPr>
                <w:lang w:val="es-ES_tradnl"/>
              </w:rPr>
              <w:t>Reacción (lo que se hizo)</w:t>
            </w:r>
          </w:p>
          <w:p w14:paraId="3EDDA0D3" w14:textId="77777777" w:rsidR="0015045F" w:rsidRDefault="0015045F" w:rsidP="0015045F">
            <w:pPr>
              <w:pStyle w:val="ListParagraph"/>
              <w:numPr>
                <w:ilvl w:val="0"/>
                <w:numId w:val="45"/>
              </w:numPr>
              <w:jc w:val="both"/>
              <w:rPr>
                <w:lang w:val="es-ES_tradnl"/>
              </w:rPr>
            </w:pPr>
            <w:r>
              <w:rPr>
                <w:lang w:val="es-ES_tradnl"/>
              </w:rPr>
              <w:t>Consecuencias</w:t>
            </w:r>
          </w:p>
          <w:p w14:paraId="576F9664" w14:textId="77777777" w:rsidR="0015045F" w:rsidRDefault="0015045F" w:rsidP="0015045F">
            <w:pPr>
              <w:pStyle w:val="ListParagraph"/>
              <w:numPr>
                <w:ilvl w:val="0"/>
                <w:numId w:val="45"/>
              </w:numPr>
              <w:jc w:val="both"/>
              <w:rPr>
                <w:lang w:val="es-ES_tradnl"/>
              </w:rPr>
            </w:pPr>
            <w:r>
              <w:rPr>
                <w:lang w:val="es-ES_tradnl"/>
              </w:rPr>
              <w:t>Moraleja</w:t>
            </w:r>
          </w:p>
          <w:p w14:paraId="6EE96F10" w14:textId="77777777" w:rsidR="0015045F" w:rsidRPr="00416563" w:rsidRDefault="0015045F" w:rsidP="0015045F">
            <w:pPr>
              <w:pStyle w:val="ListParagraph"/>
              <w:numPr>
                <w:ilvl w:val="0"/>
                <w:numId w:val="45"/>
              </w:numPr>
              <w:jc w:val="both"/>
              <w:rPr>
                <w:lang w:val="es-ES_tradnl"/>
              </w:rPr>
            </w:pPr>
            <w:r>
              <w:rPr>
                <w:lang w:val="es-ES_tradnl"/>
              </w:rPr>
              <w:t>Impacto en el proyecto</w:t>
            </w:r>
          </w:p>
        </w:tc>
      </w:tr>
      <w:tr w:rsidR="0015045F" w:rsidRPr="00C22962" w14:paraId="1B4DDE83" w14:textId="77777777" w:rsidTr="00284C36">
        <w:tc>
          <w:tcPr>
            <w:tcW w:w="2838" w:type="dxa"/>
          </w:tcPr>
          <w:p w14:paraId="75FEE075" w14:textId="77777777" w:rsidR="0015045F" w:rsidRPr="00C22962" w:rsidRDefault="0015045F" w:rsidP="00284C36">
            <w:pPr>
              <w:jc w:val="both"/>
              <w:rPr>
                <w:lang w:val="es-ES_tradnl"/>
              </w:rPr>
            </w:pPr>
            <w:r>
              <w:rPr>
                <w:lang w:val="es-ES_tradnl"/>
              </w:rPr>
              <w:t xml:space="preserve">Detalles del n-Riesgo </w:t>
            </w:r>
          </w:p>
        </w:tc>
        <w:tc>
          <w:tcPr>
            <w:tcW w:w="2839" w:type="dxa"/>
          </w:tcPr>
          <w:p w14:paraId="4DF5D11A" w14:textId="77777777" w:rsidR="0015045F" w:rsidRPr="00C22962" w:rsidRDefault="0015045F" w:rsidP="00284C36">
            <w:pPr>
              <w:jc w:val="both"/>
              <w:rPr>
                <w:lang w:val="es-ES_tradnl"/>
              </w:rPr>
            </w:pPr>
            <w:r>
              <w:rPr>
                <w:lang w:val="es-ES_tradnl"/>
              </w:rPr>
              <w:t xml:space="preserve">Información </w:t>
            </w:r>
          </w:p>
        </w:tc>
        <w:tc>
          <w:tcPr>
            <w:tcW w:w="2839" w:type="dxa"/>
          </w:tcPr>
          <w:p w14:paraId="6A63C229" w14:textId="77777777" w:rsidR="0015045F" w:rsidRDefault="0015045F" w:rsidP="0015045F">
            <w:pPr>
              <w:pStyle w:val="ListParagraph"/>
              <w:numPr>
                <w:ilvl w:val="0"/>
                <w:numId w:val="46"/>
              </w:numPr>
              <w:jc w:val="both"/>
              <w:rPr>
                <w:lang w:val="es-ES_tradnl"/>
              </w:rPr>
            </w:pPr>
            <w:r>
              <w:rPr>
                <w:lang w:val="es-ES_tradnl"/>
              </w:rPr>
              <w:t>Identificador del Riesgo</w:t>
            </w:r>
          </w:p>
          <w:p w14:paraId="101C986E" w14:textId="77777777" w:rsidR="0015045F" w:rsidRDefault="0015045F" w:rsidP="0015045F">
            <w:pPr>
              <w:pStyle w:val="ListParagraph"/>
              <w:numPr>
                <w:ilvl w:val="0"/>
                <w:numId w:val="46"/>
              </w:numPr>
              <w:jc w:val="both"/>
              <w:rPr>
                <w:lang w:val="es-ES_tradnl"/>
              </w:rPr>
            </w:pPr>
            <w:r>
              <w:rPr>
                <w:lang w:val="es-ES_tradnl"/>
              </w:rPr>
              <w:t>Descripción del riesgo</w:t>
            </w:r>
          </w:p>
          <w:p w14:paraId="34107F44" w14:textId="77777777" w:rsidR="0015045F" w:rsidRDefault="0015045F" w:rsidP="0015045F">
            <w:pPr>
              <w:pStyle w:val="ListParagraph"/>
              <w:numPr>
                <w:ilvl w:val="0"/>
                <w:numId w:val="46"/>
              </w:numPr>
              <w:jc w:val="both"/>
              <w:rPr>
                <w:lang w:val="es-ES_tradnl"/>
              </w:rPr>
            </w:pPr>
            <w:r>
              <w:rPr>
                <w:lang w:val="es-ES_tradnl"/>
              </w:rPr>
              <w:t>Probabilidad</w:t>
            </w:r>
          </w:p>
          <w:p w14:paraId="77EF1C3B" w14:textId="77777777" w:rsidR="0015045F" w:rsidRDefault="0015045F" w:rsidP="0015045F">
            <w:pPr>
              <w:pStyle w:val="ListParagraph"/>
              <w:numPr>
                <w:ilvl w:val="0"/>
                <w:numId w:val="46"/>
              </w:numPr>
              <w:jc w:val="both"/>
              <w:rPr>
                <w:lang w:val="es-ES_tradnl"/>
              </w:rPr>
            </w:pPr>
            <w:r>
              <w:rPr>
                <w:lang w:val="es-ES_tradnl"/>
              </w:rPr>
              <w:t>Impacto</w:t>
            </w:r>
          </w:p>
          <w:p w14:paraId="2B1AFD0B" w14:textId="77777777" w:rsidR="0015045F" w:rsidRDefault="0015045F" w:rsidP="0015045F">
            <w:pPr>
              <w:pStyle w:val="ListParagraph"/>
              <w:numPr>
                <w:ilvl w:val="0"/>
                <w:numId w:val="46"/>
              </w:numPr>
              <w:jc w:val="both"/>
              <w:rPr>
                <w:lang w:val="es-ES_tradnl"/>
              </w:rPr>
            </w:pPr>
            <w:r>
              <w:rPr>
                <w:lang w:val="es-ES_tradnl"/>
              </w:rPr>
              <w:lastRenderedPageBreak/>
              <w:t>Tolerancia</w:t>
            </w:r>
          </w:p>
          <w:p w14:paraId="456A6158" w14:textId="77777777" w:rsidR="0015045F" w:rsidRDefault="0015045F" w:rsidP="0015045F">
            <w:pPr>
              <w:pStyle w:val="ListParagraph"/>
              <w:numPr>
                <w:ilvl w:val="0"/>
                <w:numId w:val="46"/>
              </w:numPr>
              <w:jc w:val="both"/>
              <w:rPr>
                <w:lang w:val="es-ES_tradnl"/>
              </w:rPr>
            </w:pPr>
            <w:r>
              <w:rPr>
                <w:lang w:val="es-ES_tradnl"/>
              </w:rPr>
              <w:t>Importancia ponderada</w:t>
            </w:r>
            <w:r w:rsidRPr="00496A37">
              <w:rPr>
                <w:lang w:val="es-ES_tradnl"/>
              </w:rPr>
              <w:t xml:space="preserve"> </w:t>
            </w:r>
          </w:p>
          <w:p w14:paraId="1D253859" w14:textId="77777777" w:rsidR="0015045F" w:rsidRPr="00496A37" w:rsidRDefault="0015045F" w:rsidP="0015045F">
            <w:pPr>
              <w:pStyle w:val="ListParagraph"/>
              <w:numPr>
                <w:ilvl w:val="0"/>
                <w:numId w:val="46"/>
              </w:numPr>
              <w:jc w:val="both"/>
              <w:rPr>
                <w:lang w:val="es-ES_tradnl"/>
              </w:rPr>
            </w:pPr>
            <w:r>
              <w:rPr>
                <w:lang w:val="es-ES_tradnl"/>
              </w:rPr>
              <w:t>Monitoreo</w:t>
            </w:r>
          </w:p>
          <w:p w14:paraId="37EF7DD5" w14:textId="77777777" w:rsidR="0015045F" w:rsidRDefault="0015045F" w:rsidP="0015045F">
            <w:pPr>
              <w:pStyle w:val="ListParagraph"/>
              <w:numPr>
                <w:ilvl w:val="0"/>
                <w:numId w:val="46"/>
              </w:numPr>
              <w:jc w:val="both"/>
              <w:rPr>
                <w:lang w:val="es-ES_tradnl"/>
              </w:rPr>
            </w:pPr>
            <w:r>
              <w:rPr>
                <w:lang w:val="es-ES_tradnl"/>
              </w:rPr>
              <w:t>Plan de contingencia</w:t>
            </w:r>
          </w:p>
          <w:p w14:paraId="79BB2380" w14:textId="77777777" w:rsidR="0015045F" w:rsidRPr="00B6180B" w:rsidRDefault="0015045F" w:rsidP="0015045F">
            <w:pPr>
              <w:pStyle w:val="ListParagraph"/>
              <w:numPr>
                <w:ilvl w:val="0"/>
                <w:numId w:val="46"/>
              </w:numPr>
              <w:jc w:val="both"/>
              <w:rPr>
                <w:lang w:val="es-ES_tradnl"/>
              </w:rPr>
            </w:pPr>
            <w:r w:rsidRPr="006A714F">
              <w:rPr>
                <w:u w:val="double"/>
                <w:lang w:val="es-ES_tradnl"/>
              </w:rPr>
              <w:t>Responsable</w:t>
            </w:r>
            <w:r>
              <w:rPr>
                <w:lang w:val="es-ES_tradnl"/>
              </w:rPr>
              <w:t>(s)</w:t>
            </w:r>
            <w:commentRangeEnd w:id="247"/>
            <w:r w:rsidR="00A278FA">
              <w:rPr>
                <w:rStyle w:val="CommentReference"/>
              </w:rPr>
              <w:commentReference w:id="247"/>
            </w:r>
          </w:p>
        </w:tc>
      </w:tr>
    </w:tbl>
    <w:p w14:paraId="155E088E" w14:textId="77777777" w:rsidR="0015045F" w:rsidRPr="00C22962" w:rsidRDefault="0015045F" w:rsidP="0015045F">
      <w:pPr>
        <w:pStyle w:val="Caption"/>
        <w:keepNext/>
        <w:jc w:val="center"/>
        <w:rPr>
          <w:lang w:val="es-ES_tradnl"/>
        </w:rPr>
      </w:pPr>
      <w:r w:rsidRPr="00C22962">
        <w:rPr>
          <w:lang w:val="es-ES_tradnl"/>
        </w:rPr>
        <w:lastRenderedPageBreak/>
        <w:t xml:space="preserve">Table </w:t>
      </w:r>
      <w:r>
        <w:rPr>
          <w:lang w:val="es-ES_tradnl"/>
        </w:rPr>
        <w:t>1 : Estructura del documento de riesgos del proyecto</w:t>
      </w:r>
    </w:p>
    <w:p w14:paraId="537AF591" w14:textId="77777777" w:rsidR="0015045F" w:rsidRPr="00B10569" w:rsidRDefault="0015045F" w:rsidP="00B10569">
      <w:pPr>
        <w:pStyle w:val="Heading3"/>
        <w:jc w:val="both"/>
        <w:rPr>
          <w:rFonts w:ascii="Arial" w:hAnsi="Arial"/>
          <w:sz w:val="28"/>
          <w:lang w:val="es-CO"/>
        </w:rPr>
      </w:pPr>
      <w:r w:rsidRPr="00B10569">
        <w:rPr>
          <w:rFonts w:ascii="Arial" w:hAnsi="Arial"/>
          <w:sz w:val="28"/>
          <w:lang w:val="es-CO"/>
        </w:rPr>
        <w:t>8.3.6 Producto de trabajo</w:t>
      </w:r>
    </w:p>
    <w:p w14:paraId="2F2BAE8B" w14:textId="49D9378C"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14:paraId="2E97CBAA" w14:textId="77777777" w:rsidR="00C558E2" w:rsidRDefault="00C558E2" w:rsidP="00C558E2">
      <w:pPr>
        <w:pStyle w:val="Heading2"/>
        <w:rPr>
          <w:rFonts w:ascii="Arial" w:hAnsi="Arial" w:cs="Arial"/>
          <w:sz w:val="28"/>
          <w:szCs w:val="28"/>
        </w:rPr>
      </w:pPr>
      <w:bookmarkStart w:id="248" w:name="_Toc334451309"/>
      <w:bookmarkStart w:id="249" w:name="_Toc334451567"/>
      <w:bookmarkStart w:id="250" w:name="_Toc333053735"/>
      <w:bookmarkStart w:id="251"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248"/>
      <w:bookmarkEnd w:id="249"/>
    </w:p>
    <w:p w14:paraId="106CF946" w14:textId="1947E46D" w:rsidR="00C558E2" w:rsidRPr="00C558E2" w:rsidRDefault="00C558E2" w:rsidP="00C558E2">
      <w:pPr>
        <w:jc w:val="both"/>
      </w:pPr>
      <w:r w:rsidRPr="00C558E2">
        <w:t xml:space="preserve"> </w:t>
      </w:r>
      <w:bookmarkEnd w:id="250"/>
      <w:r w:rsidRPr="00C558E2">
        <w:t xml:space="preserve">El plan de administración de la configuración es un documento que tiene como objetivo determinar que actividades de la administración de la configuración </w:t>
      </w:r>
      <w:r w:rsidR="004536C0">
        <w:t>d</w:t>
      </w:r>
      <w:r w:rsidRPr="00C558E2">
        <w:t xml:space="preserve">e software se deben hacer, cuando se deben hacer, como se deben hacer y quien es la persona responsable de dicha actividad </w:t>
      </w:r>
      <w:sdt>
        <w:sdtPr>
          <w:id w:val="-243029629"/>
          <w:citation/>
        </w:sdtPr>
        <w:sdtContent>
          <w:r w:rsidRPr="00C558E2">
            <w:fldChar w:fldCharType="begin"/>
          </w:r>
          <w:r w:rsidRPr="00C558E2">
            <w:instrText xml:space="preserve">CITATION IEE05 \l 1033 </w:instrText>
          </w:r>
          <w:r w:rsidRPr="00C558E2">
            <w:fldChar w:fldCharType="separate"/>
          </w:r>
          <w:r w:rsidRPr="00C558E2">
            <w:t>[1]</w:t>
          </w:r>
          <w:r w:rsidRPr="00C558E2">
            <w:fldChar w:fldCharType="end"/>
          </w:r>
        </w:sdtContent>
      </w:sdt>
      <w:r w:rsidRPr="00C558E2">
        <w:t>.</w:t>
      </w:r>
    </w:p>
    <w:p w14:paraId="3FA3B4F7" w14:textId="77777777"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commentRangeStart w:id="252"/>
      <w:r>
        <w:t>Plan de administración de la configuración: Clue: Do you fear death?</w:t>
      </w:r>
      <w:commentRangeEnd w:id="252"/>
      <w:r w:rsidRPr="00C558E2">
        <w:commentReference w:id="252"/>
      </w:r>
    </w:p>
    <w:p w14:paraId="56DB35AC" w14:textId="02C56048" w:rsidR="00D9745F" w:rsidRDefault="00D9745F" w:rsidP="00014AF3">
      <w:pPr>
        <w:pStyle w:val="Heading2"/>
        <w:jc w:val="both"/>
        <w:rPr>
          <w:rFonts w:ascii="Arial" w:hAnsi="Arial" w:cs="Arial"/>
          <w:sz w:val="28"/>
          <w:szCs w:val="28"/>
          <w:lang w:val="es-CO"/>
        </w:rPr>
      </w:pPr>
      <w:bookmarkStart w:id="253" w:name="_Toc334451310"/>
      <w:bookmarkStart w:id="254" w:name="_Toc334451568"/>
      <w:r w:rsidRPr="00595763">
        <w:rPr>
          <w:rFonts w:ascii="Arial" w:hAnsi="Arial"/>
          <w:sz w:val="28"/>
        </w:rPr>
        <w:t xml:space="preserve">8.5 </w:t>
      </w:r>
      <w:bookmarkEnd w:id="251"/>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253"/>
      <w:bookmarkEnd w:id="254"/>
    </w:p>
    <w:p w14:paraId="0BC408DD" w14:textId="4E9B9D3F" w:rsidR="00257C62" w:rsidRDefault="00257C62" w:rsidP="00257C62">
      <w:pPr>
        <w:pStyle w:val="Heading3"/>
        <w:jc w:val="both"/>
        <w:rPr>
          <w:rFonts w:ascii="Arial" w:hAnsi="Arial"/>
          <w:sz w:val="28"/>
        </w:rPr>
      </w:pPr>
      <w:bookmarkStart w:id="255" w:name="_Toc334451311"/>
      <w:bookmarkStart w:id="256" w:name="_Toc334451569"/>
      <w:r w:rsidRPr="00257C62">
        <w:rPr>
          <w:rFonts w:ascii="Arial" w:hAnsi="Arial"/>
          <w:sz w:val="28"/>
          <w:szCs w:val="26"/>
        </w:rPr>
        <w:t>8.5.1</w:t>
      </w:r>
      <w:r w:rsidRPr="00257C62">
        <w:rPr>
          <w:rFonts w:ascii="Arial" w:hAnsi="Arial"/>
          <w:sz w:val="28"/>
        </w:rPr>
        <w:t xml:space="preserve">. </w:t>
      </w:r>
      <w:commentRangeStart w:id="257"/>
      <w:r w:rsidRPr="00257C62">
        <w:rPr>
          <w:rFonts w:ascii="Arial" w:hAnsi="Arial"/>
          <w:sz w:val="28"/>
        </w:rPr>
        <w:t>Objetivos</w:t>
      </w:r>
      <w:bookmarkEnd w:id="255"/>
      <w:bookmarkEnd w:id="256"/>
      <w:commentRangeEnd w:id="257"/>
      <w:r w:rsidR="006C1775">
        <w:rPr>
          <w:rStyle w:val="CommentReference"/>
          <w:rFonts w:asciiTheme="minorHAnsi" w:eastAsiaTheme="minorHAnsi" w:hAnsiTheme="minorHAnsi" w:cstheme="minorBidi"/>
          <w:b w:val="0"/>
          <w:bCs w:val="0"/>
          <w:color w:val="auto"/>
        </w:rPr>
        <w:commentReference w:id="257"/>
      </w:r>
    </w:p>
    <w:p w14:paraId="7FD9AAB9" w14:textId="77777777" w:rsidR="006C1775" w:rsidRDefault="006C1775" w:rsidP="006C1775">
      <w:pPr>
        <w:jc w:val="both"/>
      </w:pPr>
      <w:r>
        <w:t>El objetivo de la documentación de este proyecto es que el cliente tenga un sustento de cada uno de las etapas y pasos que ejecuta la organización Fifth Floor Corp en el desarrollo del proyecto, los documentos que estarán sustentando este desarrollo son:</w:t>
      </w:r>
    </w:p>
    <w:p w14:paraId="5C777B55" w14:textId="77777777" w:rsidR="006C1775" w:rsidRDefault="006C1775" w:rsidP="006C1775">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258"/>
      <w:r>
        <w:t>(Poner el estilo de referencia que vamos a manejar)</w:t>
      </w:r>
      <w:commentRangeEnd w:id="258"/>
      <w:r>
        <w:rPr>
          <w:rStyle w:val="CommentReference"/>
        </w:rPr>
        <w:commentReference w:id="258"/>
      </w:r>
      <w:r>
        <w:t>.</w:t>
      </w:r>
    </w:p>
    <w:p w14:paraId="08BB1291" w14:textId="2DE76322" w:rsidR="00257C62" w:rsidRDefault="00257C62" w:rsidP="00257C62">
      <w:pPr>
        <w:pStyle w:val="Heading3"/>
        <w:rPr>
          <w:rFonts w:ascii="Arial" w:hAnsi="Arial"/>
          <w:sz w:val="28"/>
        </w:rPr>
      </w:pPr>
      <w:bookmarkStart w:id="259" w:name="_Toc334451312"/>
      <w:bookmarkStart w:id="260" w:name="_Toc334451570"/>
      <w:r>
        <w:rPr>
          <w:rFonts w:ascii="Arial" w:hAnsi="Arial"/>
          <w:sz w:val="28"/>
        </w:rPr>
        <w:lastRenderedPageBreak/>
        <w:t>8.5.2</w:t>
      </w:r>
      <w:r w:rsidRPr="00257C62">
        <w:rPr>
          <w:rFonts w:ascii="Arial" w:hAnsi="Arial"/>
          <w:sz w:val="28"/>
        </w:rPr>
        <w:t>. Alcance</w:t>
      </w:r>
      <w:bookmarkEnd w:id="259"/>
      <w:bookmarkEnd w:id="260"/>
    </w:p>
    <w:p w14:paraId="6525E9DE" w14:textId="71024E85" w:rsidR="00257C62" w:rsidRPr="00257C62" w:rsidRDefault="00257C62" w:rsidP="00257C62">
      <w:pPr>
        <w:pStyle w:val="Heading3"/>
        <w:jc w:val="both"/>
        <w:rPr>
          <w:rFonts w:ascii="Arial" w:hAnsi="Arial"/>
          <w:sz w:val="28"/>
        </w:rPr>
      </w:pPr>
      <w:bookmarkStart w:id="261" w:name="_Toc334451313"/>
      <w:bookmarkStart w:id="262" w:name="_Toc334451571"/>
      <w:r>
        <w:rPr>
          <w:rFonts w:ascii="Arial" w:hAnsi="Arial"/>
          <w:sz w:val="28"/>
        </w:rPr>
        <w:t>8.5.3</w:t>
      </w:r>
      <w:r w:rsidRPr="00257C62">
        <w:rPr>
          <w:rFonts w:ascii="Arial" w:hAnsi="Arial"/>
          <w:sz w:val="28"/>
        </w:rPr>
        <w:t>. Desarrollo</w:t>
      </w:r>
      <w:bookmarkEnd w:id="261"/>
      <w:bookmarkEnd w:id="262"/>
    </w:p>
    <w:p w14:paraId="108EF1C0" w14:textId="5A2F99FB" w:rsidR="003346F1" w:rsidRDefault="00257C62" w:rsidP="00257C62">
      <w:pPr>
        <w:pStyle w:val="Heading4"/>
        <w:rPr>
          <w:rFonts w:ascii="Arial" w:hAnsi="Arial" w:cs="Arial"/>
          <w:sz w:val="28"/>
          <w:szCs w:val="28"/>
        </w:rPr>
      </w:pPr>
      <w:bookmarkStart w:id="263" w:name="_Toc333053737"/>
      <w:bookmarkStart w:id="264" w:name="_Toc334451572"/>
      <w:bookmarkStart w:id="265" w:name="_Toc333053738"/>
      <w:bookmarkStart w:id="266" w:name="_8.5.3.1._Plan_de"/>
      <w:bookmarkEnd w:id="266"/>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r w:rsidR="003346F1" w:rsidRPr="00597305">
        <w:rPr>
          <w:rFonts w:ascii="Arial" w:hAnsi="Arial" w:cs="Arial"/>
          <w:sz w:val="28"/>
          <w:szCs w:val="28"/>
        </w:rPr>
        <w:t xml:space="preserve"> </w:t>
      </w:r>
      <w:bookmarkEnd w:id="263"/>
      <w:r w:rsidR="00B90D45">
        <w:rPr>
          <w:rFonts w:ascii="Arial" w:hAnsi="Arial" w:cs="Arial"/>
          <w:sz w:val="28"/>
          <w:szCs w:val="28"/>
        </w:rPr>
        <w:t>Plan de Documentación</w:t>
      </w:r>
      <w:bookmarkEnd w:id="264"/>
    </w:p>
    <w:p w14:paraId="3D5C089A" w14:textId="22A6D61F" w:rsidR="00D735CD" w:rsidRDefault="00924F48" w:rsidP="00257C62">
      <w:pPr>
        <w:pStyle w:val="Heading5"/>
        <w:rPr>
          <w:rFonts w:ascii="Arial" w:hAnsi="Arial"/>
          <w:sz w:val="28"/>
          <w:lang w:val="es-CO"/>
        </w:rPr>
      </w:pPr>
      <w:bookmarkStart w:id="267" w:name="_Toc334451573"/>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267"/>
    </w:p>
    <w:p w14:paraId="31F700ED" w14:textId="6BEB5564" w:rsidR="00885E58" w:rsidRDefault="006C1775" w:rsidP="006C1775">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022A862C" w14:textId="7DA71A88" w:rsidR="006C1775" w:rsidRDefault="006C1775" w:rsidP="006C1775">
      <w:pPr>
        <w:jc w:val="both"/>
      </w:pPr>
      <w:r>
        <w:t>Los responsables en cada una de las entregas estarán acompañados y apoyados por el departam</w:t>
      </w:r>
      <w:r w:rsidR="00885E58">
        <w:t>ento de calidad, documentación,</w:t>
      </w:r>
      <w:r>
        <w:t xml:space="preserve"> gerencia</w:t>
      </w:r>
      <w:r w:rsidR="00885E58">
        <w:t xml:space="preserve"> así como el comité de cambio</w:t>
      </w:r>
      <w:r>
        <w:t>.</w:t>
      </w:r>
    </w:p>
    <w:p w14:paraId="61572B4C" w14:textId="00E08779" w:rsidR="00D735CD" w:rsidRDefault="00924F48" w:rsidP="00257C62">
      <w:pPr>
        <w:pStyle w:val="Heading5"/>
        <w:rPr>
          <w:rFonts w:ascii="Arial" w:hAnsi="Arial"/>
          <w:sz w:val="28"/>
          <w:lang w:val="es-CO"/>
        </w:rPr>
      </w:pPr>
      <w:bookmarkStart w:id="268" w:name="_Toc334451574"/>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268"/>
    </w:p>
    <w:p w14:paraId="7612E6D0" w14:textId="77777777" w:rsidR="004536C0" w:rsidRPr="004536C0" w:rsidRDefault="004536C0" w:rsidP="004536C0"/>
    <w:p w14:paraId="3C1E5A09" w14:textId="77777777" w:rsidR="00284C36" w:rsidRDefault="00284C36" w:rsidP="00284C36"/>
    <w:p w14:paraId="72529F78" w14:textId="77777777" w:rsidR="00284C36" w:rsidRDefault="00284C36" w:rsidP="00284C36"/>
    <w:p w14:paraId="7370D658" w14:textId="77777777" w:rsidR="00284C36" w:rsidRDefault="00284C36" w:rsidP="00284C36"/>
    <w:p w14:paraId="4ADBEE52" w14:textId="77777777" w:rsidR="00284C36" w:rsidRPr="00284C36" w:rsidRDefault="00284C36" w:rsidP="00284C36"/>
    <w:p w14:paraId="2791841A" w14:textId="40B9ED9F" w:rsidR="00D735CD" w:rsidRPr="00D735CD" w:rsidRDefault="00924F48" w:rsidP="00257C62">
      <w:pPr>
        <w:pStyle w:val="Heading5"/>
        <w:jc w:val="both"/>
        <w:rPr>
          <w:rFonts w:ascii="Arial" w:hAnsi="Arial"/>
          <w:sz w:val="28"/>
          <w:lang w:val="es-CO"/>
        </w:rPr>
      </w:pPr>
      <w:bookmarkStart w:id="269" w:name="_Toc334451575"/>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269"/>
    </w:p>
    <w:p w14:paraId="6C670B50" w14:textId="6E3ACE2D" w:rsidR="003346F1" w:rsidRDefault="003346F1" w:rsidP="00257C62">
      <w:pPr>
        <w:jc w:val="both"/>
      </w:pPr>
      <w:r w:rsidRPr="00A24807">
        <w:t xml:space="preserve">La organización Fifth Floor Corp. </w:t>
      </w:r>
      <w:r w:rsidR="004536C0">
        <w:t>Diseñó</w:t>
      </w:r>
      <w:r>
        <w:t xml:space="preserve"> un formato el cual será estándar para los entregables de este proyecto, esto con el fin que haya un aspecto coherente entre ellos. Este estándar especifica el tipo de letra, tamaño, títulos, etc.</w:t>
      </w:r>
    </w:p>
    <w:p w14:paraId="4829EA35" w14:textId="77777777" w:rsidR="003346F1" w:rsidRDefault="003346F1" w:rsidP="00257C62">
      <w:pPr>
        <w:jc w:val="both"/>
      </w:pPr>
      <w:r>
        <w:t>A demás de estos entregables también se han diseñado plantillas para los documentos auxiliares que acompañaran a los entregables y los que permanecerán en propiedad de la organización Fifth Floor Corp.</w:t>
      </w:r>
    </w:p>
    <w:p w14:paraId="6B97DB61" w14:textId="474664C2" w:rsidR="00B87FCF" w:rsidRDefault="003346F1" w:rsidP="00257C62">
      <w:pPr>
        <w:jc w:val="both"/>
      </w:pPr>
      <w:r>
        <w:t xml:space="preserve">Para tener un conocimiento mas amplio acerca de los formatos y plantillas que se usaran en el plan de documentación, ver anexos </w:t>
      </w:r>
      <w:r w:rsidR="000306B2">
        <w:t xml:space="preserve">  </w:t>
      </w:r>
      <w:commentRangeStart w:id="270"/>
      <w:r>
        <w:t>[</w:t>
      </w:r>
      <w:r w:rsidR="000306B2">
        <w:t xml:space="preserve"> Plantillas del proyecto </w:t>
      </w:r>
      <w:r>
        <w:t>##]</w:t>
      </w:r>
      <w:commentRangeEnd w:id="270"/>
      <w:r>
        <w:rPr>
          <w:rStyle w:val="CommentReference"/>
        </w:rPr>
        <w:commentReference w:id="270"/>
      </w:r>
    </w:p>
    <w:p w14:paraId="0F80AD9B" w14:textId="22456CD1" w:rsidR="006C1775" w:rsidRPr="003346F1" w:rsidRDefault="006C1775" w:rsidP="00257C62">
      <w:pPr>
        <w:jc w:val="both"/>
      </w:pPr>
      <w:r>
        <w:rPr>
          <w:noProof/>
          <w:lang w:val="en-US"/>
        </w:rPr>
        <w:lastRenderedPageBreak/>
        <w:drawing>
          <wp:inline distT="0" distB="0" distL="0" distR="0" wp14:anchorId="5C6C5B2D" wp14:editId="169A23CF">
            <wp:extent cx="4940135" cy="2470067"/>
            <wp:effectExtent l="0" t="0" r="13335"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47C5B753" w14:textId="586C3596" w:rsidR="00D9745F" w:rsidRDefault="00E01534" w:rsidP="00257C62">
      <w:pPr>
        <w:pStyle w:val="Heading4"/>
        <w:rPr>
          <w:rFonts w:ascii="Arial" w:hAnsi="Arial" w:cs="Arial"/>
          <w:sz w:val="28"/>
          <w:szCs w:val="28"/>
          <w:lang w:val="es-CO"/>
        </w:rPr>
      </w:pPr>
      <w:bookmarkStart w:id="271" w:name="_Toc334451576"/>
      <w:r>
        <w:rPr>
          <w:rFonts w:ascii="Arial" w:hAnsi="Arial" w:cs="Arial"/>
          <w:sz w:val="28"/>
          <w:szCs w:val="28"/>
        </w:rPr>
        <w:t>8.5.3.2.</w:t>
      </w:r>
      <w:r w:rsidR="00D9745F" w:rsidRPr="00595763">
        <w:rPr>
          <w:rFonts w:ascii="Arial" w:hAnsi="Arial"/>
          <w:sz w:val="28"/>
          <w:lang w:val="es-CO"/>
        </w:rPr>
        <w:t xml:space="preserve"> </w:t>
      </w:r>
      <w:bookmarkEnd w:id="265"/>
      <w:r w:rsidR="002B3388">
        <w:rPr>
          <w:rFonts w:ascii="Arial" w:hAnsi="Arial" w:cs="Arial"/>
          <w:sz w:val="28"/>
          <w:szCs w:val="28"/>
          <w:lang w:val="es-CO"/>
        </w:rPr>
        <w:t>Comunicación</w:t>
      </w:r>
      <w:bookmarkEnd w:id="271"/>
    </w:p>
    <w:p w14:paraId="313B18FB" w14:textId="0CAA1071"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14:paraId="21F5FFB0" w14:textId="6F249C51" w:rsidR="001F52C6" w:rsidRDefault="001F52C6" w:rsidP="00014AF3">
      <w:pPr>
        <w:jc w:val="both"/>
        <w:rPr>
          <w:lang w:val="es-CO"/>
        </w:rPr>
      </w:pPr>
      <w:r>
        <w:rPr>
          <w:noProof/>
          <w:lang w:val="en-US"/>
        </w:rPr>
        <w:drawing>
          <wp:inline distT="0" distB="0" distL="0" distR="0" wp14:anchorId="6A8DD253" wp14:editId="5C8FA90E">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63"/>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14:paraId="439E2E53" w14:textId="58A2BFC8" w:rsidR="004663EA" w:rsidRPr="00B90D45" w:rsidRDefault="004663EA" w:rsidP="004663EA">
      <w:pPr>
        <w:pStyle w:val="Heading5"/>
        <w:rPr>
          <w:rFonts w:ascii="Arial" w:hAnsi="Arial"/>
          <w:sz w:val="28"/>
          <w:lang w:val="es-CO"/>
        </w:rPr>
      </w:pPr>
      <w:bookmarkStart w:id="272" w:name="_Toc334451577"/>
      <w:bookmarkStart w:id="273" w:name="_Toc333053739"/>
      <w:r>
        <w:rPr>
          <w:rFonts w:ascii="Arial" w:hAnsi="Arial" w:cs="Arial"/>
          <w:sz w:val="28"/>
          <w:szCs w:val="28"/>
        </w:rPr>
        <w:lastRenderedPageBreak/>
        <w:t>8.5.3</w:t>
      </w:r>
      <w:r w:rsidRPr="00B90D45">
        <w:rPr>
          <w:rFonts w:ascii="Arial" w:hAnsi="Arial"/>
          <w:sz w:val="28"/>
          <w:lang w:val="es-CO"/>
        </w:rPr>
        <w:t>.</w:t>
      </w:r>
      <w:r>
        <w:rPr>
          <w:rFonts w:ascii="Arial" w:hAnsi="Arial"/>
          <w:sz w:val="28"/>
          <w:lang w:val="es-CO"/>
        </w:rPr>
        <w:t>2</w:t>
      </w:r>
      <w:r w:rsidRPr="00B90D45">
        <w:rPr>
          <w:rFonts w:ascii="Arial" w:hAnsi="Arial"/>
          <w:sz w:val="28"/>
          <w:lang w:val="es-CO"/>
        </w:rPr>
        <w:t>.</w:t>
      </w:r>
      <w:r>
        <w:rPr>
          <w:rFonts w:ascii="Arial" w:hAnsi="Arial"/>
          <w:sz w:val="28"/>
          <w:lang w:val="es-CO"/>
        </w:rPr>
        <w:t>1.</w:t>
      </w:r>
      <w:r w:rsidRPr="00B90D45">
        <w:rPr>
          <w:rFonts w:ascii="Arial" w:hAnsi="Arial"/>
          <w:sz w:val="28"/>
          <w:lang w:val="es-CO"/>
        </w:rPr>
        <w:t xml:space="preserve"> Responsable</w:t>
      </w:r>
      <w:bookmarkEnd w:id="272"/>
    </w:p>
    <w:p w14:paraId="2663F5BA" w14:textId="347092F7" w:rsidR="004663EA" w:rsidRPr="00B90D45" w:rsidRDefault="004663EA" w:rsidP="004663EA">
      <w:pPr>
        <w:pStyle w:val="Heading5"/>
        <w:rPr>
          <w:rFonts w:ascii="Arial" w:hAnsi="Arial"/>
          <w:sz w:val="28"/>
          <w:lang w:val="es-CO"/>
        </w:rPr>
      </w:pPr>
      <w:bookmarkStart w:id="274" w:name="_Toc334451578"/>
      <w:r>
        <w:rPr>
          <w:rFonts w:ascii="Arial" w:hAnsi="Arial" w:cs="Arial"/>
          <w:sz w:val="28"/>
          <w:szCs w:val="28"/>
        </w:rPr>
        <w:t>8.5.4.2</w:t>
      </w:r>
      <w:r w:rsidRPr="00B90D45">
        <w:rPr>
          <w:rFonts w:ascii="Arial" w:hAnsi="Arial"/>
          <w:sz w:val="28"/>
          <w:lang w:val="es-CO"/>
        </w:rPr>
        <w:t>.</w:t>
      </w:r>
      <w:r>
        <w:rPr>
          <w:rFonts w:ascii="Arial" w:hAnsi="Arial"/>
          <w:sz w:val="28"/>
          <w:lang w:val="es-CO"/>
        </w:rPr>
        <w:t>2.</w:t>
      </w:r>
      <w:r w:rsidRPr="00B90D45">
        <w:rPr>
          <w:rFonts w:ascii="Arial" w:hAnsi="Arial"/>
          <w:sz w:val="28"/>
          <w:lang w:val="es-CO"/>
        </w:rPr>
        <w:t xml:space="preserve"> Recursos</w:t>
      </w:r>
      <w:bookmarkEnd w:id="274"/>
    </w:p>
    <w:p w14:paraId="63D6B6A9" w14:textId="2C0706C6" w:rsidR="004663EA" w:rsidRPr="00D735CD" w:rsidRDefault="004663EA" w:rsidP="004663EA">
      <w:pPr>
        <w:pStyle w:val="Heading5"/>
        <w:jc w:val="both"/>
        <w:rPr>
          <w:rFonts w:ascii="Arial" w:hAnsi="Arial"/>
          <w:sz w:val="28"/>
          <w:lang w:val="es-CO"/>
        </w:rPr>
      </w:pPr>
      <w:bookmarkStart w:id="275" w:name="_Toc334451579"/>
      <w:r>
        <w:rPr>
          <w:rFonts w:ascii="Arial" w:hAnsi="Arial" w:cs="Arial"/>
          <w:sz w:val="28"/>
          <w:szCs w:val="28"/>
        </w:rPr>
        <w:t>8.5.4.2</w:t>
      </w:r>
      <w:r w:rsidRPr="00B90D45">
        <w:rPr>
          <w:rFonts w:ascii="Arial" w:hAnsi="Arial"/>
          <w:sz w:val="28"/>
          <w:lang w:val="es-CO"/>
        </w:rPr>
        <w:t>.</w:t>
      </w:r>
      <w:r>
        <w:rPr>
          <w:rFonts w:ascii="Arial" w:hAnsi="Arial"/>
          <w:sz w:val="28"/>
          <w:lang w:val="es-CO"/>
        </w:rPr>
        <w:t>3.</w:t>
      </w:r>
      <w:r w:rsidRPr="00B90D45">
        <w:rPr>
          <w:rFonts w:ascii="Arial" w:hAnsi="Arial"/>
          <w:sz w:val="28"/>
          <w:lang w:val="es-CO"/>
        </w:rPr>
        <w:t xml:space="preserve"> Producto de Trabajo</w:t>
      </w:r>
      <w:bookmarkEnd w:id="275"/>
    </w:p>
    <w:p w14:paraId="0716BBB4" w14:textId="43F4BC53" w:rsidR="00D9745F" w:rsidRDefault="00D9745F" w:rsidP="00014AF3">
      <w:pPr>
        <w:pStyle w:val="Heading2"/>
        <w:jc w:val="both"/>
        <w:rPr>
          <w:rFonts w:ascii="Arial" w:hAnsi="Arial" w:cs="Arial"/>
          <w:sz w:val="28"/>
          <w:szCs w:val="28"/>
          <w:lang w:val="es-CO"/>
        </w:rPr>
      </w:pPr>
      <w:bookmarkStart w:id="276" w:name="_Toc334451314"/>
      <w:bookmarkStart w:id="277" w:name="_Toc334451580"/>
      <w:r w:rsidRPr="00595763">
        <w:rPr>
          <w:rFonts w:ascii="Arial" w:hAnsi="Arial"/>
          <w:sz w:val="28"/>
          <w:lang w:val="es-CO"/>
        </w:rPr>
        <w:t xml:space="preserve">8.6 </w:t>
      </w:r>
      <w:bookmarkEnd w:id="273"/>
      <w:r w:rsidR="002B3388">
        <w:rPr>
          <w:rFonts w:ascii="Arial" w:hAnsi="Arial" w:cs="Arial"/>
          <w:sz w:val="28"/>
          <w:szCs w:val="28"/>
          <w:lang w:val="es-CO"/>
        </w:rPr>
        <w:t>Aseguramiento de la Calidad</w:t>
      </w:r>
      <w:bookmarkEnd w:id="276"/>
      <w:bookmarkEnd w:id="277"/>
      <w:r w:rsidR="002B3388">
        <w:rPr>
          <w:rFonts w:ascii="Arial" w:hAnsi="Arial" w:cs="Arial"/>
          <w:sz w:val="28"/>
          <w:szCs w:val="28"/>
          <w:lang w:val="es-CO"/>
        </w:rPr>
        <w:t xml:space="preserve"> </w:t>
      </w:r>
    </w:p>
    <w:p w14:paraId="0E2BA5FC" w14:textId="1EE989B5" w:rsidR="00D9745F" w:rsidRPr="00595763" w:rsidRDefault="00D9745F" w:rsidP="00014AF3">
      <w:pPr>
        <w:pStyle w:val="Heading2"/>
        <w:jc w:val="both"/>
        <w:rPr>
          <w:rFonts w:ascii="Arial" w:hAnsi="Arial"/>
          <w:sz w:val="28"/>
          <w:lang w:val="es-CO"/>
        </w:rPr>
      </w:pPr>
      <w:bookmarkStart w:id="278" w:name="_Toc333053740"/>
      <w:bookmarkStart w:id="279" w:name="_Toc334451315"/>
      <w:bookmarkStart w:id="280" w:name="_Toc334451581"/>
      <w:r w:rsidRPr="00595763">
        <w:rPr>
          <w:rFonts w:ascii="Arial" w:hAnsi="Arial"/>
          <w:sz w:val="28"/>
          <w:lang w:val="es-CO"/>
        </w:rPr>
        <w:t xml:space="preserve">8.7 </w:t>
      </w:r>
      <w:bookmarkEnd w:id="278"/>
      <w:r w:rsidR="00E95B47">
        <w:rPr>
          <w:rFonts w:ascii="Arial" w:hAnsi="Arial" w:cs="Arial"/>
          <w:sz w:val="28"/>
          <w:szCs w:val="28"/>
          <w:lang w:val="es-CO"/>
        </w:rPr>
        <w:t>Medición</w:t>
      </w:r>
      <w:bookmarkEnd w:id="279"/>
      <w:bookmarkEnd w:id="280"/>
      <w:r w:rsidR="009C2D89">
        <w:rPr>
          <w:rFonts w:ascii="Arial" w:hAnsi="Arial" w:cs="Arial"/>
          <w:sz w:val="28"/>
          <w:szCs w:val="28"/>
          <w:lang w:val="es-CO"/>
        </w:rPr>
        <w:t xml:space="preserve"> </w:t>
      </w:r>
    </w:p>
    <w:p w14:paraId="3B8B73DD" w14:textId="3597F746" w:rsidR="00D9745F" w:rsidRPr="00595763" w:rsidRDefault="00D9745F" w:rsidP="00014AF3">
      <w:pPr>
        <w:pStyle w:val="Heading2"/>
        <w:tabs>
          <w:tab w:val="center" w:pos="5460"/>
        </w:tabs>
        <w:jc w:val="both"/>
        <w:rPr>
          <w:rFonts w:ascii="Arial" w:hAnsi="Arial"/>
          <w:sz w:val="28"/>
          <w:lang w:val="es-CO"/>
        </w:rPr>
      </w:pPr>
      <w:bookmarkStart w:id="281" w:name="_Toc333053741"/>
      <w:bookmarkStart w:id="282" w:name="_Toc334451316"/>
      <w:bookmarkStart w:id="283" w:name="_Toc334451582"/>
      <w:r w:rsidRPr="00595763">
        <w:rPr>
          <w:rFonts w:ascii="Arial" w:hAnsi="Arial"/>
          <w:sz w:val="28"/>
          <w:lang w:val="es-CO"/>
        </w:rPr>
        <w:t>8.8 Re</w:t>
      </w:r>
      <w:r w:rsidR="001F52C6">
        <w:rPr>
          <w:rFonts w:ascii="Arial" w:hAnsi="Arial"/>
          <w:sz w:val="28"/>
          <w:lang w:val="es-CO"/>
        </w:rPr>
        <w:t>visiones</w:t>
      </w:r>
      <w:r w:rsidRPr="00595763">
        <w:rPr>
          <w:rFonts w:ascii="Arial" w:hAnsi="Arial"/>
          <w:sz w:val="28"/>
          <w:lang w:val="es-CO"/>
        </w:rPr>
        <w:t xml:space="preserve"> </w:t>
      </w:r>
      <w:bookmarkEnd w:id="281"/>
      <w:r w:rsidR="001F52C6">
        <w:rPr>
          <w:rFonts w:ascii="Arial" w:hAnsi="Arial"/>
          <w:sz w:val="28"/>
          <w:lang w:val="es-CO"/>
        </w:rPr>
        <w:t>y auditorias</w:t>
      </w:r>
      <w:bookmarkEnd w:id="282"/>
      <w:bookmarkEnd w:id="283"/>
    </w:p>
    <w:p w14:paraId="6D93CE43" w14:textId="77777777"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284"/>
      <w:r>
        <w:t>verificación y validacion</w:t>
      </w:r>
      <w:commentRangeEnd w:id="284"/>
      <w:r>
        <w:rPr>
          <w:rStyle w:val="CommentReference"/>
        </w:rPr>
        <w:commentReference w:id="284"/>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podrán  emplear : </w:t>
      </w:r>
      <w:r w:rsidRPr="006219A5">
        <w:rPr>
          <w:b/>
        </w:rPr>
        <w:t>auditorias</w:t>
      </w:r>
      <w:r>
        <w:t xml:space="preserve">, </w:t>
      </w:r>
      <w:r w:rsidRPr="006219A5">
        <w:rPr>
          <w:b/>
        </w:rPr>
        <w:t>revisiones</w:t>
      </w:r>
      <w:r>
        <w:t xml:space="preserve"> e </w:t>
      </w:r>
      <w:r w:rsidRPr="006219A5">
        <w:rPr>
          <w:b/>
        </w:rPr>
        <w:t>inspecciones</w:t>
      </w:r>
      <w:r>
        <w:rPr>
          <w:rStyle w:val="FootnoteReferenc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r>
        <w:t xml:space="preserve">  </w:t>
      </w:r>
    </w:p>
    <w:p w14:paraId="5A5CCA70" w14:textId="77777777" w:rsidR="0004205C" w:rsidRDefault="0004205C" w:rsidP="00014AF3">
      <w:pPr>
        <w:jc w:val="both"/>
      </w:pPr>
    </w:p>
    <w:p w14:paraId="34CF0C52" w14:textId="77777777" w:rsidR="0004205C" w:rsidRPr="00FF75D7" w:rsidRDefault="0004205C" w:rsidP="00014AF3">
      <w:pPr>
        <w:pStyle w:val="Heading3"/>
        <w:jc w:val="both"/>
        <w:rPr>
          <w:rFonts w:ascii="Arial" w:hAnsi="Arial" w:cs="Arial"/>
          <w:sz w:val="28"/>
          <w:szCs w:val="28"/>
          <w:lang w:val="es-CO"/>
        </w:rPr>
      </w:pPr>
      <w:bookmarkStart w:id="285" w:name="_Toc334451317"/>
      <w:bookmarkStart w:id="286" w:name="_Toc334451583"/>
      <w:r w:rsidRPr="00FF75D7">
        <w:rPr>
          <w:rFonts w:ascii="Arial" w:hAnsi="Arial" w:cs="Arial"/>
          <w:sz w:val="28"/>
          <w:szCs w:val="28"/>
          <w:lang w:val="es-CO"/>
        </w:rPr>
        <w:t>8.8.1 Objetivos</w:t>
      </w:r>
      <w:bookmarkEnd w:id="285"/>
      <w:bookmarkEnd w:id="286"/>
    </w:p>
    <w:p w14:paraId="06187345" w14:textId="77777777" w:rsidR="0004205C" w:rsidRDefault="0004205C" w:rsidP="00014AF3">
      <w:pPr>
        <w:pStyle w:val="ListParagraph"/>
        <w:numPr>
          <w:ilvl w:val="0"/>
          <w:numId w:val="35"/>
        </w:numPr>
        <w:spacing w:after="0" w:line="240" w:lineRule="auto"/>
        <w:jc w:val="both"/>
      </w:pPr>
      <w:r>
        <w:t xml:space="preserve">Especificar el procedimiento que me permita a los miembros  de Fiftth Floor Corp, efectuar exitosamente el </w:t>
      </w:r>
      <w:commentRangeStart w:id="287"/>
      <w:r>
        <w:t>plan de aseguramiento de la calidad</w:t>
      </w:r>
      <w:commentRangeEnd w:id="287"/>
      <w:r>
        <w:rPr>
          <w:rStyle w:val="CommentReference"/>
        </w:rPr>
        <w:commentReference w:id="287"/>
      </w:r>
      <w:r>
        <w:t>.</w:t>
      </w:r>
    </w:p>
    <w:p w14:paraId="730ACA7F" w14:textId="77777777" w:rsidR="0004205C" w:rsidRDefault="0004205C" w:rsidP="00014AF3">
      <w:pPr>
        <w:pStyle w:val="ListParagraph"/>
        <w:numPr>
          <w:ilvl w:val="0"/>
          <w:numId w:val="35"/>
        </w:numPr>
        <w:spacing w:after="0" w:line="240" w:lineRule="auto"/>
        <w:jc w:val="both"/>
      </w:pPr>
      <w:r>
        <w:t>Asignar responsables de la ejecución de revisión y auditoria.</w:t>
      </w:r>
    </w:p>
    <w:p w14:paraId="7A76E539" w14:textId="77777777" w:rsidR="00FF75D7" w:rsidRDefault="00FF75D7" w:rsidP="00014AF3">
      <w:pPr>
        <w:pStyle w:val="Heading3"/>
        <w:jc w:val="both"/>
        <w:rPr>
          <w:rFonts w:ascii="Arial" w:hAnsi="Arial" w:cs="Arial"/>
          <w:sz w:val="28"/>
          <w:szCs w:val="28"/>
          <w:lang w:val="es-CO"/>
        </w:rPr>
      </w:pPr>
      <w:bookmarkStart w:id="288" w:name="_Toc334451318"/>
      <w:bookmarkStart w:id="289" w:name="_Toc334451584"/>
    </w:p>
    <w:p w14:paraId="3E44B22B" w14:textId="0CB5852B" w:rsidR="00FF75D7" w:rsidRPr="00B90D45" w:rsidRDefault="00FF75D7" w:rsidP="00FF75D7">
      <w:pPr>
        <w:pStyle w:val="Heading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2. Alcance</w:t>
      </w:r>
    </w:p>
    <w:p w14:paraId="00075F54" w14:textId="7C246C54" w:rsidR="0004205C" w:rsidRPr="00FF75D7" w:rsidRDefault="00FF75D7" w:rsidP="00014AF3">
      <w:pPr>
        <w:pStyle w:val="Heading3"/>
        <w:jc w:val="both"/>
        <w:rPr>
          <w:rFonts w:ascii="Arial" w:hAnsi="Arial" w:cs="Arial"/>
          <w:sz w:val="28"/>
          <w:szCs w:val="28"/>
          <w:lang w:val="es-CO"/>
        </w:rPr>
      </w:pPr>
      <w:r>
        <w:rPr>
          <w:rFonts w:ascii="Arial" w:hAnsi="Arial" w:cs="Arial"/>
          <w:sz w:val="28"/>
          <w:szCs w:val="28"/>
          <w:lang w:val="es-CO"/>
        </w:rPr>
        <w:t>8.8.3.</w:t>
      </w:r>
      <w:r w:rsidR="0004205C" w:rsidRPr="00FF75D7">
        <w:rPr>
          <w:rFonts w:ascii="Arial" w:hAnsi="Arial" w:cs="Arial"/>
          <w:sz w:val="28"/>
          <w:szCs w:val="28"/>
          <w:lang w:val="es-CO"/>
        </w:rPr>
        <w:t xml:space="preserve"> </w:t>
      </w:r>
      <w:bookmarkEnd w:id="288"/>
      <w:bookmarkEnd w:id="289"/>
      <w:r w:rsidRPr="00B90D45">
        <w:rPr>
          <w:rFonts w:ascii="Arial" w:hAnsi="Arial"/>
          <w:sz w:val="28"/>
          <w:lang w:val="es-CO"/>
        </w:rPr>
        <w:t>Responsable</w:t>
      </w:r>
    </w:p>
    <w:p w14:paraId="35E0D04A" w14:textId="77777777" w:rsidR="0004205C" w:rsidRDefault="0004205C" w:rsidP="00014AF3">
      <w:pPr>
        <w:jc w:val="both"/>
      </w:pPr>
      <w:r>
        <w:t>Por definición quien desarrolla el artefacto, no debe ser el mismo que esta encargado de determinar su calidad. Por ello es necesario asociar un ejecutor al artefacto y otro a su  revisión  o auditoria desarrolladas. Al haberse definido que se trabajara por grupos y  luego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14:paraId="743A9DF1" w14:textId="33A3AF6D" w:rsidR="0004205C" w:rsidRDefault="0004205C" w:rsidP="00014AF3">
      <w:pPr>
        <w:jc w:val="both"/>
      </w:pPr>
      <w:r>
        <w:lastRenderedPageBreak/>
        <w:t xml:space="preserve">Por otro lado cada artefacto tiene asociado un experto que será </w:t>
      </w:r>
      <w:r w:rsidR="00FF75D7">
        <w:t xml:space="preserve">responsable de este proceso. </w:t>
      </w:r>
    </w:p>
    <w:p w14:paraId="07CA288E" w14:textId="5FCA19FA" w:rsidR="0004205C" w:rsidRPr="00FF75D7" w:rsidRDefault="00FF75D7" w:rsidP="00014AF3">
      <w:pPr>
        <w:pStyle w:val="Heading3"/>
        <w:jc w:val="both"/>
        <w:rPr>
          <w:rFonts w:ascii="Arial" w:hAnsi="Arial" w:cs="Arial"/>
          <w:sz w:val="28"/>
          <w:szCs w:val="28"/>
          <w:lang w:val="es-CO"/>
        </w:rPr>
      </w:pPr>
      <w:bookmarkStart w:id="290" w:name="_Toc334451319"/>
      <w:bookmarkStart w:id="291" w:name="_Toc334451585"/>
      <w:r>
        <w:rPr>
          <w:rFonts w:ascii="Arial" w:hAnsi="Arial" w:cs="Arial"/>
          <w:sz w:val="28"/>
          <w:szCs w:val="28"/>
          <w:lang w:val="es-CO"/>
        </w:rPr>
        <w:t>8.8.4</w:t>
      </w:r>
      <w:r w:rsidR="0004205C" w:rsidRPr="00FF75D7">
        <w:rPr>
          <w:rFonts w:ascii="Arial" w:hAnsi="Arial" w:cs="Arial"/>
          <w:sz w:val="28"/>
          <w:szCs w:val="28"/>
          <w:lang w:val="es-CO"/>
        </w:rPr>
        <w:t xml:space="preserve"> </w:t>
      </w:r>
      <w:bookmarkEnd w:id="290"/>
      <w:bookmarkEnd w:id="291"/>
      <w:r>
        <w:rPr>
          <w:rFonts w:ascii="Arial" w:hAnsi="Arial" w:cs="Arial"/>
          <w:sz w:val="28"/>
          <w:szCs w:val="28"/>
          <w:lang w:val="es-CO"/>
        </w:rPr>
        <w:t>Desarrollo</w:t>
      </w:r>
    </w:p>
    <w:p w14:paraId="37C544A8" w14:textId="10C07916" w:rsidR="0004205C" w:rsidRDefault="0004205C" w:rsidP="00014AF3">
      <w:pPr>
        <w:jc w:val="both"/>
      </w:pPr>
      <w:r>
        <w:t xml:space="preserve">Vale la pena enfatizar que las  revisiones deben estar a lo largo de la ejecución del proyecto, realizándose con frecuencia, con el  fin de aproximarnos mas a las características de calidad definidas en el  </w:t>
      </w:r>
      <w:commentRangeStart w:id="292"/>
      <w:r>
        <w:t>plan de gestión de calidad</w:t>
      </w:r>
      <w:commentRangeEnd w:id="292"/>
      <w:r>
        <w:rPr>
          <w:rStyle w:val="CommentReference"/>
        </w:rPr>
        <w:commentReference w:id="292"/>
      </w:r>
      <w:r>
        <w:t xml:space="preserve">,  además estas han de ser documentadas para poder realizar cambios que sean aprobados por el departamento de calidad, y  registrado acorde al plan de administración de la configuración, efectuando las  labores del </w:t>
      </w:r>
      <w:commentRangeStart w:id="293"/>
      <w:r>
        <w:t>Plan de monitoreo y control</w:t>
      </w:r>
      <w:commentRangeEnd w:id="293"/>
      <w:r>
        <w:rPr>
          <w:rStyle w:val="CommentReference"/>
        </w:rPr>
        <w:commentReference w:id="293"/>
      </w:r>
      <w:r>
        <w:t>.</w:t>
      </w:r>
    </w:p>
    <w:p w14:paraId="0CE98297" w14:textId="14F4DC9F" w:rsidR="0004205C" w:rsidRDefault="0004205C" w:rsidP="00014AF3">
      <w:pPr>
        <w:jc w:val="both"/>
      </w:pPr>
      <w:r>
        <w:t>Antes de darse  lugar a cualquier entrega al cliente es indispensable revisar cuidadosamente el artefacto ya  unificado.</w:t>
      </w:r>
    </w:p>
    <w:p w14:paraId="7543881C" w14:textId="75ECEE96" w:rsidR="0004205C" w:rsidRDefault="0004205C" w:rsidP="00014AF3">
      <w:pPr>
        <w:jc w:val="both"/>
        <w:rPr>
          <w:lang w:val="es-CO"/>
        </w:rPr>
      </w:pPr>
      <w:r w:rsidRPr="00E3544A">
        <w:rPr>
          <w:lang w:val="es-CO"/>
        </w:rPr>
        <w:t>Revision dels artefacto (Documento)</w:t>
      </w:r>
    </w:p>
    <w:p w14:paraId="3CD0E6B9" w14:textId="51A91592" w:rsidR="00FF75D7" w:rsidRPr="00B90D45" w:rsidRDefault="00FF75D7" w:rsidP="00FF75D7">
      <w:pPr>
        <w:pStyle w:val="Heading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5. Recursos</w:t>
      </w:r>
    </w:p>
    <w:p w14:paraId="35302A57" w14:textId="3B5CFBE7" w:rsidR="00FF75D7" w:rsidRPr="00B90D45" w:rsidRDefault="00FF75D7" w:rsidP="00FF75D7">
      <w:pPr>
        <w:pStyle w:val="Heading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6. Producto de Trabajo</w:t>
      </w:r>
    </w:p>
    <w:p w14:paraId="298DB7CC" w14:textId="77777777" w:rsidR="00FF75D7" w:rsidRPr="00E3544A" w:rsidRDefault="00FF75D7" w:rsidP="00014AF3">
      <w:pPr>
        <w:jc w:val="both"/>
        <w:rPr>
          <w:lang w:val="es-CO"/>
        </w:rPr>
      </w:pPr>
    </w:p>
    <w:p w14:paraId="61D29455" w14:textId="77777777" w:rsidR="00F95C7D" w:rsidRPr="00F013C5" w:rsidRDefault="00F95C7D" w:rsidP="00F95C7D">
      <w:pPr>
        <w:pStyle w:val="Heading2"/>
        <w:rPr>
          <w:rFonts w:ascii="Arial" w:hAnsi="Arial" w:cs="Arial"/>
          <w:sz w:val="28"/>
          <w:szCs w:val="28"/>
          <w:lang w:val="es-ES_tradnl"/>
        </w:rPr>
      </w:pPr>
      <w:bookmarkStart w:id="294" w:name="_Toc333053742"/>
      <w:bookmarkStart w:id="295" w:name="_Toc334451320"/>
      <w:bookmarkStart w:id="296" w:name="_Toc334451586"/>
      <w:commentRangeStart w:id="297"/>
      <w:r w:rsidRPr="00F013C5">
        <w:rPr>
          <w:rFonts w:ascii="Arial" w:hAnsi="Arial" w:cs="Arial"/>
          <w:sz w:val="28"/>
          <w:szCs w:val="28"/>
          <w:lang w:val="es-ES_tradnl"/>
        </w:rPr>
        <w:t xml:space="preserve">8.9 </w:t>
      </w:r>
      <w:r w:rsidRPr="0094070C">
        <w:rPr>
          <w:rFonts w:ascii="Arial" w:hAnsi="Arial" w:cs="Arial"/>
          <w:sz w:val="28"/>
          <w:szCs w:val="28"/>
          <w:lang w:val="es-ES_tradnl"/>
        </w:rPr>
        <w:t>Verificación</w:t>
      </w:r>
      <w:r w:rsidRPr="00F013C5">
        <w:rPr>
          <w:rFonts w:ascii="Arial" w:hAnsi="Arial" w:cs="Arial"/>
          <w:sz w:val="28"/>
          <w:szCs w:val="28"/>
          <w:lang w:val="es-ES_tradnl"/>
        </w:rPr>
        <w:t xml:space="preserve"> </w:t>
      </w:r>
      <w:r>
        <w:rPr>
          <w:rFonts w:ascii="Arial" w:hAnsi="Arial" w:cs="Arial"/>
          <w:sz w:val="28"/>
          <w:szCs w:val="28"/>
          <w:lang w:val="es-ES_tradnl"/>
        </w:rPr>
        <w:t>y</w:t>
      </w:r>
      <w:r w:rsidRPr="00F013C5">
        <w:rPr>
          <w:rFonts w:ascii="Arial" w:hAnsi="Arial" w:cs="Arial"/>
          <w:sz w:val="28"/>
          <w:szCs w:val="28"/>
          <w:lang w:val="es-ES_tradnl"/>
        </w:rPr>
        <w:t xml:space="preserve"> </w:t>
      </w:r>
      <w:bookmarkEnd w:id="294"/>
      <w:r w:rsidRPr="0094070C">
        <w:rPr>
          <w:rFonts w:ascii="Arial" w:hAnsi="Arial" w:cs="Arial"/>
          <w:sz w:val="28"/>
          <w:szCs w:val="28"/>
          <w:lang w:val="es-ES_tradnl"/>
        </w:rPr>
        <w:t>validación</w:t>
      </w:r>
      <w:commentRangeEnd w:id="297"/>
      <w:r>
        <w:rPr>
          <w:rStyle w:val="CommentReference"/>
          <w:rFonts w:asciiTheme="minorHAnsi" w:eastAsiaTheme="minorHAnsi" w:hAnsiTheme="minorHAnsi" w:cstheme="minorBidi"/>
          <w:b w:val="0"/>
          <w:bCs w:val="0"/>
          <w:color w:val="auto"/>
        </w:rPr>
        <w:commentReference w:id="297"/>
      </w:r>
      <w:bookmarkEnd w:id="295"/>
      <w:bookmarkEnd w:id="296"/>
    </w:p>
    <w:p w14:paraId="4F6F6572" w14:textId="77777777"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r w:rsidRPr="00F013C5">
        <w:rPr>
          <w:b/>
          <w:bCs/>
          <w:lang w:val="es-ES_tradnl"/>
        </w:rPr>
        <w:t>Fifth Floor Corp.</w:t>
      </w:r>
      <w:r>
        <w:rPr>
          <w:b/>
          <w:bCs/>
          <w:lang w:val="es-ES_tradnl"/>
        </w:rPr>
        <w:t xml:space="preserve"> </w:t>
      </w:r>
      <w:r>
        <w:rPr>
          <w:bCs/>
          <w:lang w:val="es-ES_tradnl"/>
        </w:rPr>
        <w:t>Su importancia radica en el factor evolutivo del proceso de construcción de cualquier producto de software.</w:t>
      </w:r>
    </w:p>
    <w:p w14:paraId="7F939982" w14:textId="77777777" w:rsidR="00F95C7D" w:rsidRPr="008C1E77" w:rsidRDefault="00F95C7D" w:rsidP="008C1E77">
      <w:pPr>
        <w:pStyle w:val="Heading3"/>
        <w:jc w:val="both"/>
        <w:rPr>
          <w:rFonts w:ascii="Arial" w:hAnsi="Arial" w:cs="Arial"/>
          <w:sz w:val="28"/>
          <w:szCs w:val="28"/>
          <w:lang w:val="es-CO"/>
        </w:rPr>
      </w:pPr>
      <w:bookmarkStart w:id="298" w:name="_Toc334451321"/>
      <w:bookmarkStart w:id="299" w:name="_Toc334451587"/>
      <w:r w:rsidRPr="008C1E77">
        <w:rPr>
          <w:rFonts w:ascii="Arial" w:hAnsi="Arial" w:cs="Arial"/>
          <w:sz w:val="28"/>
          <w:szCs w:val="28"/>
          <w:lang w:val="es-CO"/>
        </w:rPr>
        <w:t>8.9.1 Objetivos</w:t>
      </w:r>
      <w:bookmarkEnd w:id="298"/>
      <w:bookmarkEnd w:id="299"/>
    </w:p>
    <w:p w14:paraId="5C74FAEC" w14:textId="77777777" w:rsidR="00F95C7D" w:rsidRDefault="00F95C7D" w:rsidP="00F95C7D">
      <w:pPr>
        <w:pStyle w:val="ListParagraph"/>
        <w:numPr>
          <w:ilvl w:val="0"/>
          <w:numId w:val="40"/>
        </w:numPr>
      </w:pPr>
      <w:r>
        <w:t>Verificar que el software construido es lo que el cliente ha pedido (ver el Plan de Aceptación del Cliente)</w:t>
      </w:r>
    </w:p>
    <w:p w14:paraId="0ECB22C1" w14:textId="77777777" w:rsidR="00F95C7D" w:rsidRDefault="00F95C7D" w:rsidP="00F95C7D">
      <w:pPr>
        <w:pStyle w:val="ListParagraph"/>
        <w:numPr>
          <w:ilvl w:val="0"/>
          <w:numId w:val="40"/>
        </w:numPr>
      </w:pPr>
      <w:r>
        <w:t xml:space="preserve">Validar que el software construido es de calidad </w:t>
      </w:r>
    </w:p>
    <w:p w14:paraId="2200F29F" w14:textId="77777777" w:rsidR="00F95C7D" w:rsidRDefault="00F95C7D" w:rsidP="00F95C7D">
      <w:pPr>
        <w:pStyle w:val="ListParagraph"/>
        <w:numPr>
          <w:ilvl w:val="0"/>
          <w:numId w:val="40"/>
        </w:numPr>
      </w:pPr>
      <w:r>
        <w:t>Reducir la probabilidad de entregar errores eviten la satisfacción del cliente, permitiendo identificar los para corregirlos</w:t>
      </w:r>
    </w:p>
    <w:p w14:paraId="1E915D7E" w14:textId="4178A4B2" w:rsidR="008C1E77" w:rsidRPr="008C1E77" w:rsidRDefault="008C1E77" w:rsidP="008C1E77">
      <w:pPr>
        <w:pStyle w:val="Heading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2. Alcance</w:t>
      </w:r>
    </w:p>
    <w:p w14:paraId="24C75707" w14:textId="53009D70" w:rsidR="008C1E77" w:rsidRPr="00FF75D7" w:rsidRDefault="008C1E77" w:rsidP="008C1E77">
      <w:pPr>
        <w:pStyle w:val="Heading3"/>
        <w:jc w:val="both"/>
        <w:rPr>
          <w:rFonts w:ascii="Arial" w:hAnsi="Arial" w:cs="Arial"/>
          <w:sz w:val="28"/>
          <w:szCs w:val="28"/>
          <w:lang w:val="es-CO"/>
        </w:rPr>
      </w:pPr>
      <w:r>
        <w:rPr>
          <w:rFonts w:ascii="Arial" w:hAnsi="Arial" w:cs="Arial"/>
          <w:sz w:val="28"/>
          <w:szCs w:val="28"/>
          <w:lang w:val="es-CO"/>
        </w:rPr>
        <w:t>8.9.3.</w:t>
      </w:r>
      <w:r w:rsidRPr="00FF75D7">
        <w:rPr>
          <w:rFonts w:ascii="Arial" w:hAnsi="Arial" w:cs="Arial"/>
          <w:sz w:val="28"/>
          <w:szCs w:val="28"/>
          <w:lang w:val="es-CO"/>
        </w:rPr>
        <w:t xml:space="preserve"> </w:t>
      </w:r>
      <w:r w:rsidRPr="00B90D45">
        <w:rPr>
          <w:rFonts w:ascii="Arial" w:hAnsi="Arial"/>
          <w:sz w:val="28"/>
          <w:lang w:val="es-CO"/>
        </w:rPr>
        <w:t>Responsable</w:t>
      </w:r>
    </w:p>
    <w:p w14:paraId="5BF18799" w14:textId="77777777" w:rsidR="00F95C7D" w:rsidRDefault="00F95C7D" w:rsidP="00F95C7D">
      <w:pPr>
        <w:jc w:val="both"/>
      </w:pPr>
      <w:r>
        <w:t>Como responsables de este plan, se encuentran tanto el Administrador de configuraciones y Pruebas (Aseguradores de la calidad), así como el responsable del entregable.</w:t>
      </w:r>
    </w:p>
    <w:p w14:paraId="289D3606" w14:textId="494141F2" w:rsidR="008C1E77" w:rsidRPr="00FF75D7" w:rsidRDefault="008C1E77" w:rsidP="008C1E77">
      <w:pPr>
        <w:pStyle w:val="Heading3"/>
        <w:jc w:val="both"/>
        <w:rPr>
          <w:rFonts w:ascii="Arial" w:hAnsi="Arial" w:cs="Arial"/>
          <w:sz w:val="28"/>
          <w:szCs w:val="28"/>
          <w:lang w:val="es-CO"/>
        </w:rPr>
      </w:pPr>
      <w:r>
        <w:rPr>
          <w:rFonts w:ascii="Arial" w:hAnsi="Arial" w:cs="Arial"/>
          <w:sz w:val="28"/>
          <w:szCs w:val="28"/>
          <w:lang w:val="es-CO"/>
        </w:rPr>
        <w:lastRenderedPageBreak/>
        <w:t>8.9.4</w:t>
      </w:r>
      <w:r w:rsidRPr="00FF75D7">
        <w:rPr>
          <w:rFonts w:ascii="Arial" w:hAnsi="Arial" w:cs="Arial"/>
          <w:sz w:val="28"/>
          <w:szCs w:val="28"/>
          <w:lang w:val="es-CO"/>
        </w:rPr>
        <w:t xml:space="preserve"> </w:t>
      </w:r>
      <w:r>
        <w:rPr>
          <w:rFonts w:ascii="Arial" w:hAnsi="Arial" w:cs="Arial"/>
          <w:sz w:val="28"/>
          <w:szCs w:val="28"/>
          <w:lang w:val="es-CO"/>
        </w:rPr>
        <w:t>Desarrollo</w:t>
      </w:r>
    </w:p>
    <w:p w14:paraId="057D96AA" w14:textId="3635FDBE" w:rsidR="00F95C7D" w:rsidRDefault="00A75DDF" w:rsidP="00F95C7D">
      <w:r>
        <w:t xml:space="preserve">Este </w:t>
      </w:r>
      <w:r w:rsidR="00F95C7D">
        <w:t>plan  pretende satisfacer al cliente  y demostrar la calidad de los productos elaborados. Por ello se pretende este sea ejecutado desde el inicio del producto y mientras este exista para garantizar su mantenibilidad, aun después de entregado al cliente. Es decir, si el cliente exige correctivos, cambios o mejoras. Estas se efectúen cumpliéndose los objetivos del plan.</w:t>
      </w:r>
    </w:p>
    <w:p w14:paraId="3E099B80" w14:textId="35762680" w:rsidR="00F95C7D" w:rsidRPr="008C1E77" w:rsidRDefault="008C1E77" w:rsidP="008C1E77">
      <w:pPr>
        <w:pStyle w:val="Heading4"/>
        <w:jc w:val="both"/>
        <w:rPr>
          <w:rFonts w:ascii="Arial" w:hAnsi="Arial" w:cs="Arial"/>
          <w:sz w:val="28"/>
          <w:szCs w:val="28"/>
          <w:lang w:val="es-CO"/>
        </w:rPr>
      </w:pPr>
      <w:bookmarkStart w:id="300" w:name="_Toc334451324"/>
      <w:bookmarkStart w:id="301" w:name="_Toc334451590"/>
      <w:r>
        <w:rPr>
          <w:rFonts w:ascii="Arial" w:hAnsi="Arial" w:cs="Arial"/>
          <w:sz w:val="28"/>
          <w:szCs w:val="28"/>
          <w:lang w:val="es-CO"/>
        </w:rPr>
        <w:t>8.9.4.1.</w:t>
      </w:r>
      <w:r w:rsidR="00F95C7D" w:rsidRPr="008C1E77">
        <w:rPr>
          <w:rFonts w:ascii="Arial" w:hAnsi="Arial" w:cs="Arial"/>
          <w:sz w:val="28"/>
          <w:szCs w:val="28"/>
          <w:lang w:val="es-CO"/>
        </w:rPr>
        <w:t xml:space="preserve"> Ejecución del plan</w:t>
      </w:r>
      <w:bookmarkEnd w:id="300"/>
      <w:bookmarkEnd w:id="301"/>
    </w:p>
    <w:p w14:paraId="119F49A1" w14:textId="4B6F1FBB" w:rsidR="00F95C7D" w:rsidRDefault="00F95C7D" w:rsidP="00F95C7D">
      <w:pPr>
        <w:jc w:val="both"/>
      </w:pPr>
      <w:r>
        <w:t>Para llevar elaborar revisión así como verificación, es necesario tener en cuenta que</w:t>
      </w:r>
      <w:r w:rsidR="008C1E77">
        <w:t xml:space="preserve"> para los artefactos han de </w:t>
      </w:r>
      <w:r>
        <w:t>generarse actividades:</w:t>
      </w:r>
    </w:p>
    <w:p w14:paraId="26D86DF2" w14:textId="6E850001" w:rsidR="00F95C7D" w:rsidRDefault="008C1E77" w:rsidP="00F95C7D">
      <w:pPr>
        <w:pStyle w:val="ListParagraph"/>
        <w:numPr>
          <w:ilvl w:val="0"/>
          <w:numId w:val="41"/>
        </w:numPr>
        <w:jc w:val="both"/>
      </w:pPr>
      <w:r>
        <w:t xml:space="preserve">Para verificar </w:t>
      </w:r>
      <w:r w:rsidR="00F95C7D" w:rsidRPr="00D1095C">
        <w:t>se cumplan todos los requerimientos del cliente</w:t>
      </w:r>
      <w:r w:rsidR="00F95C7D">
        <w:t xml:space="preserve">: A lo larga de cada entrega se realizaran trabajos en parejas, los cuales serán evaluados por otra pareja, luego por el responsable del entregable. (ver </w:t>
      </w:r>
      <w:hyperlink w:anchor="_8.6_Quality_assurance" w:history="1">
        <w:commentRangeStart w:id="302"/>
        <w:r w:rsidR="00F95C7D" w:rsidRPr="00B45493">
          <w:rPr>
            <w:rStyle w:val="Hyperlink"/>
          </w:rPr>
          <w:t>Plan de Aseguramiento de la Calidad</w:t>
        </w:r>
        <w:commentRangeEnd w:id="302"/>
        <w:r w:rsidR="00F95C7D" w:rsidRPr="00B45493">
          <w:rPr>
            <w:rStyle w:val="Hyperlink"/>
            <w:sz w:val="18"/>
            <w:szCs w:val="18"/>
          </w:rPr>
          <w:commentReference w:id="302"/>
        </w:r>
      </w:hyperlink>
      <w:r w:rsidR="00F95C7D">
        <w:t>)</w:t>
      </w:r>
    </w:p>
    <w:p w14:paraId="57FEA931" w14:textId="77777777" w:rsidR="00F95C7D" w:rsidRDefault="00F95C7D" w:rsidP="00F95C7D">
      <w:pPr>
        <w:pStyle w:val="ListParagraph"/>
        <w:numPr>
          <w:ilvl w:val="0"/>
          <w:numId w:val="41"/>
        </w:numPr>
        <w:jc w:val="both"/>
      </w:pPr>
      <w:r>
        <w:t xml:space="preserve">Para la verificación es necesario que realizar pruebas acordes a cada artefacto, ya sea para la documentación (ver  </w:t>
      </w:r>
      <w:hyperlink w:anchor="_8.5.1Plan_de_documentación" w:history="1">
        <w:commentRangeStart w:id="303"/>
        <w:r w:rsidRPr="00031C64">
          <w:rPr>
            <w:rStyle w:val="Hyperlink"/>
          </w:rPr>
          <w:t>Plan de Documentación</w:t>
        </w:r>
      </w:hyperlink>
      <w:r>
        <w:t xml:space="preserve"> </w:t>
      </w:r>
      <w:commentRangeEnd w:id="303"/>
      <w:r>
        <w:rPr>
          <w:rStyle w:val="CommentReference"/>
        </w:rPr>
        <w:commentReference w:id="303"/>
      </w:r>
      <w:r>
        <w:t xml:space="preserve">), o entrega de prototipos (ver Plan de Pruebas a partir a partir del Octubre). </w:t>
      </w:r>
    </w:p>
    <w:p w14:paraId="5FAD9331" w14:textId="77777777" w:rsidR="00F95C7D" w:rsidRDefault="00F95C7D" w:rsidP="00F95C7D">
      <w:pPr>
        <w:pStyle w:val="ListParagraph"/>
        <w:numPr>
          <w:ilvl w:val="0"/>
          <w:numId w:val="41"/>
        </w:numPr>
        <w:jc w:val="both"/>
      </w:pPr>
      <w:r>
        <w:t xml:space="preserve">Para la corrección de los errores es necesario tener en cuenta lo estimado en el plan de la </w:t>
      </w:r>
      <w:hyperlink w:anchor="_8.4_Manejo_de" w:history="1">
        <w:r w:rsidRPr="0038352C">
          <w:rPr>
            <w:rStyle w:val="Hyperlink"/>
          </w:rPr>
          <w:t>administración de la configuración</w:t>
        </w:r>
      </w:hyperlink>
      <w:r>
        <w:t>, pues es allí donde los cambios se controlan para cada uno de los ítems.</w:t>
      </w:r>
    </w:p>
    <w:p w14:paraId="20F4A934" w14:textId="77777777" w:rsidR="00F95C7D" w:rsidRDefault="00F95C7D" w:rsidP="00F95C7D">
      <w:pPr>
        <w:pStyle w:val="ListParagraph"/>
        <w:numPr>
          <w:ilvl w:val="0"/>
          <w:numId w:val="41"/>
        </w:numPr>
        <w:jc w:val="both"/>
      </w:pPr>
      <w:r>
        <w:t>Para corregir los errores es necesario ver el</w:t>
      </w:r>
      <w:r w:rsidRPr="00F013C5">
        <w:t xml:space="preserve"> plan de aseguramiento y control de la calidad</w:t>
      </w:r>
      <w:r>
        <w:t xml:space="preserve">, al  igual que el </w:t>
      </w:r>
      <w:hyperlink w:anchor="_8.4_Manejo_de_1" w:history="1">
        <w:r w:rsidRPr="009D088E">
          <w:rPr>
            <w:rStyle w:val="Hyperlink"/>
          </w:rPr>
          <w:t>Plan de Administración de la Configuracion</w:t>
        </w:r>
      </w:hyperlink>
      <w:r>
        <w:t>.</w:t>
      </w:r>
    </w:p>
    <w:p w14:paraId="650BE0AB" w14:textId="43A30B34" w:rsidR="00F95C7D" w:rsidRDefault="00E56923" w:rsidP="00F95C7D">
      <w:pPr>
        <w:jc w:val="both"/>
      </w:pPr>
      <w:r>
        <w:t xml:space="preserve">Para esto se emplearán </w:t>
      </w:r>
      <w:r w:rsidR="00F95C7D">
        <w:t>herramientas tales como los estándares, las plantillas, software para control de versión y mecanismos de comunicación. Para que todos los miembros del grupo conozcan el estado del producto y las características deseadas de cada artefacto manejado a lo largo del proyecto.</w:t>
      </w:r>
    </w:p>
    <w:p w14:paraId="3AC98F49" w14:textId="29B745AB" w:rsidR="0004205C" w:rsidRDefault="00F95C7D" w:rsidP="00014AF3">
      <w:pPr>
        <w:jc w:val="both"/>
      </w:pPr>
      <w:commentRangeStart w:id="304"/>
      <w:ins w:id="305" w:author="Alicia Beltran" w:date="2012-08-27T13:13:00Z">
        <w:r>
          <w:rPr>
            <w:noProof/>
            <w:lang w:val="en-US"/>
          </w:rPr>
          <w:lastRenderedPageBreak/>
          <w:drawing>
            <wp:inline distT="0" distB="0" distL="0" distR="0" wp14:anchorId="76F889FC" wp14:editId="46D02D2A">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64">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304"/>
      <w:r>
        <w:rPr>
          <w:rStyle w:val="CommentReference"/>
        </w:rPr>
        <w:commentReference w:id="304"/>
      </w:r>
    </w:p>
    <w:p w14:paraId="1EC14CD5" w14:textId="2D3B9619" w:rsidR="00F95C7D" w:rsidRDefault="00F95C7D" w:rsidP="00F95C7D">
      <w:pPr>
        <w:jc w:val="both"/>
      </w:pPr>
      <w:r>
        <w:t>Proceso de verificación y validación del ítem</w:t>
      </w:r>
    </w:p>
    <w:p w14:paraId="78AD4C76" w14:textId="7879CA09" w:rsidR="00F95C7D" w:rsidRDefault="00F95C7D" w:rsidP="00F95C7D">
      <w:pPr>
        <w:jc w:val="both"/>
      </w:pPr>
      <w:r>
        <w:t>Aunque s</w:t>
      </w:r>
      <w:r w:rsidR="0015045F">
        <w:t xml:space="preserve">e espera la perfección en este </w:t>
      </w:r>
      <w:r>
        <w:t>riguroso proceso, es claro que existe el posible riesgo de que existan ítems que persistan con errores, ya sea por la no identificación, su tardía corrección, o porque no contamos con los recursos o capacidades para hacerlo dentro de periodo esperado.</w:t>
      </w:r>
    </w:p>
    <w:p w14:paraId="78425E9F" w14:textId="58B34524" w:rsidR="008C1E77" w:rsidRPr="00B90D45" w:rsidRDefault="008C1E77" w:rsidP="008C1E77">
      <w:pPr>
        <w:pStyle w:val="Heading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5. Recursos</w:t>
      </w:r>
    </w:p>
    <w:p w14:paraId="2534FC10" w14:textId="4FAF0914" w:rsidR="008C1E77" w:rsidRPr="00B90D45" w:rsidRDefault="008C1E77" w:rsidP="008C1E77">
      <w:pPr>
        <w:pStyle w:val="Heading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6. Producto de Trabajo</w:t>
      </w:r>
    </w:p>
    <w:p w14:paraId="3B618FA1" w14:textId="77777777" w:rsidR="00F95C7D" w:rsidRPr="00F95C7D" w:rsidRDefault="00F95C7D" w:rsidP="00014AF3">
      <w:pPr>
        <w:jc w:val="both"/>
      </w:pPr>
    </w:p>
    <w:p w14:paraId="618AB9C3" w14:textId="77777777" w:rsidR="0004205C" w:rsidRPr="00F95C7D" w:rsidRDefault="0004205C" w:rsidP="00014AF3">
      <w:pPr>
        <w:jc w:val="both"/>
      </w:pPr>
    </w:p>
    <w:p w14:paraId="0B3847AC" w14:textId="77777777" w:rsidR="0004205C" w:rsidRPr="00F95C7D" w:rsidRDefault="0004205C" w:rsidP="00014AF3">
      <w:pPr>
        <w:jc w:val="both"/>
        <w:rPr>
          <w:lang w:val="es-CO"/>
        </w:rPr>
      </w:pPr>
    </w:p>
    <w:p w14:paraId="09223ED2" w14:textId="77777777" w:rsidR="0004205C" w:rsidRPr="00F95C7D" w:rsidRDefault="0004205C" w:rsidP="00014AF3">
      <w:pPr>
        <w:jc w:val="both"/>
        <w:rPr>
          <w:lang w:val="es-CO"/>
        </w:rPr>
      </w:pPr>
    </w:p>
    <w:p w14:paraId="4C05024F" w14:textId="77777777" w:rsidR="00D9745F" w:rsidRPr="00F95C7D" w:rsidRDefault="00D9745F" w:rsidP="00014AF3">
      <w:pPr>
        <w:jc w:val="both"/>
        <w:rPr>
          <w:rFonts w:ascii="Arial" w:hAnsi="Arial"/>
          <w:sz w:val="28"/>
          <w:lang w:val="es-CO"/>
        </w:rPr>
      </w:pPr>
    </w:p>
    <w:p w14:paraId="7F0671C4" w14:textId="73B059E9" w:rsidR="00D9745F" w:rsidRPr="008C1E77" w:rsidRDefault="00D9745F" w:rsidP="00014AF3">
      <w:pPr>
        <w:pStyle w:val="Heading1"/>
        <w:jc w:val="both"/>
        <w:rPr>
          <w:rFonts w:ascii="Arial" w:hAnsi="Arial"/>
          <w:lang w:val="es-CO"/>
        </w:rPr>
      </w:pPr>
      <w:bookmarkStart w:id="306" w:name="_Toc333053743"/>
      <w:bookmarkStart w:id="307" w:name="_Toc334451325"/>
      <w:bookmarkStart w:id="308" w:name="_Toc334451591"/>
      <w:r w:rsidRPr="008C1E77">
        <w:rPr>
          <w:rFonts w:ascii="Arial" w:hAnsi="Arial"/>
          <w:lang w:val="es-CO"/>
        </w:rPr>
        <w:lastRenderedPageBreak/>
        <w:t>9. Additional plans</w:t>
      </w:r>
      <w:bookmarkEnd w:id="306"/>
      <w:bookmarkEnd w:id="307"/>
      <w:bookmarkEnd w:id="308"/>
    </w:p>
    <w:p w14:paraId="35475FAB" w14:textId="39D6B46E" w:rsidR="00D9745F" w:rsidRDefault="00D9745F" w:rsidP="00014AF3">
      <w:pPr>
        <w:pStyle w:val="Heading1"/>
        <w:jc w:val="both"/>
        <w:rPr>
          <w:rFonts w:ascii="Arial" w:hAnsi="Arial"/>
          <w:lang w:val="es-CO"/>
        </w:rPr>
      </w:pPr>
      <w:bookmarkStart w:id="309" w:name="_Toc333053744"/>
      <w:bookmarkStart w:id="310" w:name="_Toc334451326"/>
      <w:bookmarkStart w:id="311" w:name="_Toc334451592"/>
      <w:r w:rsidRPr="008C1E77">
        <w:rPr>
          <w:rFonts w:ascii="Arial" w:hAnsi="Arial"/>
          <w:lang w:val="es-CO"/>
        </w:rPr>
        <w:t xml:space="preserve">10. </w:t>
      </w:r>
      <w:bookmarkEnd w:id="309"/>
      <w:bookmarkEnd w:id="310"/>
      <w:bookmarkEnd w:id="311"/>
      <w:r w:rsidR="000306B2">
        <w:rPr>
          <w:rFonts w:ascii="Arial" w:hAnsi="Arial"/>
          <w:lang w:val="es-CO"/>
        </w:rPr>
        <w:t>Anexos</w:t>
      </w:r>
    </w:p>
    <w:p w14:paraId="3A85CB58" w14:textId="29A20D93" w:rsidR="000306B2" w:rsidRDefault="000306B2" w:rsidP="000306B2">
      <w:pPr>
        <w:pStyle w:val="Heading2"/>
      </w:pPr>
      <w:r>
        <w:t>10.1 Plantillas</w:t>
      </w:r>
      <w:r w:rsidR="008918C7">
        <w:t xml:space="preserve"> y  formatos </w:t>
      </w:r>
      <w:r>
        <w:t xml:space="preserve"> del proyecto</w:t>
      </w:r>
    </w:p>
    <w:p w14:paraId="0CFE55F0" w14:textId="7479CF5C" w:rsidR="00FC59BF" w:rsidRDefault="00FC59BF" w:rsidP="00FC59BF">
      <w:pPr>
        <w:pStyle w:val="Caption"/>
        <w:keepNext/>
      </w:pPr>
    </w:p>
    <w:tbl>
      <w:tblPr>
        <w:tblStyle w:val="TableGrid"/>
        <w:tblW w:w="0" w:type="auto"/>
        <w:tblLook w:val="04A0" w:firstRow="1" w:lastRow="0" w:firstColumn="1" w:lastColumn="0" w:noHBand="0" w:noVBand="1"/>
      </w:tblPr>
      <w:tblGrid>
        <w:gridCol w:w="1697"/>
        <w:gridCol w:w="1697"/>
        <w:gridCol w:w="1697"/>
        <w:gridCol w:w="1698"/>
        <w:gridCol w:w="1698"/>
      </w:tblGrid>
      <w:tr w:rsidR="00FC59BF" w:rsidRPr="00FC59BF" w14:paraId="7EF6F47F" w14:textId="77777777" w:rsidTr="00FC59BF">
        <w:tc>
          <w:tcPr>
            <w:tcW w:w="1697" w:type="dxa"/>
          </w:tcPr>
          <w:p w14:paraId="38E1437A" w14:textId="76632428" w:rsidR="00FC59BF" w:rsidRPr="00FC59BF" w:rsidRDefault="00FC59BF" w:rsidP="000306B2">
            <w:pPr>
              <w:rPr>
                <w:b/>
              </w:rPr>
            </w:pPr>
            <w:r>
              <w:rPr>
                <w:b/>
              </w:rPr>
              <w:t>Nombre</w:t>
            </w:r>
          </w:p>
        </w:tc>
        <w:tc>
          <w:tcPr>
            <w:tcW w:w="1697" w:type="dxa"/>
          </w:tcPr>
          <w:p w14:paraId="34E66D3F" w14:textId="6D0A9A9C" w:rsidR="00FC59BF" w:rsidRPr="00FC59BF" w:rsidRDefault="00FC59BF" w:rsidP="000306B2">
            <w:pPr>
              <w:rPr>
                <w:b/>
              </w:rPr>
            </w:pPr>
            <w:r>
              <w:rPr>
                <w:b/>
              </w:rPr>
              <w:t>Descripción</w:t>
            </w:r>
          </w:p>
        </w:tc>
        <w:tc>
          <w:tcPr>
            <w:tcW w:w="1697" w:type="dxa"/>
          </w:tcPr>
          <w:p w14:paraId="06F9E022" w14:textId="4300B5B3" w:rsidR="00FC59BF" w:rsidRPr="00FC59BF" w:rsidRDefault="00FC59BF" w:rsidP="000306B2">
            <w:pPr>
              <w:rPr>
                <w:b/>
              </w:rPr>
            </w:pPr>
            <w:r>
              <w:rPr>
                <w:b/>
              </w:rPr>
              <w:t xml:space="preserve">Plan </w:t>
            </w:r>
          </w:p>
        </w:tc>
        <w:tc>
          <w:tcPr>
            <w:tcW w:w="1698" w:type="dxa"/>
          </w:tcPr>
          <w:p w14:paraId="3B182E73" w14:textId="0D475FB5" w:rsidR="00FC59BF" w:rsidRPr="00FC59BF" w:rsidRDefault="00FC59BF" w:rsidP="000306B2">
            <w:pPr>
              <w:rPr>
                <w:b/>
              </w:rPr>
            </w:pPr>
            <w:r>
              <w:rPr>
                <w:b/>
              </w:rPr>
              <w:t>Esquema</w:t>
            </w:r>
          </w:p>
        </w:tc>
        <w:tc>
          <w:tcPr>
            <w:tcW w:w="1698" w:type="dxa"/>
          </w:tcPr>
          <w:p w14:paraId="29BAD12A" w14:textId="062F67C4" w:rsidR="00FC59BF" w:rsidRPr="00FC59BF" w:rsidRDefault="00FC59BF" w:rsidP="000306B2">
            <w:pPr>
              <w:rPr>
                <w:b/>
              </w:rPr>
            </w:pPr>
            <w:r>
              <w:rPr>
                <w:b/>
              </w:rPr>
              <w:t>Responsable</w:t>
            </w:r>
          </w:p>
        </w:tc>
      </w:tr>
      <w:tr w:rsidR="00FC59BF" w14:paraId="4141770C" w14:textId="77777777" w:rsidTr="00FC59BF">
        <w:tc>
          <w:tcPr>
            <w:tcW w:w="1697" w:type="dxa"/>
          </w:tcPr>
          <w:p w14:paraId="630EADD6" w14:textId="4C692C58" w:rsidR="00FC59BF" w:rsidRDefault="00FC59BF" w:rsidP="000306B2">
            <w:r>
              <w:t>Formato documento línea base</w:t>
            </w:r>
          </w:p>
        </w:tc>
        <w:tc>
          <w:tcPr>
            <w:tcW w:w="1697" w:type="dxa"/>
          </w:tcPr>
          <w:p w14:paraId="50A841C3" w14:textId="5D57CB8A" w:rsidR="000534AA" w:rsidRDefault="00B04B3B" w:rsidP="000306B2">
            <w:r>
              <w:t>Define</w:t>
            </w:r>
            <w:r w:rsidR="00FC59BF">
              <w:t xml:space="preserve"> la estructura </w:t>
            </w:r>
            <w:r w:rsidR="000534AA">
              <w:t>(titulo, letra, orden )</w:t>
            </w:r>
          </w:p>
          <w:p w14:paraId="452FD4C4" w14:textId="46893179" w:rsidR="00FC59BF" w:rsidRDefault="000534AA" w:rsidP="000306B2">
            <w:r>
              <w:t xml:space="preserve"> </w:t>
            </w:r>
            <w:r w:rsidR="00FC59BF">
              <w:t>a</w:t>
            </w:r>
            <w:r>
              <w:t xml:space="preserve"> </w:t>
            </w:r>
            <w:r w:rsidR="00FC59BF">
              <w:t xml:space="preserve"> emplear para (SPMP, SDD, SRS) </w:t>
            </w:r>
          </w:p>
        </w:tc>
        <w:commentRangeStart w:id="312"/>
        <w:tc>
          <w:tcPr>
            <w:tcW w:w="1697" w:type="dxa"/>
          </w:tcPr>
          <w:p w14:paraId="57023DDE" w14:textId="0F3FDE7C" w:rsidR="00FC59BF" w:rsidRDefault="00B04B3B" w:rsidP="000306B2">
            <w:r>
              <w:fldChar w:fldCharType="begin"/>
            </w:r>
            <w:r>
              <w:instrText xml:space="preserve"> HYPERLINK  \l "_8.5.3.1._Plan_de" </w:instrText>
            </w:r>
            <w:r>
              <w:fldChar w:fldCharType="separate"/>
            </w:r>
            <w:r w:rsidRPr="00B04B3B">
              <w:rPr>
                <w:rStyle w:val="Hyperlink"/>
              </w:rPr>
              <w:t xml:space="preserve">8.5.3.1 </w:t>
            </w:r>
            <w:r w:rsidR="000534AA" w:rsidRPr="00B04B3B">
              <w:rPr>
                <w:rStyle w:val="Hyperlink"/>
              </w:rPr>
              <w:t>Documentación</w:t>
            </w:r>
            <w:r>
              <w:fldChar w:fldCharType="end"/>
            </w:r>
            <w:r w:rsidR="000534AA">
              <w:t xml:space="preserve"> </w:t>
            </w:r>
            <w:commentRangeEnd w:id="312"/>
            <w:r>
              <w:rPr>
                <w:rStyle w:val="CommentReference"/>
              </w:rPr>
              <w:commentReference w:id="312"/>
            </w:r>
          </w:p>
        </w:tc>
        <w:tc>
          <w:tcPr>
            <w:tcW w:w="1698" w:type="dxa"/>
          </w:tcPr>
          <w:p w14:paraId="0C0C3F40" w14:textId="77777777" w:rsidR="00FC59BF" w:rsidRDefault="00FC59BF" w:rsidP="000306B2"/>
        </w:tc>
        <w:tc>
          <w:tcPr>
            <w:tcW w:w="1698" w:type="dxa"/>
          </w:tcPr>
          <w:p w14:paraId="4CE3264F" w14:textId="474C83C4" w:rsidR="00FC59BF" w:rsidRDefault="000534AA" w:rsidP="000306B2">
            <w:r>
              <w:t>Documentador</w:t>
            </w:r>
            <w:r w:rsidR="00D15CDE">
              <w:t>, y responsable(s) del entregable</w:t>
            </w:r>
          </w:p>
        </w:tc>
      </w:tr>
      <w:tr w:rsidR="00FC59BF" w14:paraId="639F7446" w14:textId="77777777" w:rsidTr="00FC59BF">
        <w:tc>
          <w:tcPr>
            <w:tcW w:w="1697" w:type="dxa"/>
          </w:tcPr>
          <w:p w14:paraId="0780D2BE" w14:textId="490EA638" w:rsidR="00FC59BF" w:rsidRDefault="000534AA" w:rsidP="000306B2">
            <w:r>
              <w:t>Plantilla entrenamiento</w:t>
            </w:r>
          </w:p>
        </w:tc>
        <w:tc>
          <w:tcPr>
            <w:tcW w:w="1697" w:type="dxa"/>
          </w:tcPr>
          <w:p w14:paraId="74216C28" w14:textId="181E13D2" w:rsidR="00FC59BF" w:rsidRDefault="00B04B3B" w:rsidP="000306B2">
            <w:r>
              <w:t>Define el</w:t>
            </w:r>
            <w:r w:rsidR="000534AA">
              <w:t xml:space="preserve"> esquema que debe emplear todo entrenamiento efectuado</w:t>
            </w:r>
          </w:p>
        </w:tc>
        <w:tc>
          <w:tcPr>
            <w:tcW w:w="1697" w:type="dxa"/>
          </w:tcPr>
          <w:p w14:paraId="413F3005" w14:textId="6B6E3104" w:rsidR="00FC59BF" w:rsidRDefault="000534AA" w:rsidP="000306B2">
            <w:r>
              <w:t xml:space="preserve"> </w:t>
            </w:r>
            <w:commentRangeStart w:id="313"/>
            <w:r>
              <w:fldChar w:fldCharType="begin"/>
            </w:r>
            <w:r>
              <w:instrText xml:space="preserve"> HYPERLINK  \l "_5.1.4_Plan_de" </w:instrText>
            </w:r>
            <w:r>
              <w:fldChar w:fldCharType="separate"/>
            </w:r>
            <w:r w:rsidRPr="000534AA">
              <w:rPr>
                <w:rStyle w:val="Hyperlink"/>
              </w:rPr>
              <w:t>5.1.4 Plan de entrenamiento dl personal</w:t>
            </w:r>
            <w:r>
              <w:fldChar w:fldCharType="end"/>
            </w:r>
            <w:commentRangeEnd w:id="313"/>
            <w:r>
              <w:rPr>
                <w:rStyle w:val="CommentReference"/>
              </w:rPr>
              <w:commentReference w:id="313"/>
            </w:r>
          </w:p>
        </w:tc>
        <w:tc>
          <w:tcPr>
            <w:tcW w:w="1698" w:type="dxa"/>
          </w:tcPr>
          <w:p w14:paraId="30220277" w14:textId="6ACDE607" w:rsidR="00117477" w:rsidRDefault="00117477" w:rsidP="000306B2"/>
          <w:p w14:paraId="77FE859D" w14:textId="77777777" w:rsidR="00FC59BF" w:rsidRPr="00117477" w:rsidRDefault="00FC59BF" w:rsidP="00117477">
            <w:pPr>
              <w:jc w:val="center"/>
            </w:pPr>
          </w:p>
        </w:tc>
        <w:tc>
          <w:tcPr>
            <w:tcW w:w="1698" w:type="dxa"/>
          </w:tcPr>
          <w:p w14:paraId="4D17AACA" w14:textId="15E730BE" w:rsidR="00FC59BF" w:rsidRDefault="00B04B3B" w:rsidP="000306B2">
            <w:r>
              <w:t>Documentador</w:t>
            </w:r>
            <w:r w:rsidR="00D15CDE">
              <w:t xml:space="preserve"> y entrenador</w:t>
            </w:r>
          </w:p>
          <w:p w14:paraId="23C5501F" w14:textId="77777777" w:rsidR="00B04B3B" w:rsidRDefault="00B04B3B" w:rsidP="000306B2"/>
        </w:tc>
      </w:tr>
      <w:tr w:rsidR="00FC59BF" w14:paraId="7F7C7A6E" w14:textId="77777777" w:rsidTr="00FC59BF">
        <w:tc>
          <w:tcPr>
            <w:tcW w:w="1697" w:type="dxa"/>
          </w:tcPr>
          <w:p w14:paraId="773C986A" w14:textId="498C1AC9" w:rsidR="00FC59BF" w:rsidRDefault="00F74AB2" w:rsidP="000306B2">
            <w:r>
              <w:t>Plantilla de solicitud de cambio</w:t>
            </w:r>
          </w:p>
        </w:tc>
        <w:tc>
          <w:tcPr>
            <w:tcW w:w="1697" w:type="dxa"/>
          </w:tcPr>
          <w:p w14:paraId="6AB0056E" w14:textId="1EEC6BE9" w:rsidR="00FC59BF" w:rsidRDefault="00F74AB2" w:rsidP="000306B2">
            <w:r>
              <w:t xml:space="preserve">Formato para solicitar cambios </w:t>
            </w:r>
          </w:p>
        </w:tc>
        <w:tc>
          <w:tcPr>
            <w:tcW w:w="1697" w:type="dxa"/>
          </w:tcPr>
          <w:p w14:paraId="7DCD2E97" w14:textId="270B185F" w:rsidR="00FC59BF" w:rsidRDefault="005E1183" w:rsidP="000306B2">
            <w:r>
              <w:t xml:space="preserve"> </w:t>
            </w:r>
            <w:commentRangeStart w:id="314"/>
            <w:r>
              <w:t>OJO</w:t>
            </w:r>
            <w:commentRangeEnd w:id="314"/>
            <w:r>
              <w:rPr>
                <w:rStyle w:val="CommentReference"/>
              </w:rPr>
              <w:commentReference w:id="314"/>
            </w:r>
          </w:p>
        </w:tc>
        <w:tc>
          <w:tcPr>
            <w:tcW w:w="1698" w:type="dxa"/>
          </w:tcPr>
          <w:p w14:paraId="43814AB2" w14:textId="77777777" w:rsidR="00FC59BF" w:rsidRDefault="00FC59BF" w:rsidP="000306B2"/>
        </w:tc>
        <w:tc>
          <w:tcPr>
            <w:tcW w:w="1698" w:type="dxa"/>
          </w:tcPr>
          <w:p w14:paraId="521B619C" w14:textId="508F10E8" w:rsidR="00FC59BF" w:rsidRDefault="00F74AB2" w:rsidP="00F74AB2">
            <w:r>
              <w:t>Documentador, comité de cambio</w:t>
            </w:r>
          </w:p>
        </w:tc>
      </w:tr>
      <w:tr w:rsidR="00FC59BF" w14:paraId="01EE416F" w14:textId="77777777" w:rsidTr="00FC59BF">
        <w:tc>
          <w:tcPr>
            <w:tcW w:w="1697" w:type="dxa"/>
          </w:tcPr>
          <w:p w14:paraId="6571C937" w14:textId="0EB1C7EC" w:rsidR="00FC59BF" w:rsidRDefault="00885E58" w:rsidP="000306B2">
            <w:r>
              <w:t>Riesgos del proyecto</w:t>
            </w:r>
          </w:p>
        </w:tc>
        <w:tc>
          <w:tcPr>
            <w:tcW w:w="1697" w:type="dxa"/>
          </w:tcPr>
          <w:p w14:paraId="59413B8A" w14:textId="0C5F7AC4" w:rsidR="00FC59BF" w:rsidRDefault="00885E58" w:rsidP="000306B2">
            <w:r>
              <w:t xml:space="preserve">Almacena la información de los riesgos, desde su  obtención hasta su análisis </w:t>
            </w:r>
          </w:p>
        </w:tc>
        <w:commentRangeStart w:id="315"/>
        <w:tc>
          <w:tcPr>
            <w:tcW w:w="1697" w:type="dxa"/>
          </w:tcPr>
          <w:p w14:paraId="369600F0" w14:textId="708F90AE" w:rsidR="00FC59BF" w:rsidRDefault="00885E58" w:rsidP="000306B2">
            <w:r>
              <w:fldChar w:fldCharType="begin"/>
            </w:r>
            <w:r>
              <w:instrText xml:space="preserve"> HYPERLINK  \l "_8.3_Plan_de" </w:instrText>
            </w:r>
            <w:r>
              <w:fldChar w:fldCharType="separate"/>
            </w:r>
            <w:r w:rsidRPr="00885E58">
              <w:rPr>
                <w:rStyle w:val="Hyperlink"/>
              </w:rPr>
              <w:t>8.3 Plan de riesgos</w:t>
            </w:r>
            <w:r>
              <w:fldChar w:fldCharType="end"/>
            </w:r>
            <w:commentRangeEnd w:id="315"/>
            <w:r>
              <w:rPr>
                <w:rStyle w:val="CommentReference"/>
              </w:rPr>
              <w:commentReference w:id="315"/>
            </w:r>
          </w:p>
        </w:tc>
        <w:tc>
          <w:tcPr>
            <w:tcW w:w="1698" w:type="dxa"/>
          </w:tcPr>
          <w:p w14:paraId="33AECEEE" w14:textId="478A7DDB" w:rsidR="00FC59BF" w:rsidRDefault="005E1183" w:rsidP="000306B2">
            <w:hyperlink w:anchor="_8.3.5_Recursos" w:history="1">
              <w:r w:rsidRPr="005E1183">
                <w:rPr>
                  <w:rStyle w:val="Hyperlink"/>
                  <w:bCs/>
                  <w:lang w:val="es-CO"/>
                </w:rPr>
                <w:t>8.3.5 Recursos</w:t>
              </w:r>
            </w:hyperlink>
          </w:p>
        </w:tc>
        <w:tc>
          <w:tcPr>
            <w:tcW w:w="1698" w:type="dxa"/>
          </w:tcPr>
          <w:p w14:paraId="54454ED6" w14:textId="418A80B7" w:rsidR="00FC59BF" w:rsidRDefault="00885E58" w:rsidP="000306B2">
            <w:r>
              <w:t>Documentador, Director de  riesgos y gerencia</w:t>
            </w:r>
          </w:p>
        </w:tc>
      </w:tr>
      <w:tr w:rsidR="005E1183" w14:paraId="7F597929" w14:textId="77777777" w:rsidTr="00FC59BF">
        <w:tc>
          <w:tcPr>
            <w:tcW w:w="1697" w:type="dxa"/>
          </w:tcPr>
          <w:p w14:paraId="3B7A6A27" w14:textId="468829E6" w:rsidR="005E1183" w:rsidRDefault="008918C7" w:rsidP="000306B2">
            <w:r>
              <w:t>Plantilla actas de reunion</w:t>
            </w:r>
          </w:p>
        </w:tc>
        <w:tc>
          <w:tcPr>
            <w:tcW w:w="1697" w:type="dxa"/>
          </w:tcPr>
          <w:p w14:paraId="624724F2" w14:textId="70BC2635" w:rsidR="005E1183" w:rsidRDefault="008918C7" w:rsidP="000306B2">
            <w:r>
              <w:t>Formato de las reuniones del  grupo</w:t>
            </w:r>
          </w:p>
        </w:tc>
        <w:tc>
          <w:tcPr>
            <w:tcW w:w="1697" w:type="dxa"/>
          </w:tcPr>
          <w:p w14:paraId="5E613C64" w14:textId="77777777" w:rsidR="005E1183" w:rsidRDefault="005E1183" w:rsidP="000306B2"/>
        </w:tc>
        <w:tc>
          <w:tcPr>
            <w:tcW w:w="1698" w:type="dxa"/>
          </w:tcPr>
          <w:p w14:paraId="5356B86C" w14:textId="77777777" w:rsidR="005E1183" w:rsidRDefault="005E1183" w:rsidP="000306B2"/>
        </w:tc>
        <w:tc>
          <w:tcPr>
            <w:tcW w:w="1698" w:type="dxa"/>
          </w:tcPr>
          <w:p w14:paraId="40EDD6E2" w14:textId="249B885D" w:rsidR="005E1183" w:rsidRDefault="008918C7" w:rsidP="000306B2">
            <w:r>
              <w:t>Documentador</w:t>
            </w:r>
          </w:p>
        </w:tc>
      </w:tr>
      <w:tr w:rsidR="008918C7" w14:paraId="7FED24B3" w14:textId="77777777" w:rsidTr="00FC59BF">
        <w:tc>
          <w:tcPr>
            <w:tcW w:w="1697" w:type="dxa"/>
          </w:tcPr>
          <w:p w14:paraId="12452198" w14:textId="1FD9561B" w:rsidR="008918C7" w:rsidRDefault="008918C7" w:rsidP="000306B2">
            <w:r>
              <w:t>Plantilla actas de reunión cliente</w:t>
            </w:r>
          </w:p>
        </w:tc>
        <w:tc>
          <w:tcPr>
            <w:tcW w:w="1697" w:type="dxa"/>
          </w:tcPr>
          <w:p w14:paraId="01268496" w14:textId="41C053DD" w:rsidR="008918C7" w:rsidRDefault="008918C7" w:rsidP="000306B2">
            <w:r>
              <w:t>Formato de las reuniones del  grupo con el cliente</w:t>
            </w:r>
          </w:p>
        </w:tc>
        <w:tc>
          <w:tcPr>
            <w:tcW w:w="1697" w:type="dxa"/>
          </w:tcPr>
          <w:p w14:paraId="3DB92318" w14:textId="77777777" w:rsidR="008918C7" w:rsidRDefault="008918C7" w:rsidP="000306B2"/>
        </w:tc>
        <w:tc>
          <w:tcPr>
            <w:tcW w:w="1698" w:type="dxa"/>
          </w:tcPr>
          <w:p w14:paraId="028416D5" w14:textId="77777777" w:rsidR="008918C7" w:rsidRDefault="008918C7" w:rsidP="000306B2"/>
        </w:tc>
        <w:tc>
          <w:tcPr>
            <w:tcW w:w="1698" w:type="dxa"/>
          </w:tcPr>
          <w:p w14:paraId="206C906B" w14:textId="7DCB10BA" w:rsidR="008918C7" w:rsidRDefault="008918C7" w:rsidP="000306B2">
            <w:r>
              <w:t>Documentador</w:t>
            </w:r>
          </w:p>
        </w:tc>
      </w:tr>
      <w:tr w:rsidR="008918C7" w14:paraId="7CDA6F66" w14:textId="77777777" w:rsidTr="00FC59BF">
        <w:tc>
          <w:tcPr>
            <w:tcW w:w="1697" w:type="dxa"/>
          </w:tcPr>
          <w:p w14:paraId="263AC957" w14:textId="67113090" w:rsidR="008918C7" w:rsidRDefault="00E04E73" w:rsidP="000306B2">
            <w:commentRangeStart w:id="316"/>
            <w:r>
              <w:t>Formato de avance</w:t>
            </w:r>
            <w:commentRangeEnd w:id="316"/>
            <w:r w:rsidR="007F7E7F">
              <w:rPr>
                <w:rStyle w:val="CommentReference"/>
              </w:rPr>
              <w:commentReference w:id="316"/>
            </w:r>
          </w:p>
        </w:tc>
        <w:tc>
          <w:tcPr>
            <w:tcW w:w="1697" w:type="dxa"/>
          </w:tcPr>
          <w:p w14:paraId="384AE214" w14:textId="3F63264F" w:rsidR="008918C7" w:rsidRDefault="00E04E73" w:rsidP="000306B2">
            <w:r>
              <w:t xml:space="preserve">Define el estado del proyecto, en cuanto a su desarrollo (entregables), asi como </w:t>
            </w:r>
            <w:commentRangeStart w:id="317"/>
            <w:r>
              <w:t xml:space="preserve">los criterios del </w:t>
            </w:r>
            <w:r>
              <w:lastRenderedPageBreak/>
              <w:t>entregable</w:t>
            </w:r>
            <w:commentRangeEnd w:id="317"/>
            <w:r>
              <w:rPr>
                <w:rStyle w:val="CommentReference"/>
              </w:rPr>
              <w:commentReference w:id="317"/>
            </w:r>
          </w:p>
        </w:tc>
        <w:tc>
          <w:tcPr>
            <w:tcW w:w="1697" w:type="dxa"/>
          </w:tcPr>
          <w:p w14:paraId="2BCFDA15" w14:textId="044E374C" w:rsidR="008918C7" w:rsidRDefault="007F7E7F" w:rsidP="000306B2">
            <w:r>
              <w:lastRenderedPageBreak/>
              <w:t xml:space="preserve">Plan de </w:t>
            </w:r>
            <w:r w:rsidR="00460B7D">
              <w:t>documentación, Plan de evaluación y control</w:t>
            </w:r>
            <w:bookmarkStart w:id="318" w:name="_GoBack"/>
            <w:bookmarkEnd w:id="318"/>
          </w:p>
        </w:tc>
        <w:tc>
          <w:tcPr>
            <w:tcW w:w="1698" w:type="dxa"/>
          </w:tcPr>
          <w:p w14:paraId="5FEE0FAC" w14:textId="77777777" w:rsidR="008918C7" w:rsidRDefault="008918C7" w:rsidP="000306B2"/>
        </w:tc>
        <w:tc>
          <w:tcPr>
            <w:tcW w:w="1698" w:type="dxa"/>
          </w:tcPr>
          <w:p w14:paraId="4ADC3497" w14:textId="4E46EA51" w:rsidR="008918C7" w:rsidRDefault="007F7E7F" w:rsidP="000306B2">
            <w:r>
              <w:t xml:space="preserve">Documentador, Gerencia </w:t>
            </w:r>
          </w:p>
        </w:tc>
      </w:tr>
      <w:tr w:rsidR="008918C7" w14:paraId="3E242DD0" w14:textId="77777777" w:rsidTr="00FC59BF">
        <w:tc>
          <w:tcPr>
            <w:tcW w:w="1697" w:type="dxa"/>
          </w:tcPr>
          <w:p w14:paraId="2C510310" w14:textId="77777777" w:rsidR="008918C7" w:rsidRDefault="008918C7" w:rsidP="000306B2"/>
        </w:tc>
        <w:tc>
          <w:tcPr>
            <w:tcW w:w="1697" w:type="dxa"/>
          </w:tcPr>
          <w:p w14:paraId="3AEF3815" w14:textId="77777777" w:rsidR="008918C7" w:rsidRDefault="008918C7" w:rsidP="000306B2"/>
        </w:tc>
        <w:tc>
          <w:tcPr>
            <w:tcW w:w="1697" w:type="dxa"/>
          </w:tcPr>
          <w:p w14:paraId="0647621D" w14:textId="77777777" w:rsidR="008918C7" w:rsidRDefault="008918C7" w:rsidP="000306B2"/>
        </w:tc>
        <w:tc>
          <w:tcPr>
            <w:tcW w:w="1698" w:type="dxa"/>
          </w:tcPr>
          <w:p w14:paraId="7B8B95E6" w14:textId="77777777" w:rsidR="008918C7" w:rsidRDefault="008918C7" w:rsidP="000306B2"/>
        </w:tc>
        <w:tc>
          <w:tcPr>
            <w:tcW w:w="1698" w:type="dxa"/>
          </w:tcPr>
          <w:p w14:paraId="35028E91" w14:textId="77777777" w:rsidR="008918C7" w:rsidRDefault="008918C7" w:rsidP="000306B2"/>
        </w:tc>
      </w:tr>
    </w:tbl>
    <w:p w14:paraId="3DF501EF" w14:textId="724DB191" w:rsidR="00FC59BF" w:rsidRDefault="00FC59BF" w:rsidP="00FC59BF">
      <w:pPr>
        <w:pStyle w:val="Caption"/>
        <w:keepNext/>
        <w:jc w:val="center"/>
      </w:pPr>
      <w:bookmarkStart w:id="319" w:name="_Toc333053745"/>
      <w:bookmarkStart w:id="320" w:name="_Toc334451327"/>
      <w:bookmarkStart w:id="321" w:name="_Toc334451593"/>
      <w:r>
        <w:t xml:space="preserve">Table </w:t>
      </w:r>
      <w:r>
        <w:fldChar w:fldCharType="begin"/>
      </w:r>
      <w:r>
        <w:instrText xml:space="preserve"> SEQ Table \* ARABIC </w:instrText>
      </w:r>
      <w:r>
        <w:fldChar w:fldCharType="separate"/>
      </w:r>
      <w:r>
        <w:rPr>
          <w:noProof/>
        </w:rPr>
        <w:t>1</w:t>
      </w:r>
      <w:r>
        <w:fldChar w:fldCharType="end"/>
      </w:r>
      <w:r>
        <w:t xml:space="preserve"> Plantillas</w:t>
      </w:r>
      <w:r w:rsidR="008918C7">
        <w:t xml:space="preserve"> y formatos</w:t>
      </w:r>
      <w:r>
        <w:t xml:space="preserve"> del proyecto</w:t>
      </w:r>
    </w:p>
    <w:p w14:paraId="0E2DF984" w14:textId="77777777" w:rsidR="00CB37B2" w:rsidRPr="00595763" w:rsidRDefault="00D9745F" w:rsidP="00014AF3">
      <w:pPr>
        <w:pStyle w:val="Heading1"/>
        <w:jc w:val="both"/>
        <w:rPr>
          <w:rFonts w:ascii="Arial" w:hAnsi="Arial"/>
          <w:lang w:val="es-CO"/>
        </w:rPr>
      </w:pPr>
      <w:r w:rsidRPr="00595763">
        <w:rPr>
          <w:rFonts w:ascii="Arial" w:hAnsi="Arial"/>
          <w:lang w:val="es-CO"/>
        </w:rPr>
        <w:t>11. Index</w:t>
      </w:r>
      <w:bookmarkEnd w:id="319"/>
      <w:bookmarkEnd w:id="320"/>
      <w:bookmarkEnd w:id="321"/>
    </w:p>
    <w:sectPr w:rsidR="00CB37B2" w:rsidRPr="00595763" w:rsidSect="00446913">
      <w:headerReference w:type="even" r:id="rId65"/>
      <w:headerReference w:type="default" r:id="rId66"/>
      <w:footerReference w:type="even" r:id="rId67"/>
      <w:footerReference w:type="default" r:id="rId68"/>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Katherine" w:date="2012-09-03T16:31:00Z" w:initials="K">
    <w:p w14:paraId="08F78BD5" w14:textId="67A2EFF5" w:rsidR="007F7E7F" w:rsidRDefault="007F7E7F">
      <w:pPr>
        <w:pStyle w:val="CommentText"/>
      </w:pPr>
      <w:r>
        <w:rPr>
          <w:rStyle w:val="CommentReference"/>
        </w:rPr>
        <w:annotationRef/>
      </w:r>
      <w:r>
        <w:t>Arreglar el formato</w:t>
      </w:r>
    </w:p>
  </w:comment>
  <w:comment w:id="26" w:author="Cristhian Camilo Gomez Narvaez" w:date="2012-08-18T06:33:00Z" w:initials="CCGN">
    <w:p w14:paraId="5746CBAD" w14:textId="77777777" w:rsidR="007F7E7F" w:rsidRDefault="007F7E7F">
      <w:pPr>
        <w:pStyle w:val="CommentText"/>
      </w:pPr>
      <w:r>
        <w:rPr>
          <w:rStyle w:val="CommentReference"/>
        </w:rPr>
        <w:annotationRef/>
      </w:r>
      <w:r>
        <w:t>Referencia del documento de HP de especificación delas maquinas del lab de BD</w:t>
      </w:r>
    </w:p>
  </w:comment>
  <w:comment w:id="27" w:author="Cristhian Camilo Gomez Narvaez" w:date="2012-08-18T05:17:00Z" w:initials="CCGN">
    <w:p w14:paraId="52009E00" w14:textId="77777777" w:rsidR="007F7E7F" w:rsidRDefault="007F7E7F">
      <w:pPr>
        <w:pStyle w:val="CommentText"/>
      </w:pPr>
      <w:r>
        <w:rPr>
          <w:rStyle w:val="CommentReference"/>
        </w:rPr>
        <w:annotationRef/>
      </w:r>
      <w:r>
        <w:t>Revisar versión instalada en la sala de BD</w:t>
      </w:r>
    </w:p>
  </w:comment>
  <w:comment w:id="29" w:author="Cristhian Camilo Gomez Narvaez" w:date="2012-08-18T04:50:00Z" w:initials="CCGN">
    <w:p w14:paraId="6C17043D" w14:textId="77777777" w:rsidR="007F7E7F" w:rsidRPr="00006E8E" w:rsidRDefault="007F7E7F">
      <w:pPr>
        <w:pStyle w:val="CommentText"/>
      </w:pPr>
      <w:r>
        <w:rPr>
          <w:rStyle w:val="CommentReference"/>
        </w:rPr>
        <w:annotationRef/>
      </w:r>
      <w:r w:rsidRPr="00006E8E">
        <w:t>ISO IEC IEEE 16326:2009, 9126-1,9126-2,9126-3,9126-4,ISO/IES 25010, ISO/IEC 31000:2009, ISO/IEC 31010:2009 ADICIONAR LOS DEMAS ESTANDARES VERSIONAMIENTO,ETC…</w:t>
      </w:r>
    </w:p>
  </w:comment>
  <w:comment w:id="28" w:author="Katherine" w:date="2012-09-03T16:30:00Z" w:initials="K">
    <w:p w14:paraId="3399D9C9" w14:textId="590ED718" w:rsidR="007F7E7F" w:rsidRDefault="007F7E7F">
      <w:pPr>
        <w:pStyle w:val="CommentText"/>
      </w:pPr>
      <w:r>
        <w:rPr>
          <w:rStyle w:val="CommentReference"/>
        </w:rPr>
        <w:annotationRef/>
      </w:r>
      <w:r>
        <w:t>¿???????</w:t>
      </w:r>
    </w:p>
  </w:comment>
  <w:comment w:id="55" w:author="Katherine" w:date="2012-09-03T16:37:00Z" w:initials="K">
    <w:p w14:paraId="740BAE3E" w14:textId="39C802DC" w:rsidR="007F7E7F" w:rsidRDefault="007F7E7F">
      <w:pPr>
        <w:pStyle w:val="CommentText"/>
      </w:pPr>
      <w:r>
        <w:rPr>
          <w:rStyle w:val="CommentReference"/>
        </w:rPr>
        <w:annotationRef/>
      </w:r>
      <w:r>
        <w:t>Hipervinculo al archivo de referencias</w:t>
      </w:r>
    </w:p>
  </w:comment>
  <w:comment w:id="58" w:author="Katherine" w:date="2012-09-03T16:38:00Z" w:initials="K">
    <w:p w14:paraId="06788A08" w14:textId="5C285A6D" w:rsidR="007F7E7F" w:rsidRDefault="007F7E7F" w:rsidP="00027FCC">
      <w:pPr>
        <w:pStyle w:val="CommentText"/>
      </w:pPr>
      <w:r>
        <w:rPr>
          <w:rStyle w:val="CommentReference"/>
        </w:rPr>
        <w:annotationRef/>
      </w:r>
      <w:r>
        <w:t>Hipervinculo al archivo de definiciones</w:t>
      </w:r>
    </w:p>
  </w:comment>
  <w:comment w:id="67" w:author="Katherine" w:date="2012-09-02T22:43:00Z" w:initials="K">
    <w:p w14:paraId="66F3EB93" w14:textId="5774F4F2" w:rsidR="007F7E7F" w:rsidRDefault="007F7E7F">
      <w:pPr>
        <w:pStyle w:val="CommentText"/>
      </w:pPr>
      <w:r>
        <w:rPr>
          <w:rStyle w:val="CommentReference"/>
        </w:rPr>
        <w:annotationRef/>
      </w:r>
      <w:r>
        <w:t>Falta estructura del plan (objetivos, alcance, responsables, desarrollo, recursos a emplear, productos de trabajo)</w:t>
      </w:r>
    </w:p>
  </w:comment>
  <w:comment w:id="78" w:author="Katherine" w:date="2012-09-03T14:26:00Z" w:initials="K">
    <w:p w14:paraId="1E660E6C" w14:textId="77777777" w:rsidR="007F7E7F" w:rsidRDefault="007F7E7F" w:rsidP="00B90D45">
      <w:pPr>
        <w:pStyle w:val="CommentText"/>
      </w:pPr>
      <w:r>
        <w:rPr>
          <w:rStyle w:val="CommentReference"/>
        </w:rPr>
        <w:annotationRef/>
      </w:r>
      <w:r>
        <w:t>Referencia a las interfaces externas</w:t>
      </w:r>
    </w:p>
  </w:comment>
  <w:comment w:id="79" w:author="Zebaxtian" w:date="2012-09-03T14:26:00Z" w:initials="Z">
    <w:p w14:paraId="4C4405E6" w14:textId="77777777" w:rsidR="007F7E7F" w:rsidRDefault="007F7E7F" w:rsidP="00B90D45">
      <w:pPr>
        <w:pStyle w:val="CommentText"/>
      </w:pPr>
      <w:r>
        <w:rPr>
          <w:rStyle w:val="CommentReference"/>
        </w:rPr>
        <w:annotationRef/>
      </w:r>
      <w:r>
        <w:t>Hipervínculo a la sección 1.1.2</w:t>
      </w:r>
    </w:p>
  </w:comment>
  <w:comment w:id="84" w:author="Zebaxtian" w:date="2012-09-03T14:26:00Z" w:initials="Z">
    <w:p w14:paraId="5403FE87" w14:textId="77777777" w:rsidR="007F7E7F" w:rsidRDefault="007F7E7F" w:rsidP="00B90D45">
      <w:pPr>
        <w:pStyle w:val="CommentText"/>
      </w:pPr>
      <w:r>
        <w:rPr>
          <w:rStyle w:val="CommentReference"/>
        </w:rPr>
        <w:annotationRef/>
      </w:r>
      <w:r>
        <w:t>Hipervínculo a sección 4.4</w:t>
      </w:r>
    </w:p>
  </w:comment>
  <w:comment w:id="88" w:author="Zebaxtian" w:date="2012-09-03T14:33:00Z" w:initials="Z">
    <w:p w14:paraId="10D6B083" w14:textId="77777777" w:rsidR="007F7E7F" w:rsidRDefault="007F7E7F" w:rsidP="0011798C">
      <w:pPr>
        <w:pStyle w:val="CommentText"/>
      </w:pPr>
      <w:r>
        <w:rPr>
          <w:rStyle w:val="CommentReference"/>
        </w:rPr>
        <w:annotationRef/>
      </w:r>
      <w:r>
        <w:t>Numero de la imagen</w:t>
      </w:r>
    </w:p>
  </w:comment>
  <w:comment w:id="97" w:author="Cristhian Camilo Gomez N" w:date="2012-08-24T22:33:00Z" w:initials="CCGN">
    <w:p w14:paraId="0588E59C" w14:textId="3BEDBA47" w:rsidR="007F7E7F" w:rsidRDefault="007F7E7F">
      <w:pPr>
        <w:pStyle w:val="CommentText"/>
      </w:pPr>
      <w:r>
        <w:rPr>
          <w:rStyle w:val="CommentReference"/>
        </w:rPr>
        <w:annotationRef/>
      </w:r>
      <w:hyperlink r:id="rId1" w:history="1">
        <w:r>
          <w:rPr>
            <w:rStyle w:val="Hyperlink"/>
          </w:rPr>
          <w:t>https://developer.mozilla.org/es/docs/JavaScript/Acerca_de_JavaScript</w:t>
        </w:r>
      </w:hyperlink>
    </w:p>
  </w:comment>
  <w:comment w:id="98" w:author="Cristhian Camilo Gomez N" w:date="2012-08-24T18:05:00Z" w:initials="CCGN">
    <w:p w14:paraId="791FEE68" w14:textId="05FF4B2B" w:rsidR="007F7E7F" w:rsidRDefault="007F7E7F">
      <w:pPr>
        <w:pStyle w:val="CommentText"/>
      </w:pPr>
      <w:r>
        <w:rPr>
          <w:rStyle w:val="CommentReference"/>
        </w:rPr>
        <w:annotationRef/>
      </w:r>
      <w:hyperlink r:id="rId2" w:history="1">
        <w:r>
          <w:rPr>
            <w:rStyle w:val="Hyperlink"/>
          </w:rPr>
          <w:t>http://msdn.microsoft.com/library/vstudio/z1zx9t92</w:t>
        </w:r>
      </w:hyperlink>
    </w:p>
  </w:comment>
  <w:comment w:id="103" w:author="Cristhian Camilo Gomez N" w:date="2012-08-25T00:34:00Z" w:initials="CCGN">
    <w:p w14:paraId="549B0FC3" w14:textId="45978923" w:rsidR="007F7E7F" w:rsidRDefault="007F7E7F">
      <w:pPr>
        <w:pStyle w:val="CommentText"/>
      </w:pPr>
      <w:r>
        <w:rPr>
          <w:rStyle w:val="CommentReference"/>
        </w:rPr>
        <w:annotationRef/>
      </w:r>
      <w:hyperlink r:id="rId3" w:history="1">
        <w:r>
          <w:rPr>
            <w:rStyle w:val="Hyperlink"/>
          </w:rPr>
          <w:t>http://unity3d.com/unity/</w:t>
        </w:r>
      </w:hyperlink>
    </w:p>
  </w:comment>
  <w:comment w:id="104" w:author="Cristhian Camilo Gomez N" w:date="2012-08-25T01:16:00Z" w:initials="CCGN">
    <w:p w14:paraId="38DCD8E1" w14:textId="41E72689" w:rsidR="007F7E7F" w:rsidRDefault="007F7E7F">
      <w:pPr>
        <w:pStyle w:val="CommentText"/>
      </w:pPr>
      <w:r>
        <w:rPr>
          <w:rStyle w:val="CommentReference"/>
        </w:rPr>
        <w:annotationRef/>
      </w:r>
      <w:hyperlink r:id="rId4" w:history="1">
        <w:r>
          <w:rPr>
            <w:rStyle w:val="Hyperlink"/>
          </w:rPr>
          <w:t>http://www.microsoft.com/visualstudio/es-es</w:t>
        </w:r>
      </w:hyperlink>
    </w:p>
  </w:comment>
  <w:comment w:id="107" w:author="Cristhian Camilo Gomez N" w:date="2012-08-25T01:28:00Z" w:initials="CCGN">
    <w:p w14:paraId="79D80F91" w14:textId="06AF8225" w:rsidR="007F7E7F" w:rsidRDefault="007F7E7F">
      <w:pPr>
        <w:pStyle w:val="CommentText"/>
      </w:pPr>
      <w:r>
        <w:rPr>
          <w:rStyle w:val="CommentReference"/>
        </w:rPr>
        <w:annotationRef/>
      </w:r>
      <w:hyperlink r:id="rId5" w:history="1">
        <w:r>
          <w:rPr>
            <w:rStyle w:val="Hyperlink"/>
          </w:rPr>
          <w:t>http://www.oracle.com/technetwork/developer-tools/sql-developer/overview/index.html</w:t>
        </w:r>
      </w:hyperlink>
    </w:p>
  </w:comment>
  <w:comment w:id="108" w:author="Cristhian Camilo Gomez N" w:date="2012-08-25T01:29:00Z" w:initials="CCGN">
    <w:p w14:paraId="0F274947" w14:textId="497739BA" w:rsidR="007F7E7F" w:rsidRDefault="007F7E7F">
      <w:pPr>
        <w:pStyle w:val="CommentText"/>
      </w:pPr>
      <w:r>
        <w:rPr>
          <w:rStyle w:val="CommentReference"/>
        </w:rPr>
        <w:annotationRef/>
      </w:r>
      <w:hyperlink r:id="rId6" w:history="1">
        <w:r>
          <w:rPr>
            <w:rStyle w:val="Hyperlink"/>
          </w:rPr>
          <w:t>http://www.oracle.com/technetwork/developer-tools/sql-developer/overview/index.html</w:t>
        </w:r>
      </w:hyperlink>
    </w:p>
  </w:comment>
  <w:comment w:id="109" w:author="Cristhian Camilo Gomez N" w:date="2012-08-25T07:55:00Z" w:initials="CCGN">
    <w:p w14:paraId="1CDF3B5A" w14:textId="2600CD30" w:rsidR="007F7E7F" w:rsidRDefault="007F7E7F">
      <w:pPr>
        <w:pStyle w:val="CommentText"/>
      </w:pPr>
      <w:r>
        <w:rPr>
          <w:rStyle w:val="CommentReference"/>
        </w:rPr>
        <w:annotationRef/>
      </w:r>
      <w:hyperlink r:id="rId7" w:history="1">
        <w:r>
          <w:rPr>
            <w:rStyle w:val="Hyperlink"/>
          </w:rPr>
          <w:t>http://www.oracle.com/technetwork/developer-tools/datamodeler/sqldeveloperdatamodelertechreview-167686.html</w:t>
        </w:r>
      </w:hyperlink>
    </w:p>
  </w:comment>
  <w:comment w:id="112" w:author="Cristhian Camilo Gomez N" w:date="2012-08-25T08:02:00Z" w:initials="CCGN">
    <w:p w14:paraId="463DE6A4" w14:textId="28E4F837" w:rsidR="007F7E7F" w:rsidRDefault="007F7E7F">
      <w:pPr>
        <w:pStyle w:val="CommentText"/>
      </w:pPr>
      <w:r>
        <w:rPr>
          <w:rStyle w:val="CommentReference"/>
        </w:rPr>
        <w:annotationRef/>
      </w:r>
      <w:hyperlink r:id="rId8" w:history="1">
        <w:r w:rsidRPr="00F66E18">
          <w:rPr>
            <w:color w:val="0000FF"/>
            <w:sz w:val="22"/>
            <w:szCs w:val="22"/>
            <w:u w:val="single"/>
          </w:rPr>
          <w:t>http://msdn.microsoft.com/en-us/library/zw4w595w.aspx</w:t>
        </w:r>
      </w:hyperlink>
    </w:p>
  </w:comment>
  <w:comment w:id="115" w:author="Cristhian Camilo Gomez N" w:date="2012-08-25T08:09:00Z" w:initials="CCGN">
    <w:p w14:paraId="084A6EE3" w14:textId="03A894D9" w:rsidR="007F7E7F" w:rsidRDefault="007F7E7F">
      <w:pPr>
        <w:pStyle w:val="CommentText"/>
      </w:pPr>
      <w:r>
        <w:rPr>
          <w:rStyle w:val="CommentReference"/>
        </w:rPr>
        <w:annotationRef/>
      </w:r>
      <w:hyperlink r:id="rId9" w:history="1">
        <w:r>
          <w:rPr>
            <w:rStyle w:val="Hyperlink"/>
          </w:rPr>
          <w:t>http://git-scm.com/</w:t>
        </w:r>
      </w:hyperlink>
    </w:p>
  </w:comment>
  <w:comment w:id="118" w:author="Cristhian Camilo Gomez N" w:date="2012-08-25T08:18:00Z" w:initials="CCGN">
    <w:p w14:paraId="328868A3" w14:textId="2D237444" w:rsidR="007F7E7F" w:rsidRDefault="007F7E7F">
      <w:pPr>
        <w:pStyle w:val="CommentText"/>
      </w:pPr>
      <w:r>
        <w:rPr>
          <w:rStyle w:val="CommentReference"/>
        </w:rPr>
        <w:annotationRef/>
      </w:r>
      <w:hyperlink r:id="rId10" w:history="1">
        <w:r>
          <w:rPr>
            <w:rStyle w:val="Hyperlink"/>
          </w:rPr>
          <w:t>http://www.sparxsystems.com.au/</w:t>
        </w:r>
      </w:hyperlink>
    </w:p>
  </w:comment>
  <w:comment w:id="119" w:author="Katherine" w:date="2012-09-02T22:40:00Z" w:initials="K">
    <w:p w14:paraId="105ED8F0" w14:textId="2F5EE7EB" w:rsidR="007F7E7F" w:rsidRDefault="007F7E7F">
      <w:pPr>
        <w:pStyle w:val="CommentText"/>
      </w:pPr>
      <w:r>
        <w:rPr>
          <w:rStyle w:val="CommentReference"/>
        </w:rPr>
        <w:annotationRef/>
      </w:r>
      <w:r>
        <w:t>Falta Project, falta Bizagi</w:t>
      </w:r>
    </w:p>
  </w:comment>
  <w:comment w:id="123" w:author="Katherine" w:date="2012-08-29T00:35:00Z" w:initials="K">
    <w:p w14:paraId="47D7D9F0" w14:textId="24A47295" w:rsidR="007F7E7F" w:rsidRDefault="007F7E7F">
      <w:pPr>
        <w:pStyle w:val="CommentText"/>
      </w:pPr>
      <w:r>
        <w:rPr>
          <w:rStyle w:val="CommentReference"/>
        </w:rPr>
        <w:annotationRef/>
      </w:r>
      <w:r>
        <w:t>Falta los exploradores de internet que se utilizan los miembros del equipo</w:t>
      </w:r>
    </w:p>
  </w:comment>
  <w:comment w:id="136" w:author="Katherine" w:date="2012-08-29T00:33:00Z" w:initials="K">
    <w:p w14:paraId="4F3C2E6D" w14:textId="77777777" w:rsidR="007F7E7F" w:rsidRDefault="007F7E7F" w:rsidP="001F52C6">
      <w:pPr>
        <w:pStyle w:val="CommentText"/>
      </w:pPr>
      <w:r>
        <w:rPr>
          <w:rStyle w:val="CommentReference"/>
        </w:rPr>
        <w:annotationRef/>
      </w:r>
      <w:r>
        <w:t>Referencia a que es un stakeholder</w:t>
      </w:r>
    </w:p>
  </w:comment>
  <w:comment w:id="140" w:author="Alice" w:date="2012-08-18T03:41:00Z" w:initials="A">
    <w:p w14:paraId="073B2F04" w14:textId="77777777" w:rsidR="007F7E7F" w:rsidRDefault="007F7E7F">
      <w:pPr>
        <w:pStyle w:val="CommentText"/>
      </w:pPr>
      <w:r>
        <w:rPr>
          <w:rStyle w:val="CommentReference"/>
        </w:rPr>
        <w:annotationRef/>
      </w:r>
      <w:r>
        <w:t>Referencia al folder de las hojas de vida</w:t>
      </w:r>
    </w:p>
  </w:comment>
  <w:comment w:id="141" w:author="Alice" w:date="2012-08-18T03:41:00Z" w:initials="A">
    <w:p w14:paraId="048770A4" w14:textId="77777777" w:rsidR="007F7E7F" w:rsidRPr="00FD5458" w:rsidRDefault="007F7E7F" w:rsidP="00FD5458">
      <w:pPr>
        <w:pStyle w:val="CommentText"/>
        <w:rPr>
          <w:lang w:val="en-US"/>
        </w:rPr>
      </w:pPr>
      <w:r>
        <w:rPr>
          <w:rStyle w:val="CommentReference"/>
        </w:rPr>
        <w:annotationRef/>
      </w:r>
      <w:r w:rsidRPr="00FD5458">
        <w:rPr>
          <w:lang w:val="en-US"/>
        </w:rPr>
        <w:t>E. Raymond, “The Cathedral and the Bazaar,” Available at http://www.tuxedo.org/</w:t>
      </w:r>
    </w:p>
    <w:p w14:paraId="5AF9024B" w14:textId="77777777" w:rsidR="007F7E7F" w:rsidRPr="00FD5458" w:rsidRDefault="007F7E7F" w:rsidP="00FD5458">
      <w:pPr>
        <w:pStyle w:val="CommentText"/>
        <w:rPr>
          <w:lang w:val="en-US"/>
        </w:rPr>
      </w:pPr>
      <w:r w:rsidRPr="00FD5458">
        <w:rPr>
          <w:lang w:val="en-US"/>
        </w:rPr>
        <w:t>~esr/writings/cathedral-bazaar/cathedral-bazaar.html, 1998</w:t>
      </w:r>
    </w:p>
  </w:comment>
  <w:comment w:id="142" w:author="Alice" w:date="2012-08-18T03:41:00Z" w:initials="A">
    <w:p w14:paraId="4867E877" w14:textId="77777777" w:rsidR="007F7E7F" w:rsidRDefault="007F7E7F">
      <w:pPr>
        <w:pStyle w:val="CommentText"/>
      </w:pPr>
      <w:r>
        <w:rPr>
          <w:rStyle w:val="CommentReference"/>
        </w:rPr>
        <w:annotationRef/>
      </w:r>
      <w:r>
        <w:t>anexo  de las  reglas de 5F</w:t>
      </w:r>
    </w:p>
  </w:comment>
  <w:comment w:id="175" w:author="Katherine" w:date="2012-09-03T16:53:00Z" w:initials="K">
    <w:p w14:paraId="1292E68A" w14:textId="1169BBD5" w:rsidR="007F7E7F" w:rsidRDefault="007F7E7F">
      <w:pPr>
        <w:pStyle w:val="CommentText"/>
      </w:pPr>
      <w:r>
        <w:rPr>
          <w:rStyle w:val="CommentReference"/>
        </w:rPr>
        <w:annotationRef/>
      </w:r>
      <w:r>
        <w:t>Revisar donde esta</w:t>
      </w:r>
    </w:p>
  </w:comment>
  <w:comment w:id="219" w:author="Katherine" w:date="2012-08-29T00:26:00Z" w:initials="K">
    <w:p w14:paraId="7C42D0DF" w14:textId="2900B22D" w:rsidR="007F7E7F" w:rsidRDefault="007F7E7F">
      <w:pPr>
        <w:pStyle w:val="CommentText"/>
      </w:pPr>
      <w:r>
        <w:rPr>
          <w:rStyle w:val="CommentReference"/>
        </w:rPr>
        <w:annotationRef/>
      </w:r>
      <w:r>
        <w:t>Para este plan se debe hacer un plan aparte como el que realizo Cristhian para el plan de entrenamiento.</w:t>
      </w:r>
    </w:p>
  </w:comment>
  <w:comment w:id="225" w:author="Katherine" w:date="2012-08-29T00:27:00Z" w:initials="K">
    <w:p w14:paraId="01067987" w14:textId="35EC35F5" w:rsidR="007F7E7F" w:rsidRDefault="007F7E7F">
      <w:pPr>
        <w:pStyle w:val="CommentText"/>
      </w:pPr>
      <w:r>
        <w:rPr>
          <w:rStyle w:val="CommentReference"/>
        </w:rPr>
        <w:annotationRef/>
      </w:r>
      <w:r>
        <w:t>Referencias a que??</w:t>
      </w:r>
    </w:p>
  </w:comment>
  <w:comment w:id="233" w:author="Katherine" w:date="2012-08-29T00:28:00Z" w:initials="K">
    <w:p w14:paraId="41DEBBF7" w14:textId="0574999D" w:rsidR="007F7E7F" w:rsidRDefault="007F7E7F">
      <w:pPr>
        <w:pStyle w:val="CommentText"/>
      </w:pPr>
      <w:r>
        <w:rPr>
          <w:rStyle w:val="CommentReference"/>
        </w:rPr>
        <w:annotationRef/>
      </w:r>
      <w:r>
        <w:t>El que elige las actividades a realizar es el gerente, el es el que en el WBS las puso , y el las asigna semana por semana.</w:t>
      </w:r>
    </w:p>
  </w:comment>
  <w:comment w:id="234" w:author="Juan Pablo Rodriguez Montoya" w:date="2012-08-25T00:29:00Z" w:initials="JP">
    <w:p w14:paraId="76F00659" w14:textId="697C7A01" w:rsidR="007F7E7F" w:rsidRDefault="007F7E7F">
      <w:pPr>
        <w:pStyle w:val="CommentText"/>
      </w:pPr>
      <w:r>
        <w:rPr>
          <w:rStyle w:val="CommentReference"/>
        </w:rPr>
        <w:annotationRef/>
      </w:r>
      <w:r>
        <w:t>Glosario</w:t>
      </w:r>
    </w:p>
  </w:comment>
  <w:comment w:id="235" w:author="Juan Pablo Rodriguez Montoya" w:date="2012-08-25T00:29:00Z" w:initials="JP">
    <w:p w14:paraId="78580430" w14:textId="17912EC5" w:rsidR="007F7E7F" w:rsidRDefault="007F7E7F">
      <w:pPr>
        <w:pStyle w:val="CommentText"/>
      </w:pPr>
      <w:r>
        <w:rPr>
          <w:rStyle w:val="CommentReference"/>
        </w:rPr>
        <w:annotationRef/>
      </w:r>
      <w:r>
        <w:t>Referencia a reglamento canales de comunicación</w:t>
      </w:r>
    </w:p>
  </w:comment>
  <w:comment w:id="236" w:author="Katherine" w:date="2012-08-29T00:30:00Z" w:initials="K">
    <w:p w14:paraId="2E5CE04E" w14:textId="2E603BA1" w:rsidR="007F7E7F" w:rsidRDefault="007F7E7F">
      <w:pPr>
        <w:pStyle w:val="CommentText"/>
      </w:pPr>
      <w:r>
        <w:rPr>
          <w:rStyle w:val="CommentReference"/>
        </w:rPr>
        <w:annotationRef/>
      </w:r>
      <w:r>
        <w:t>Referencia carpeta de plantillas o al plan de documentacion</w:t>
      </w:r>
    </w:p>
  </w:comment>
  <w:comment w:id="237" w:author="Juan Pablo Rodriguez Montoya" w:date="2012-08-25T00:29:00Z" w:initials="JP">
    <w:p w14:paraId="676156FF" w14:textId="4554F4B4" w:rsidR="007F7E7F" w:rsidRDefault="007F7E7F">
      <w:pPr>
        <w:pStyle w:val="CommentText"/>
      </w:pPr>
      <w:r>
        <w:rPr>
          <w:rStyle w:val="CommentReference"/>
        </w:rPr>
        <w:annotationRef/>
      </w:r>
      <w:r>
        <w:t>Glosario</w:t>
      </w:r>
    </w:p>
  </w:comment>
  <w:comment w:id="243" w:author="Alicia Beltran" w:date="2012-09-03T16:46:00Z" w:initials="AB">
    <w:p w14:paraId="0DC98D00" w14:textId="77777777" w:rsidR="007F7E7F" w:rsidRDefault="007F7E7F" w:rsidP="0015045F">
      <w:pPr>
        <w:pStyle w:val="CommentText"/>
      </w:pPr>
      <w:r>
        <w:rPr>
          <w:rStyle w:val="CommentReference"/>
        </w:rPr>
        <w:annotationRef/>
      </w:r>
      <w:r>
        <w:t>Iso 31000</w:t>
      </w:r>
    </w:p>
    <w:p w14:paraId="0832EAE8" w14:textId="77777777" w:rsidR="007F7E7F" w:rsidRDefault="007F7E7F" w:rsidP="0015045F">
      <w:pPr>
        <w:pStyle w:val="CommentText"/>
      </w:pPr>
      <w:r>
        <w:t>IEEE 31010</w:t>
      </w:r>
    </w:p>
    <w:p w14:paraId="246A78B6" w14:textId="77777777" w:rsidR="007F7E7F" w:rsidRDefault="007F7E7F" w:rsidP="0015045F">
      <w:pPr>
        <w:pStyle w:val="CommentText"/>
      </w:pPr>
    </w:p>
  </w:comment>
  <w:comment w:id="244" w:author="Katherine" w:date="2012-09-03T16:50:00Z" w:initials="K">
    <w:p w14:paraId="233695BA" w14:textId="7073F0AD" w:rsidR="007F7E7F" w:rsidRDefault="007F7E7F">
      <w:pPr>
        <w:pStyle w:val="CommentText"/>
      </w:pPr>
      <w:r>
        <w:rPr>
          <w:rStyle w:val="CommentReference"/>
        </w:rPr>
        <w:annotationRef/>
      </w:r>
      <w:r>
        <w:t xml:space="preserve">Este va en el plan de gestión </w:t>
      </w:r>
    </w:p>
  </w:comment>
  <w:comment w:id="246" w:author="Alicia Beltran" w:date="2012-09-03T16:46:00Z" w:initials="AB">
    <w:p w14:paraId="23A59AF6" w14:textId="77777777" w:rsidR="007F7E7F" w:rsidRDefault="007F7E7F" w:rsidP="0015045F">
      <w:pPr>
        <w:pStyle w:val="CommentText"/>
      </w:pPr>
      <w:r>
        <w:rPr>
          <w:rStyle w:val="CommentReference"/>
        </w:rPr>
        <w:annotationRef/>
      </w:r>
      <w:r>
        <w:t>Plan de  riesgos del proyecto</w:t>
      </w:r>
    </w:p>
  </w:comment>
  <w:comment w:id="247" w:author="Katherine" w:date="2012-09-03T16:51:00Z" w:initials="K">
    <w:p w14:paraId="3E70C5F2" w14:textId="26360BC5" w:rsidR="007F7E7F" w:rsidRDefault="007F7E7F">
      <w:pPr>
        <w:pStyle w:val="CommentText"/>
      </w:pPr>
      <w:r>
        <w:rPr>
          <w:rStyle w:val="CommentReference"/>
        </w:rPr>
        <w:annotationRef/>
      </w:r>
      <w:r>
        <w:t>Deberia estar en la documentación… No aquí.</w:t>
      </w:r>
    </w:p>
  </w:comment>
  <w:comment w:id="252" w:author="Juan Pablo Rodriguez Montoya" w:date="2012-09-03T11:03:00Z" w:initials="JP">
    <w:p w14:paraId="06624CF6" w14:textId="77777777" w:rsidR="007F7E7F" w:rsidRDefault="007F7E7F" w:rsidP="00C558E2">
      <w:pPr>
        <w:pStyle w:val="CommentText"/>
      </w:pPr>
      <w:r>
        <w:rPr>
          <w:rStyle w:val="CommentReference"/>
        </w:rPr>
        <w:annotationRef/>
      </w:r>
      <w:r>
        <w:t>Referncia a plan de adminisracion</w:t>
      </w:r>
    </w:p>
    <w:p w14:paraId="042F3C0F" w14:textId="77777777" w:rsidR="007F7E7F" w:rsidRDefault="007F7E7F" w:rsidP="00C558E2">
      <w:pPr>
        <w:pStyle w:val="CommentText"/>
      </w:pPr>
    </w:p>
  </w:comment>
  <w:comment w:id="257" w:author="Katherine" w:date="2012-09-03T17:06:00Z" w:initials="K">
    <w:p w14:paraId="79B83060" w14:textId="13481D1E" w:rsidR="007F7E7F" w:rsidRDefault="007F7E7F">
      <w:pPr>
        <w:pStyle w:val="CommentText"/>
      </w:pPr>
      <w:r>
        <w:rPr>
          <w:rStyle w:val="CommentReference"/>
        </w:rPr>
        <w:annotationRef/>
      </w:r>
      <w:r>
        <w:t>Falta especificar los objetivos de la comunicación</w:t>
      </w:r>
    </w:p>
  </w:comment>
  <w:comment w:id="258" w:author="Zebaxtian" w:date="2012-09-03T17:05:00Z" w:initials="Z">
    <w:p w14:paraId="6EC35D18" w14:textId="77777777" w:rsidR="007F7E7F" w:rsidRDefault="007F7E7F" w:rsidP="006C1775">
      <w:pPr>
        <w:pStyle w:val="CommentText"/>
      </w:pPr>
      <w:r>
        <w:rPr>
          <w:rStyle w:val="CommentReference"/>
        </w:rPr>
        <w:annotationRef/>
      </w:r>
      <w:r>
        <w:t>Referencias que vamos a manejar???</w:t>
      </w:r>
    </w:p>
  </w:comment>
  <w:comment w:id="270" w:author="Zebaxtian" w:date="2012-08-30T21:39:00Z" w:initials="Z">
    <w:p w14:paraId="539ACFC2" w14:textId="77777777" w:rsidR="007F7E7F" w:rsidRDefault="007F7E7F" w:rsidP="003346F1">
      <w:pPr>
        <w:pStyle w:val="CommentText"/>
      </w:pPr>
      <w:r>
        <w:rPr>
          <w:rStyle w:val="CommentReference"/>
        </w:rPr>
        <w:annotationRef/>
      </w:r>
      <w:r>
        <w:t>En anexos deberá aparecer las plantillas para esta referencia</w:t>
      </w:r>
    </w:p>
  </w:comment>
  <w:comment w:id="284" w:author="Alicia Beltran" w:date="2012-08-30T21:44:00Z" w:initials="AB">
    <w:p w14:paraId="4818CE16" w14:textId="77777777" w:rsidR="007F7E7F" w:rsidRDefault="007F7E7F" w:rsidP="0004205C">
      <w:pPr>
        <w:pStyle w:val="CommentText"/>
      </w:pPr>
      <w:r>
        <w:rPr>
          <w:rStyle w:val="CommentReference"/>
        </w:rPr>
        <w:annotationRef/>
      </w:r>
      <w:r>
        <w:t>lonk alplan de verificación  y  validación</w:t>
      </w:r>
    </w:p>
    <w:p w14:paraId="7AA702B9" w14:textId="77777777" w:rsidR="007F7E7F" w:rsidRDefault="007F7E7F" w:rsidP="0004205C">
      <w:pPr>
        <w:pStyle w:val="CommentText"/>
      </w:pPr>
    </w:p>
  </w:comment>
  <w:comment w:id="287" w:author="Alicia Beltran" w:date="2012-08-30T21:44:00Z" w:initials="AB">
    <w:p w14:paraId="74206026" w14:textId="77777777" w:rsidR="007F7E7F" w:rsidRDefault="007F7E7F" w:rsidP="0004205C">
      <w:pPr>
        <w:pStyle w:val="CommentText"/>
      </w:pPr>
      <w:r>
        <w:rPr>
          <w:rStyle w:val="CommentReference"/>
        </w:rPr>
        <w:annotationRef/>
      </w:r>
      <w:r>
        <w:t>nrcesito  link a ese plan de aseg de la calidad</w:t>
      </w:r>
    </w:p>
  </w:comment>
  <w:comment w:id="292" w:author="Alicia Beltran" w:date="2012-08-30T21:44:00Z" w:initials="AB">
    <w:p w14:paraId="19159635" w14:textId="77777777" w:rsidR="007F7E7F" w:rsidRDefault="007F7E7F" w:rsidP="0004205C">
      <w:pPr>
        <w:pStyle w:val="CommentText"/>
      </w:pPr>
      <w:r>
        <w:rPr>
          <w:rStyle w:val="CommentReference"/>
        </w:rPr>
        <w:annotationRef/>
      </w:r>
      <w:r>
        <w:t>link a ese plan</w:t>
      </w:r>
    </w:p>
  </w:comment>
  <w:comment w:id="293" w:author="Alicia Beltran" w:date="2012-08-30T21:44:00Z" w:initials="AB">
    <w:p w14:paraId="6C30213B" w14:textId="77777777" w:rsidR="007F7E7F" w:rsidRDefault="007F7E7F" w:rsidP="0004205C">
      <w:pPr>
        <w:pStyle w:val="CommentText"/>
      </w:pPr>
      <w:r>
        <w:rPr>
          <w:rStyle w:val="CommentReference"/>
        </w:rPr>
        <w:annotationRef/>
      </w:r>
      <w:r>
        <w:t>link a ese plna</w:t>
      </w:r>
    </w:p>
  </w:comment>
  <w:comment w:id="297" w:author="Katherine" w:date="2012-09-02T18:48:00Z" w:initials="K">
    <w:p w14:paraId="09BB180A" w14:textId="65252D75" w:rsidR="007F7E7F" w:rsidRDefault="007F7E7F">
      <w:pPr>
        <w:pStyle w:val="CommentText"/>
      </w:pPr>
      <w:r>
        <w:rPr>
          <w:rStyle w:val="CommentReference"/>
        </w:rPr>
        <w:annotationRef/>
      </w:r>
      <w:r>
        <w:t>Revisar</w:t>
      </w:r>
    </w:p>
  </w:comment>
  <w:comment w:id="302" w:author="Alicia Beltran" w:date="2012-09-02T18:45:00Z" w:initials="AB">
    <w:p w14:paraId="13B6E37B" w14:textId="77777777" w:rsidR="007F7E7F" w:rsidRDefault="007F7E7F" w:rsidP="00F95C7D">
      <w:pPr>
        <w:pStyle w:val="CommentText"/>
      </w:pPr>
      <w:r>
        <w:rPr>
          <w:rStyle w:val="CommentReference"/>
        </w:rPr>
        <w:annotationRef/>
      </w:r>
      <w:r>
        <w:t>Sec 8.6</w:t>
      </w:r>
    </w:p>
  </w:comment>
  <w:comment w:id="303" w:author="Alicia Beltran" w:date="2012-09-02T18:45:00Z" w:initials="AB">
    <w:p w14:paraId="6A41939D" w14:textId="77777777" w:rsidR="007F7E7F" w:rsidRDefault="007F7E7F" w:rsidP="00F95C7D">
      <w:pPr>
        <w:pStyle w:val="CommentText"/>
      </w:pPr>
      <w:r>
        <w:rPr>
          <w:rStyle w:val="CommentReference"/>
        </w:rPr>
        <w:annotationRef/>
      </w:r>
      <w:r>
        <w:t>Link al  plan  de dcc</w:t>
      </w:r>
    </w:p>
  </w:comment>
  <w:comment w:id="304" w:author="Katherine" w:date="2012-09-02T18:47:00Z" w:initials="K">
    <w:p w14:paraId="61FA00F7" w14:textId="5E15E9E6" w:rsidR="007F7E7F" w:rsidRDefault="007F7E7F">
      <w:pPr>
        <w:pStyle w:val="CommentText"/>
      </w:pPr>
      <w:r>
        <w:rPr>
          <w:rStyle w:val="CommentReference"/>
        </w:rPr>
        <w:annotationRef/>
      </w:r>
      <w:r>
        <w:t>Toca cambiarlo por un diagrama bmp</w:t>
      </w:r>
    </w:p>
  </w:comment>
  <w:comment w:id="312" w:author="Alicia Beltran" w:date="2012-09-04T13:18:00Z" w:initials="AB">
    <w:p w14:paraId="2046FAAA" w14:textId="6827C45F" w:rsidR="007F7E7F" w:rsidRDefault="007F7E7F">
      <w:pPr>
        <w:pStyle w:val="CommentText"/>
      </w:pPr>
      <w:r>
        <w:rPr>
          <w:rStyle w:val="CommentReference"/>
        </w:rPr>
        <w:annotationRef/>
      </w:r>
      <w:r>
        <w:t>Plan de doc</w:t>
      </w:r>
    </w:p>
  </w:comment>
  <w:comment w:id="313" w:author="Alicia Beltran" w:date="2012-09-04T13:15:00Z" w:initials="AB">
    <w:p w14:paraId="7D5B4562" w14:textId="711E7BA5" w:rsidR="007F7E7F" w:rsidRDefault="007F7E7F">
      <w:pPr>
        <w:pStyle w:val="CommentText"/>
      </w:pPr>
      <w:r>
        <w:rPr>
          <w:rStyle w:val="CommentReference"/>
        </w:rPr>
        <w:annotationRef/>
      </w:r>
      <w:r>
        <w:t>Referencia a la seccion</w:t>
      </w:r>
    </w:p>
  </w:comment>
  <w:comment w:id="314" w:author="Alicia Beltran" w:date="2012-09-04T13:34:00Z" w:initials="AB">
    <w:p w14:paraId="6FB2B7DF" w14:textId="19F12283" w:rsidR="007F7E7F" w:rsidRDefault="007F7E7F">
      <w:pPr>
        <w:pStyle w:val="CommentText"/>
      </w:pPr>
      <w:r>
        <w:rPr>
          <w:rStyle w:val="CommentReference"/>
        </w:rPr>
        <w:annotationRef/>
      </w:r>
      <w:r>
        <w:t xml:space="preserve">En  el  plan de administración de la configuración debe decirse como se solicitan los cambios, y también en la parte de comunicación debe indicarse como se solicitan cambios a gerencia, al arquitecto…. </w:t>
      </w:r>
    </w:p>
  </w:comment>
  <w:comment w:id="315" w:author="Alicia Beltran" w:date="2012-09-04T13:30:00Z" w:initials="AB">
    <w:p w14:paraId="4EAE5567" w14:textId="5F28F6A2" w:rsidR="007F7E7F" w:rsidRDefault="007F7E7F">
      <w:pPr>
        <w:pStyle w:val="CommentText"/>
      </w:pPr>
      <w:r>
        <w:rPr>
          <w:rStyle w:val="CommentReference"/>
        </w:rPr>
        <w:annotationRef/>
      </w:r>
      <w:r>
        <w:t>Plan de riesgos</w:t>
      </w:r>
    </w:p>
  </w:comment>
  <w:comment w:id="316" w:author="Alicia Beltran" w:date="2012-09-04T13:45:00Z" w:initials="AB">
    <w:p w14:paraId="11980869" w14:textId="32EBA3ED" w:rsidR="007F7E7F" w:rsidRDefault="007F7E7F">
      <w:pPr>
        <w:pStyle w:val="CommentText"/>
      </w:pPr>
      <w:r>
        <w:rPr>
          <w:rStyle w:val="CommentReference"/>
        </w:rPr>
        <w:annotationRef/>
      </w:r>
      <w:r>
        <w:t>Documento que  hizo sebastian</w:t>
      </w:r>
    </w:p>
  </w:comment>
  <w:comment w:id="317" w:author="Alicia Beltran" w:date="2012-09-04T13:43:00Z" w:initials="AB">
    <w:p w14:paraId="01E5582D" w14:textId="1902A485" w:rsidR="007F7E7F" w:rsidRDefault="007F7E7F">
      <w:pPr>
        <w:pStyle w:val="CommentText"/>
      </w:pPr>
      <w:r>
        <w:rPr>
          <w:rStyle w:val="CommentReference"/>
        </w:rPr>
        <w:annotationRef/>
      </w:r>
      <w:r>
        <w:t>Esto debería ir en el plan de calidad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7BA64" w14:textId="77777777" w:rsidR="007F7E7F" w:rsidRDefault="007F7E7F" w:rsidP="00F31C00">
      <w:pPr>
        <w:spacing w:after="0" w:line="240" w:lineRule="auto"/>
      </w:pPr>
      <w:r>
        <w:separator/>
      </w:r>
    </w:p>
  </w:endnote>
  <w:endnote w:type="continuationSeparator" w:id="0">
    <w:p w14:paraId="16215C1C" w14:textId="77777777" w:rsidR="007F7E7F" w:rsidRDefault="007F7E7F" w:rsidP="00F31C00">
      <w:pPr>
        <w:spacing w:after="0" w:line="240" w:lineRule="auto"/>
      </w:pPr>
      <w:r>
        <w:continuationSeparator/>
      </w:r>
    </w:p>
  </w:endnote>
  <w:endnote w:type="continuationNotice" w:id="1">
    <w:p w14:paraId="171F2215" w14:textId="77777777" w:rsidR="007F7E7F" w:rsidRDefault="007F7E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00000003" w:usb1="00000000" w:usb2="00000000" w:usb3="00000000" w:csb0="00000001" w:csb1="00000000"/>
  </w:font>
  <w:font w:name="Segoe UI">
    <w:altName w:val="Courier New"/>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F6A55" w14:textId="7D25F1CE" w:rsidR="007F7E7F" w:rsidRPr="00595763" w:rsidRDefault="007F7E7F" w:rsidP="00595763">
    <w:pPr>
      <w:pStyle w:val="Footer"/>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Pr>
        <w:b/>
        <w:i/>
        <w:lang w:val="en-US"/>
      </w:rPr>
      <w:t xml:space="preserve">  </w:t>
    </w:r>
    <w:r w:rsidRPr="0077450E" w:rsidDel="00D3705E">
      <w:rPr>
        <w:b/>
        <w:i/>
        <w:lang w:val="en-US"/>
      </w:rPr>
      <w:t xml:space="preserve"> </w:t>
    </w:r>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sidDel="00D3705E">
      <w:rPr>
        <w:b/>
        <w:i/>
        <w:lang w:val="en-US"/>
      </w:rPr>
      <w:t xml:space="preserve"> </w:t>
    </w:r>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t>SPMP</w:t>
    </w:r>
    <w:r w:rsidRPr="0077450E">
      <w:rPr>
        <w:i/>
        <w:lang w:val="en-US"/>
      </w:rPr>
      <w:t xml:space="preserve"> Pagina</w:t>
    </w:r>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sidR="00460B7D">
      <w:rPr>
        <w:b/>
        <w:i/>
        <w:noProof/>
        <w:lang w:val="en-US"/>
      </w:rPr>
      <w:t>40</w:t>
    </w:r>
    <w:r w:rsidRPr="00566B5C">
      <w:rPr>
        <w:b/>
        <w:i/>
        <w:noProof/>
      </w:rPr>
      <w:fldChar w:fldCharType="end"/>
    </w:r>
    <w:r w:rsidRPr="0077450E">
      <w:rPr>
        <w:b/>
        <w:i/>
        <w:lang w:val="en-US"/>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FB51" w14:textId="77777777" w:rsidR="007F7E7F" w:rsidRPr="008830EB" w:rsidRDefault="007F7E7F" w:rsidP="00D3705E">
    <w:pPr>
      <w:pStyle w:val="Footer"/>
      <w:tabs>
        <w:tab w:val="center" w:pos="4135"/>
        <w:tab w:val="left" w:pos="5359"/>
      </w:tabs>
      <w:rPr>
        <w:lang w:val="en-US"/>
      </w:rPr>
    </w:pPr>
    <w:r w:rsidRPr="00D3705E">
      <w:rPr>
        <w:b/>
        <w:i/>
        <w:lang w:val="en-US"/>
      </w:rPr>
      <w:t>SPMP</w:t>
    </w:r>
    <w:r w:rsidRPr="008830EB">
      <w:rPr>
        <w:b/>
        <w:i/>
        <w:lang w:val="en-US"/>
      </w:rPr>
      <w:t xml:space="preserve"> </w:t>
    </w:r>
    <w:r w:rsidRPr="008830EB">
      <w:rPr>
        <w:i/>
        <w:lang w:val="en-US"/>
      </w:rPr>
      <w:t>Pagina</w:t>
    </w:r>
    <w:r w:rsidRPr="00265D77">
      <w:rPr>
        <w:i/>
        <w:lang w:val="en-US"/>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460B7D">
      <w:rPr>
        <w:b/>
        <w:i/>
        <w:noProof/>
        <w:lang w:val="en-US"/>
      </w:rPr>
      <w:t>41</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t xml:space="preserve">   </w:t>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14:paraId="6A517EE9" w14:textId="77777777" w:rsidR="007F7E7F" w:rsidRPr="00595763" w:rsidRDefault="007F7E7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EF2050" w14:textId="77777777" w:rsidR="007F7E7F" w:rsidRDefault="007F7E7F" w:rsidP="00F31C00">
      <w:pPr>
        <w:spacing w:after="0" w:line="240" w:lineRule="auto"/>
      </w:pPr>
      <w:r>
        <w:separator/>
      </w:r>
    </w:p>
  </w:footnote>
  <w:footnote w:type="continuationSeparator" w:id="0">
    <w:p w14:paraId="0D59791A" w14:textId="77777777" w:rsidR="007F7E7F" w:rsidRDefault="007F7E7F" w:rsidP="00F31C00">
      <w:pPr>
        <w:spacing w:after="0" w:line="240" w:lineRule="auto"/>
      </w:pPr>
      <w:r>
        <w:continuationSeparator/>
      </w:r>
    </w:p>
  </w:footnote>
  <w:footnote w:type="continuationNotice" w:id="1">
    <w:p w14:paraId="3A8703F0" w14:textId="77777777" w:rsidR="007F7E7F" w:rsidRDefault="007F7E7F">
      <w:pPr>
        <w:spacing w:after="0" w:line="240" w:lineRule="auto"/>
      </w:pPr>
    </w:p>
  </w:footnote>
  <w:footnote w:id="2">
    <w:p w14:paraId="0D77B432" w14:textId="77777777" w:rsidR="007F7E7F" w:rsidRPr="00B3049E" w:rsidRDefault="007F7E7F" w:rsidP="0004205C">
      <w:pPr>
        <w:pStyle w:val="FootnoteText"/>
        <w:rPr>
          <w:lang w:val="es-ES"/>
        </w:rPr>
      </w:pPr>
      <w:r>
        <w:rPr>
          <w:rStyle w:val="FootnoteReference"/>
        </w:rPr>
        <w:footnoteRef/>
      </w:r>
      <w:r>
        <w:t xml:space="preserve"> </w:t>
      </w:r>
      <w:r w:rsidRPr="00B3049E">
        <w:rPr>
          <w:lang w:val="es-ES"/>
        </w:rPr>
        <w:t>Su principal objetivo es encontrar defectos en el  programa, en lugar de considerer aspectos  mayores del diseño.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E03" w14:textId="77777777" w:rsidR="007F7E7F" w:rsidRPr="00433CC3" w:rsidRDefault="007F7E7F" w:rsidP="00993B32">
    <w:pPr>
      <w:pStyle w:val="Header"/>
      <w:rPr>
        <w:b/>
      </w:rPr>
    </w:pPr>
    <w:r w:rsidRPr="00595763">
      <w:rPr>
        <w:b/>
        <w:noProof/>
        <w:lang w:val="en-US"/>
      </w:rPr>
      <w:drawing>
        <wp:anchor distT="0" distB="0" distL="114300" distR="114300" simplePos="0" relativeHeight="251657216" behindDoc="1" locked="0" layoutInCell="1" allowOverlap="1" wp14:anchorId="13AAB379" wp14:editId="0C838E5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Pr="00433CC3">
      <w:rPr>
        <w:b/>
      </w:rPr>
      <w:t>FIFTH FLOOR CORP</w:t>
    </w:r>
  </w:p>
  <w:p w14:paraId="154F0620" w14:textId="77777777" w:rsidR="007F7E7F" w:rsidRPr="00433CC3" w:rsidRDefault="007F7E7F" w:rsidP="00993B32">
    <w:pPr>
      <w:pStyle w:val="Header"/>
      <w:rPr>
        <w:b/>
      </w:rPr>
    </w:pPr>
    <w:r w:rsidRPr="00433CC3">
      <w:rPr>
        <w:b/>
      </w:rPr>
      <w:t>SPMP</w:t>
    </w:r>
  </w:p>
  <w:p w14:paraId="598F8CD2" w14:textId="77777777" w:rsidR="007F7E7F" w:rsidRDefault="007F7E7F" w:rsidP="0059576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72D10" w14:textId="74F52186" w:rsidR="007F7E7F" w:rsidRDefault="007F7E7F" w:rsidP="00082A52">
    <w:pPr>
      <w:pStyle w:val="Header"/>
      <w:jc w:val="right"/>
      <w:rPr>
        <w:b/>
      </w:rPr>
    </w:pPr>
    <w:r w:rsidRPr="00595763">
      <w:rPr>
        <w:b/>
        <w:noProof/>
        <w:lang w:val="en-US"/>
      </w:rPr>
      <w:drawing>
        <wp:anchor distT="0" distB="0" distL="114300" distR="114300" simplePos="0" relativeHeight="251656192" behindDoc="1" locked="0" layoutInCell="1" allowOverlap="1" wp14:anchorId="5379B278" wp14:editId="20D4CAE2">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p>
  <w:p w14:paraId="3ED201D2" w14:textId="2C6C8703" w:rsidR="007F7E7F" w:rsidRPr="00433CC3" w:rsidRDefault="007F7E7F" w:rsidP="00082A52">
    <w:pPr>
      <w:pStyle w:val="Header"/>
      <w:jc w:val="right"/>
      <w:rPr>
        <w:b/>
      </w:rPr>
    </w:pPr>
    <w:r w:rsidRPr="00433CC3">
      <w:rPr>
        <w:b/>
      </w:rPr>
      <w:t>FIFTH FLOOR CORP</w:t>
    </w:r>
  </w:p>
  <w:p w14:paraId="199CAA69" w14:textId="77777777" w:rsidR="007F7E7F" w:rsidRPr="00433CC3" w:rsidRDefault="007F7E7F" w:rsidP="00082A52">
    <w:pPr>
      <w:pStyle w:val="Header"/>
      <w:jc w:val="right"/>
      <w:rPr>
        <w:b/>
      </w:rPr>
    </w:pPr>
    <w:r w:rsidRPr="00433CC3">
      <w:rPr>
        <w:b/>
      </w:rPr>
      <w:t>SPMP</w:t>
    </w:r>
  </w:p>
  <w:p w14:paraId="737822C0" w14:textId="20F95FA6" w:rsidR="007F7E7F" w:rsidRDefault="007F7E7F" w:rsidP="00B87FCF">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F150E5"/>
    <w:multiLevelType w:val="multilevel"/>
    <w:tmpl w:val="32D226BC"/>
    <w:lvl w:ilvl="0">
      <w:start w:val="6"/>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9">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C6C63F1"/>
    <w:multiLevelType w:val="multilevel"/>
    <w:tmpl w:val="D9D42456"/>
    <w:lvl w:ilvl="0">
      <w:start w:val="6"/>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3696537F"/>
    <w:multiLevelType w:val="hybridMultilevel"/>
    <w:tmpl w:val="084487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8">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nsid w:val="48691689"/>
    <w:multiLevelType w:val="hybridMultilevel"/>
    <w:tmpl w:val="917A9E18"/>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30">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5">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39F5EF5"/>
    <w:multiLevelType w:val="hybridMultilevel"/>
    <w:tmpl w:val="516AC056"/>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2">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43">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6">
    <w:nsid w:val="79981900"/>
    <w:multiLevelType w:val="hybridMultilevel"/>
    <w:tmpl w:val="8C98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8"/>
  </w:num>
  <w:num w:numId="2">
    <w:abstractNumId w:val="31"/>
  </w:num>
  <w:num w:numId="3">
    <w:abstractNumId w:val="2"/>
  </w:num>
  <w:num w:numId="4">
    <w:abstractNumId w:val="19"/>
  </w:num>
  <w:num w:numId="5">
    <w:abstractNumId w:val="36"/>
  </w:num>
  <w:num w:numId="6">
    <w:abstractNumId w:val="30"/>
  </w:num>
  <w:num w:numId="7">
    <w:abstractNumId w:val="18"/>
  </w:num>
  <w:num w:numId="8">
    <w:abstractNumId w:val="27"/>
  </w:num>
  <w:num w:numId="9">
    <w:abstractNumId w:val="32"/>
  </w:num>
  <w:num w:numId="10">
    <w:abstractNumId w:val="44"/>
  </w:num>
  <w:num w:numId="11">
    <w:abstractNumId w:val="14"/>
  </w:num>
  <w:num w:numId="12">
    <w:abstractNumId w:val="42"/>
  </w:num>
  <w:num w:numId="13">
    <w:abstractNumId w:val="8"/>
  </w:num>
  <w:num w:numId="14">
    <w:abstractNumId w:val="10"/>
  </w:num>
  <w:num w:numId="15">
    <w:abstractNumId w:val="22"/>
  </w:num>
  <w:num w:numId="16">
    <w:abstractNumId w:val="39"/>
  </w:num>
  <w:num w:numId="17">
    <w:abstractNumId w:val="26"/>
  </w:num>
  <w:num w:numId="18">
    <w:abstractNumId w:val="6"/>
  </w:num>
  <w:num w:numId="19">
    <w:abstractNumId w:val="24"/>
  </w:num>
  <w:num w:numId="20">
    <w:abstractNumId w:val="35"/>
  </w:num>
  <w:num w:numId="21">
    <w:abstractNumId w:val="25"/>
  </w:num>
  <w:num w:numId="22">
    <w:abstractNumId w:val="33"/>
  </w:num>
  <w:num w:numId="23">
    <w:abstractNumId w:val="43"/>
  </w:num>
  <w:num w:numId="24">
    <w:abstractNumId w:val="1"/>
  </w:num>
  <w:num w:numId="25">
    <w:abstractNumId w:val="45"/>
  </w:num>
  <w:num w:numId="26">
    <w:abstractNumId w:val="17"/>
  </w:num>
  <w:num w:numId="27">
    <w:abstractNumId w:val="41"/>
  </w:num>
  <w:num w:numId="28">
    <w:abstractNumId w:val="11"/>
  </w:num>
  <w:num w:numId="29">
    <w:abstractNumId w:val="47"/>
  </w:num>
  <w:num w:numId="30">
    <w:abstractNumId w:val="13"/>
  </w:num>
  <w:num w:numId="31">
    <w:abstractNumId w:val="4"/>
  </w:num>
  <w:num w:numId="32">
    <w:abstractNumId w:val="48"/>
  </w:num>
  <w:num w:numId="33">
    <w:abstractNumId w:val="16"/>
  </w:num>
  <w:num w:numId="34">
    <w:abstractNumId w:val="28"/>
  </w:num>
  <w:num w:numId="35">
    <w:abstractNumId w:val="3"/>
  </w:num>
  <w:num w:numId="36">
    <w:abstractNumId w:val="20"/>
  </w:num>
  <w:num w:numId="37">
    <w:abstractNumId w:val="40"/>
  </w:num>
  <w:num w:numId="38">
    <w:abstractNumId w:val="23"/>
  </w:num>
  <w:num w:numId="39">
    <w:abstractNumId w:val="37"/>
  </w:num>
  <w:num w:numId="40">
    <w:abstractNumId w:val="46"/>
  </w:num>
  <w:num w:numId="41">
    <w:abstractNumId w:val="21"/>
  </w:num>
  <w:num w:numId="42">
    <w:abstractNumId w:val="20"/>
  </w:num>
  <w:num w:numId="43">
    <w:abstractNumId w:val="34"/>
  </w:num>
  <w:num w:numId="44">
    <w:abstractNumId w:val="5"/>
  </w:num>
  <w:num w:numId="45">
    <w:abstractNumId w:val="9"/>
  </w:num>
  <w:num w:numId="46">
    <w:abstractNumId w:val="0"/>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num>
  <w:num w:numId="49">
    <w:abstractNumId w:val="12"/>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defaultTabStop w:val="708"/>
  <w:hyphenationZone w:val="425"/>
  <w:evenAndOddHeaders/>
  <w:characterSpacingControl w:val="doNotCompress"/>
  <w:hdrShapeDefaults>
    <o:shapedefaults v:ext="edit" spidmax="2050"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5F"/>
    <w:rsid w:val="0000087E"/>
    <w:rsid w:val="000015CC"/>
    <w:rsid w:val="00006E8E"/>
    <w:rsid w:val="00012760"/>
    <w:rsid w:val="00014AF3"/>
    <w:rsid w:val="00021D3D"/>
    <w:rsid w:val="00023EBC"/>
    <w:rsid w:val="00027FCC"/>
    <w:rsid w:val="000306B2"/>
    <w:rsid w:val="00037089"/>
    <w:rsid w:val="0004205C"/>
    <w:rsid w:val="000453FA"/>
    <w:rsid w:val="000534AA"/>
    <w:rsid w:val="00053705"/>
    <w:rsid w:val="00053B29"/>
    <w:rsid w:val="00053FDD"/>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7477"/>
    <w:rsid w:val="0011798C"/>
    <w:rsid w:val="00127A7A"/>
    <w:rsid w:val="00134599"/>
    <w:rsid w:val="0013610A"/>
    <w:rsid w:val="00136A40"/>
    <w:rsid w:val="0015045F"/>
    <w:rsid w:val="00151ACA"/>
    <w:rsid w:val="00153DF8"/>
    <w:rsid w:val="00156118"/>
    <w:rsid w:val="00161C45"/>
    <w:rsid w:val="00165D9B"/>
    <w:rsid w:val="001713AF"/>
    <w:rsid w:val="001807D7"/>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66B"/>
    <w:rsid w:val="001E5C03"/>
    <w:rsid w:val="001F0D11"/>
    <w:rsid w:val="001F430B"/>
    <w:rsid w:val="001F52C6"/>
    <w:rsid w:val="002005C1"/>
    <w:rsid w:val="0020671D"/>
    <w:rsid w:val="00215A9C"/>
    <w:rsid w:val="00240F50"/>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4C36"/>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4834"/>
    <w:rsid w:val="003176C0"/>
    <w:rsid w:val="00317FDB"/>
    <w:rsid w:val="003346F1"/>
    <w:rsid w:val="00335CB4"/>
    <w:rsid w:val="00354894"/>
    <w:rsid w:val="003612B4"/>
    <w:rsid w:val="0036590C"/>
    <w:rsid w:val="00367641"/>
    <w:rsid w:val="00382B18"/>
    <w:rsid w:val="00385ECE"/>
    <w:rsid w:val="00386565"/>
    <w:rsid w:val="003905C0"/>
    <w:rsid w:val="003939D0"/>
    <w:rsid w:val="003A103E"/>
    <w:rsid w:val="003A211B"/>
    <w:rsid w:val="003A3884"/>
    <w:rsid w:val="003A6582"/>
    <w:rsid w:val="003A6D2F"/>
    <w:rsid w:val="003B05C8"/>
    <w:rsid w:val="003B0CF8"/>
    <w:rsid w:val="003B2ED1"/>
    <w:rsid w:val="003B7A3E"/>
    <w:rsid w:val="003C1C46"/>
    <w:rsid w:val="003C3F8F"/>
    <w:rsid w:val="003C6BF8"/>
    <w:rsid w:val="003D3F74"/>
    <w:rsid w:val="003D6130"/>
    <w:rsid w:val="003F25AE"/>
    <w:rsid w:val="003F2F36"/>
    <w:rsid w:val="00401103"/>
    <w:rsid w:val="00403840"/>
    <w:rsid w:val="0040717F"/>
    <w:rsid w:val="00411EE5"/>
    <w:rsid w:val="00415C9E"/>
    <w:rsid w:val="004175B1"/>
    <w:rsid w:val="004229A8"/>
    <w:rsid w:val="0042334F"/>
    <w:rsid w:val="00430B02"/>
    <w:rsid w:val="004358D6"/>
    <w:rsid w:val="00435FCD"/>
    <w:rsid w:val="00436757"/>
    <w:rsid w:val="00446913"/>
    <w:rsid w:val="004473C1"/>
    <w:rsid w:val="00447AD7"/>
    <w:rsid w:val="0045271C"/>
    <w:rsid w:val="004536C0"/>
    <w:rsid w:val="00457BCC"/>
    <w:rsid w:val="00460B7D"/>
    <w:rsid w:val="00465FE6"/>
    <w:rsid w:val="004663EA"/>
    <w:rsid w:val="004667D5"/>
    <w:rsid w:val="00475107"/>
    <w:rsid w:val="00476FC8"/>
    <w:rsid w:val="00485D66"/>
    <w:rsid w:val="004945FA"/>
    <w:rsid w:val="004A49E8"/>
    <w:rsid w:val="004A7753"/>
    <w:rsid w:val="004B2298"/>
    <w:rsid w:val="004B3AFA"/>
    <w:rsid w:val="004C43EB"/>
    <w:rsid w:val="004C7CA3"/>
    <w:rsid w:val="004D4489"/>
    <w:rsid w:val="004E0C3D"/>
    <w:rsid w:val="004E1F4F"/>
    <w:rsid w:val="004E39FF"/>
    <w:rsid w:val="004F2EB7"/>
    <w:rsid w:val="004F6D68"/>
    <w:rsid w:val="00502E46"/>
    <w:rsid w:val="00505E53"/>
    <w:rsid w:val="00507078"/>
    <w:rsid w:val="00510198"/>
    <w:rsid w:val="0053157C"/>
    <w:rsid w:val="00536F6E"/>
    <w:rsid w:val="00540A55"/>
    <w:rsid w:val="0054316A"/>
    <w:rsid w:val="00545FFC"/>
    <w:rsid w:val="00551988"/>
    <w:rsid w:val="00556389"/>
    <w:rsid w:val="00560B0C"/>
    <w:rsid w:val="0056115C"/>
    <w:rsid w:val="00561550"/>
    <w:rsid w:val="00562872"/>
    <w:rsid w:val="00566B5C"/>
    <w:rsid w:val="00567D09"/>
    <w:rsid w:val="00573A17"/>
    <w:rsid w:val="00575330"/>
    <w:rsid w:val="0057544F"/>
    <w:rsid w:val="00581B37"/>
    <w:rsid w:val="0058475B"/>
    <w:rsid w:val="00586375"/>
    <w:rsid w:val="0059126F"/>
    <w:rsid w:val="00595763"/>
    <w:rsid w:val="00597105"/>
    <w:rsid w:val="00597305"/>
    <w:rsid w:val="005A183A"/>
    <w:rsid w:val="005A2719"/>
    <w:rsid w:val="005A677B"/>
    <w:rsid w:val="005C6CBC"/>
    <w:rsid w:val="005D04C1"/>
    <w:rsid w:val="005D0723"/>
    <w:rsid w:val="005D7FA7"/>
    <w:rsid w:val="005E1183"/>
    <w:rsid w:val="005E36E0"/>
    <w:rsid w:val="005E7110"/>
    <w:rsid w:val="005F5233"/>
    <w:rsid w:val="00605716"/>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5C7B"/>
    <w:rsid w:val="00672B8F"/>
    <w:rsid w:val="00681D3D"/>
    <w:rsid w:val="00685013"/>
    <w:rsid w:val="006877A3"/>
    <w:rsid w:val="00691968"/>
    <w:rsid w:val="00692F6D"/>
    <w:rsid w:val="0069422B"/>
    <w:rsid w:val="006A10A3"/>
    <w:rsid w:val="006A5521"/>
    <w:rsid w:val="006A6E3B"/>
    <w:rsid w:val="006B1F4F"/>
    <w:rsid w:val="006B5826"/>
    <w:rsid w:val="006C12CB"/>
    <w:rsid w:val="006C1775"/>
    <w:rsid w:val="006C587B"/>
    <w:rsid w:val="006C7302"/>
    <w:rsid w:val="006D3836"/>
    <w:rsid w:val="006D4EB5"/>
    <w:rsid w:val="006D6F62"/>
    <w:rsid w:val="006E1091"/>
    <w:rsid w:val="006E13F3"/>
    <w:rsid w:val="006E2445"/>
    <w:rsid w:val="006E37F2"/>
    <w:rsid w:val="006E53F0"/>
    <w:rsid w:val="006F56D3"/>
    <w:rsid w:val="0070331B"/>
    <w:rsid w:val="00710A74"/>
    <w:rsid w:val="00710C9F"/>
    <w:rsid w:val="007171BE"/>
    <w:rsid w:val="00727649"/>
    <w:rsid w:val="007279EC"/>
    <w:rsid w:val="00730A2F"/>
    <w:rsid w:val="00736191"/>
    <w:rsid w:val="00736617"/>
    <w:rsid w:val="00747E02"/>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7442"/>
    <w:rsid w:val="007F7E7F"/>
    <w:rsid w:val="00801147"/>
    <w:rsid w:val="008040D2"/>
    <w:rsid w:val="00806AC3"/>
    <w:rsid w:val="008076C4"/>
    <w:rsid w:val="00810DFF"/>
    <w:rsid w:val="0081290A"/>
    <w:rsid w:val="008355CE"/>
    <w:rsid w:val="0083689C"/>
    <w:rsid w:val="00840403"/>
    <w:rsid w:val="00857EE2"/>
    <w:rsid w:val="00860219"/>
    <w:rsid w:val="00860FEE"/>
    <w:rsid w:val="00862494"/>
    <w:rsid w:val="00865F89"/>
    <w:rsid w:val="008673B6"/>
    <w:rsid w:val="00874EE1"/>
    <w:rsid w:val="0087616E"/>
    <w:rsid w:val="0088137B"/>
    <w:rsid w:val="008830EB"/>
    <w:rsid w:val="00885E58"/>
    <w:rsid w:val="00886410"/>
    <w:rsid w:val="008918C7"/>
    <w:rsid w:val="00895FEE"/>
    <w:rsid w:val="00897FF1"/>
    <w:rsid w:val="008A05FF"/>
    <w:rsid w:val="008A2CA5"/>
    <w:rsid w:val="008A4941"/>
    <w:rsid w:val="008A7B0C"/>
    <w:rsid w:val="008B02E3"/>
    <w:rsid w:val="008B302E"/>
    <w:rsid w:val="008B32C2"/>
    <w:rsid w:val="008B4FE5"/>
    <w:rsid w:val="008C1E77"/>
    <w:rsid w:val="008C73A9"/>
    <w:rsid w:val="008D2B86"/>
    <w:rsid w:val="008E64B6"/>
    <w:rsid w:val="008E78A1"/>
    <w:rsid w:val="00900148"/>
    <w:rsid w:val="00902467"/>
    <w:rsid w:val="009031DD"/>
    <w:rsid w:val="0090338D"/>
    <w:rsid w:val="00905222"/>
    <w:rsid w:val="00924F48"/>
    <w:rsid w:val="00930208"/>
    <w:rsid w:val="0093356D"/>
    <w:rsid w:val="00935D34"/>
    <w:rsid w:val="009367EE"/>
    <w:rsid w:val="009405F2"/>
    <w:rsid w:val="00941AC3"/>
    <w:rsid w:val="00942D6C"/>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BB0"/>
    <w:rsid w:val="009C068D"/>
    <w:rsid w:val="009C2D89"/>
    <w:rsid w:val="009D624F"/>
    <w:rsid w:val="009F1CB1"/>
    <w:rsid w:val="00A05EF0"/>
    <w:rsid w:val="00A0704B"/>
    <w:rsid w:val="00A10CA4"/>
    <w:rsid w:val="00A16953"/>
    <w:rsid w:val="00A212EB"/>
    <w:rsid w:val="00A278FA"/>
    <w:rsid w:val="00A305F7"/>
    <w:rsid w:val="00A309FC"/>
    <w:rsid w:val="00A3273C"/>
    <w:rsid w:val="00A33432"/>
    <w:rsid w:val="00A33958"/>
    <w:rsid w:val="00A33BDE"/>
    <w:rsid w:val="00A35BB2"/>
    <w:rsid w:val="00A460BF"/>
    <w:rsid w:val="00A466EE"/>
    <w:rsid w:val="00A46848"/>
    <w:rsid w:val="00A46F68"/>
    <w:rsid w:val="00A52936"/>
    <w:rsid w:val="00A60599"/>
    <w:rsid w:val="00A6199A"/>
    <w:rsid w:val="00A61B3C"/>
    <w:rsid w:val="00A7274C"/>
    <w:rsid w:val="00A72FAD"/>
    <w:rsid w:val="00A75DDF"/>
    <w:rsid w:val="00A8258B"/>
    <w:rsid w:val="00A857DF"/>
    <w:rsid w:val="00A93D38"/>
    <w:rsid w:val="00A94207"/>
    <w:rsid w:val="00AA3556"/>
    <w:rsid w:val="00AA49C9"/>
    <w:rsid w:val="00AA6FDA"/>
    <w:rsid w:val="00AB47BF"/>
    <w:rsid w:val="00AB52A4"/>
    <w:rsid w:val="00AC5A90"/>
    <w:rsid w:val="00AD5908"/>
    <w:rsid w:val="00AE3164"/>
    <w:rsid w:val="00AF4FB5"/>
    <w:rsid w:val="00AF5CD9"/>
    <w:rsid w:val="00B04B3B"/>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E2B48"/>
    <w:rsid w:val="00BE35F7"/>
    <w:rsid w:val="00BF0E99"/>
    <w:rsid w:val="00BF1ECD"/>
    <w:rsid w:val="00BF46F9"/>
    <w:rsid w:val="00BF6E98"/>
    <w:rsid w:val="00BF78C3"/>
    <w:rsid w:val="00C00694"/>
    <w:rsid w:val="00C00800"/>
    <w:rsid w:val="00C06D81"/>
    <w:rsid w:val="00C11889"/>
    <w:rsid w:val="00C13EE0"/>
    <w:rsid w:val="00C228D8"/>
    <w:rsid w:val="00C24776"/>
    <w:rsid w:val="00C24EF5"/>
    <w:rsid w:val="00C260FE"/>
    <w:rsid w:val="00C275AD"/>
    <w:rsid w:val="00C31721"/>
    <w:rsid w:val="00C353F5"/>
    <w:rsid w:val="00C4295A"/>
    <w:rsid w:val="00C44E30"/>
    <w:rsid w:val="00C45E13"/>
    <w:rsid w:val="00C50F9C"/>
    <w:rsid w:val="00C51FC3"/>
    <w:rsid w:val="00C52140"/>
    <w:rsid w:val="00C558E2"/>
    <w:rsid w:val="00C661D2"/>
    <w:rsid w:val="00C6659B"/>
    <w:rsid w:val="00C7183A"/>
    <w:rsid w:val="00C74EE3"/>
    <w:rsid w:val="00C75F35"/>
    <w:rsid w:val="00C777A0"/>
    <w:rsid w:val="00C929F2"/>
    <w:rsid w:val="00C95261"/>
    <w:rsid w:val="00CA0EEE"/>
    <w:rsid w:val="00CA54F5"/>
    <w:rsid w:val="00CB04E1"/>
    <w:rsid w:val="00CB0FAE"/>
    <w:rsid w:val="00CB1A03"/>
    <w:rsid w:val="00CB37B2"/>
    <w:rsid w:val="00CB7B63"/>
    <w:rsid w:val="00CC10D2"/>
    <w:rsid w:val="00CD648E"/>
    <w:rsid w:val="00CE5B3C"/>
    <w:rsid w:val="00CF1F0D"/>
    <w:rsid w:val="00D0041B"/>
    <w:rsid w:val="00D025FC"/>
    <w:rsid w:val="00D03A58"/>
    <w:rsid w:val="00D05A42"/>
    <w:rsid w:val="00D06CA1"/>
    <w:rsid w:val="00D1232E"/>
    <w:rsid w:val="00D148D6"/>
    <w:rsid w:val="00D15CDE"/>
    <w:rsid w:val="00D32D4B"/>
    <w:rsid w:val="00D353C1"/>
    <w:rsid w:val="00D3705E"/>
    <w:rsid w:val="00D42C14"/>
    <w:rsid w:val="00D444DB"/>
    <w:rsid w:val="00D50B7F"/>
    <w:rsid w:val="00D510E6"/>
    <w:rsid w:val="00D514B9"/>
    <w:rsid w:val="00D53C37"/>
    <w:rsid w:val="00D56C03"/>
    <w:rsid w:val="00D64223"/>
    <w:rsid w:val="00D7254C"/>
    <w:rsid w:val="00D735CD"/>
    <w:rsid w:val="00D812AA"/>
    <w:rsid w:val="00D830F2"/>
    <w:rsid w:val="00D8668B"/>
    <w:rsid w:val="00D95802"/>
    <w:rsid w:val="00D9745F"/>
    <w:rsid w:val="00D97718"/>
    <w:rsid w:val="00DA395F"/>
    <w:rsid w:val="00DA5BD6"/>
    <w:rsid w:val="00DB1F25"/>
    <w:rsid w:val="00DB25D2"/>
    <w:rsid w:val="00DB7F96"/>
    <w:rsid w:val="00DC7D13"/>
    <w:rsid w:val="00DD04A7"/>
    <w:rsid w:val="00DD28E3"/>
    <w:rsid w:val="00DD5E78"/>
    <w:rsid w:val="00DE0EF2"/>
    <w:rsid w:val="00DE4DB7"/>
    <w:rsid w:val="00E01534"/>
    <w:rsid w:val="00E04E73"/>
    <w:rsid w:val="00E14404"/>
    <w:rsid w:val="00E21D26"/>
    <w:rsid w:val="00E26E29"/>
    <w:rsid w:val="00E336F1"/>
    <w:rsid w:val="00E344C2"/>
    <w:rsid w:val="00E3544A"/>
    <w:rsid w:val="00E4136C"/>
    <w:rsid w:val="00E475E6"/>
    <w:rsid w:val="00E50B24"/>
    <w:rsid w:val="00E56923"/>
    <w:rsid w:val="00E5791F"/>
    <w:rsid w:val="00E62951"/>
    <w:rsid w:val="00E63784"/>
    <w:rsid w:val="00E85810"/>
    <w:rsid w:val="00E90B83"/>
    <w:rsid w:val="00E9193A"/>
    <w:rsid w:val="00E95B47"/>
    <w:rsid w:val="00E96EAA"/>
    <w:rsid w:val="00E97CF6"/>
    <w:rsid w:val="00EA0183"/>
    <w:rsid w:val="00EA2121"/>
    <w:rsid w:val="00EA4DE5"/>
    <w:rsid w:val="00EA7D3F"/>
    <w:rsid w:val="00EB2285"/>
    <w:rsid w:val="00EB7A44"/>
    <w:rsid w:val="00EC4FAF"/>
    <w:rsid w:val="00EC7126"/>
    <w:rsid w:val="00ED3C3A"/>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AB2"/>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59BF"/>
    <w:rsid w:val="00FC639E"/>
    <w:rsid w:val="00FC768A"/>
    <w:rsid w:val="00FD5458"/>
    <w:rsid w:val="00FE0B3E"/>
    <w:rsid w:val="00FE6A3B"/>
    <w:rsid w:val="00FF75D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45E7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37B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5233"/>
    <w:rPr>
      <w:rFonts w:asciiTheme="majorHAnsi" w:eastAsiaTheme="majorEastAsia" w:hAnsiTheme="majorHAnsi" w:cstheme="majorBidi"/>
      <w:b/>
      <w:bCs/>
      <w:i/>
      <w:iCs/>
      <w:color w:val="4F81BD" w:themeColor="accent1"/>
      <w:lang w:val="es-ES"/>
    </w:rPr>
  </w:style>
  <w:style w:type="character" w:customStyle="1" w:styleId="Heading5Char">
    <w:name w:val="Heading 5 Ch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customStyle="1" w:styleId="Heading6Char">
    <w:name w:val="Heading 6 Ch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uiPriority w:val="34"/>
    <w:qFormat/>
    <w:rsid w:val="00CB37B2"/>
    <w:pPr>
      <w:ind w:left="720"/>
      <w:contextualSpacing/>
    </w:pPr>
  </w:style>
  <w:style w:type="paragraph" w:styleId="TOCHeading">
    <w:name w:val="TOC Heading"/>
    <w:basedOn w:val="Heading1"/>
    <w:next w:val="Normal"/>
    <w:uiPriority w:val="39"/>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7B2"/>
    <w:rPr>
      <w:rFonts w:ascii="Tahoma" w:hAnsi="Tahoma" w:cs="Tahoma"/>
      <w:sz w:val="16"/>
      <w:szCs w:val="1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iPriority w:val="99"/>
    <w:semiHidden/>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Comment Text Ch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Comment Subject Char"/>
    <w:basedOn w:val="CommentTextChar"/>
    <w:link w:val="CommentSubject"/>
    <w:uiPriority w:val="99"/>
    <w:semiHidden/>
    <w:rsid w:val="009821D8"/>
    <w:rPr>
      <w:b/>
      <w:bCs/>
      <w:sz w:val="20"/>
      <w:szCs w:val="20"/>
    </w:rPr>
  </w:style>
  <w:style w:type="table" w:styleId="LightList-Accent1">
    <w:name w:val="Light List Accent 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styleId="LightShading-Accent1">
    <w:name w:val="Light Shading Accent 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styleId="PlaceholderText">
    <w:name w:val="Placeholder Text"/>
    <w:basedOn w:val="DefaultParagraphFont"/>
    <w:uiPriority w:val="99"/>
    <w:semiHidden/>
    <w:rsid w:val="00566B5C"/>
    <w:rPr>
      <w:color w:val="808080"/>
    </w:rPr>
  </w:style>
  <w:style w:type="paragraph" w:styleId="NoSpacing">
    <w:name w:val="No Spacing"/>
    <w:uiPriority w:val="1"/>
    <w:qFormat/>
    <w:rsid w:val="008830EB"/>
    <w:pPr>
      <w:spacing w:after="0" w:line="240" w:lineRule="auto"/>
    </w:pPr>
    <w:rPr>
      <w:lang w:val="es-ES"/>
    </w:rPr>
  </w:style>
  <w:style w:type="character" w:styleId="Strong">
    <w:name w:val="Strong"/>
    <w:basedOn w:val="DefaultParagraphFont"/>
    <w:uiPriority w:val="22"/>
    <w:qFormat/>
    <w:rsid w:val="00FE0B3E"/>
    <w:rPr>
      <w:b/>
      <w:bCs/>
    </w:rPr>
  </w:style>
  <w:style w:type="paragraph" w:styleId="FootnoteText">
    <w:name w:val="footnote text"/>
    <w:basedOn w:val="Normal"/>
    <w:link w:val="FootnoteTextChar"/>
    <w:uiPriority w:val="99"/>
    <w:unhideWhenUsed/>
    <w:rsid w:val="0004205C"/>
    <w:pPr>
      <w:spacing w:after="0" w:line="240" w:lineRule="auto"/>
    </w:pPr>
    <w:rPr>
      <w:rFonts w:eastAsiaTheme="minorEastAsia"/>
      <w:sz w:val="24"/>
      <w:szCs w:val="24"/>
      <w:lang w:val="es-ES_tradnl"/>
    </w:rPr>
  </w:style>
  <w:style w:type="character" w:customStyle="1" w:styleId="FootnoteTextChar">
    <w:name w:val="Footnote Text Char"/>
    <w:basedOn w:val="DefaultParagraphFont"/>
    <w:link w:val="FootnoteText"/>
    <w:uiPriority w:val="99"/>
    <w:rsid w:val="0004205C"/>
    <w:rPr>
      <w:rFonts w:eastAsiaTheme="minorEastAsia"/>
      <w:sz w:val="24"/>
      <w:szCs w:val="24"/>
      <w:lang w:val="es-ES_tradnl"/>
    </w:rPr>
  </w:style>
  <w:style w:type="character" w:styleId="FootnoteReference">
    <w:name w:val="footnote reference"/>
    <w:basedOn w:val="DefaultParagraphFont"/>
    <w:uiPriority w:val="99"/>
    <w:unhideWhenUsed/>
    <w:rsid w:val="0004205C"/>
    <w:rPr>
      <w:vertAlign w:val="superscript"/>
    </w:rPr>
  </w:style>
  <w:style w:type="character" w:styleId="FollowedHyperlink">
    <w:name w:val="FollowedHyperlink"/>
    <w:basedOn w:val="DefaultParagraphFont"/>
    <w:uiPriority w:val="99"/>
    <w:semiHidden/>
    <w:unhideWhenUsed/>
    <w:rsid w:val="00FA165F"/>
    <w:rPr>
      <w:color w:val="800080" w:themeColor="followedHyperlink"/>
      <w:u w:val="single"/>
    </w:rPr>
  </w:style>
  <w:style w:type="character" w:customStyle="1" w:styleId="hps">
    <w:name w:val="hps"/>
    <w:basedOn w:val="DefaultParagraphFont"/>
    <w:rsid w:val="00014AF3"/>
  </w:style>
  <w:style w:type="paragraph" w:styleId="Subtitle">
    <w:name w:val="Subtitle"/>
    <w:basedOn w:val="Normal"/>
    <w:next w:val="Normal"/>
    <w:link w:val="SubtitleCh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DocumentMap">
    <w:name w:val="Document Map"/>
    <w:basedOn w:val="Normal"/>
    <w:link w:val="DocumentMapChar"/>
    <w:uiPriority w:val="99"/>
    <w:semiHidden/>
    <w:unhideWhenUsed/>
    <w:rsid w:val="006D383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D3836"/>
    <w:rPr>
      <w:rFonts w:ascii="Lucida Grande" w:hAnsi="Lucida Grande" w:cs="Lucida Grande"/>
      <w:sz w:val="24"/>
      <w:szCs w:val="24"/>
      <w:lang w:val="es-ES"/>
    </w:rPr>
  </w:style>
  <w:style w:type="paragraph" w:styleId="TOC4">
    <w:name w:val="toc 4"/>
    <w:basedOn w:val="Normal"/>
    <w:next w:val="Normal"/>
    <w:autoRedefine/>
    <w:uiPriority w:val="39"/>
    <w:unhideWhenUsed/>
    <w:rsid w:val="00D8668B"/>
    <w:pPr>
      <w:spacing w:after="100"/>
      <w:ind w:left="660"/>
    </w:pPr>
  </w:style>
  <w:style w:type="paragraph" w:styleId="TOC5">
    <w:name w:val="toc 5"/>
    <w:basedOn w:val="Normal"/>
    <w:next w:val="Normal"/>
    <w:autoRedefine/>
    <w:uiPriority w:val="39"/>
    <w:unhideWhenUsed/>
    <w:rsid w:val="00D8668B"/>
    <w:pPr>
      <w:spacing w:after="100"/>
      <w:ind w:left="8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37B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5233"/>
    <w:rPr>
      <w:rFonts w:asciiTheme="majorHAnsi" w:eastAsiaTheme="majorEastAsia" w:hAnsiTheme="majorHAnsi" w:cstheme="majorBidi"/>
      <w:b/>
      <w:bCs/>
      <w:i/>
      <w:iCs/>
      <w:color w:val="4F81BD" w:themeColor="accent1"/>
      <w:lang w:val="es-ES"/>
    </w:rPr>
  </w:style>
  <w:style w:type="character" w:customStyle="1" w:styleId="Heading5Char">
    <w:name w:val="Heading 5 Ch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customStyle="1" w:styleId="Heading6Char">
    <w:name w:val="Heading 6 Ch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uiPriority w:val="34"/>
    <w:qFormat/>
    <w:rsid w:val="00CB37B2"/>
    <w:pPr>
      <w:ind w:left="720"/>
      <w:contextualSpacing/>
    </w:pPr>
  </w:style>
  <w:style w:type="paragraph" w:styleId="TOCHeading">
    <w:name w:val="TOC Heading"/>
    <w:basedOn w:val="Heading1"/>
    <w:next w:val="Normal"/>
    <w:uiPriority w:val="39"/>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7B2"/>
    <w:rPr>
      <w:rFonts w:ascii="Tahoma" w:hAnsi="Tahoma" w:cs="Tahoma"/>
      <w:sz w:val="16"/>
      <w:szCs w:val="1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iPriority w:val="99"/>
    <w:semiHidden/>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Comment Text Ch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Comment Subject Char"/>
    <w:basedOn w:val="CommentTextChar"/>
    <w:link w:val="CommentSubject"/>
    <w:uiPriority w:val="99"/>
    <w:semiHidden/>
    <w:rsid w:val="009821D8"/>
    <w:rPr>
      <w:b/>
      <w:bCs/>
      <w:sz w:val="20"/>
      <w:szCs w:val="20"/>
    </w:rPr>
  </w:style>
  <w:style w:type="table" w:styleId="LightList-Accent1">
    <w:name w:val="Light List Accent 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styleId="LightShading-Accent1">
    <w:name w:val="Light Shading Accent 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styleId="PlaceholderText">
    <w:name w:val="Placeholder Text"/>
    <w:basedOn w:val="DefaultParagraphFont"/>
    <w:uiPriority w:val="99"/>
    <w:semiHidden/>
    <w:rsid w:val="00566B5C"/>
    <w:rPr>
      <w:color w:val="808080"/>
    </w:rPr>
  </w:style>
  <w:style w:type="paragraph" w:styleId="NoSpacing">
    <w:name w:val="No Spacing"/>
    <w:uiPriority w:val="1"/>
    <w:qFormat/>
    <w:rsid w:val="008830EB"/>
    <w:pPr>
      <w:spacing w:after="0" w:line="240" w:lineRule="auto"/>
    </w:pPr>
    <w:rPr>
      <w:lang w:val="es-ES"/>
    </w:rPr>
  </w:style>
  <w:style w:type="character" w:styleId="Strong">
    <w:name w:val="Strong"/>
    <w:basedOn w:val="DefaultParagraphFont"/>
    <w:uiPriority w:val="22"/>
    <w:qFormat/>
    <w:rsid w:val="00FE0B3E"/>
    <w:rPr>
      <w:b/>
      <w:bCs/>
    </w:rPr>
  </w:style>
  <w:style w:type="paragraph" w:styleId="FootnoteText">
    <w:name w:val="footnote text"/>
    <w:basedOn w:val="Normal"/>
    <w:link w:val="FootnoteTextChar"/>
    <w:uiPriority w:val="99"/>
    <w:unhideWhenUsed/>
    <w:rsid w:val="0004205C"/>
    <w:pPr>
      <w:spacing w:after="0" w:line="240" w:lineRule="auto"/>
    </w:pPr>
    <w:rPr>
      <w:rFonts w:eastAsiaTheme="minorEastAsia"/>
      <w:sz w:val="24"/>
      <w:szCs w:val="24"/>
      <w:lang w:val="es-ES_tradnl"/>
    </w:rPr>
  </w:style>
  <w:style w:type="character" w:customStyle="1" w:styleId="FootnoteTextChar">
    <w:name w:val="Footnote Text Char"/>
    <w:basedOn w:val="DefaultParagraphFont"/>
    <w:link w:val="FootnoteText"/>
    <w:uiPriority w:val="99"/>
    <w:rsid w:val="0004205C"/>
    <w:rPr>
      <w:rFonts w:eastAsiaTheme="minorEastAsia"/>
      <w:sz w:val="24"/>
      <w:szCs w:val="24"/>
      <w:lang w:val="es-ES_tradnl"/>
    </w:rPr>
  </w:style>
  <w:style w:type="character" w:styleId="FootnoteReference">
    <w:name w:val="footnote reference"/>
    <w:basedOn w:val="DefaultParagraphFont"/>
    <w:uiPriority w:val="99"/>
    <w:unhideWhenUsed/>
    <w:rsid w:val="0004205C"/>
    <w:rPr>
      <w:vertAlign w:val="superscript"/>
    </w:rPr>
  </w:style>
  <w:style w:type="character" w:styleId="FollowedHyperlink">
    <w:name w:val="FollowedHyperlink"/>
    <w:basedOn w:val="DefaultParagraphFont"/>
    <w:uiPriority w:val="99"/>
    <w:semiHidden/>
    <w:unhideWhenUsed/>
    <w:rsid w:val="00FA165F"/>
    <w:rPr>
      <w:color w:val="800080" w:themeColor="followedHyperlink"/>
      <w:u w:val="single"/>
    </w:rPr>
  </w:style>
  <w:style w:type="character" w:customStyle="1" w:styleId="hps">
    <w:name w:val="hps"/>
    <w:basedOn w:val="DefaultParagraphFont"/>
    <w:rsid w:val="00014AF3"/>
  </w:style>
  <w:style w:type="paragraph" w:styleId="Subtitle">
    <w:name w:val="Subtitle"/>
    <w:basedOn w:val="Normal"/>
    <w:next w:val="Normal"/>
    <w:link w:val="SubtitleCh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DocumentMap">
    <w:name w:val="Document Map"/>
    <w:basedOn w:val="Normal"/>
    <w:link w:val="DocumentMapChar"/>
    <w:uiPriority w:val="99"/>
    <w:semiHidden/>
    <w:unhideWhenUsed/>
    <w:rsid w:val="006D383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D3836"/>
    <w:rPr>
      <w:rFonts w:ascii="Lucida Grande" w:hAnsi="Lucida Grande" w:cs="Lucida Grande"/>
      <w:sz w:val="24"/>
      <w:szCs w:val="24"/>
      <w:lang w:val="es-ES"/>
    </w:rPr>
  </w:style>
  <w:style w:type="paragraph" w:styleId="TOC4">
    <w:name w:val="toc 4"/>
    <w:basedOn w:val="Normal"/>
    <w:next w:val="Normal"/>
    <w:autoRedefine/>
    <w:uiPriority w:val="39"/>
    <w:unhideWhenUsed/>
    <w:rsid w:val="00D8668B"/>
    <w:pPr>
      <w:spacing w:after="100"/>
      <w:ind w:left="660"/>
    </w:pPr>
  </w:style>
  <w:style w:type="paragraph" w:styleId="TOC5">
    <w:name w:val="toc 5"/>
    <w:basedOn w:val="Normal"/>
    <w:next w:val="Normal"/>
    <w:autoRedefine/>
    <w:uiPriority w:val="39"/>
    <w:unhideWhenUsed/>
    <w:rsid w:val="00D8668B"/>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unity3d.com/unity/" TargetMode="External"/><Relationship Id="rId4" Type="http://schemas.openxmlformats.org/officeDocument/2006/relationships/hyperlink" Target="http://www.microsoft.com/visualstudio/es-es" TargetMode="External"/><Relationship Id="rId5" Type="http://schemas.openxmlformats.org/officeDocument/2006/relationships/hyperlink" Target="http://www.oracle.com/technetwork/developer-tools/sql-developer/overview/index.html" TargetMode="External"/><Relationship Id="rId6" Type="http://schemas.openxmlformats.org/officeDocument/2006/relationships/hyperlink" Target="http://www.oracle.com/technetwork/developer-tools/sql-developer/overview/index.html" TargetMode="External"/><Relationship Id="rId7" Type="http://schemas.openxmlformats.org/officeDocument/2006/relationships/hyperlink" Target="http://www.oracle.com/technetwork/developer-tools/datamodeler/sqldeveloperdatamodelertechreview-167686.html" TargetMode="External"/><Relationship Id="rId8" Type="http://schemas.openxmlformats.org/officeDocument/2006/relationships/hyperlink" Target="http://msdn.microsoft.com/en-us/library/zw4w595w.aspx" TargetMode="External"/><Relationship Id="rId9" Type="http://schemas.openxmlformats.org/officeDocument/2006/relationships/hyperlink" Target="http://git-scm.com/" TargetMode="External"/><Relationship Id="rId10" Type="http://schemas.openxmlformats.org/officeDocument/2006/relationships/hyperlink" Target="http://www.sparxsystems.com.au/" TargetMode="External"/><Relationship Id="rId1" Type="http://schemas.openxmlformats.org/officeDocument/2006/relationships/hyperlink" Target="https://developer.mozilla.org/es/docs/JavaScript/Acerca_de_JavaScript" TargetMode="External"/><Relationship Id="rId2" Type="http://schemas.openxmlformats.org/officeDocument/2006/relationships/hyperlink" Target="http://msdn.microsoft.com/library/vstudio/z1zx9t92"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numbering" Target="numbering.xml"/><Relationship Id="rId18" Type="http://schemas.openxmlformats.org/officeDocument/2006/relationships/styles" Target="styles.xml"/><Relationship Id="rId19" Type="http://schemas.microsoft.com/office/2007/relationships/stylesWithEffects" Target="stylesWithEffects.xml"/><Relationship Id="rId63" Type="http://schemas.openxmlformats.org/officeDocument/2006/relationships/image" Target="media/image11.png"/><Relationship Id="rId64" Type="http://schemas.openxmlformats.org/officeDocument/2006/relationships/image" Target="media/image12.png"/><Relationship Id="rId65" Type="http://schemas.openxmlformats.org/officeDocument/2006/relationships/header" Target="header1.xml"/><Relationship Id="rId66" Type="http://schemas.openxmlformats.org/officeDocument/2006/relationships/header" Target="header2.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diagramQuickStyle" Target="diagrams/quickStyle3.xml"/><Relationship Id="rId51" Type="http://schemas.openxmlformats.org/officeDocument/2006/relationships/diagramColors" Target="diagrams/colors3.xml"/><Relationship Id="rId52" Type="http://schemas.microsoft.com/office/2007/relationships/diagramDrawing" Target="diagrams/drawing3.xml"/><Relationship Id="rId53" Type="http://schemas.openxmlformats.org/officeDocument/2006/relationships/diagramData" Target="diagrams/data4.xml"/><Relationship Id="rId54" Type="http://schemas.openxmlformats.org/officeDocument/2006/relationships/diagramLayout" Target="diagrams/layout4.xml"/><Relationship Id="rId55" Type="http://schemas.openxmlformats.org/officeDocument/2006/relationships/diagramQuickStyle" Target="diagrams/quickStyle4.xml"/><Relationship Id="rId56" Type="http://schemas.openxmlformats.org/officeDocument/2006/relationships/diagramColors" Target="diagrams/colors4.xml"/><Relationship Id="rId57" Type="http://schemas.microsoft.com/office/2007/relationships/diagramDrawing" Target="diagrams/drawing4.xml"/><Relationship Id="rId58" Type="http://schemas.openxmlformats.org/officeDocument/2006/relationships/diagramData" Target="diagrams/data5.xml"/><Relationship Id="rId59" Type="http://schemas.openxmlformats.org/officeDocument/2006/relationships/diagramLayout" Target="diagrams/layout5.xml"/><Relationship Id="rId40" Type="http://schemas.openxmlformats.org/officeDocument/2006/relationships/diagramColors" Target="diagrams/colors1.xml"/><Relationship Id="rId41" Type="http://schemas.microsoft.com/office/2007/relationships/diagramDrawing" Target="diagrams/drawing1.xml"/><Relationship Id="rId42" Type="http://schemas.openxmlformats.org/officeDocument/2006/relationships/hyperlink" Target="roles.png" TargetMode="External"/><Relationship Id="rId43" Type="http://schemas.openxmlformats.org/officeDocument/2006/relationships/diagramData" Target="diagrams/data2.xml"/><Relationship Id="rId44" Type="http://schemas.openxmlformats.org/officeDocument/2006/relationships/diagramLayout" Target="diagrams/layout2.xml"/><Relationship Id="rId45" Type="http://schemas.openxmlformats.org/officeDocument/2006/relationships/diagramQuickStyle" Target="diagrams/quickStyle2.xml"/><Relationship Id="rId46" Type="http://schemas.openxmlformats.org/officeDocument/2006/relationships/diagramColors" Target="diagrams/colors2.xml"/><Relationship Id="rId47" Type="http://schemas.microsoft.com/office/2007/relationships/diagramDrawing" Target="diagrams/drawing2.xml"/><Relationship Id="rId48" Type="http://schemas.openxmlformats.org/officeDocument/2006/relationships/diagramData" Target="diagrams/data3.xml"/><Relationship Id="rId49" Type="http://schemas.openxmlformats.org/officeDocument/2006/relationships/diagramLayout" Target="diagrams/layout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hyperlink" Target="https://developer.mozilla.org/en/JavaScript/Guide/Details_of_the_Object_Model" TargetMode="External"/><Relationship Id="rId33" Type="http://schemas.openxmlformats.org/officeDocument/2006/relationships/hyperlink" Target="http://git-scm.com/about/branching-and-merging" TargetMode="External"/><Relationship Id="rId34" Type="http://schemas.openxmlformats.org/officeDocument/2006/relationships/hyperlink" Target="http://git-scm.com/about/staging-area" TargetMode="External"/><Relationship Id="rId35" Type="http://schemas.openxmlformats.org/officeDocument/2006/relationships/hyperlink" Target="http://git-scm.com/about/distributed" TargetMode="External"/><Relationship Id="rId36" Type="http://schemas.openxmlformats.org/officeDocument/2006/relationships/hyperlink" Target="Context%20Diagram.pdf" TargetMode="External"/><Relationship Id="rId37" Type="http://schemas.openxmlformats.org/officeDocument/2006/relationships/diagramData" Target="diagrams/data1.xml"/><Relationship Id="rId38" Type="http://schemas.openxmlformats.org/officeDocument/2006/relationships/diagramLayout" Target="diagrams/layout1.xml"/><Relationship Id="rId39" Type="http://schemas.openxmlformats.org/officeDocument/2006/relationships/diagramQuickStyle" Target="diagrams/quickStyle1.xml"/><Relationship Id="rId70" Type="http://schemas.openxmlformats.org/officeDocument/2006/relationships/theme" Target="theme/theme1.xml"/><Relationship Id="rId20" Type="http://schemas.openxmlformats.org/officeDocument/2006/relationships/settings" Target="settings.xml"/><Relationship Id="rId21" Type="http://schemas.openxmlformats.org/officeDocument/2006/relationships/webSettings" Target="webSettings.xml"/><Relationship Id="rId22" Type="http://schemas.openxmlformats.org/officeDocument/2006/relationships/footnotes" Target="footnotes.xml"/><Relationship Id="rId23" Type="http://schemas.openxmlformats.org/officeDocument/2006/relationships/endnotes" Target="endnotes.xml"/><Relationship Id="rId24" Type="http://schemas.openxmlformats.org/officeDocument/2006/relationships/hyperlink" Target="Clue_in_Spanish_(2002).pdf" TargetMode="External"/><Relationship Id="rId25" Type="http://schemas.openxmlformats.org/officeDocument/2006/relationships/comments" Target="comments.xml"/><Relationship Id="rId26" Type="http://schemas.openxmlformats.org/officeDocument/2006/relationships/hyperlink" Target="Representacion%20de%20Instrucciones%20y%20Reglas.xlsx" TargetMode="External"/><Relationship Id="rId27" Type="http://schemas.openxmlformats.org/officeDocument/2006/relationships/hyperlink" Target="Modelo%20de%20Ciclo%20de%20Vida.png" TargetMode="External"/><Relationship Id="rId28" Type="http://schemas.openxmlformats.org/officeDocument/2006/relationships/hyperlink" Target="espiral.png" TargetMode="External"/><Relationship Id="rId29" Type="http://schemas.openxmlformats.org/officeDocument/2006/relationships/image" Target="media/image1.png"/><Relationship Id="rId60" Type="http://schemas.openxmlformats.org/officeDocument/2006/relationships/diagramQuickStyle" Target="diagrams/quickStyle5.xml"/><Relationship Id="rId61" Type="http://schemas.openxmlformats.org/officeDocument/2006/relationships/diagramColors" Target="diagrams/colors5.xml"/><Relationship Id="rId62" Type="http://schemas.microsoft.com/office/2007/relationships/diagramDrawing" Target="diagrams/drawing5.xml"/><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7.png"/></Relationships>
</file>

<file path=word/diagrams/_rels/data4.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8.png"/></Relationships>
</file>

<file path=word/diagrams/_rels/data5.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7.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8.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01BB8C6D-9A12-4129-8206-175F6353C646}" srcId="{F7420165-9021-44F1-BBD5-4EE74743EFCE}" destId="{1F58F8FD-546E-46CD-83C9-466EB5E78A1C}" srcOrd="2" destOrd="0" parTransId="{B7D2AFC1-0576-4693-ADD4-65B9C42A053C}" sibTransId="{78B302FC-BE0D-4913-B6BB-D30A4C11CEA3}"/>
    <dgm:cxn modelId="{2F9D4749-40C6-45FD-8C8E-AA836A0DC186}" type="presOf" srcId="{1F58F8FD-546E-46CD-83C9-466EB5E78A1C}" destId="{EF855903-1CAE-4C32-8B66-0C3F23A76E85}"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916CFC23-2CB7-4EC0-A123-6CB11868F84B}" type="presOf" srcId="{6BBE6CE1-81DC-4CC1-A9D8-670CEC9AEE9C}" destId="{7D6524C6-6790-41F6-A510-384C4EBB0B42}" srcOrd="0" destOrd="0" presId="urn:microsoft.com/office/officeart/2005/8/layout/radial5"/>
    <dgm:cxn modelId="{4C03A30F-3710-4D89-A2B8-8C3D0053C6F1}" type="presOf" srcId="{86CA724C-E1FC-49D4-A97B-BE3180A2391E}" destId="{147A53D6-7CD7-447B-AC19-AB98CDDDA1BF}" srcOrd="0" destOrd="0" presId="urn:microsoft.com/office/officeart/2005/8/layout/radial5"/>
    <dgm:cxn modelId="{CB6B9072-1B60-4CC7-92A1-69B8ED2F38DF}" type="presOf" srcId="{5D8AF85A-519C-4035-9396-72EB80AFC4D0}" destId="{623AF920-100A-4B64-91D2-F35E1EAF5D6C}" srcOrd="1" destOrd="0" presId="urn:microsoft.com/office/officeart/2005/8/layout/radial5"/>
    <dgm:cxn modelId="{B5875C87-367D-47FF-81EC-D9623A67CB84}" type="presOf" srcId="{18B7C8EB-C745-4C20-8A9D-4D4D497341C3}" destId="{CCE865E6-A543-4DEC-83CF-FDB8D33369C6}" srcOrd="1" destOrd="0" presId="urn:microsoft.com/office/officeart/2005/8/layout/radial5"/>
    <dgm:cxn modelId="{B3CE1C1D-661E-45BB-932B-66CC53A32C34}" type="presOf" srcId="{C7F1ABC5-FBC1-49ED-BF1D-1F47C7F45F12}" destId="{A20C39A1-4C97-46E0-A175-37DACB63AC33}"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9D128609-879F-4460-8FB1-1F16CBB53D44}" type="presOf" srcId="{B7D2AFC1-0576-4693-ADD4-65B9C42A053C}" destId="{2397EC32-F7FF-406B-9F00-ECA0B7ED3EA5}" srcOrd="1" destOrd="0" presId="urn:microsoft.com/office/officeart/2005/8/layout/radial5"/>
    <dgm:cxn modelId="{D15A26C4-E6E4-4D17-82CA-9FA79BDC237F}" type="presOf" srcId="{AA3AE431-6E38-4467-A862-744AB834DF49}" destId="{1ACB7136-B320-42E0-9B56-9833EDA70F45}" srcOrd="1" destOrd="0" presId="urn:microsoft.com/office/officeart/2005/8/layout/radial5"/>
    <dgm:cxn modelId="{4AC9E95C-3176-42BB-9FBF-52392EE9D839}" type="presOf" srcId="{EC5CD053-991A-49C2-8E91-883958B281FE}" destId="{B669C026-517D-45DD-8232-CE060975CC33}" srcOrd="1" destOrd="0" presId="urn:microsoft.com/office/officeart/2005/8/layout/radial5"/>
    <dgm:cxn modelId="{43467111-A65F-439C-A289-EB7633D328B2}" type="presOf" srcId="{AA3AE431-6E38-4467-A862-744AB834DF49}" destId="{6EC804A8-D5E6-4750-B72A-B626C03701E2}" srcOrd="0" destOrd="0" presId="urn:microsoft.com/office/officeart/2005/8/layout/radial5"/>
    <dgm:cxn modelId="{B002A87D-597B-4446-9339-6A85286CD89C}" type="presOf" srcId="{7B883B14-106E-4048-84D9-75B5EF6542AB}" destId="{6A7DA7E8-A7F2-4164-98C9-450F29A3AF5A}" srcOrd="0" destOrd="0" presId="urn:microsoft.com/office/officeart/2005/8/layout/radial5"/>
    <dgm:cxn modelId="{234FAE4E-0166-4809-9C67-F4754371DB35}" type="presOf" srcId="{974439A4-00BA-48AB-8561-489F4E404187}" destId="{4E1AEDC5-78DE-4C9E-A2FD-6D2EEA11C00E}" srcOrd="0" destOrd="0" presId="urn:microsoft.com/office/officeart/2005/8/layout/radial5"/>
    <dgm:cxn modelId="{DCE44F57-4E49-490A-8515-B50B04059D06}" type="presOf" srcId="{EC5CD053-991A-49C2-8E91-883958B281FE}" destId="{D7990666-7F4D-4D83-A834-647CFF0C41FD}" srcOrd="0" destOrd="0" presId="urn:microsoft.com/office/officeart/2005/8/layout/radial5"/>
    <dgm:cxn modelId="{234823BB-A3C6-41D5-A962-3ECC6CBD1ED0}" type="presOf" srcId="{B7D2AFC1-0576-4693-ADD4-65B9C42A053C}" destId="{A2645C85-6571-467A-B85C-A2D25318828E}" srcOrd="0" destOrd="0" presId="urn:microsoft.com/office/officeart/2005/8/layout/radial5"/>
    <dgm:cxn modelId="{021F1B54-29B0-4735-82A7-FA24B45CEA74}" type="presOf" srcId="{A928D84F-F510-4455-B6F6-8A516041EA5D}" destId="{9CF613C2-FC76-400D-B3BD-18F9FBD3F76A}"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7E76BA45-D36F-44A6-A895-09C10BFCB406}" type="presOf" srcId="{4A398404-64D6-40A1-A816-35C4804ADDC3}" destId="{0DCBC6F7-D5BE-43B3-B04F-3469C2D6FC90}"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CD5195F8-3215-47B3-B50A-F53FC3B948A3}" type="presOf" srcId="{18B7C8EB-C745-4C20-8A9D-4D4D497341C3}" destId="{1DA63683-A578-4DCC-9D4B-185977D621DD}" srcOrd="0" destOrd="0" presId="urn:microsoft.com/office/officeart/2005/8/layout/radial5"/>
    <dgm:cxn modelId="{43828D04-88A3-4D23-9B34-EFF22DB70D43}" type="presOf" srcId="{4A398404-64D6-40A1-A816-35C4804ADDC3}" destId="{C5703348-FD55-4B75-8FC6-76375B11653F}" srcOrd="1" destOrd="0" presId="urn:microsoft.com/office/officeart/2005/8/layout/radial5"/>
    <dgm:cxn modelId="{CA2F1120-C510-488B-88EA-ADA7395EDEA1}" type="presOf" srcId="{7BE8DEF7-012B-4CC8-80F7-BD83343BF6A5}" destId="{BCDCA649-6DFE-41E8-8B0E-932ED78283A8}" srcOrd="0" destOrd="0" presId="urn:microsoft.com/office/officeart/2005/8/layout/radial5"/>
    <dgm:cxn modelId="{656A1C83-6421-4EBA-BC56-4F39E1ED0540}" type="presOf" srcId="{F7420165-9021-44F1-BBD5-4EE74743EFCE}" destId="{814076A2-1CB4-4791-849B-6B39765CA4A0}"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25C9833E-3B7A-4817-9258-9FD7BC16675F}" type="presOf" srcId="{5D8AF85A-519C-4035-9396-72EB80AFC4D0}" destId="{1642D5CD-887E-481D-8729-3966AECDA291}" srcOrd="0" destOrd="0" presId="urn:microsoft.com/office/officeart/2005/8/layout/radial5"/>
    <dgm:cxn modelId="{9DF5265E-2654-4332-BEF0-A188D387C60B}" type="presOf" srcId="{BA9F920C-3E2B-4642-A0A9-FBE58E89CDE1}" destId="{BD1E6539-46C9-4705-BF25-DD85A948CE3D}" srcOrd="0" destOrd="0" presId="urn:microsoft.com/office/officeart/2005/8/layout/radial5"/>
    <dgm:cxn modelId="{37EEDB5E-4B9F-4011-8B34-BD744388F462}" type="presOf" srcId="{FB0E39E0-7DCB-49B3-AB25-32C690432D86}" destId="{76C477AE-2907-4A82-893D-75CA5A94CA64}" srcOrd="0" destOrd="0" presId="urn:microsoft.com/office/officeart/2005/8/layout/radial5"/>
    <dgm:cxn modelId="{9857D5DD-6ABE-4D7A-940B-FDE9CF3193F5}" type="presOf" srcId="{8AF19001-A37C-4074-9F2C-F49F8D2AC75D}" destId="{1924F538-E8FC-48EA-87A3-DBC0357ECC1B}"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E5DE47FB-6902-436F-8F46-65E72B2D142B}" type="presOf" srcId="{974439A4-00BA-48AB-8561-489F4E404187}" destId="{2EBECA69-F28C-4EC1-AC8A-3BE82C984033}" srcOrd="1" destOrd="0" presId="urn:microsoft.com/office/officeart/2005/8/layout/radial5"/>
    <dgm:cxn modelId="{7A1D19D2-FB7E-4AF5-8B9D-5741ED4A5039}" type="presOf" srcId="{7BE8DEF7-012B-4CC8-80F7-BD83343BF6A5}" destId="{3ED9EAA3-91A2-4444-A8EB-FA2B9EE719E8}" srcOrd="1" destOrd="0" presId="urn:microsoft.com/office/officeart/2005/8/layout/radial5"/>
    <dgm:cxn modelId="{057CB49F-A65D-473C-8AD2-AD2219274504}" type="presParOf" srcId="{6A7DA7E8-A7F2-4164-98C9-450F29A3AF5A}" destId="{814076A2-1CB4-4791-849B-6B39765CA4A0}" srcOrd="0" destOrd="0" presId="urn:microsoft.com/office/officeart/2005/8/layout/radial5"/>
    <dgm:cxn modelId="{DFB6990A-7C5C-488B-B9A4-8125CF82F4C4}" type="presParOf" srcId="{6A7DA7E8-A7F2-4164-98C9-450F29A3AF5A}" destId="{6EC804A8-D5E6-4750-B72A-B626C03701E2}" srcOrd="1" destOrd="0" presId="urn:microsoft.com/office/officeart/2005/8/layout/radial5"/>
    <dgm:cxn modelId="{25A2F5BC-4585-4AE4-AC68-D952108C3713}" type="presParOf" srcId="{6EC804A8-D5E6-4750-B72A-B626C03701E2}" destId="{1ACB7136-B320-42E0-9B56-9833EDA70F45}" srcOrd="0" destOrd="0" presId="urn:microsoft.com/office/officeart/2005/8/layout/radial5"/>
    <dgm:cxn modelId="{19029EF5-3C5F-48AA-9051-96D4FB8A5F40}" type="presParOf" srcId="{6A7DA7E8-A7F2-4164-98C9-450F29A3AF5A}" destId="{147A53D6-7CD7-447B-AC19-AB98CDDDA1BF}" srcOrd="2" destOrd="0" presId="urn:microsoft.com/office/officeart/2005/8/layout/radial5"/>
    <dgm:cxn modelId="{56005E83-35D7-401A-8694-067EDB4CBDAC}" type="presParOf" srcId="{6A7DA7E8-A7F2-4164-98C9-450F29A3AF5A}" destId="{D7990666-7F4D-4D83-A834-647CFF0C41FD}" srcOrd="3" destOrd="0" presId="urn:microsoft.com/office/officeart/2005/8/layout/radial5"/>
    <dgm:cxn modelId="{B9DFCA78-6B1B-48B2-9F72-A1F0CCB864B1}" type="presParOf" srcId="{D7990666-7F4D-4D83-A834-647CFF0C41FD}" destId="{B669C026-517D-45DD-8232-CE060975CC33}" srcOrd="0" destOrd="0" presId="urn:microsoft.com/office/officeart/2005/8/layout/radial5"/>
    <dgm:cxn modelId="{F6FC4332-08EB-4AD6-9A47-C7B70C1B4712}" type="presParOf" srcId="{6A7DA7E8-A7F2-4164-98C9-450F29A3AF5A}" destId="{1924F538-E8FC-48EA-87A3-DBC0357ECC1B}" srcOrd="4" destOrd="0" presId="urn:microsoft.com/office/officeart/2005/8/layout/radial5"/>
    <dgm:cxn modelId="{E44B4C33-9D86-43B8-B0E7-910AEB9491DD}" type="presParOf" srcId="{6A7DA7E8-A7F2-4164-98C9-450F29A3AF5A}" destId="{A2645C85-6571-467A-B85C-A2D25318828E}" srcOrd="5" destOrd="0" presId="urn:microsoft.com/office/officeart/2005/8/layout/radial5"/>
    <dgm:cxn modelId="{19275C26-62FB-415E-B677-259E99A2C8CD}" type="presParOf" srcId="{A2645C85-6571-467A-B85C-A2D25318828E}" destId="{2397EC32-F7FF-406B-9F00-ECA0B7ED3EA5}" srcOrd="0" destOrd="0" presId="urn:microsoft.com/office/officeart/2005/8/layout/radial5"/>
    <dgm:cxn modelId="{C0340289-91F0-4542-82C7-338AE29723A0}" type="presParOf" srcId="{6A7DA7E8-A7F2-4164-98C9-450F29A3AF5A}" destId="{EF855903-1CAE-4C32-8B66-0C3F23A76E85}" srcOrd="6" destOrd="0" presId="urn:microsoft.com/office/officeart/2005/8/layout/radial5"/>
    <dgm:cxn modelId="{7706F28D-99B9-4416-AEB4-A604B1EA63FF}" type="presParOf" srcId="{6A7DA7E8-A7F2-4164-98C9-450F29A3AF5A}" destId="{BCDCA649-6DFE-41E8-8B0E-932ED78283A8}" srcOrd="7" destOrd="0" presId="urn:microsoft.com/office/officeart/2005/8/layout/radial5"/>
    <dgm:cxn modelId="{816FAA84-94D3-4B86-B5E3-2B0A04C58909}" type="presParOf" srcId="{BCDCA649-6DFE-41E8-8B0E-932ED78283A8}" destId="{3ED9EAA3-91A2-4444-A8EB-FA2B9EE719E8}" srcOrd="0" destOrd="0" presId="urn:microsoft.com/office/officeart/2005/8/layout/radial5"/>
    <dgm:cxn modelId="{74B90EBE-970C-4082-8C11-A245B139FBD1}" type="presParOf" srcId="{6A7DA7E8-A7F2-4164-98C9-450F29A3AF5A}" destId="{9CF613C2-FC76-400D-B3BD-18F9FBD3F76A}" srcOrd="8" destOrd="0" presId="urn:microsoft.com/office/officeart/2005/8/layout/radial5"/>
    <dgm:cxn modelId="{894AA4FC-FA10-4E25-BB4C-18F75FB3579D}" type="presParOf" srcId="{6A7DA7E8-A7F2-4164-98C9-450F29A3AF5A}" destId="{1DA63683-A578-4DCC-9D4B-185977D621DD}" srcOrd="9" destOrd="0" presId="urn:microsoft.com/office/officeart/2005/8/layout/radial5"/>
    <dgm:cxn modelId="{0AE7E6A7-31EA-4551-8B68-297FC1E163BF}" type="presParOf" srcId="{1DA63683-A578-4DCC-9D4B-185977D621DD}" destId="{CCE865E6-A543-4DEC-83CF-FDB8D33369C6}" srcOrd="0" destOrd="0" presId="urn:microsoft.com/office/officeart/2005/8/layout/radial5"/>
    <dgm:cxn modelId="{2C1B83EF-588C-42F9-A186-72D1CD7D7CEA}" type="presParOf" srcId="{6A7DA7E8-A7F2-4164-98C9-450F29A3AF5A}" destId="{A20C39A1-4C97-46E0-A175-37DACB63AC33}" srcOrd="10" destOrd="0" presId="urn:microsoft.com/office/officeart/2005/8/layout/radial5"/>
    <dgm:cxn modelId="{437AD820-ACD5-467F-AAD9-9198693349CE}" type="presParOf" srcId="{6A7DA7E8-A7F2-4164-98C9-450F29A3AF5A}" destId="{1642D5CD-887E-481D-8729-3966AECDA291}" srcOrd="11" destOrd="0" presId="urn:microsoft.com/office/officeart/2005/8/layout/radial5"/>
    <dgm:cxn modelId="{7E5CDE28-F9E5-472D-97DF-D08E26020B37}" type="presParOf" srcId="{1642D5CD-887E-481D-8729-3966AECDA291}" destId="{623AF920-100A-4B64-91D2-F35E1EAF5D6C}" srcOrd="0" destOrd="0" presId="urn:microsoft.com/office/officeart/2005/8/layout/radial5"/>
    <dgm:cxn modelId="{89DE22C7-3118-4B1A-85A8-D4163A7CAA27}" type="presParOf" srcId="{6A7DA7E8-A7F2-4164-98C9-450F29A3AF5A}" destId="{76C477AE-2907-4A82-893D-75CA5A94CA64}" srcOrd="12" destOrd="0" presId="urn:microsoft.com/office/officeart/2005/8/layout/radial5"/>
    <dgm:cxn modelId="{21E56316-1989-4188-9B87-D6ADB824017E}" type="presParOf" srcId="{6A7DA7E8-A7F2-4164-98C9-450F29A3AF5A}" destId="{4E1AEDC5-78DE-4C9E-A2FD-6D2EEA11C00E}" srcOrd="13" destOrd="0" presId="urn:microsoft.com/office/officeart/2005/8/layout/radial5"/>
    <dgm:cxn modelId="{F05A6432-4AD7-4763-837E-8AD56518EAD3}" type="presParOf" srcId="{4E1AEDC5-78DE-4C9E-A2FD-6D2EEA11C00E}" destId="{2EBECA69-F28C-4EC1-AC8A-3BE82C984033}" srcOrd="0" destOrd="0" presId="urn:microsoft.com/office/officeart/2005/8/layout/radial5"/>
    <dgm:cxn modelId="{7803B7B2-7BA3-4D86-9591-E573A344D9CA}" type="presParOf" srcId="{6A7DA7E8-A7F2-4164-98C9-450F29A3AF5A}" destId="{7D6524C6-6790-41F6-A510-384C4EBB0B42}" srcOrd="14" destOrd="0" presId="urn:microsoft.com/office/officeart/2005/8/layout/radial5"/>
    <dgm:cxn modelId="{A47DAF6B-C534-4E57-9E78-4B3F9A04822E}" type="presParOf" srcId="{6A7DA7E8-A7F2-4164-98C9-450F29A3AF5A}" destId="{0DCBC6F7-D5BE-43B3-B04F-3469C2D6FC90}" srcOrd="15" destOrd="0" presId="urn:microsoft.com/office/officeart/2005/8/layout/radial5"/>
    <dgm:cxn modelId="{5AC0131A-5E62-452E-AEF8-326D24AB38BD}" type="presParOf" srcId="{0DCBC6F7-D5BE-43B3-B04F-3469C2D6FC90}" destId="{C5703348-FD55-4B75-8FC6-76375B11653F}" srcOrd="0" destOrd="0" presId="urn:microsoft.com/office/officeart/2005/8/layout/radial5"/>
    <dgm:cxn modelId="{014F67CA-0546-4C64-AF09-165015D14DC9}"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59BB2C96-F181-4873-B493-7B21CBF4C553}" srcId="{0D82094F-6E55-40D5-9CCE-1F03FE3D98AF}" destId="{54AB5FF4-FCB3-40F6-8E0F-9D69F7E0ECAD}" srcOrd="0" destOrd="0" parTransId="{BAADA56C-0C3C-4B28-91FF-40425D9D36D4}" sibTransId="{7513B4D6-5F51-4A7E-B9C6-07A365D932B8}"/>
    <dgm:cxn modelId="{BC666A90-84D5-46C0-927E-A8BFBA1289E0}" type="presOf" srcId="{7513B4D6-5F51-4A7E-B9C6-07A365D932B8}" destId="{04EB5AAF-A9F6-4F5F-A1BD-301005699685}" srcOrd="0" destOrd="0" presId="urn:microsoft.com/office/officeart/2008/layout/VerticalCurvedList"/>
    <dgm:cxn modelId="{D7F50CAA-3FBB-4A99-89DA-F3A4B55734F4}" type="presOf" srcId="{54AB5FF4-FCB3-40F6-8E0F-9D69F7E0ECAD}" destId="{0109CDC9-9C90-4DB3-A043-0F0A5FCB2F33}" srcOrd="0" destOrd="0" presId="urn:microsoft.com/office/officeart/2008/layout/VerticalCurvedList"/>
    <dgm:cxn modelId="{8F9F9227-6536-42B2-A2CF-A083F48869B6}" type="presOf" srcId="{0D82094F-6E55-40D5-9CCE-1F03FE3D98AF}" destId="{D1A8A0D6-B6CE-4EFA-AA9A-C8F89665B506}" srcOrd="0" destOrd="0" presId="urn:microsoft.com/office/officeart/2008/layout/VerticalCurvedList"/>
    <dgm:cxn modelId="{D83B6B39-95EE-4E75-B3A2-978DC0232130}" type="presParOf" srcId="{D1A8A0D6-B6CE-4EFA-AA9A-C8F89665B506}" destId="{81A99DD1-19A9-4ECE-97B2-B03347D0EA01}" srcOrd="0" destOrd="0" presId="urn:microsoft.com/office/officeart/2008/layout/VerticalCurvedList"/>
    <dgm:cxn modelId="{2013028B-07F3-46BE-A3AF-1671A6E0D759}" type="presParOf" srcId="{81A99DD1-19A9-4ECE-97B2-B03347D0EA01}" destId="{A0A8D4CB-A058-44BD-9639-BA68ECDC007F}" srcOrd="0" destOrd="0" presId="urn:microsoft.com/office/officeart/2008/layout/VerticalCurvedList"/>
    <dgm:cxn modelId="{0C28DBCF-E6C8-4C84-BDED-AB4B26E668DE}" type="presParOf" srcId="{A0A8D4CB-A058-44BD-9639-BA68ECDC007F}" destId="{6998C099-6D80-425B-B585-5D587C9C4024}" srcOrd="0" destOrd="0" presId="urn:microsoft.com/office/officeart/2008/layout/VerticalCurvedList"/>
    <dgm:cxn modelId="{38543B94-788C-45B0-AEB6-02D9EB6BCA2F}" type="presParOf" srcId="{A0A8D4CB-A058-44BD-9639-BA68ECDC007F}" destId="{04EB5AAF-A9F6-4F5F-A1BD-301005699685}" srcOrd="1" destOrd="0" presId="urn:microsoft.com/office/officeart/2008/layout/VerticalCurvedList"/>
    <dgm:cxn modelId="{73CF8E79-8378-449D-85FD-C45E5210B23D}" type="presParOf" srcId="{A0A8D4CB-A058-44BD-9639-BA68ECDC007F}" destId="{ECEE5A49-405A-45B7-9118-229EEC89FFB2}" srcOrd="2" destOrd="0" presId="urn:microsoft.com/office/officeart/2008/layout/VerticalCurvedList"/>
    <dgm:cxn modelId="{8AA300B8-4D9C-4A89-B6BB-00CB2DDD5584}" type="presParOf" srcId="{A0A8D4CB-A058-44BD-9639-BA68ECDC007F}" destId="{2BF5D59C-B0C2-4423-B303-1FE2FC4EDA25}" srcOrd="3" destOrd="0" presId="urn:microsoft.com/office/officeart/2008/layout/VerticalCurvedList"/>
    <dgm:cxn modelId="{11665386-B941-47C7-936E-F0444021EB6B}" type="presParOf" srcId="{81A99DD1-19A9-4ECE-97B2-B03347D0EA01}" destId="{0109CDC9-9C90-4DB3-A043-0F0A5FCB2F33}" srcOrd="1" destOrd="0" presId="urn:microsoft.com/office/officeart/2008/layout/VerticalCurvedList"/>
    <dgm:cxn modelId="{0F88FBA0-820E-425C-AF3D-4F359697600A}" type="presParOf" srcId="{81A99DD1-19A9-4ECE-97B2-B03347D0EA01}" destId="{88C9A956-E463-4CC8-AFCB-AE3AFD43A02F}" srcOrd="2" destOrd="0" presId="urn:microsoft.com/office/officeart/2008/layout/VerticalCurvedList"/>
    <dgm:cxn modelId="{46BCD68A-015B-459E-9FF1-816E33A85D6E}"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63FF6E03-ACB5-4695-A1F8-E8D59E4434DA}" type="presOf" srcId="{2C492095-53D3-46B8-9165-AF365A0DC00B}" destId="{106A7808-A20A-4B96-A140-ED7D7F5F631B}"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819DDB31-034F-430F-86CE-EA654C2DD40B}" type="presOf" srcId="{30799640-B4AC-4929-AFB7-F0DEACF5DD1F}" destId="{04EB5AAF-A9F6-4F5F-A1BD-301005699685}" srcOrd="0" destOrd="0" presId="urn:microsoft.com/office/officeart/2008/layout/VerticalCurvedList"/>
    <dgm:cxn modelId="{2D7FE800-C1A6-4FDB-805B-E342DD713B4C}" type="presOf" srcId="{0D82094F-6E55-40D5-9CCE-1F03FE3D98AF}" destId="{D1A8A0D6-B6CE-4EFA-AA9A-C8F89665B506}" srcOrd="0" destOrd="0" presId="urn:microsoft.com/office/officeart/2008/layout/VerticalCurvedList"/>
    <dgm:cxn modelId="{09A415DA-6B07-41EE-B5A1-D4469FA9CF04}" type="presOf" srcId="{EEB5AE80-98C2-4CE9-9163-CD4B0E30E9F8}" destId="{972DD067-5AE1-48B9-931D-57D6AF80A499}" srcOrd="0" destOrd="0" presId="urn:microsoft.com/office/officeart/2008/layout/VerticalCurvedList"/>
    <dgm:cxn modelId="{9E6675DC-929C-4176-8112-23492F51862B}" type="presOf" srcId="{1AFB8E65-991C-4274-91E6-4ABE2CA9C0FA}" destId="{A6A191BE-1A22-471E-923C-FC1084A0380F}"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3CC2BB16-89D5-43F1-AA39-C6C325C374F9}" type="presParOf" srcId="{D1A8A0D6-B6CE-4EFA-AA9A-C8F89665B506}" destId="{81A99DD1-19A9-4ECE-97B2-B03347D0EA01}" srcOrd="0" destOrd="0" presId="urn:microsoft.com/office/officeart/2008/layout/VerticalCurvedList"/>
    <dgm:cxn modelId="{376D5F81-445D-45AB-A846-B96C357F4B45}" type="presParOf" srcId="{81A99DD1-19A9-4ECE-97B2-B03347D0EA01}" destId="{A0A8D4CB-A058-44BD-9639-BA68ECDC007F}" srcOrd="0" destOrd="0" presId="urn:microsoft.com/office/officeart/2008/layout/VerticalCurvedList"/>
    <dgm:cxn modelId="{5EF10D58-6DFE-449B-BB12-00552D244713}" type="presParOf" srcId="{A0A8D4CB-A058-44BD-9639-BA68ECDC007F}" destId="{6998C099-6D80-425B-B585-5D587C9C4024}" srcOrd="0" destOrd="0" presId="urn:microsoft.com/office/officeart/2008/layout/VerticalCurvedList"/>
    <dgm:cxn modelId="{A56EDCC9-958B-42ED-B300-1299A92297F3}" type="presParOf" srcId="{A0A8D4CB-A058-44BD-9639-BA68ECDC007F}" destId="{04EB5AAF-A9F6-4F5F-A1BD-301005699685}" srcOrd="1" destOrd="0" presId="urn:microsoft.com/office/officeart/2008/layout/VerticalCurvedList"/>
    <dgm:cxn modelId="{121EB0D0-03C3-4E73-BD34-4AF267580D46}" type="presParOf" srcId="{A0A8D4CB-A058-44BD-9639-BA68ECDC007F}" destId="{ECEE5A49-405A-45B7-9118-229EEC89FFB2}" srcOrd="2" destOrd="0" presId="urn:microsoft.com/office/officeart/2008/layout/VerticalCurvedList"/>
    <dgm:cxn modelId="{3B2C1528-0B19-4B6D-A164-4FDAF1F05B0F}" type="presParOf" srcId="{A0A8D4CB-A058-44BD-9639-BA68ECDC007F}" destId="{2BF5D59C-B0C2-4423-B303-1FE2FC4EDA25}" srcOrd="3" destOrd="0" presId="urn:microsoft.com/office/officeart/2008/layout/VerticalCurvedList"/>
    <dgm:cxn modelId="{EFB0D41C-E30D-48A6-B173-3FFB3AA5686D}" type="presParOf" srcId="{81A99DD1-19A9-4ECE-97B2-B03347D0EA01}" destId="{972DD067-5AE1-48B9-931D-57D6AF80A499}" srcOrd="1" destOrd="0" presId="urn:microsoft.com/office/officeart/2008/layout/VerticalCurvedList"/>
    <dgm:cxn modelId="{FC5F92BD-1298-4930-98B6-92DBF3696244}" type="presParOf" srcId="{81A99DD1-19A9-4ECE-97B2-B03347D0EA01}" destId="{D44E646F-1152-4B32-A944-5F35968EB0DA}" srcOrd="2" destOrd="0" presId="urn:microsoft.com/office/officeart/2008/layout/VerticalCurvedList"/>
    <dgm:cxn modelId="{377D618E-0269-4261-B150-1E0219D661D4}" type="presParOf" srcId="{D44E646F-1152-4B32-A944-5F35968EB0DA}" destId="{D39CD076-1651-4B15-98C3-E062B7DD8C79}" srcOrd="0" destOrd="0" presId="urn:microsoft.com/office/officeart/2008/layout/VerticalCurvedList"/>
    <dgm:cxn modelId="{B2F155CF-0212-4980-9006-D06AC7726CA6}" type="presParOf" srcId="{81A99DD1-19A9-4ECE-97B2-B03347D0EA01}" destId="{A6A191BE-1A22-471E-923C-FC1084A0380F}" srcOrd="3" destOrd="0" presId="urn:microsoft.com/office/officeart/2008/layout/VerticalCurvedList"/>
    <dgm:cxn modelId="{2D2C9A6C-FF23-4D51-8891-29F922E99B03}" type="presParOf" srcId="{81A99DD1-19A9-4ECE-97B2-B03347D0EA01}" destId="{429DBD9A-C202-47DF-80D2-8114F320EDAC}" srcOrd="4" destOrd="0" presId="urn:microsoft.com/office/officeart/2008/layout/VerticalCurvedList"/>
    <dgm:cxn modelId="{BCC89F69-B0EF-4EAD-9E83-C50C413AF986}" type="presParOf" srcId="{429DBD9A-C202-47DF-80D2-8114F320EDAC}" destId="{67CCBFBB-666E-4D39-8619-7C93248ADA8E}" srcOrd="0" destOrd="0" presId="urn:microsoft.com/office/officeart/2008/layout/VerticalCurvedList"/>
    <dgm:cxn modelId="{8916D34D-2A57-4DD0-B440-E110F5685E9D}" type="presParOf" srcId="{81A99DD1-19A9-4ECE-97B2-B03347D0EA01}" destId="{106A7808-A20A-4B96-A140-ED7D7F5F631B}" srcOrd="5" destOrd="0" presId="urn:microsoft.com/office/officeart/2008/layout/VerticalCurvedList"/>
    <dgm:cxn modelId="{92DAC85D-45E0-4D0E-A859-AD836E7E85B6}" type="presParOf" srcId="{81A99DD1-19A9-4ECE-97B2-B03347D0EA01}" destId="{0302CDCD-5F22-4745-8D0E-42E9A6AAF370}" srcOrd="6" destOrd="0" presId="urn:microsoft.com/office/officeart/2008/layout/VerticalCurvedList"/>
    <dgm:cxn modelId="{47FA0098-376F-4762-A180-FB49AF92FB7F}"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n-US"/>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1901C7D3-1AD8-40AA-A446-7FA5E08DC81D}" type="presOf" srcId="{83CE001A-08FC-4176-B5D9-A42F036A4477}" destId="{93693445-86A5-4B9F-8F55-74B6C8DDE07B}" srcOrd="0" destOrd="0" presId="urn:microsoft.com/office/officeart/2008/layout/VerticalCurvedList"/>
    <dgm:cxn modelId="{7AD66C59-4C7F-47E7-873E-D3DADF888282}"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32BB7E6C-EFE0-4EE2-8673-9DCD72522F53}" srcId="{0D82094F-6E55-40D5-9CCE-1F03FE3D98AF}" destId="{83CE001A-08FC-4176-B5D9-A42F036A4477}" srcOrd="1" destOrd="0" parTransId="{9038BF9C-10A9-4681-9AFC-914491DECD1C}" sibTransId="{24694FD1-457B-4E70-AAF1-B11974BAD8C6}"/>
    <dgm:cxn modelId="{CD9A3CE6-54F2-4682-A5D2-92C33D994742}" type="presOf" srcId="{0D82094F-6E55-40D5-9CCE-1F03FE3D98AF}" destId="{D1A8A0D6-B6CE-4EFA-AA9A-C8F89665B506}" srcOrd="0" destOrd="0" presId="urn:microsoft.com/office/officeart/2008/layout/VerticalCurvedList"/>
    <dgm:cxn modelId="{1F6C9696-7E0A-4703-BE1E-D3DC591059F1}" type="presOf" srcId="{54AB5FF4-FCB3-40F6-8E0F-9D69F7E0ECAD}" destId="{0109CDC9-9C90-4DB3-A043-0F0A5FCB2F33}" srcOrd="0" destOrd="0" presId="urn:microsoft.com/office/officeart/2008/layout/VerticalCurvedList"/>
    <dgm:cxn modelId="{592C5C87-A4AF-46CF-8219-5DB64523A776}" type="presParOf" srcId="{D1A8A0D6-B6CE-4EFA-AA9A-C8F89665B506}" destId="{81A99DD1-19A9-4ECE-97B2-B03347D0EA01}" srcOrd="0" destOrd="0" presId="urn:microsoft.com/office/officeart/2008/layout/VerticalCurvedList"/>
    <dgm:cxn modelId="{DD8C1B9C-C2B7-4D55-B65E-EEDBA5D72FB2}" type="presParOf" srcId="{81A99DD1-19A9-4ECE-97B2-B03347D0EA01}" destId="{A0A8D4CB-A058-44BD-9639-BA68ECDC007F}" srcOrd="0" destOrd="0" presId="urn:microsoft.com/office/officeart/2008/layout/VerticalCurvedList"/>
    <dgm:cxn modelId="{818851E9-C2A5-4CAB-ACC2-2A9F163B0EC9}" type="presParOf" srcId="{A0A8D4CB-A058-44BD-9639-BA68ECDC007F}" destId="{6998C099-6D80-425B-B585-5D587C9C4024}" srcOrd="0" destOrd="0" presId="urn:microsoft.com/office/officeart/2008/layout/VerticalCurvedList"/>
    <dgm:cxn modelId="{084BB604-A52B-4388-9F1A-CB0111269885}" type="presParOf" srcId="{A0A8D4CB-A058-44BD-9639-BA68ECDC007F}" destId="{04EB5AAF-A9F6-4F5F-A1BD-301005699685}" srcOrd="1" destOrd="0" presId="urn:microsoft.com/office/officeart/2008/layout/VerticalCurvedList"/>
    <dgm:cxn modelId="{EED76122-AB94-4C15-B626-BA2F6D5E6A12}" type="presParOf" srcId="{A0A8D4CB-A058-44BD-9639-BA68ECDC007F}" destId="{ECEE5A49-405A-45B7-9118-229EEC89FFB2}" srcOrd="2" destOrd="0" presId="urn:microsoft.com/office/officeart/2008/layout/VerticalCurvedList"/>
    <dgm:cxn modelId="{079C36E4-A9E9-4DEC-92AB-38DADEA82065}" type="presParOf" srcId="{A0A8D4CB-A058-44BD-9639-BA68ECDC007F}" destId="{2BF5D59C-B0C2-4423-B303-1FE2FC4EDA25}" srcOrd="3" destOrd="0" presId="urn:microsoft.com/office/officeart/2008/layout/VerticalCurvedList"/>
    <dgm:cxn modelId="{1CFB2ADB-01CD-4DF1-8726-5380A863A7FE}" type="presParOf" srcId="{81A99DD1-19A9-4ECE-97B2-B03347D0EA01}" destId="{0109CDC9-9C90-4DB3-A043-0F0A5FCB2F33}" srcOrd="1" destOrd="0" presId="urn:microsoft.com/office/officeart/2008/layout/VerticalCurvedList"/>
    <dgm:cxn modelId="{9A2D5463-D2D0-46A0-98A6-D987CD97F4A3}" type="presParOf" srcId="{81A99DD1-19A9-4ECE-97B2-B03347D0EA01}" destId="{88C9A956-E463-4CC8-AFCB-AE3AFD43A02F}" srcOrd="2" destOrd="0" presId="urn:microsoft.com/office/officeart/2008/layout/VerticalCurvedList"/>
    <dgm:cxn modelId="{10FC5F09-AF96-431F-9FFB-A547853E44F1}" type="presParOf" srcId="{88C9A956-E463-4CC8-AFCB-AE3AFD43A02F}" destId="{7939FAFE-A9BE-4868-BB06-D0B4E4F1321B}" srcOrd="0" destOrd="0" presId="urn:microsoft.com/office/officeart/2008/layout/VerticalCurvedList"/>
    <dgm:cxn modelId="{575CB7F8-66D8-478A-A36E-CC2C9BE6B991}" type="presParOf" srcId="{81A99DD1-19A9-4ECE-97B2-B03347D0EA01}" destId="{93693445-86A5-4B9F-8F55-74B6C8DDE07B}" srcOrd="3" destOrd="0" presId="urn:microsoft.com/office/officeart/2008/layout/VerticalCurvedList"/>
    <dgm:cxn modelId="{BA560FD2-5D8B-4C53-B601-8DCEBD66B00D}" type="presParOf" srcId="{81A99DD1-19A9-4ECE-97B2-B03347D0EA01}" destId="{A2F8102F-D25C-4FD0-932F-0278C7B5CD50}" srcOrd="4" destOrd="0" presId="urn:microsoft.com/office/officeart/2008/layout/VerticalCurvedList"/>
    <dgm:cxn modelId="{A4C68A3E-24AE-4CE4-9DB9-F9A9A828DD3D}"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0713C8BA-D45E-47F2-A5A2-987F5C7895AF}" type="presOf" srcId="{7FB6FF1D-0F8B-4233-8E8D-E4D177744252}" destId="{57214358-E2B7-4229-9CC0-76AF3C7BC3D7}" srcOrd="0" destOrd="0" presId="urn:microsoft.com/office/officeart/2008/layout/VerticalCurvedList"/>
    <dgm:cxn modelId="{402F242B-DB65-4CC9-9BC8-536191C7AC11}" type="presOf" srcId="{0D82094F-6E55-40D5-9CCE-1F03FE3D98AF}" destId="{D1A8A0D6-B6CE-4EFA-AA9A-C8F89665B506}" srcOrd="0" destOrd="0" presId="urn:microsoft.com/office/officeart/2008/layout/VerticalCurvedList"/>
    <dgm:cxn modelId="{A0EC4479-2D98-41FB-8A65-412A650B9679}" type="presOf" srcId="{367F72C1-59DD-4F4A-8D49-B22EB0164C65}" destId="{04EB5AAF-A9F6-4F5F-A1BD-301005699685}" srcOrd="0" destOrd="0" presId="urn:microsoft.com/office/officeart/2008/layout/VerticalCurvedList"/>
    <dgm:cxn modelId="{9A63DE48-C678-4CD3-AE89-D3DC63D4D268}" type="presOf" srcId="{EEB5AE80-98C2-4CE9-9163-CD4B0E30E9F8}" destId="{15109388-A774-407B-8DF4-F7DD96A1515C}" srcOrd="0" destOrd="0" presId="urn:microsoft.com/office/officeart/2008/layout/VerticalCurvedList"/>
    <dgm:cxn modelId="{C7CB5CFF-E55C-401B-8209-C8EC3076F477}" type="presParOf" srcId="{D1A8A0D6-B6CE-4EFA-AA9A-C8F89665B506}" destId="{81A99DD1-19A9-4ECE-97B2-B03347D0EA01}" srcOrd="0" destOrd="0" presId="urn:microsoft.com/office/officeart/2008/layout/VerticalCurvedList"/>
    <dgm:cxn modelId="{C18C96DB-4B0C-4FFF-9E27-4770A84F29C3}" type="presParOf" srcId="{81A99DD1-19A9-4ECE-97B2-B03347D0EA01}" destId="{A0A8D4CB-A058-44BD-9639-BA68ECDC007F}" srcOrd="0" destOrd="0" presId="urn:microsoft.com/office/officeart/2008/layout/VerticalCurvedList"/>
    <dgm:cxn modelId="{809CD4C7-1CC4-4BBC-80B5-5AE1643B35F6}" type="presParOf" srcId="{A0A8D4CB-A058-44BD-9639-BA68ECDC007F}" destId="{6998C099-6D80-425B-B585-5D587C9C4024}" srcOrd="0" destOrd="0" presId="urn:microsoft.com/office/officeart/2008/layout/VerticalCurvedList"/>
    <dgm:cxn modelId="{92FE62B7-D7E4-4A94-B516-CCC8930B53F0}" type="presParOf" srcId="{A0A8D4CB-A058-44BD-9639-BA68ECDC007F}" destId="{04EB5AAF-A9F6-4F5F-A1BD-301005699685}" srcOrd="1" destOrd="0" presId="urn:microsoft.com/office/officeart/2008/layout/VerticalCurvedList"/>
    <dgm:cxn modelId="{6C1E0A21-2C72-47C7-967A-5E3EFADBB341}" type="presParOf" srcId="{A0A8D4CB-A058-44BD-9639-BA68ECDC007F}" destId="{ECEE5A49-405A-45B7-9118-229EEC89FFB2}" srcOrd="2" destOrd="0" presId="urn:microsoft.com/office/officeart/2008/layout/VerticalCurvedList"/>
    <dgm:cxn modelId="{63B46F76-86E8-4023-9D54-E658A7EABAC2}" type="presParOf" srcId="{A0A8D4CB-A058-44BD-9639-BA68ECDC007F}" destId="{2BF5D59C-B0C2-4423-B303-1FE2FC4EDA25}" srcOrd="3" destOrd="0" presId="urn:microsoft.com/office/officeart/2008/layout/VerticalCurvedList"/>
    <dgm:cxn modelId="{7D585412-790E-4F35-B5CE-DEC464C747F3}" type="presParOf" srcId="{81A99DD1-19A9-4ECE-97B2-B03347D0EA01}" destId="{57214358-E2B7-4229-9CC0-76AF3C7BC3D7}" srcOrd="1" destOrd="0" presId="urn:microsoft.com/office/officeart/2008/layout/VerticalCurvedList"/>
    <dgm:cxn modelId="{462C2968-3797-4361-9055-AB16023CADA6}" type="presParOf" srcId="{81A99DD1-19A9-4ECE-97B2-B03347D0EA01}" destId="{1B7EF6D7-6EAB-49DE-A6B8-2CA843B8EB45}" srcOrd="2" destOrd="0" presId="urn:microsoft.com/office/officeart/2008/layout/VerticalCurvedList"/>
    <dgm:cxn modelId="{B907846A-B505-4A53-A91A-4C22960F62CF}" type="presParOf" srcId="{1B7EF6D7-6EAB-49DE-A6B8-2CA843B8EB45}" destId="{17D153E1-E310-4E6D-A77E-D10F6145D2D9}" srcOrd="0" destOrd="0" presId="urn:microsoft.com/office/officeart/2008/layout/VerticalCurvedList"/>
    <dgm:cxn modelId="{91160192-E1CA-428D-A86B-BA907621CEA2}" type="presParOf" srcId="{81A99DD1-19A9-4ECE-97B2-B03347D0EA01}" destId="{15109388-A774-407B-8DF4-F7DD96A1515C}" srcOrd="3" destOrd="0" presId="urn:microsoft.com/office/officeart/2008/layout/VerticalCurvedList"/>
    <dgm:cxn modelId="{AEFE255E-0F16-4D70-837D-3904BEB0A00B}" type="presParOf" srcId="{81A99DD1-19A9-4ECE-97B2-B03347D0EA01}" destId="{1C5A0383-22C2-40F6-AB71-31A2A8D6027F}" srcOrd="4" destOrd="0" presId="urn:microsoft.com/office/officeart/2008/layout/VerticalCurvedList"/>
    <dgm:cxn modelId="{06934E40-85E3-40B2-B679-36980C6D8D95}"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055909" y="1003315"/>
          <a:ext cx="1100542" cy="105724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217080" y="1158145"/>
        <a:ext cx="778200" cy="747583"/>
      </dsp:txXfrm>
    </dsp:sp>
    <dsp:sp modelId="{6EC804A8-D5E6-4750-B72A-B626C03701E2}">
      <dsp:nvSpPr>
        <dsp:cNvPr id="0" name=""/>
        <dsp:cNvSpPr/>
      </dsp:nvSpPr>
      <dsp:spPr>
        <a:xfrm rot="16200000">
          <a:off x="2474448" y="723719"/>
          <a:ext cx="263463"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513881" y="815729"/>
        <a:ext cx="184597"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944578" y="918118"/>
          <a:ext cx="287954" cy="262886"/>
        </a:xfrm>
        <a:prstGeom prst="leftRightArrow">
          <a:avLst/>
        </a:prstGeom>
        <a:gradFill rotWithShape="0">
          <a:gsLst>
            <a:gs pos="0">
              <a:schemeClr val="accent2">
                <a:hueOff val="668789"/>
                <a:satOff val="-834"/>
                <a:lumOff val="196"/>
                <a:alphaOff val="0"/>
                <a:shade val="51000"/>
                <a:satMod val="130000"/>
              </a:schemeClr>
            </a:gs>
            <a:gs pos="80000">
              <a:schemeClr val="accent2">
                <a:hueOff val="668789"/>
                <a:satOff val="-834"/>
                <a:lumOff val="196"/>
                <a:alphaOff val="0"/>
                <a:shade val="93000"/>
                <a:satMod val="130000"/>
              </a:schemeClr>
            </a:gs>
            <a:gs pos="100000">
              <a:schemeClr val="accent2">
                <a:hueOff val="668789"/>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56128" y="998578"/>
        <a:ext cx="209088"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9"/>
                <a:satOff val="-834"/>
                <a:lumOff val="196"/>
                <a:alphaOff val="0"/>
                <a:shade val="51000"/>
                <a:satMod val="130000"/>
              </a:schemeClr>
            </a:gs>
            <a:gs pos="80000">
              <a:schemeClr val="accent2">
                <a:hueOff val="668789"/>
                <a:satOff val="-834"/>
                <a:lumOff val="196"/>
                <a:alphaOff val="0"/>
                <a:shade val="93000"/>
                <a:satMod val="130000"/>
              </a:schemeClr>
            </a:gs>
            <a:gs pos="100000">
              <a:schemeClr val="accent2">
                <a:hueOff val="668789"/>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3126629" y="1400494"/>
          <a:ext cx="296419"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126629" y="1453071"/>
        <a:ext cx="217553"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942513" y="1882869"/>
          <a:ext cx="292085" cy="262886"/>
        </a:xfrm>
        <a:prstGeom prst="leftRightArrow">
          <a:avLst/>
        </a:prstGeom>
        <a:gradFill rotWithShape="0">
          <a:gsLst>
            <a:gs pos="0">
              <a:schemeClr val="accent2">
                <a:hueOff val="2006366"/>
                <a:satOff val="-2502"/>
                <a:lumOff val="588"/>
                <a:alphaOff val="0"/>
                <a:shade val="51000"/>
                <a:satMod val="130000"/>
              </a:schemeClr>
            </a:gs>
            <a:gs pos="80000">
              <a:schemeClr val="accent2">
                <a:hueOff val="2006366"/>
                <a:satOff val="-2502"/>
                <a:lumOff val="588"/>
                <a:alphaOff val="0"/>
                <a:shade val="93000"/>
                <a:satMod val="130000"/>
              </a:schemeClr>
            </a:gs>
            <a:gs pos="100000">
              <a:schemeClr val="accent2">
                <a:hueOff val="2006366"/>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54063" y="1907563"/>
        <a:ext cx="213219"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6"/>
                <a:satOff val="-2502"/>
                <a:lumOff val="588"/>
                <a:alphaOff val="0"/>
                <a:shade val="51000"/>
                <a:satMod val="130000"/>
              </a:schemeClr>
            </a:gs>
            <a:gs pos="80000">
              <a:schemeClr val="accent2">
                <a:hueOff val="2006366"/>
                <a:satOff val="-2502"/>
                <a:lumOff val="588"/>
                <a:alphaOff val="0"/>
                <a:shade val="93000"/>
                <a:satMod val="130000"/>
              </a:schemeClr>
            </a:gs>
            <a:gs pos="100000">
              <a:schemeClr val="accent2">
                <a:hueOff val="2006366"/>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80417" y="2077269"/>
          <a:ext cx="251525"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518146" y="2092118"/>
        <a:ext cx="176068"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79669" y="1882869"/>
          <a:ext cx="288270" cy="262886"/>
        </a:xfrm>
        <a:prstGeom prst="leftRightArrow">
          <a:avLst/>
        </a:prstGeom>
        <a:gradFill rotWithShape="0">
          <a:gsLst>
            <a:gs pos="0">
              <a:schemeClr val="accent2">
                <a:hueOff val="3343943"/>
                <a:satOff val="-4171"/>
                <a:lumOff val="981"/>
                <a:alphaOff val="0"/>
                <a:shade val="51000"/>
                <a:satMod val="130000"/>
              </a:schemeClr>
            </a:gs>
            <a:gs pos="80000">
              <a:schemeClr val="accent2">
                <a:hueOff val="3343943"/>
                <a:satOff val="-4171"/>
                <a:lumOff val="981"/>
                <a:alphaOff val="0"/>
                <a:shade val="93000"/>
                <a:satMod val="130000"/>
              </a:schemeClr>
            </a:gs>
            <a:gs pos="100000">
              <a:schemeClr val="accent2">
                <a:hueOff val="3343943"/>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46985" y="1907563"/>
        <a:ext cx="20940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3"/>
                <a:satOff val="-4171"/>
                <a:lumOff val="981"/>
                <a:alphaOff val="0"/>
                <a:shade val="51000"/>
                <a:satMod val="130000"/>
              </a:schemeClr>
            </a:gs>
            <a:gs pos="80000">
              <a:schemeClr val="accent2">
                <a:hueOff val="3343943"/>
                <a:satOff val="-4171"/>
                <a:lumOff val="981"/>
                <a:alphaOff val="0"/>
                <a:shade val="93000"/>
                <a:satMod val="130000"/>
              </a:schemeClr>
            </a:gs>
            <a:gs pos="100000">
              <a:schemeClr val="accent2">
                <a:hueOff val="3343943"/>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1815" y="1400494"/>
          <a:ext cx="272881"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0681" y="1453071"/>
        <a:ext cx="194015"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94341" y="914994"/>
          <a:ext cx="259524" cy="262886"/>
        </a:xfrm>
        <a:prstGeom prst="leftRightArrow">
          <a:avLst/>
        </a:prstGeom>
        <a:gradFill rotWithShape="0">
          <a:gsLst>
            <a:gs pos="0">
              <a:schemeClr val="accent2">
                <a:hueOff val="4681520"/>
                <a:satOff val="-5839"/>
                <a:lumOff val="1373"/>
                <a:alphaOff val="0"/>
                <a:shade val="51000"/>
                <a:satMod val="130000"/>
              </a:schemeClr>
            </a:gs>
            <a:gs pos="80000">
              <a:schemeClr val="accent2">
                <a:hueOff val="4681520"/>
                <a:satOff val="-5839"/>
                <a:lumOff val="1373"/>
                <a:alphaOff val="0"/>
                <a:shade val="93000"/>
                <a:satMod val="130000"/>
              </a:schemeClr>
            </a:gs>
            <a:gs pos="100000">
              <a:schemeClr val="accent2">
                <a:hueOff val="4681520"/>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60699" y="995195"/>
        <a:ext cx="181667"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20"/>
                <a:satOff val="-5839"/>
                <a:lumOff val="1373"/>
                <a:alphaOff val="0"/>
                <a:shade val="51000"/>
                <a:satMod val="130000"/>
              </a:schemeClr>
            </a:gs>
            <a:gs pos="80000">
              <a:schemeClr val="accent2">
                <a:hueOff val="4681520"/>
                <a:satOff val="-5839"/>
                <a:lumOff val="1373"/>
                <a:alphaOff val="0"/>
                <a:shade val="93000"/>
                <a:satMod val="130000"/>
              </a:schemeClr>
            </a:gs>
            <a:gs pos="100000">
              <a:schemeClr val="accent2">
                <a:hueOff val="4681520"/>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803A097D-9328-2745-A6E7-AAD0D09B5B0D}">
  <ds:schemaRefs>
    <ds:schemaRef ds:uri="http://schemas.openxmlformats.org/officeDocument/2006/bibliography"/>
  </ds:schemaRefs>
</ds:datastoreItem>
</file>

<file path=customXml/itemProps11.xml><?xml version="1.0" encoding="utf-8"?>
<ds:datastoreItem xmlns:ds="http://schemas.openxmlformats.org/officeDocument/2006/customXml" ds:itemID="{1CD92E1F-A58E-3A4D-9759-01A61BAE7CC3}">
  <ds:schemaRefs>
    <ds:schemaRef ds:uri="http://schemas.openxmlformats.org/officeDocument/2006/bibliography"/>
  </ds:schemaRefs>
</ds:datastoreItem>
</file>

<file path=customXml/itemProps12.xml><?xml version="1.0" encoding="utf-8"?>
<ds:datastoreItem xmlns:ds="http://schemas.openxmlformats.org/officeDocument/2006/customXml" ds:itemID="{80200AE9-4B29-5F4D-A19E-DC8B687270C7}">
  <ds:schemaRefs>
    <ds:schemaRef ds:uri="http://schemas.openxmlformats.org/officeDocument/2006/bibliography"/>
  </ds:schemaRefs>
</ds:datastoreItem>
</file>

<file path=customXml/itemProps13.xml><?xml version="1.0" encoding="utf-8"?>
<ds:datastoreItem xmlns:ds="http://schemas.openxmlformats.org/officeDocument/2006/customXml" ds:itemID="{BD32F59E-CBDB-F44C-A06A-817945EDB995}">
  <ds:schemaRefs>
    <ds:schemaRef ds:uri="http://schemas.openxmlformats.org/officeDocument/2006/bibliography"/>
  </ds:schemaRefs>
</ds:datastoreItem>
</file>

<file path=customXml/itemProps14.xml><?xml version="1.0" encoding="utf-8"?>
<ds:datastoreItem xmlns:ds="http://schemas.openxmlformats.org/officeDocument/2006/customXml" ds:itemID="{8A3EDEAB-34E9-8D46-B6B6-C83D7085D60F}">
  <ds:schemaRefs>
    <ds:schemaRef ds:uri="http://schemas.openxmlformats.org/officeDocument/2006/bibliography"/>
  </ds:schemaRefs>
</ds:datastoreItem>
</file>

<file path=customXml/itemProps15.xml><?xml version="1.0" encoding="utf-8"?>
<ds:datastoreItem xmlns:ds="http://schemas.openxmlformats.org/officeDocument/2006/customXml" ds:itemID="{34E2FE91-DBEF-7245-88C4-00B24FC22996}">
  <ds:schemaRefs>
    <ds:schemaRef ds:uri="http://schemas.openxmlformats.org/officeDocument/2006/bibliography"/>
  </ds:schemaRefs>
</ds:datastoreItem>
</file>

<file path=customXml/itemProps16.xml><?xml version="1.0" encoding="utf-8"?>
<ds:datastoreItem xmlns:ds="http://schemas.openxmlformats.org/officeDocument/2006/customXml" ds:itemID="{378DF2E2-0D2A-5C41-976E-F39D7EE15A18}">
  <ds:schemaRefs>
    <ds:schemaRef ds:uri="http://schemas.openxmlformats.org/officeDocument/2006/bibliography"/>
  </ds:schemaRefs>
</ds:datastoreItem>
</file>

<file path=customXml/itemProps2.xml><?xml version="1.0" encoding="utf-8"?>
<ds:datastoreItem xmlns:ds="http://schemas.openxmlformats.org/officeDocument/2006/customXml" ds:itemID="{3120DF80-D7B3-D24D-87E3-82BED480C9F4}">
  <ds:schemaRefs>
    <ds:schemaRef ds:uri="http://schemas.openxmlformats.org/officeDocument/2006/bibliography"/>
  </ds:schemaRefs>
</ds:datastoreItem>
</file>

<file path=customXml/itemProps3.xml><?xml version="1.0" encoding="utf-8"?>
<ds:datastoreItem xmlns:ds="http://schemas.openxmlformats.org/officeDocument/2006/customXml" ds:itemID="{82CAB258-EB23-3340-8D51-33F360734365}">
  <ds:schemaRefs>
    <ds:schemaRef ds:uri="http://schemas.openxmlformats.org/officeDocument/2006/bibliography"/>
  </ds:schemaRefs>
</ds:datastoreItem>
</file>

<file path=customXml/itemProps4.xml><?xml version="1.0" encoding="utf-8"?>
<ds:datastoreItem xmlns:ds="http://schemas.openxmlformats.org/officeDocument/2006/customXml" ds:itemID="{FAFE62F8-8E2A-A449-A068-3A0562665F9C}">
  <ds:schemaRefs>
    <ds:schemaRef ds:uri="http://schemas.openxmlformats.org/officeDocument/2006/bibliography"/>
  </ds:schemaRefs>
</ds:datastoreItem>
</file>

<file path=customXml/itemProps5.xml><?xml version="1.0" encoding="utf-8"?>
<ds:datastoreItem xmlns:ds="http://schemas.openxmlformats.org/officeDocument/2006/customXml" ds:itemID="{F2974150-0F31-594A-893F-8E2238E9E686}">
  <ds:schemaRefs>
    <ds:schemaRef ds:uri="http://schemas.openxmlformats.org/officeDocument/2006/bibliography"/>
  </ds:schemaRefs>
</ds:datastoreItem>
</file>

<file path=customXml/itemProps6.xml><?xml version="1.0" encoding="utf-8"?>
<ds:datastoreItem xmlns:ds="http://schemas.openxmlformats.org/officeDocument/2006/customXml" ds:itemID="{40892248-6A66-D641-8B5A-160C5E78140A}">
  <ds:schemaRefs>
    <ds:schemaRef ds:uri="http://schemas.openxmlformats.org/officeDocument/2006/bibliography"/>
  </ds:schemaRefs>
</ds:datastoreItem>
</file>

<file path=customXml/itemProps7.xml><?xml version="1.0" encoding="utf-8"?>
<ds:datastoreItem xmlns:ds="http://schemas.openxmlformats.org/officeDocument/2006/customXml" ds:itemID="{09897E83-B8FC-5F46-9B15-4F21FEEE59A7}">
  <ds:schemaRefs>
    <ds:schemaRef ds:uri="http://schemas.openxmlformats.org/officeDocument/2006/bibliography"/>
  </ds:schemaRefs>
</ds:datastoreItem>
</file>

<file path=customXml/itemProps8.xml><?xml version="1.0" encoding="utf-8"?>
<ds:datastoreItem xmlns:ds="http://schemas.openxmlformats.org/officeDocument/2006/customXml" ds:itemID="{EDC975BF-2267-0B4A-9FA0-FD397B119463}">
  <ds:schemaRefs>
    <ds:schemaRef ds:uri="http://schemas.openxmlformats.org/officeDocument/2006/bibliography"/>
  </ds:schemaRefs>
</ds:datastoreItem>
</file>

<file path=customXml/itemProps9.xml><?xml version="1.0" encoding="utf-8"?>
<ds:datastoreItem xmlns:ds="http://schemas.openxmlformats.org/officeDocument/2006/customXml" ds:itemID="{B1061602-F3F4-584B-A016-69B913F42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41</Pages>
  <Words>6980</Words>
  <Characters>39788</Characters>
  <Application>Microsoft Macintosh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46675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Alicia Beltran</cp:lastModifiedBy>
  <cp:revision>141</cp:revision>
  <dcterms:created xsi:type="dcterms:W3CDTF">2012-08-18T14:10:00Z</dcterms:created>
  <dcterms:modified xsi:type="dcterms:W3CDTF">2012-09-04T18:46:00Z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