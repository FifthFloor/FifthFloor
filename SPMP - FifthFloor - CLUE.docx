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firstRow="1" w:lastRow="0" w:firstColumn="1" w:lastColumn="0" w:noHBand="1" w:noVBand="1"/>
      </w:tblPr>
      <w:tblGrid>
        <w:gridCol w:w="1867"/>
        <w:gridCol w:w="2264"/>
        <w:gridCol w:w="2264"/>
        <w:gridCol w:w="3056"/>
        <w:gridCol w:w="13"/>
      </w:tblGrid>
      <w:tr w:rsidR="00CB37B2" w:rsidRPr="00D53C37" w:rsidTr="008D6C04">
        <w:trPr>
          <w:gridAfter w:val="1"/>
          <w:cnfStyle w:val="100000000000" w:firstRow="1" w:lastRow="0" w:firstColumn="0" w:lastColumn="0" w:oddVBand="0" w:evenVBand="0" w:oddHBand="0" w:evenHBand="0" w:firstRowFirstColumn="0" w:firstRowLastColumn="0" w:lastRowFirstColumn="0" w:lastRowLastColumn="0"/>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668B" w:rsidRDefault="007354D3">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00D8668B" w:rsidRPr="003A3ED4">
          <w:rPr>
            <w:rStyle w:val="Hipervnculo"/>
            <w:rFonts w:ascii="Arial" w:hAnsi="Arial"/>
            <w:noProof/>
            <w:lang w:val="es-CO"/>
          </w:rPr>
          <w:t>Página de Firmas</w:t>
        </w:r>
        <w:r w:rsidR="00D8668B">
          <w:rPr>
            <w:noProof/>
            <w:webHidden/>
          </w:rPr>
          <w:tab/>
        </w:r>
        <w:r>
          <w:rPr>
            <w:noProof/>
            <w:webHidden/>
          </w:rPr>
          <w:fldChar w:fldCharType="begin"/>
        </w:r>
        <w:r w:rsidR="00D8668B">
          <w:rPr>
            <w:noProof/>
            <w:webHidden/>
          </w:rPr>
          <w:instrText xml:space="preserve"> PAGEREF _Toc334451467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68" w:history="1">
        <w:r w:rsidR="00D8668B" w:rsidRPr="003A3ED4">
          <w:rPr>
            <w:rStyle w:val="Hipervnculo"/>
            <w:rFonts w:ascii="Arial" w:hAnsi="Arial" w:cs="Arial"/>
            <w:noProof/>
            <w:lang w:val="es-CO"/>
          </w:rPr>
          <w:t>Historial de Cambios</w:t>
        </w:r>
        <w:r w:rsidR="00D8668B">
          <w:rPr>
            <w:noProof/>
            <w:webHidden/>
          </w:rPr>
          <w:tab/>
        </w:r>
        <w:r w:rsidR="007354D3">
          <w:rPr>
            <w:noProof/>
            <w:webHidden/>
          </w:rPr>
          <w:fldChar w:fldCharType="begin"/>
        </w:r>
        <w:r w:rsidR="00D8668B">
          <w:rPr>
            <w:noProof/>
            <w:webHidden/>
          </w:rPr>
          <w:instrText xml:space="preserve"> PAGEREF _Toc334451468 \h </w:instrText>
        </w:r>
        <w:r w:rsidR="007354D3">
          <w:rPr>
            <w:noProof/>
            <w:webHidden/>
          </w:rPr>
        </w:r>
        <w:r w:rsidR="007354D3">
          <w:rPr>
            <w:noProof/>
            <w:webHidden/>
          </w:rPr>
          <w:fldChar w:fldCharType="separate"/>
        </w:r>
        <w:r w:rsidR="00D8668B">
          <w:rPr>
            <w:noProof/>
            <w:webHidden/>
          </w:rPr>
          <w:t>2</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69" w:history="1">
        <w:r w:rsidR="00D8668B" w:rsidRPr="003A3ED4">
          <w:rPr>
            <w:rStyle w:val="Hipervnculo"/>
            <w:rFonts w:ascii="Arial" w:hAnsi="Arial"/>
            <w:noProof/>
            <w:lang w:val="es-CO"/>
          </w:rPr>
          <w:t>Prefacio</w:t>
        </w:r>
        <w:r w:rsidR="00D8668B">
          <w:rPr>
            <w:noProof/>
            <w:webHidden/>
          </w:rPr>
          <w:tab/>
        </w:r>
        <w:r w:rsidR="007354D3">
          <w:rPr>
            <w:noProof/>
            <w:webHidden/>
          </w:rPr>
          <w:fldChar w:fldCharType="begin"/>
        </w:r>
        <w:r w:rsidR="00D8668B">
          <w:rPr>
            <w:noProof/>
            <w:webHidden/>
          </w:rPr>
          <w:instrText xml:space="preserve"> PAGEREF _Toc334451469 \h </w:instrText>
        </w:r>
        <w:r w:rsidR="007354D3">
          <w:rPr>
            <w:noProof/>
            <w:webHidden/>
          </w:rPr>
        </w:r>
        <w:r w:rsidR="007354D3">
          <w:rPr>
            <w:noProof/>
            <w:webHidden/>
          </w:rPr>
          <w:fldChar w:fldCharType="separate"/>
        </w:r>
        <w:r w:rsidR="00D8668B">
          <w:rPr>
            <w:noProof/>
            <w:webHidden/>
          </w:rPr>
          <w:t>4</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70" w:history="1">
        <w:r w:rsidR="00D8668B" w:rsidRPr="003A3ED4">
          <w:rPr>
            <w:rStyle w:val="Hipervnculo"/>
            <w:rFonts w:ascii="Arial" w:hAnsi="Arial"/>
            <w:noProof/>
            <w:lang w:val="es-CO"/>
          </w:rPr>
          <w:t>Lista de Figuras</w:t>
        </w:r>
        <w:r w:rsidR="00D8668B">
          <w:rPr>
            <w:noProof/>
            <w:webHidden/>
          </w:rPr>
          <w:tab/>
        </w:r>
        <w:r w:rsidR="007354D3">
          <w:rPr>
            <w:noProof/>
            <w:webHidden/>
          </w:rPr>
          <w:fldChar w:fldCharType="begin"/>
        </w:r>
        <w:r w:rsidR="00D8668B">
          <w:rPr>
            <w:noProof/>
            <w:webHidden/>
          </w:rPr>
          <w:instrText xml:space="preserve"> PAGEREF _Toc334451470 \h </w:instrText>
        </w:r>
        <w:r w:rsidR="007354D3">
          <w:rPr>
            <w:noProof/>
            <w:webHidden/>
          </w:rPr>
        </w:r>
        <w:r w:rsidR="007354D3">
          <w:rPr>
            <w:noProof/>
            <w:webHidden/>
          </w:rPr>
          <w:fldChar w:fldCharType="separate"/>
        </w:r>
        <w:r w:rsidR="00D8668B">
          <w:rPr>
            <w:noProof/>
            <w:webHidden/>
          </w:rPr>
          <w:t>9</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71" w:history="1">
        <w:r w:rsidR="00D8668B" w:rsidRPr="003A3ED4">
          <w:rPr>
            <w:rStyle w:val="Hipervnculo"/>
            <w:rFonts w:ascii="Arial" w:hAnsi="Arial"/>
            <w:noProof/>
            <w:lang w:val="es-CO"/>
          </w:rPr>
          <w:t>Lista de Tablas</w:t>
        </w:r>
        <w:r w:rsidR="00D8668B">
          <w:rPr>
            <w:noProof/>
            <w:webHidden/>
          </w:rPr>
          <w:tab/>
        </w:r>
        <w:r w:rsidR="007354D3">
          <w:rPr>
            <w:noProof/>
            <w:webHidden/>
          </w:rPr>
          <w:fldChar w:fldCharType="begin"/>
        </w:r>
        <w:r w:rsidR="00D8668B">
          <w:rPr>
            <w:noProof/>
            <w:webHidden/>
          </w:rPr>
          <w:instrText xml:space="preserve"> PAGEREF _Toc334451471 \h </w:instrText>
        </w:r>
        <w:r w:rsidR="007354D3">
          <w:rPr>
            <w:noProof/>
            <w:webHidden/>
          </w:rPr>
        </w:r>
        <w:r w:rsidR="007354D3">
          <w:rPr>
            <w:noProof/>
            <w:webHidden/>
          </w:rPr>
          <w:fldChar w:fldCharType="separate"/>
        </w:r>
        <w:r w:rsidR="00D8668B">
          <w:rPr>
            <w:noProof/>
            <w:webHidden/>
          </w:rPr>
          <w:t>10</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72" w:history="1">
        <w:r w:rsidR="00D8668B" w:rsidRPr="003A3ED4">
          <w:rPr>
            <w:rStyle w:val="Hipervnculo"/>
            <w:rFonts w:ascii="Arial" w:hAnsi="Arial" w:cs="Arial"/>
            <w:noProof/>
            <w:lang w:val="es-CO"/>
          </w:rPr>
          <w:t>1. Visión global del proyecto</w:t>
        </w:r>
        <w:r w:rsidR="00D8668B">
          <w:rPr>
            <w:noProof/>
            <w:webHidden/>
          </w:rPr>
          <w:tab/>
        </w:r>
        <w:r w:rsidR="007354D3">
          <w:rPr>
            <w:noProof/>
            <w:webHidden/>
          </w:rPr>
          <w:fldChar w:fldCharType="begin"/>
        </w:r>
        <w:r w:rsidR="00D8668B">
          <w:rPr>
            <w:noProof/>
            <w:webHidden/>
          </w:rPr>
          <w:instrText xml:space="preserve"> PAGEREF _Toc334451472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73" w:history="1">
        <w:r w:rsidR="00D8668B" w:rsidRPr="003A3ED4">
          <w:rPr>
            <w:rStyle w:val="Hipervnculo"/>
            <w:rFonts w:ascii="Arial" w:hAnsi="Arial"/>
            <w:noProof/>
            <w:lang w:val="es-CO"/>
          </w:rPr>
          <w:t>1.1 Resumen del Proyecto</w:t>
        </w:r>
        <w:r w:rsidR="00D8668B">
          <w:rPr>
            <w:noProof/>
            <w:webHidden/>
          </w:rPr>
          <w:tab/>
        </w:r>
        <w:r w:rsidR="007354D3">
          <w:rPr>
            <w:noProof/>
            <w:webHidden/>
          </w:rPr>
          <w:fldChar w:fldCharType="begin"/>
        </w:r>
        <w:r w:rsidR="00D8668B">
          <w:rPr>
            <w:noProof/>
            <w:webHidden/>
          </w:rPr>
          <w:instrText xml:space="preserve"> PAGEREF _Toc334451473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4" w:history="1">
        <w:r w:rsidR="00D8668B" w:rsidRPr="003A3ED4">
          <w:rPr>
            <w:rStyle w:val="Hipervnculo"/>
            <w:rFonts w:ascii="Arial" w:hAnsi="Arial"/>
            <w:noProof/>
            <w:lang w:val="es-CO"/>
          </w:rPr>
          <w:t>1.1.1 Propósito, Alcance y Objetivos</w:t>
        </w:r>
        <w:r w:rsidR="00D8668B">
          <w:rPr>
            <w:noProof/>
            <w:webHidden/>
          </w:rPr>
          <w:tab/>
        </w:r>
        <w:r w:rsidR="007354D3">
          <w:rPr>
            <w:noProof/>
            <w:webHidden/>
          </w:rPr>
          <w:fldChar w:fldCharType="begin"/>
        </w:r>
        <w:r w:rsidR="00D8668B">
          <w:rPr>
            <w:noProof/>
            <w:webHidden/>
          </w:rPr>
          <w:instrText xml:space="preserve"> PAGEREF _Toc334451474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5" w:history="1">
        <w:r w:rsidR="00D8668B" w:rsidRPr="003A3ED4">
          <w:rPr>
            <w:rStyle w:val="Hipervnculo"/>
            <w:rFonts w:ascii="Arial" w:hAnsi="Arial"/>
            <w:noProof/>
            <w:lang w:val="es-CO"/>
          </w:rPr>
          <w:t xml:space="preserve">1.1.2 </w:t>
        </w:r>
        <w:r w:rsidR="00D8668B" w:rsidRPr="003A3ED4">
          <w:rPr>
            <w:rStyle w:val="Hipervnculo"/>
            <w:rFonts w:ascii="Arial" w:hAnsi="Arial" w:cs="Arial"/>
            <w:noProof/>
            <w:lang w:val="es-CO"/>
          </w:rPr>
          <w:t>Suposiciones y Restricciones</w:t>
        </w:r>
        <w:r w:rsidR="00D8668B">
          <w:rPr>
            <w:noProof/>
            <w:webHidden/>
          </w:rPr>
          <w:tab/>
        </w:r>
        <w:r w:rsidR="007354D3">
          <w:rPr>
            <w:noProof/>
            <w:webHidden/>
          </w:rPr>
          <w:fldChar w:fldCharType="begin"/>
        </w:r>
        <w:r w:rsidR="00D8668B">
          <w:rPr>
            <w:noProof/>
            <w:webHidden/>
          </w:rPr>
          <w:instrText xml:space="preserve"> PAGEREF _Toc334451475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76" w:history="1">
        <w:r w:rsidR="00D8668B" w:rsidRPr="003A3ED4">
          <w:rPr>
            <w:rStyle w:val="Hipervnculo"/>
            <w:noProof/>
            <w:lang w:val="es-CO"/>
          </w:rPr>
          <w:t>Restricciones</w:t>
        </w:r>
        <w:r w:rsidR="00D8668B">
          <w:rPr>
            <w:noProof/>
            <w:webHidden/>
          </w:rPr>
          <w:tab/>
        </w:r>
        <w:r w:rsidR="007354D3">
          <w:rPr>
            <w:noProof/>
            <w:webHidden/>
          </w:rPr>
          <w:fldChar w:fldCharType="begin"/>
        </w:r>
        <w:r w:rsidR="00D8668B">
          <w:rPr>
            <w:noProof/>
            <w:webHidden/>
          </w:rPr>
          <w:instrText xml:space="preserve"> PAGEREF _Toc334451476 \h </w:instrText>
        </w:r>
        <w:r w:rsidR="007354D3">
          <w:rPr>
            <w:noProof/>
            <w:webHidden/>
          </w:rPr>
        </w:r>
        <w:r w:rsidR="007354D3">
          <w:rPr>
            <w:noProof/>
            <w:webHidden/>
          </w:rPr>
          <w:fldChar w:fldCharType="separate"/>
        </w:r>
        <w:r w:rsidR="00D8668B">
          <w:rPr>
            <w:noProof/>
            <w:webHidden/>
          </w:rPr>
          <w:t>12</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77" w:history="1">
        <w:r w:rsidR="00D8668B" w:rsidRPr="003A3ED4">
          <w:rPr>
            <w:rStyle w:val="Hipervnculo"/>
            <w:noProof/>
            <w:lang w:val="es-CO"/>
          </w:rPr>
          <w:t>Supuestos</w:t>
        </w:r>
        <w:r w:rsidR="00D8668B">
          <w:rPr>
            <w:noProof/>
            <w:webHidden/>
          </w:rPr>
          <w:tab/>
        </w:r>
        <w:r w:rsidR="007354D3">
          <w:rPr>
            <w:noProof/>
            <w:webHidden/>
          </w:rPr>
          <w:fldChar w:fldCharType="begin"/>
        </w:r>
        <w:r w:rsidR="00D8668B">
          <w:rPr>
            <w:noProof/>
            <w:webHidden/>
          </w:rPr>
          <w:instrText xml:space="preserve"> PAGEREF _Toc334451477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8" w:history="1">
        <w:r w:rsidR="00D8668B" w:rsidRPr="003A3ED4">
          <w:rPr>
            <w:rStyle w:val="Hipervnculo"/>
            <w:rFonts w:ascii="Arial" w:hAnsi="Arial"/>
            <w:noProof/>
            <w:lang w:val="es-CO"/>
          </w:rPr>
          <w:t>1.1.3. Entregables del proyecto</w:t>
        </w:r>
        <w:r w:rsidR="00D8668B">
          <w:rPr>
            <w:noProof/>
            <w:webHidden/>
          </w:rPr>
          <w:tab/>
        </w:r>
        <w:r w:rsidR="007354D3">
          <w:rPr>
            <w:noProof/>
            <w:webHidden/>
          </w:rPr>
          <w:fldChar w:fldCharType="begin"/>
        </w:r>
        <w:r w:rsidR="00D8668B">
          <w:rPr>
            <w:noProof/>
            <w:webHidden/>
          </w:rPr>
          <w:instrText xml:space="preserve"> PAGEREF _Toc334451478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9" w:history="1">
        <w:r w:rsidR="00D8668B" w:rsidRPr="003A3ED4">
          <w:rPr>
            <w:rStyle w:val="Hipervnculo"/>
            <w:rFonts w:ascii="Arial" w:hAnsi="Arial"/>
            <w:noProof/>
            <w:lang w:val="es-CO"/>
          </w:rPr>
          <w:t>1.1.4 Resumen de Calendarios y Presupuestos</w:t>
        </w:r>
        <w:r w:rsidR="00D8668B">
          <w:rPr>
            <w:noProof/>
            <w:webHidden/>
          </w:rPr>
          <w:tab/>
        </w:r>
        <w:r w:rsidR="007354D3">
          <w:rPr>
            <w:noProof/>
            <w:webHidden/>
          </w:rPr>
          <w:fldChar w:fldCharType="begin"/>
        </w:r>
        <w:r w:rsidR="00D8668B">
          <w:rPr>
            <w:noProof/>
            <w:webHidden/>
          </w:rPr>
          <w:instrText xml:space="preserve"> PAGEREF _Toc334451479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80" w:history="1">
        <w:r w:rsidR="00D8668B" w:rsidRPr="003A3ED4">
          <w:rPr>
            <w:rStyle w:val="Hipervnculo"/>
            <w:rFonts w:ascii="Arial" w:hAnsi="Arial"/>
            <w:noProof/>
            <w:lang w:val="es-CO"/>
          </w:rPr>
          <w:t>1.2 Evolución del Plan</w:t>
        </w:r>
        <w:r w:rsidR="00D8668B">
          <w:rPr>
            <w:noProof/>
            <w:webHidden/>
          </w:rPr>
          <w:tab/>
        </w:r>
        <w:r w:rsidR="007354D3">
          <w:rPr>
            <w:noProof/>
            <w:webHidden/>
          </w:rPr>
          <w:fldChar w:fldCharType="begin"/>
        </w:r>
        <w:r w:rsidR="00D8668B">
          <w:rPr>
            <w:noProof/>
            <w:webHidden/>
          </w:rPr>
          <w:instrText xml:space="preserve"> PAGEREF _Toc334451480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1" w:history="1">
        <w:r w:rsidR="00D8668B" w:rsidRPr="003A3ED4">
          <w:rPr>
            <w:rStyle w:val="Hipervnculo"/>
            <w:rFonts w:ascii="Arial" w:hAnsi="Arial"/>
            <w:noProof/>
            <w:lang w:val="es-CO"/>
          </w:rPr>
          <w:t>1.2.1. Objetivos</w:t>
        </w:r>
        <w:r w:rsidR="00D8668B">
          <w:rPr>
            <w:noProof/>
            <w:webHidden/>
          </w:rPr>
          <w:tab/>
        </w:r>
        <w:r w:rsidR="007354D3">
          <w:rPr>
            <w:noProof/>
            <w:webHidden/>
          </w:rPr>
          <w:fldChar w:fldCharType="begin"/>
        </w:r>
        <w:r w:rsidR="00D8668B">
          <w:rPr>
            <w:noProof/>
            <w:webHidden/>
          </w:rPr>
          <w:instrText xml:space="preserve"> PAGEREF _Toc334451481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2" w:history="1">
        <w:r w:rsidR="00D8668B" w:rsidRPr="003A3ED4">
          <w:rPr>
            <w:rStyle w:val="Hipervnculo"/>
            <w:rFonts w:ascii="Arial" w:hAnsi="Arial"/>
            <w:noProof/>
            <w:lang w:val="es-CO"/>
          </w:rPr>
          <w:t>1.2.2. Alcance</w:t>
        </w:r>
        <w:r w:rsidR="00D8668B">
          <w:rPr>
            <w:noProof/>
            <w:webHidden/>
          </w:rPr>
          <w:tab/>
        </w:r>
        <w:r w:rsidR="007354D3">
          <w:rPr>
            <w:noProof/>
            <w:webHidden/>
          </w:rPr>
          <w:fldChar w:fldCharType="begin"/>
        </w:r>
        <w:r w:rsidR="00D8668B">
          <w:rPr>
            <w:noProof/>
            <w:webHidden/>
          </w:rPr>
          <w:instrText xml:space="preserve"> PAGEREF _Toc334451482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3" w:history="1">
        <w:r w:rsidR="00D8668B" w:rsidRPr="003A3ED4">
          <w:rPr>
            <w:rStyle w:val="Hipervnculo"/>
            <w:rFonts w:ascii="Arial" w:hAnsi="Arial"/>
            <w:noProof/>
            <w:lang w:val="es-CO"/>
          </w:rPr>
          <w:t>1.2.3. Responsable</w:t>
        </w:r>
        <w:r w:rsidR="00D8668B">
          <w:rPr>
            <w:noProof/>
            <w:webHidden/>
          </w:rPr>
          <w:tab/>
        </w:r>
        <w:r w:rsidR="007354D3">
          <w:rPr>
            <w:noProof/>
            <w:webHidden/>
          </w:rPr>
          <w:fldChar w:fldCharType="begin"/>
        </w:r>
        <w:r w:rsidR="00D8668B">
          <w:rPr>
            <w:noProof/>
            <w:webHidden/>
          </w:rPr>
          <w:instrText xml:space="preserve"> PAGEREF _Toc334451483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4" w:history="1">
        <w:r w:rsidR="00D8668B" w:rsidRPr="003A3ED4">
          <w:rPr>
            <w:rStyle w:val="Hipervnculo"/>
            <w:rFonts w:ascii="Arial" w:hAnsi="Arial"/>
            <w:noProof/>
            <w:lang w:val="es-CO"/>
          </w:rPr>
          <w:t>1.2.4. Desarrollo</w:t>
        </w:r>
        <w:r w:rsidR="00D8668B">
          <w:rPr>
            <w:noProof/>
            <w:webHidden/>
          </w:rPr>
          <w:tab/>
        </w:r>
        <w:r w:rsidR="007354D3">
          <w:rPr>
            <w:noProof/>
            <w:webHidden/>
          </w:rPr>
          <w:fldChar w:fldCharType="begin"/>
        </w:r>
        <w:r w:rsidR="00D8668B">
          <w:rPr>
            <w:noProof/>
            <w:webHidden/>
          </w:rPr>
          <w:instrText xml:space="preserve"> PAGEREF _Toc334451484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5" w:history="1">
        <w:r w:rsidR="00D8668B" w:rsidRPr="003A3ED4">
          <w:rPr>
            <w:rStyle w:val="Hipervnculo"/>
            <w:rFonts w:ascii="Arial" w:hAnsi="Arial"/>
            <w:noProof/>
            <w:lang w:val="es-CO"/>
          </w:rPr>
          <w:t>1.2.5. Recursos</w:t>
        </w:r>
        <w:r w:rsidR="00D8668B">
          <w:rPr>
            <w:noProof/>
            <w:webHidden/>
          </w:rPr>
          <w:tab/>
        </w:r>
        <w:r w:rsidR="007354D3">
          <w:rPr>
            <w:noProof/>
            <w:webHidden/>
          </w:rPr>
          <w:fldChar w:fldCharType="begin"/>
        </w:r>
        <w:r w:rsidR="00D8668B">
          <w:rPr>
            <w:noProof/>
            <w:webHidden/>
          </w:rPr>
          <w:instrText xml:space="preserve"> PAGEREF _Toc334451485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6" w:history="1">
        <w:r w:rsidR="00D8668B" w:rsidRPr="003A3ED4">
          <w:rPr>
            <w:rStyle w:val="Hipervnculo"/>
            <w:rFonts w:ascii="Arial" w:hAnsi="Arial"/>
            <w:noProof/>
            <w:lang w:val="es-CO"/>
          </w:rPr>
          <w:t>1.2.6. Producto de Trabajo</w:t>
        </w:r>
        <w:r w:rsidR="00D8668B">
          <w:rPr>
            <w:noProof/>
            <w:webHidden/>
          </w:rPr>
          <w:tab/>
        </w:r>
        <w:r w:rsidR="007354D3">
          <w:rPr>
            <w:noProof/>
            <w:webHidden/>
          </w:rPr>
          <w:fldChar w:fldCharType="begin"/>
        </w:r>
        <w:r w:rsidR="00D8668B">
          <w:rPr>
            <w:noProof/>
            <w:webHidden/>
          </w:rPr>
          <w:instrText xml:space="preserve"> PAGEREF _Toc334451486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87" w:history="1">
        <w:r w:rsidR="00D8668B" w:rsidRPr="003A3ED4">
          <w:rPr>
            <w:rStyle w:val="Hipervnculo"/>
            <w:rFonts w:ascii="Arial" w:hAnsi="Arial"/>
            <w:noProof/>
            <w:lang w:val="es-CO"/>
          </w:rPr>
          <w:t>2. Referencias</w:t>
        </w:r>
        <w:r w:rsidR="00D8668B">
          <w:rPr>
            <w:noProof/>
            <w:webHidden/>
          </w:rPr>
          <w:tab/>
        </w:r>
        <w:r w:rsidR="007354D3">
          <w:rPr>
            <w:noProof/>
            <w:webHidden/>
          </w:rPr>
          <w:fldChar w:fldCharType="begin"/>
        </w:r>
        <w:r w:rsidR="00D8668B">
          <w:rPr>
            <w:noProof/>
            <w:webHidden/>
          </w:rPr>
          <w:instrText xml:space="preserve"> PAGEREF _Toc334451487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88" w:history="1">
        <w:r w:rsidR="00D8668B" w:rsidRPr="003A3ED4">
          <w:rPr>
            <w:rStyle w:val="Hipervnculo"/>
            <w:rFonts w:ascii="Arial" w:hAnsi="Arial"/>
            <w:noProof/>
            <w:lang w:val="es-CO"/>
          </w:rPr>
          <w:t>3. Definiciones</w:t>
        </w:r>
        <w:r w:rsidR="00D8668B">
          <w:rPr>
            <w:noProof/>
            <w:webHidden/>
          </w:rPr>
          <w:tab/>
        </w:r>
        <w:r w:rsidR="007354D3">
          <w:rPr>
            <w:noProof/>
            <w:webHidden/>
          </w:rPr>
          <w:fldChar w:fldCharType="begin"/>
        </w:r>
        <w:r w:rsidR="00D8668B">
          <w:rPr>
            <w:noProof/>
            <w:webHidden/>
          </w:rPr>
          <w:instrText xml:space="preserve"> PAGEREF _Toc334451488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89" w:history="1">
        <w:r w:rsidR="00D8668B" w:rsidRPr="003A3ED4">
          <w:rPr>
            <w:rStyle w:val="Hipervnculo"/>
            <w:rFonts w:ascii="Arial" w:hAnsi="Arial"/>
            <w:noProof/>
            <w:lang w:val="es-CO"/>
          </w:rPr>
          <w:t>4. Contexto del Proyecto</w:t>
        </w:r>
        <w:r w:rsidR="00D8668B">
          <w:rPr>
            <w:noProof/>
            <w:webHidden/>
          </w:rPr>
          <w:tab/>
        </w:r>
        <w:r w:rsidR="007354D3">
          <w:rPr>
            <w:noProof/>
            <w:webHidden/>
          </w:rPr>
          <w:fldChar w:fldCharType="begin"/>
        </w:r>
        <w:r w:rsidR="00D8668B">
          <w:rPr>
            <w:noProof/>
            <w:webHidden/>
          </w:rPr>
          <w:instrText xml:space="preserve"> PAGEREF _Toc334451489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90" w:history="1">
        <w:r w:rsidR="00D8668B" w:rsidRPr="003A3ED4">
          <w:rPr>
            <w:rStyle w:val="Hipervnculo"/>
            <w:rFonts w:ascii="Arial" w:hAnsi="Arial"/>
            <w:noProof/>
            <w:lang w:val="es-CO"/>
          </w:rPr>
          <w:t>4.1 Modelo de Procesos</w:t>
        </w:r>
        <w:r w:rsidR="00D8668B">
          <w:rPr>
            <w:noProof/>
            <w:webHidden/>
          </w:rPr>
          <w:tab/>
        </w:r>
        <w:r w:rsidR="007354D3">
          <w:rPr>
            <w:noProof/>
            <w:webHidden/>
          </w:rPr>
          <w:fldChar w:fldCharType="begin"/>
        </w:r>
        <w:r w:rsidR="00D8668B">
          <w:rPr>
            <w:noProof/>
            <w:webHidden/>
          </w:rPr>
          <w:instrText xml:space="preserve"> PAGEREF _Toc334451490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91" w:history="1">
        <w:r w:rsidR="00D8668B" w:rsidRPr="003A3ED4">
          <w:rPr>
            <w:rStyle w:val="Hipervnculo"/>
            <w:rFonts w:ascii="Arial" w:hAnsi="Arial"/>
            <w:noProof/>
          </w:rPr>
          <w:t>4.3 Plan de Infraestructura</w:t>
        </w:r>
        <w:r w:rsidR="00D8668B">
          <w:rPr>
            <w:noProof/>
            <w:webHidden/>
          </w:rPr>
          <w:tab/>
        </w:r>
        <w:r w:rsidR="007354D3">
          <w:rPr>
            <w:noProof/>
            <w:webHidden/>
          </w:rPr>
          <w:fldChar w:fldCharType="begin"/>
        </w:r>
        <w:r w:rsidR="00D8668B">
          <w:rPr>
            <w:noProof/>
            <w:webHidden/>
          </w:rPr>
          <w:instrText xml:space="preserve"> PAGEREF _Toc334451491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2" w:history="1">
        <w:r w:rsidR="00D8668B" w:rsidRPr="003A3ED4">
          <w:rPr>
            <w:rStyle w:val="Hipervnculo"/>
            <w:rFonts w:ascii="Arial" w:hAnsi="Arial"/>
            <w:noProof/>
            <w:lang w:val="es-CO"/>
          </w:rPr>
          <w:t>4.3.1. Objetivos</w:t>
        </w:r>
        <w:r w:rsidR="00D8668B">
          <w:rPr>
            <w:noProof/>
            <w:webHidden/>
          </w:rPr>
          <w:tab/>
        </w:r>
        <w:r w:rsidR="007354D3">
          <w:rPr>
            <w:noProof/>
            <w:webHidden/>
          </w:rPr>
          <w:fldChar w:fldCharType="begin"/>
        </w:r>
        <w:r w:rsidR="00D8668B">
          <w:rPr>
            <w:noProof/>
            <w:webHidden/>
          </w:rPr>
          <w:instrText xml:space="preserve"> PAGEREF _Toc334451492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3" w:history="1">
        <w:r w:rsidR="00D8668B" w:rsidRPr="003A3ED4">
          <w:rPr>
            <w:rStyle w:val="Hipervnculo"/>
            <w:rFonts w:ascii="Arial" w:hAnsi="Arial"/>
            <w:noProof/>
            <w:lang w:val="es-CO"/>
          </w:rPr>
          <w:t>4.3.2. Alcance</w:t>
        </w:r>
        <w:r w:rsidR="00D8668B">
          <w:rPr>
            <w:noProof/>
            <w:webHidden/>
          </w:rPr>
          <w:tab/>
        </w:r>
        <w:r w:rsidR="007354D3">
          <w:rPr>
            <w:noProof/>
            <w:webHidden/>
          </w:rPr>
          <w:fldChar w:fldCharType="begin"/>
        </w:r>
        <w:r w:rsidR="00D8668B">
          <w:rPr>
            <w:noProof/>
            <w:webHidden/>
          </w:rPr>
          <w:instrText xml:space="preserve"> PAGEREF _Toc334451493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4" w:history="1">
        <w:r w:rsidR="00D8668B" w:rsidRPr="003A3ED4">
          <w:rPr>
            <w:rStyle w:val="Hipervnculo"/>
            <w:rFonts w:ascii="Arial" w:hAnsi="Arial"/>
            <w:noProof/>
            <w:lang w:val="es-CO"/>
          </w:rPr>
          <w:t>4.3.3. Responsable</w:t>
        </w:r>
        <w:r w:rsidR="00D8668B">
          <w:rPr>
            <w:noProof/>
            <w:webHidden/>
          </w:rPr>
          <w:tab/>
        </w:r>
        <w:r w:rsidR="007354D3">
          <w:rPr>
            <w:noProof/>
            <w:webHidden/>
          </w:rPr>
          <w:fldChar w:fldCharType="begin"/>
        </w:r>
        <w:r w:rsidR="00D8668B">
          <w:rPr>
            <w:noProof/>
            <w:webHidden/>
          </w:rPr>
          <w:instrText xml:space="preserve"> PAGEREF _Toc334451494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5" w:history="1">
        <w:r w:rsidR="00D8668B" w:rsidRPr="003A3ED4">
          <w:rPr>
            <w:rStyle w:val="Hipervnculo"/>
            <w:rFonts w:ascii="Arial" w:hAnsi="Arial"/>
            <w:noProof/>
            <w:lang w:val="es-CO"/>
          </w:rPr>
          <w:t>4.3.4. Desarrollo</w:t>
        </w:r>
        <w:r w:rsidR="00D8668B">
          <w:rPr>
            <w:noProof/>
            <w:webHidden/>
          </w:rPr>
          <w:tab/>
        </w:r>
        <w:r w:rsidR="007354D3">
          <w:rPr>
            <w:noProof/>
            <w:webHidden/>
          </w:rPr>
          <w:fldChar w:fldCharType="begin"/>
        </w:r>
        <w:r w:rsidR="00D8668B">
          <w:rPr>
            <w:noProof/>
            <w:webHidden/>
          </w:rPr>
          <w:instrText xml:space="preserve"> PAGEREF _Toc334451495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96" w:history="1">
        <w:r w:rsidR="00D8668B" w:rsidRPr="003A3ED4">
          <w:rPr>
            <w:rStyle w:val="Hipervnculo"/>
            <w:rFonts w:ascii="Arial" w:hAnsi="Arial"/>
            <w:noProof/>
            <w:lang w:val="es-CO"/>
          </w:rPr>
          <w:t>4.3.4.1. Instalaciones Físicas</w:t>
        </w:r>
        <w:r w:rsidR="00D8668B">
          <w:rPr>
            <w:noProof/>
            <w:webHidden/>
          </w:rPr>
          <w:tab/>
        </w:r>
        <w:r w:rsidR="007354D3">
          <w:rPr>
            <w:noProof/>
            <w:webHidden/>
          </w:rPr>
          <w:fldChar w:fldCharType="begin"/>
        </w:r>
        <w:r w:rsidR="00D8668B">
          <w:rPr>
            <w:noProof/>
            <w:webHidden/>
          </w:rPr>
          <w:instrText xml:space="preserve"> PAGEREF _Toc334451496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497" w:history="1">
        <w:r w:rsidR="00D8668B" w:rsidRPr="003A3ED4">
          <w:rPr>
            <w:rStyle w:val="Hipervnculo"/>
            <w:rFonts w:ascii="Arial" w:hAnsi="Arial"/>
            <w:noProof/>
            <w:lang w:val="es-CO"/>
          </w:rPr>
          <w:t>4.3.4.1.1. Instalación Pontificia Universidad Javeriana</w:t>
        </w:r>
        <w:r w:rsidR="00D8668B">
          <w:rPr>
            <w:noProof/>
            <w:webHidden/>
          </w:rPr>
          <w:tab/>
        </w:r>
        <w:r w:rsidR="007354D3">
          <w:rPr>
            <w:noProof/>
            <w:webHidden/>
          </w:rPr>
          <w:fldChar w:fldCharType="begin"/>
        </w:r>
        <w:r w:rsidR="00D8668B">
          <w:rPr>
            <w:noProof/>
            <w:webHidden/>
          </w:rPr>
          <w:instrText xml:space="preserve"> PAGEREF _Toc334451497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498" w:history="1">
        <w:r w:rsidR="00D8668B" w:rsidRPr="003A3ED4">
          <w:rPr>
            <w:rStyle w:val="Hipervnculo"/>
            <w:rFonts w:ascii="Arial" w:hAnsi="Arial"/>
            <w:noProof/>
            <w:lang w:val="es-CO"/>
          </w:rPr>
          <w:t>4.3.4.1.2. Instalaciones Fifth Floor Corp.</w:t>
        </w:r>
        <w:r w:rsidR="00D8668B">
          <w:rPr>
            <w:noProof/>
            <w:webHidden/>
          </w:rPr>
          <w:tab/>
        </w:r>
        <w:r w:rsidR="007354D3">
          <w:rPr>
            <w:noProof/>
            <w:webHidden/>
          </w:rPr>
          <w:fldChar w:fldCharType="begin"/>
        </w:r>
        <w:r w:rsidR="00D8668B">
          <w:rPr>
            <w:noProof/>
            <w:webHidden/>
          </w:rPr>
          <w:instrText xml:space="preserve"> PAGEREF _Toc334451498 \h </w:instrText>
        </w:r>
        <w:r w:rsidR="007354D3">
          <w:rPr>
            <w:noProof/>
            <w:webHidden/>
          </w:rPr>
        </w:r>
        <w:r w:rsidR="007354D3">
          <w:rPr>
            <w:noProof/>
            <w:webHidden/>
          </w:rPr>
          <w:fldChar w:fldCharType="separate"/>
        </w:r>
        <w:r w:rsidR="00D8668B">
          <w:rPr>
            <w:noProof/>
            <w:webHidden/>
          </w:rPr>
          <w:t>18</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99" w:history="1">
        <w:r w:rsidR="00D8668B" w:rsidRPr="003A3ED4">
          <w:rPr>
            <w:rStyle w:val="Hipervnculo"/>
            <w:rFonts w:ascii="Arial" w:hAnsi="Arial"/>
            <w:noProof/>
            <w:lang w:val="es-CO"/>
          </w:rPr>
          <w:t>4.3.4.3.  Redes de comunicación</w:t>
        </w:r>
        <w:r w:rsidR="00D8668B">
          <w:rPr>
            <w:noProof/>
            <w:webHidden/>
          </w:rPr>
          <w:tab/>
        </w:r>
        <w:r w:rsidR="007354D3">
          <w:rPr>
            <w:noProof/>
            <w:webHidden/>
          </w:rPr>
          <w:fldChar w:fldCharType="begin"/>
        </w:r>
        <w:r w:rsidR="00D8668B">
          <w:rPr>
            <w:noProof/>
            <w:webHidden/>
          </w:rPr>
          <w:instrText xml:space="preserve"> PAGEREF _Toc334451499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0" w:history="1">
        <w:r w:rsidR="00D8668B" w:rsidRPr="003A3ED4">
          <w:rPr>
            <w:rStyle w:val="Hipervnculo"/>
            <w:rFonts w:ascii="Arial" w:hAnsi="Arial"/>
            <w:noProof/>
            <w:lang w:val="es-CO"/>
          </w:rPr>
          <w:t>Internet</w:t>
        </w:r>
        <w:r w:rsidR="00D8668B">
          <w:rPr>
            <w:noProof/>
            <w:webHidden/>
          </w:rPr>
          <w:tab/>
        </w:r>
        <w:r w:rsidR="007354D3">
          <w:rPr>
            <w:noProof/>
            <w:webHidden/>
          </w:rPr>
          <w:fldChar w:fldCharType="begin"/>
        </w:r>
        <w:r w:rsidR="00D8668B">
          <w:rPr>
            <w:noProof/>
            <w:webHidden/>
          </w:rPr>
          <w:instrText xml:space="preserve"> PAGEREF _Toc334451500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01" w:history="1">
        <w:r w:rsidR="00D8668B" w:rsidRPr="003A3ED4">
          <w:rPr>
            <w:rStyle w:val="Hipervnculo"/>
            <w:rFonts w:ascii="Arial" w:hAnsi="Arial"/>
            <w:noProof/>
            <w:lang w:val="es-CO"/>
          </w:rPr>
          <w:t>4.3.4.4. Entornos de desarrollo y pruebas</w:t>
        </w:r>
        <w:r w:rsidR="00D8668B">
          <w:rPr>
            <w:noProof/>
            <w:webHidden/>
          </w:rPr>
          <w:tab/>
        </w:r>
        <w:r w:rsidR="007354D3">
          <w:rPr>
            <w:noProof/>
            <w:webHidden/>
          </w:rPr>
          <w:fldChar w:fldCharType="begin"/>
        </w:r>
        <w:r w:rsidR="00D8668B">
          <w:rPr>
            <w:noProof/>
            <w:webHidden/>
          </w:rPr>
          <w:instrText xml:space="preserve"> PAGEREF _Toc334451501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02" w:history="1">
        <w:r w:rsidR="00D8668B" w:rsidRPr="003A3ED4">
          <w:rPr>
            <w:rStyle w:val="Hipervnculo"/>
            <w:rFonts w:ascii="Arial" w:hAnsi="Arial"/>
            <w:noProof/>
            <w:lang w:val="es-CO"/>
          </w:rPr>
          <w:t>4.3.5. Recursos</w:t>
        </w:r>
        <w:r w:rsidR="00D8668B">
          <w:rPr>
            <w:noProof/>
            <w:webHidden/>
          </w:rPr>
          <w:tab/>
        </w:r>
        <w:r w:rsidR="007354D3">
          <w:rPr>
            <w:noProof/>
            <w:webHidden/>
          </w:rPr>
          <w:fldChar w:fldCharType="begin"/>
        </w:r>
        <w:r w:rsidR="00D8668B">
          <w:rPr>
            <w:noProof/>
            <w:webHidden/>
          </w:rPr>
          <w:instrText xml:space="preserve"> PAGEREF _Toc334451502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03" w:history="1">
        <w:r w:rsidR="00D8668B" w:rsidRPr="003A3ED4">
          <w:rPr>
            <w:rStyle w:val="Hipervnculo"/>
            <w:rFonts w:ascii="Arial" w:hAnsi="Arial"/>
            <w:noProof/>
            <w:lang w:val="es-CO"/>
          </w:rPr>
          <w:t>4.3.6. Producto de Trabajo</w:t>
        </w:r>
        <w:r w:rsidR="00D8668B">
          <w:rPr>
            <w:noProof/>
            <w:webHidden/>
          </w:rPr>
          <w:tab/>
        </w:r>
        <w:r w:rsidR="007354D3">
          <w:rPr>
            <w:noProof/>
            <w:webHidden/>
          </w:rPr>
          <w:fldChar w:fldCharType="begin"/>
        </w:r>
        <w:r w:rsidR="00D8668B">
          <w:rPr>
            <w:noProof/>
            <w:webHidden/>
          </w:rPr>
          <w:instrText xml:space="preserve"> PAGEREF _Toc334451503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04" w:history="1">
        <w:r w:rsidR="00D8668B" w:rsidRPr="003A3ED4">
          <w:rPr>
            <w:rStyle w:val="Hipervnculo"/>
            <w:rFonts w:ascii="Arial" w:hAnsi="Arial"/>
            <w:noProof/>
            <w:lang w:val="es-CO"/>
          </w:rPr>
          <w:t>4.4 Métodos Herramientas y Técnicas</w:t>
        </w:r>
        <w:r w:rsidR="00D8668B">
          <w:rPr>
            <w:noProof/>
            <w:webHidden/>
          </w:rPr>
          <w:tab/>
        </w:r>
        <w:r w:rsidR="007354D3">
          <w:rPr>
            <w:noProof/>
            <w:webHidden/>
          </w:rPr>
          <w:fldChar w:fldCharType="begin"/>
        </w:r>
        <w:r w:rsidR="00D8668B">
          <w:rPr>
            <w:noProof/>
            <w:webHidden/>
          </w:rPr>
          <w:instrText xml:space="preserve"> PAGEREF _Toc334451504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05" w:history="1">
        <w:r w:rsidR="00D8668B" w:rsidRPr="003A3ED4">
          <w:rPr>
            <w:rStyle w:val="Hipervnculo"/>
            <w:noProof/>
            <w:lang w:val="es-CO"/>
          </w:rPr>
          <w:t>4.4.1 Herramientas de Software</w:t>
        </w:r>
        <w:r w:rsidR="00D8668B">
          <w:rPr>
            <w:noProof/>
            <w:webHidden/>
          </w:rPr>
          <w:tab/>
        </w:r>
        <w:r w:rsidR="007354D3">
          <w:rPr>
            <w:noProof/>
            <w:webHidden/>
          </w:rPr>
          <w:fldChar w:fldCharType="begin"/>
        </w:r>
        <w:r w:rsidR="00D8668B">
          <w:rPr>
            <w:noProof/>
            <w:webHidden/>
          </w:rPr>
          <w:instrText xml:space="preserve"> PAGEREF _Toc334451505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6" w:history="1">
        <w:r w:rsidR="00D8668B" w:rsidRPr="003A3ED4">
          <w:rPr>
            <w:rStyle w:val="Hipervnculo"/>
            <w:noProof/>
            <w:lang w:val="es-CO"/>
          </w:rPr>
          <w:t>Lenguajes de programación</w:t>
        </w:r>
        <w:r w:rsidR="00D8668B">
          <w:rPr>
            <w:noProof/>
            <w:webHidden/>
          </w:rPr>
          <w:tab/>
        </w:r>
        <w:r w:rsidR="007354D3">
          <w:rPr>
            <w:noProof/>
            <w:webHidden/>
          </w:rPr>
          <w:fldChar w:fldCharType="begin"/>
        </w:r>
        <w:r w:rsidR="00D8668B">
          <w:rPr>
            <w:noProof/>
            <w:webHidden/>
          </w:rPr>
          <w:instrText xml:space="preserve"> PAGEREF _Toc334451506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7" w:history="1">
        <w:r w:rsidR="00D8668B" w:rsidRPr="003A3ED4">
          <w:rPr>
            <w:rStyle w:val="Hipervnculo"/>
            <w:noProof/>
            <w:lang w:val="es-CO"/>
          </w:rPr>
          <w:t>Sistema Operativo</w:t>
        </w:r>
        <w:r w:rsidR="00D8668B">
          <w:rPr>
            <w:noProof/>
            <w:webHidden/>
          </w:rPr>
          <w:tab/>
        </w:r>
        <w:r w:rsidR="007354D3">
          <w:rPr>
            <w:noProof/>
            <w:webHidden/>
          </w:rPr>
          <w:fldChar w:fldCharType="begin"/>
        </w:r>
        <w:r w:rsidR="00D8668B">
          <w:rPr>
            <w:noProof/>
            <w:webHidden/>
          </w:rPr>
          <w:instrText xml:space="preserve"> PAGEREF _Toc334451507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8" w:history="1">
        <w:r w:rsidR="00D8668B" w:rsidRPr="003A3ED4">
          <w:rPr>
            <w:rStyle w:val="Hipervnculo"/>
            <w:noProof/>
            <w:lang w:val="es-CO"/>
          </w:rPr>
          <w:t>Entornos de Desarrollo (IDE)</w:t>
        </w:r>
        <w:r w:rsidR="00D8668B">
          <w:rPr>
            <w:noProof/>
            <w:webHidden/>
          </w:rPr>
          <w:tab/>
        </w:r>
        <w:r w:rsidR="007354D3">
          <w:rPr>
            <w:noProof/>
            <w:webHidden/>
          </w:rPr>
          <w:fldChar w:fldCharType="begin"/>
        </w:r>
        <w:r w:rsidR="00D8668B">
          <w:rPr>
            <w:noProof/>
            <w:webHidden/>
          </w:rPr>
          <w:instrText xml:space="preserve"> PAGEREF _Toc334451508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9" w:history="1">
        <w:r w:rsidR="00D8668B" w:rsidRPr="003A3ED4">
          <w:rPr>
            <w:rStyle w:val="Hipervnculo"/>
            <w:noProof/>
            <w:lang w:val="es-CO"/>
          </w:rPr>
          <w:t>Bases de Datos</w:t>
        </w:r>
        <w:r w:rsidR="00D8668B">
          <w:rPr>
            <w:noProof/>
            <w:webHidden/>
          </w:rPr>
          <w:tab/>
        </w:r>
        <w:r w:rsidR="007354D3">
          <w:rPr>
            <w:noProof/>
            <w:webHidden/>
          </w:rPr>
          <w:fldChar w:fldCharType="begin"/>
        </w:r>
        <w:r w:rsidR="00D8668B">
          <w:rPr>
            <w:noProof/>
            <w:webHidden/>
          </w:rPr>
          <w:instrText xml:space="preserve"> PAGEREF _Toc334451509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left" w:pos="1320"/>
          <w:tab w:val="right" w:leader="dot" w:pos="8261"/>
        </w:tabs>
        <w:rPr>
          <w:rFonts w:eastAsiaTheme="minorEastAsia"/>
          <w:noProof/>
          <w:lang w:val="es-CO" w:eastAsia="es-CO"/>
        </w:rPr>
      </w:pPr>
      <w:hyperlink w:anchor="_Toc334451510" w:history="1">
        <w:r w:rsidR="00D8668B" w:rsidRPr="003A3ED4">
          <w:rPr>
            <w:rStyle w:val="Hipervnculo"/>
            <w:rFonts w:ascii="Symbol" w:hAnsi="Symbol"/>
            <w:noProof/>
            <w:lang w:val="es-CO"/>
          </w:rPr>
          <w:t></w:t>
        </w:r>
        <w:r w:rsidR="00D8668B">
          <w:rPr>
            <w:rFonts w:eastAsiaTheme="minorEastAsia"/>
            <w:noProof/>
            <w:lang w:val="es-CO" w:eastAsia="es-CO"/>
          </w:rPr>
          <w:tab/>
        </w:r>
        <w:r w:rsidR="00D8668B" w:rsidRPr="003A3ED4">
          <w:rPr>
            <w:rStyle w:val="Hipervnculo"/>
            <w:noProof/>
            <w:lang w:val="es-CO"/>
          </w:rPr>
          <w:t>SqlDeveloper</w:t>
        </w:r>
        <w:r w:rsidR="00D8668B">
          <w:rPr>
            <w:noProof/>
            <w:webHidden/>
          </w:rPr>
          <w:tab/>
        </w:r>
        <w:r w:rsidR="007354D3">
          <w:rPr>
            <w:noProof/>
            <w:webHidden/>
          </w:rPr>
          <w:fldChar w:fldCharType="begin"/>
        </w:r>
        <w:r w:rsidR="00D8668B">
          <w:rPr>
            <w:noProof/>
            <w:webHidden/>
          </w:rPr>
          <w:instrText xml:space="preserve"> PAGEREF _Toc334451510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1" w:history="1">
        <w:r w:rsidR="00D8668B" w:rsidRPr="003A3ED4">
          <w:rPr>
            <w:rStyle w:val="Hipervnculo"/>
            <w:noProof/>
            <w:lang w:val="es-CO"/>
          </w:rPr>
          <w:t>Frameworks.</w:t>
        </w:r>
        <w:r w:rsidR="00D8668B">
          <w:rPr>
            <w:noProof/>
            <w:webHidden/>
          </w:rPr>
          <w:tab/>
        </w:r>
        <w:r w:rsidR="007354D3">
          <w:rPr>
            <w:noProof/>
            <w:webHidden/>
          </w:rPr>
          <w:fldChar w:fldCharType="begin"/>
        </w:r>
        <w:r w:rsidR="00D8668B">
          <w:rPr>
            <w:noProof/>
            <w:webHidden/>
          </w:rPr>
          <w:instrText xml:space="preserve"> PAGEREF _Toc334451511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2" w:history="1">
        <w:r w:rsidR="00D8668B" w:rsidRPr="003A3ED4">
          <w:rPr>
            <w:rStyle w:val="Hipervnculo"/>
            <w:noProof/>
            <w:lang w:val="es-CO"/>
          </w:rPr>
          <w:t>Control de Versiones</w:t>
        </w:r>
        <w:r w:rsidR="00D8668B">
          <w:rPr>
            <w:noProof/>
            <w:webHidden/>
          </w:rPr>
          <w:tab/>
        </w:r>
        <w:r w:rsidR="007354D3">
          <w:rPr>
            <w:noProof/>
            <w:webHidden/>
          </w:rPr>
          <w:fldChar w:fldCharType="begin"/>
        </w:r>
        <w:r w:rsidR="00D8668B">
          <w:rPr>
            <w:noProof/>
            <w:webHidden/>
          </w:rPr>
          <w:instrText xml:space="preserve"> PAGEREF _Toc334451512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3" w:history="1">
        <w:r w:rsidR="00D8668B" w:rsidRPr="003A3ED4">
          <w:rPr>
            <w:rStyle w:val="Hipervnculo"/>
            <w:noProof/>
            <w:lang w:val="es-CO"/>
          </w:rPr>
          <w:t>Herramientas CASE</w:t>
        </w:r>
        <w:r w:rsidR="00D8668B">
          <w:rPr>
            <w:noProof/>
            <w:webHidden/>
          </w:rPr>
          <w:tab/>
        </w:r>
        <w:r w:rsidR="007354D3">
          <w:rPr>
            <w:noProof/>
            <w:webHidden/>
          </w:rPr>
          <w:fldChar w:fldCharType="begin"/>
        </w:r>
        <w:r w:rsidR="00D8668B">
          <w:rPr>
            <w:noProof/>
            <w:webHidden/>
          </w:rPr>
          <w:instrText xml:space="preserve"> PAGEREF _Toc334451513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4" w:history="1">
        <w:r w:rsidR="00D8668B" w:rsidRPr="003A3ED4">
          <w:rPr>
            <w:rStyle w:val="Hipervnculo"/>
            <w:noProof/>
            <w:lang w:val="es-CO"/>
          </w:rPr>
          <w:t>Diseño de Interfaz</w:t>
        </w:r>
        <w:r w:rsidR="00D8668B">
          <w:rPr>
            <w:noProof/>
            <w:webHidden/>
          </w:rPr>
          <w:tab/>
        </w:r>
        <w:r w:rsidR="007354D3">
          <w:rPr>
            <w:noProof/>
            <w:webHidden/>
          </w:rPr>
          <w:fldChar w:fldCharType="begin"/>
        </w:r>
        <w:r w:rsidR="00D8668B">
          <w:rPr>
            <w:noProof/>
            <w:webHidden/>
          </w:rPr>
          <w:instrText xml:space="preserve"> PAGEREF _Toc334451514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5" w:history="1">
        <w:r w:rsidR="00D8668B" w:rsidRPr="003A3ED4">
          <w:rPr>
            <w:rStyle w:val="Hipervnculo"/>
            <w:noProof/>
            <w:lang w:val="es-CO"/>
          </w:rPr>
          <w:t>Utilidades</w:t>
        </w:r>
        <w:r w:rsidR="00D8668B">
          <w:rPr>
            <w:noProof/>
            <w:webHidden/>
          </w:rPr>
          <w:tab/>
        </w:r>
        <w:r w:rsidR="007354D3">
          <w:rPr>
            <w:noProof/>
            <w:webHidden/>
          </w:rPr>
          <w:fldChar w:fldCharType="begin"/>
        </w:r>
        <w:r w:rsidR="00D8668B">
          <w:rPr>
            <w:noProof/>
            <w:webHidden/>
          </w:rPr>
          <w:instrText xml:space="preserve"> PAGEREF _Toc334451515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6" w:history="1">
        <w:r w:rsidR="00D8668B" w:rsidRPr="003A3ED4">
          <w:rPr>
            <w:rStyle w:val="Hipervnculo"/>
            <w:noProof/>
            <w:lang w:val="es-CO"/>
          </w:rPr>
          <w:t>Listas de Distribución de Correos</w:t>
        </w:r>
        <w:r w:rsidR="00D8668B">
          <w:rPr>
            <w:noProof/>
            <w:webHidden/>
          </w:rPr>
          <w:tab/>
        </w:r>
        <w:r w:rsidR="007354D3">
          <w:rPr>
            <w:noProof/>
            <w:webHidden/>
          </w:rPr>
          <w:fldChar w:fldCharType="begin"/>
        </w:r>
        <w:r w:rsidR="00D8668B">
          <w:rPr>
            <w:noProof/>
            <w:webHidden/>
          </w:rPr>
          <w:instrText xml:space="preserve"> PAGEREF _Toc334451516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17" w:history="1">
        <w:r w:rsidR="00D8668B" w:rsidRPr="003A3ED4">
          <w:rPr>
            <w:rStyle w:val="Hipervnculo"/>
            <w:noProof/>
            <w:lang w:val="es-CO"/>
          </w:rPr>
          <w:t>4.4.2 Herramientas de Hardware</w:t>
        </w:r>
        <w:r w:rsidR="00D8668B">
          <w:rPr>
            <w:noProof/>
            <w:webHidden/>
          </w:rPr>
          <w:tab/>
        </w:r>
        <w:r w:rsidR="007354D3">
          <w:rPr>
            <w:noProof/>
            <w:webHidden/>
          </w:rPr>
          <w:fldChar w:fldCharType="begin"/>
        </w:r>
        <w:r w:rsidR="00D8668B">
          <w:rPr>
            <w:noProof/>
            <w:webHidden/>
          </w:rPr>
          <w:instrText xml:space="preserve"> PAGEREF _Toc334451517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18" w:history="1">
        <w:r w:rsidR="00D8668B" w:rsidRPr="003A3ED4">
          <w:rPr>
            <w:rStyle w:val="Hipervnculo"/>
            <w:rFonts w:ascii="Arial" w:hAnsi="Arial"/>
            <w:noProof/>
            <w:lang w:val="es-CO"/>
          </w:rPr>
          <w:t>4.5 Plan de Aceptación del Producto</w:t>
        </w:r>
        <w:r w:rsidR="00D8668B">
          <w:rPr>
            <w:noProof/>
            <w:webHidden/>
          </w:rPr>
          <w:tab/>
        </w:r>
        <w:r w:rsidR="007354D3">
          <w:rPr>
            <w:noProof/>
            <w:webHidden/>
          </w:rPr>
          <w:fldChar w:fldCharType="begin"/>
        </w:r>
        <w:r w:rsidR="00D8668B">
          <w:rPr>
            <w:noProof/>
            <w:webHidden/>
          </w:rPr>
          <w:instrText xml:space="preserve"> PAGEREF _Toc334451518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19" w:history="1">
        <w:r w:rsidR="00D8668B" w:rsidRPr="003A3ED4">
          <w:rPr>
            <w:rStyle w:val="Hipervnculo"/>
            <w:rFonts w:ascii="Arial" w:hAnsi="Arial"/>
            <w:noProof/>
            <w:lang w:val="es-CO"/>
          </w:rPr>
          <w:t>4.6 Organización del Proyecto</w:t>
        </w:r>
        <w:r w:rsidR="00D8668B">
          <w:rPr>
            <w:noProof/>
            <w:webHidden/>
          </w:rPr>
          <w:tab/>
        </w:r>
        <w:r w:rsidR="007354D3">
          <w:rPr>
            <w:noProof/>
            <w:webHidden/>
          </w:rPr>
          <w:fldChar w:fldCharType="begin"/>
        </w:r>
        <w:r w:rsidR="00D8668B">
          <w:rPr>
            <w:noProof/>
            <w:webHidden/>
          </w:rPr>
          <w:instrText xml:space="preserve"> PAGEREF _Toc334451519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0" w:history="1">
        <w:r w:rsidR="00D8668B" w:rsidRPr="003A3ED4">
          <w:rPr>
            <w:rStyle w:val="Hipervnculo"/>
            <w:rFonts w:ascii="Arial" w:hAnsi="Arial"/>
            <w:noProof/>
            <w:lang w:val="es-CO"/>
          </w:rPr>
          <w:t>4.6.1 Interfaces Externas</w:t>
        </w:r>
        <w:r w:rsidR="00D8668B">
          <w:rPr>
            <w:noProof/>
            <w:webHidden/>
          </w:rPr>
          <w:tab/>
        </w:r>
        <w:r w:rsidR="007354D3">
          <w:rPr>
            <w:noProof/>
            <w:webHidden/>
          </w:rPr>
          <w:fldChar w:fldCharType="begin"/>
        </w:r>
        <w:r w:rsidR="00D8668B">
          <w:rPr>
            <w:noProof/>
            <w:webHidden/>
          </w:rPr>
          <w:instrText xml:space="preserve"> PAGEREF _Toc334451520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1" w:history="1">
        <w:r w:rsidR="00D8668B" w:rsidRPr="003A3ED4">
          <w:rPr>
            <w:rStyle w:val="Hipervnculo"/>
            <w:rFonts w:ascii="Arial" w:hAnsi="Arial"/>
            <w:noProof/>
            <w:lang w:val="es-CO"/>
          </w:rPr>
          <w:t xml:space="preserve">4.6.2 Interfaces </w:t>
        </w:r>
        <w:r w:rsidR="00D8668B" w:rsidRPr="003A3ED4">
          <w:rPr>
            <w:rStyle w:val="Hipervnculo"/>
            <w:rFonts w:ascii="Arial" w:hAnsi="Arial" w:cs="Arial"/>
            <w:noProof/>
            <w:lang w:val="es-CO"/>
          </w:rPr>
          <w:t>Internas</w:t>
        </w:r>
        <w:r w:rsidR="00D8668B">
          <w:rPr>
            <w:noProof/>
            <w:webHidden/>
          </w:rPr>
          <w:tab/>
        </w:r>
        <w:r w:rsidR="007354D3">
          <w:rPr>
            <w:noProof/>
            <w:webHidden/>
          </w:rPr>
          <w:fldChar w:fldCharType="begin"/>
        </w:r>
        <w:r w:rsidR="00D8668B">
          <w:rPr>
            <w:noProof/>
            <w:webHidden/>
          </w:rPr>
          <w:instrText xml:space="preserve"> PAGEREF _Toc334451521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2" w:history="1">
        <w:r w:rsidR="00D8668B" w:rsidRPr="003A3ED4">
          <w:rPr>
            <w:rStyle w:val="Hipervnculo"/>
            <w:rFonts w:ascii="Arial" w:hAnsi="Arial"/>
            <w:noProof/>
            <w:lang w:val="es-CO"/>
          </w:rPr>
          <w:t>4.6.3 Roles y Responsabilidades</w:t>
        </w:r>
        <w:r w:rsidR="00D8668B">
          <w:rPr>
            <w:noProof/>
            <w:webHidden/>
          </w:rPr>
          <w:tab/>
        </w:r>
        <w:r w:rsidR="007354D3">
          <w:rPr>
            <w:noProof/>
            <w:webHidden/>
          </w:rPr>
          <w:fldChar w:fldCharType="begin"/>
        </w:r>
        <w:r w:rsidR="00D8668B">
          <w:rPr>
            <w:noProof/>
            <w:webHidden/>
          </w:rPr>
          <w:instrText xml:space="preserve"> PAGEREF _Toc334451522 \h </w:instrText>
        </w:r>
        <w:r w:rsidR="007354D3">
          <w:rPr>
            <w:noProof/>
            <w:webHidden/>
          </w:rPr>
        </w:r>
        <w:r w:rsidR="007354D3">
          <w:rPr>
            <w:noProof/>
            <w:webHidden/>
          </w:rPr>
          <w:fldChar w:fldCharType="separate"/>
        </w:r>
        <w:r w:rsidR="00D8668B">
          <w:rPr>
            <w:noProof/>
            <w:webHidden/>
          </w:rPr>
          <w:t>24</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23" w:history="1">
        <w:r w:rsidR="00D8668B" w:rsidRPr="003A3ED4">
          <w:rPr>
            <w:rStyle w:val="Hipervnculo"/>
            <w:rFonts w:ascii="Arial" w:hAnsi="Arial"/>
            <w:noProof/>
            <w:lang w:val="es-CO"/>
          </w:rPr>
          <w:t>5. Planeación del Proyecto</w:t>
        </w:r>
        <w:r w:rsidR="00D8668B">
          <w:rPr>
            <w:noProof/>
            <w:webHidden/>
          </w:rPr>
          <w:tab/>
        </w:r>
        <w:r w:rsidR="007354D3">
          <w:rPr>
            <w:noProof/>
            <w:webHidden/>
          </w:rPr>
          <w:fldChar w:fldCharType="begin"/>
        </w:r>
        <w:r w:rsidR="00D8668B">
          <w:rPr>
            <w:noProof/>
            <w:webHidden/>
          </w:rPr>
          <w:instrText xml:space="preserve"> PAGEREF _Toc334451523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24" w:history="1">
        <w:r w:rsidR="00D8668B" w:rsidRPr="003A3ED4">
          <w:rPr>
            <w:rStyle w:val="Hipervnculo"/>
            <w:rFonts w:ascii="Arial" w:hAnsi="Arial"/>
            <w:noProof/>
            <w:lang w:val="es-CO"/>
          </w:rPr>
          <w:t xml:space="preserve">5.1 </w:t>
        </w:r>
        <w:r w:rsidR="00D8668B" w:rsidRPr="003A3ED4">
          <w:rPr>
            <w:rStyle w:val="Hipervnculo"/>
            <w:rFonts w:ascii="Arial" w:hAnsi="Arial" w:cs="Arial"/>
            <w:noProof/>
            <w:lang w:val="es-CO"/>
          </w:rPr>
          <w:t>Iniciación del Proyecto</w:t>
        </w:r>
        <w:r w:rsidR="00D8668B">
          <w:rPr>
            <w:noProof/>
            <w:webHidden/>
          </w:rPr>
          <w:tab/>
        </w:r>
        <w:r w:rsidR="007354D3">
          <w:rPr>
            <w:noProof/>
            <w:webHidden/>
          </w:rPr>
          <w:fldChar w:fldCharType="begin"/>
        </w:r>
        <w:r w:rsidR="00D8668B">
          <w:rPr>
            <w:noProof/>
            <w:webHidden/>
          </w:rPr>
          <w:instrText xml:space="preserve"> PAGEREF _Toc334451524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5" w:history="1">
        <w:r w:rsidR="00D8668B" w:rsidRPr="003A3ED4">
          <w:rPr>
            <w:rStyle w:val="Hipervnculo"/>
            <w:rFonts w:ascii="Arial" w:hAnsi="Arial"/>
            <w:noProof/>
            <w:lang w:val="es-CO"/>
          </w:rPr>
          <w:t>5.1.1 Plan</w:t>
        </w:r>
        <w:r w:rsidR="00D8668B" w:rsidRPr="003A3ED4">
          <w:rPr>
            <w:rStyle w:val="Hipervnculo"/>
            <w:rFonts w:ascii="Arial" w:hAnsi="Arial" w:cs="Arial"/>
            <w:noProof/>
            <w:lang w:val="es-CO"/>
          </w:rPr>
          <w:t xml:space="preserve"> de Estimación</w:t>
        </w:r>
        <w:r w:rsidR="00D8668B">
          <w:rPr>
            <w:noProof/>
            <w:webHidden/>
          </w:rPr>
          <w:tab/>
        </w:r>
        <w:r w:rsidR="007354D3">
          <w:rPr>
            <w:noProof/>
            <w:webHidden/>
          </w:rPr>
          <w:fldChar w:fldCharType="begin"/>
        </w:r>
        <w:r w:rsidR="00D8668B">
          <w:rPr>
            <w:noProof/>
            <w:webHidden/>
          </w:rPr>
          <w:instrText xml:space="preserve"> PAGEREF _Toc334451525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6" w:history="1">
        <w:r w:rsidR="00D8668B" w:rsidRPr="003A3ED4">
          <w:rPr>
            <w:rStyle w:val="Hipervnculo"/>
            <w:rFonts w:ascii="Arial" w:hAnsi="Arial"/>
            <w:noProof/>
            <w:lang w:val="es-CO"/>
          </w:rPr>
          <w:t>5.1.1.1. Objetivos</w:t>
        </w:r>
        <w:r w:rsidR="00D8668B">
          <w:rPr>
            <w:noProof/>
            <w:webHidden/>
          </w:rPr>
          <w:tab/>
        </w:r>
        <w:r w:rsidR="007354D3">
          <w:rPr>
            <w:noProof/>
            <w:webHidden/>
          </w:rPr>
          <w:fldChar w:fldCharType="begin"/>
        </w:r>
        <w:r w:rsidR="00D8668B">
          <w:rPr>
            <w:noProof/>
            <w:webHidden/>
          </w:rPr>
          <w:instrText xml:space="preserve"> PAGEREF _Toc334451526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7" w:history="1">
        <w:r w:rsidR="00D8668B" w:rsidRPr="003A3ED4">
          <w:rPr>
            <w:rStyle w:val="Hipervnculo"/>
            <w:rFonts w:ascii="Arial" w:hAnsi="Arial"/>
            <w:noProof/>
            <w:lang w:val="es-CO"/>
          </w:rPr>
          <w:t>5.1.1.2. Alcance</w:t>
        </w:r>
        <w:r w:rsidR="00D8668B">
          <w:rPr>
            <w:noProof/>
            <w:webHidden/>
          </w:rPr>
          <w:tab/>
        </w:r>
        <w:r w:rsidR="007354D3">
          <w:rPr>
            <w:noProof/>
            <w:webHidden/>
          </w:rPr>
          <w:fldChar w:fldCharType="begin"/>
        </w:r>
        <w:r w:rsidR="00D8668B">
          <w:rPr>
            <w:noProof/>
            <w:webHidden/>
          </w:rPr>
          <w:instrText xml:space="preserve"> PAGEREF _Toc334451527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8" w:history="1">
        <w:r w:rsidR="00D8668B" w:rsidRPr="003A3ED4">
          <w:rPr>
            <w:rStyle w:val="Hipervnculo"/>
            <w:rFonts w:ascii="Arial" w:hAnsi="Arial"/>
            <w:noProof/>
            <w:lang w:val="es-CO"/>
          </w:rPr>
          <w:t>5.1.1.3. Responsable</w:t>
        </w:r>
        <w:r w:rsidR="00D8668B">
          <w:rPr>
            <w:noProof/>
            <w:webHidden/>
          </w:rPr>
          <w:tab/>
        </w:r>
        <w:r w:rsidR="007354D3">
          <w:rPr>
            <w:noProof/>
            <w:webHidden/>
          </w:rPr>
          <w:fldChar w:fldCharType="begin"/>
        </w:r>
        <w:r w:rsidR="00D8668B">
          <w:rPr>
            <w:noProof/>
            <w:webHidden/>
          </w:rPr>
          <w:instrText xml:space="preserve"> PAGEREF _Toc334451528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9" w:history="1">
        <w:r w:rsidR="00D8668B" w:rsidRPr="003A3ED4">
          <w:rPr>
            <w:rStyle w:val="Hipervnculo"/>
            <w:rFonts w:ascii="Arial" w:hAnsi="Arial"/>
            <w:noProof/>
            <w:lang w:val="es-CO"/>
          </w:rPr>
          <w:t>5.1.1.4. Desarrollo</w:t>
        </w:r>
        <w:r w:rsidR="00D8668B">
          <w:rPr>
            <w:noProof/>
            <w:webHidden/>
          </w:rPr>
          <w:tab/>
        </w:r>
        <w:r w:rsidR="007354D3">
          <w:rPr>
            <w:noProof/>
            <w:webHidden/>
          </w:rPr>
          <w:fldChar w:fldCharType="begin"/>
        </w:r>
        <w:r w:rsidR="00D8668B">
          <w:rPr>
            <w:noProof/>
            <w:webHidden/>
          </w:rPr>
          <w:instrText xml:space="preserve"> PAGEREF _Toc334451529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0" w:history="1">
        <w:r w:rsidR="00D8668B" w:rsidRPr="003A3ED4">
          <w:rPr>
            <w:rStyle w:val="Hipervnculo"/>
            <w:rFonts w:ascii="Arial" w:hAnsi="Arial"/>
            <w:noProof/>
            <w:lang w:val="es-CO"/>
          </w:rPr>
          <w:t>5.1.1.5. Recursos</w:t>
        </w:r>
        <w:r w:rsidR="00D8668B">
          <w:rPr>
            <w:noProof/>
            <w:webHidden/>
          </w:rPr>
          <w:tab/>
        </w:r>
        <w:r w:rsidR="007354D3">
          <w:rPr>
            <w:noProof/>
            <w:webHidden/>
          </w:rPr>
          <w:fldChar w:fldCharType="begin"/>
        </w:r>
        <w:r w:rsidR="00D8668B">
          <w:rPr>
            <w:noProof/>
            <w:webHidden/>
          </w:rPr>
          <w:instrText xml:space="preserve"> PAGEREF _Toc334451530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1" w:history="1">
        <w:r w:rsidR="00D8668B" w:rsidRPr="003A3ED4">
          <w:rPr>
            <w:rStyle w:val="Hipervnculo"/>
            <w:rFonts w:ascii="Arial" w:hAnsi="Arial"/>
            <w:noProof/>
            <w:lang w:val="es-CO"/>
          </w:rPr>
          <w:t>5.1.1.6. Producto de Trabajo</w:t>
        </w:r>
        <w:r w:rsidR="00D8668B">
          <w:rPr>
            <w:noProof/>
            <w:webHidden/>
          </w:rPr>
          <w:tab/>
        </w:r>
        <w:r w:rsidR="007354D3">
          <w:rPr>
            <w:noProof/>
            <w:webHidden/>
          </w:rPr>
          <w:fldChar w:fldCharType="begin"/>
        </w:r>
        <w:r w:rsidR="00D8668B">
          <w:rPr>
            <w:noProof/>
            <w:webHidden/>
          </w:rPr>
          <w:instrText xml:space="preserve"> PAGEREF _Toc334451531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32" w:history="1">
        <w:r w:rsidR="00D8668B" w:rsidRPr="003A3ED4">
          <w:rPr>
            <w:rStyle w:val="Hipervnculo"/>
            <w:rFonts w:ascii="Arial" w:hAnsi="Arial"/>
            <w:noProof/>
            <w:lang w:val="es-CO"/>
          </w:rPr>
          <w:t>5.1.2 Plan</w:t>
        </w:r>
        <w:r w:rsidR="00D8668B" w:rsidRPr="003A3ED4">
          <w:rPr>
            <w:rStyle w:val="Hipervnculo"/>
            <w:rFonts w:ascii="Arial" w:hAnsi="Arial" w:cs="Arial"/>
            <w:noProof/>
            <w:lang w:val="es-CO"/>
          </w:rPr>
          <w:t xml:space="preserve"> de Personal</w:t>
        </w:r>
        <w:r w:rsidR="00D8668B">
          <w:rPr>
            <w:noProof/>
            <w:webHidden/>
          </w:rPr>
          <w:tab/>
        </w:r>
        <w:r w:rsidR="007354D3">
          <w:rPr>
            <w:noProof/>
            <w:webHidden/>
          </w:rPr>
          <w:fldChar w:fldCharType="begin"/>
        </w:r>
        <w:r w:rsidR="00D8668B">
          <w:rPr>
            <w:noProof/>
            <w:webHidden/>
          </w:rPr>
          <w:instrText xml:space="preserve"> PAGEREF _Toc334451532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3" w:history="1">
        <w:r w:rsidR="00D8668B" w:rsidRPr="003A3ED4">
          <w:rPr>
            <w:rStyle w:val="Hipervnculo"/>
            <w:rFonts w:ascii="Arial" w:hAnsi="Arial"/>
            <w:noProof/>
            <w:lang w:val="es-CO"/>
          </w:rPr>
          <w:t>5.1.2.1. Objetivos</w:t>
        </w:r>
        <w:r w:rsidR="00D8668B">
          <w:rPr>
            <w:noProof/>
            <w:webHidden/>
          </w:rPr>
          <w:tab/>
        </w:r>
        <w:r w:rsidR="007354D3">
          <w:rPr>
            <w:noProof/>
            <w:webHidden/>
          </w:rPr>
          <w:fldChar w:fldCharType="begin"/>
        </w:r>
        <w:r w:rsidR="00D8668B">
          <w:rPr>
            <w:noProof/>
            <w:webHidden/>
          </w:rPr>
          <w:instrText xml:space="preserve"> PAGEREF _Toc334451533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4" w:history="1">
        <w:r w:rsidR="00D8668B" w:rsidRPr="003A3ED4">
          <w:rPr>
            <w:rStyle w:val="Hipervnculo"/>
            <w:rFonts w:ascii="Arial" w:hAnsi="Arial"/>
            <w:noProof/>
            <w:lang w:val="es-CO"/>
          </w:rPr>
          <w:t>5.1.2.2. Alcance</w:t>
        </w:r>
        <w:r w:rsidR="00D8668B">
          <w:rPr>
            <w:noProof/>
            <w:webHidden/>
          </w:rPr>
          <w:tab/>
        </w:r>
        <w:r w:rsidR="007354D3">
          <w:rPr>
            <w:noProof/>
            <w:webHidden/>
          </w:rPr>
          <w:fldChar w:fldCharType="begin"/>
        </w:r>
        <w:r w:rsidR="00D8668B">
          <w:rPr>
            <w:noProof/>
            <w:webHidden/>
          </w:rPr>
          <w:instrText xml:space="preserve"> PAGEREF _Toc334451534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5" w:history="1">
        <w:r w:rsidR="00D8668B" w:rsidRPr="003A3ED4">
          <w:rPr>
            <w:rStyle w:val="Hipervnculo"/>
            <w:rFonts w:ascii="Arial" w:hAnsi="Arial"/>
            <w:noProof/>
            <w:lang w:val="es-CO"/>
          </w:rPr>
          <w:t>5.1.2.3. Responsable</w:t>
        </w:r>
        <w:r w:rsidR="00D8668B">
          <w:rPr>
            <w:noProof/>
            <w:webHidden/>
          </w:rPr>
          <w:tab/>
        </w:r>
        <w:r w:rsidR="007354D3">
          <w:rPr>
            <w:noProof/>
            <w:webHidden/>
          </w:rPr>
          <w:fldChar w:fldCharType="begin"/>
        </w:r>
        <w:r w:rsidR="00D8668B">
          <w:rPr>
            <w:noProof/>
            <w:webHidden/>
          </w:rPr>
          <w:instrText xml:space="preserve"> PAGEREF _Toc334451535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6" w:history="1">
        <w:r w:rsidR="00D8668B" w:rsidRPr="003A3ED4">
          <w:rPr>
            <w:rStyle w:val="Hipervnculo"/>
            <w:rFonts w:ascii="Arial" w:hAnsi="Arial"/>
            <w:noProof/>
            <w:lang w:val="es-CO"/>
          </w:rPr>
          <w:t>5.1.2.4. Desarrollo</w:t>
        </w:r>
        <w:r w:rsidR="00D8668B">
          <w:rPr>
            <w:noProof/>
            <w:webHidden/>
          </w:rPr>
          <w:tab/>
        </w:r>
        <w:r w:rsidR="007354D3">
          <w:rPr>
            <w:noProof/>
            <w:webHidden/>
          </w:rPr>
          <w:fldChar w:fldCharType="begin"/>
        </w:r>
        <w:r w:rsidR="00D8668B">
          <w:rPr>
            <w:noProof/>
            <w:webHidden/>
          </w:rPr>
          <w:instrText xml:space="preserve"> PAGEREF _Toc334451536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7" w:history="1">
        <w:r w:rsidR="00D8668B" w:rsidRPr="003A3ED4">
          <w:rPr>
            <w:rStyle w:val="Hipervnculo"/>
            <w:rFonts w:ascii="Arial" w:hAnsi="Arial"/>
            <w:noProof/>
            <w:lang w:val="es-CO"/>
          </w:rPr>
          <w:t>5.1.2.5. Recursos</w:t>
        </w:r>
        <w:r w:rsidR="00D8668B">
          <w:rPr>
            <w:noProof/>
            <w:webHidden/>
          </w:rPr>
          <w:tab/>
        </w:r>
        <w:r w:rsidR="007354D3">
          <w:rPr>
            <w:noProof/>
            <w:webHidden/>
          </w:rPr>
          <w:fldChar w:fldCharType="begin"/>
        </w:r>
        <w:r w:rsidR="00D8668B">
          <w:rPr>
            <w:noProof/>
            <w:webHidden/>
          </w:rPr>
          <w:instrText xml:space="preserve"> PAGEREF _Toc334451537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8" w:history="1">
        <w:r w:rsidR="00D8668B" w:rsidRPr="003A3ED4">
          <w:rPr>
            <w:rStyle w:val="Hipervnculo"/>
            <w:rFonts w:ascii="Arial" w:hAnsi="Arial"/>
            <w:noProof/>
            <w:lang w:val="es-CO"/>
          </w:rPr>
          <w:t>5.1.2.6. Producto de Trabajo</w:t>
        </w:r>
        <w:r w:rsidR="00D8668B">
          <w:rPr>
            <w:noProof/>
            <w:webHidden/>
          </w:rPr>
          <w:tab/>
        </w:r>
        <w:r w:rsidR="007354D3">
          <w:rPr>
            <w:noProof/>
            <w:webHidden/>
          </w:rPr>
          <w:fldChar w:fldCharType="begin"/>
        </w:r>
        <w:r w:rsidR="00D8668B">
          <w:rPr>
            <w:noProof/>
            <w:webHidden/>
          </w:rPr>
          <w:instrText xml:space="preserve"> PAGEREF _Toc334451538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39" w:history="1">
        <w:r w:rsidR="00D8668B" w:rsidRPr="003A3ED4">
          <w:rPr>
            <w:rStyle w:val="Hipervnculo"/>
            <w:rFonts w:ascii="Arial" w:hAnsi="Arial"/>
            <w:noProof/>
            <w:lang w:val="es-CO"/>
          </w:rPr>
          <w:t>5.1.4 Plan de Entrenamiento del Personal</w:t>
        </w:r>
        <w:r w:rsidR="00D8668B">
          <w:rPr>
            <w:noProof/>
            <w:webHidden/>
          </w:rPr>
          <w:tab/>
        </w:r>
        <w:r w:rsidR="007354D3">
          <w:rPr>
            <w:noProof/>
            <w:webHidden/>
          </w:rPr>
          <w:fldChar w:fldCharType="begin"/>
        </w:r>
        <w:r w:rsidR="00D8668B">
          <w:rPr>
            <w:noProof/>
            <w:webHidden/>
          </w:rPr>
          <w:instrText xml:space="preserve"> PAGEREF _Toc334451539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0" w:history="1">
        <w:r w:rsidR="00D8668B" w:rsidRPr="003A3ED4">
          <w:rPr>
            <w:rStyle w:val="Hipervnculo"/>
            <w:rFonts w:ascii="Arial" w:hAnsi="Arial"/>
            <w:noProof/>
            <w:lang w:val="es-CO"/>
          </w:rPr>
          <w:t>5.1.4.1. Objetivos</w:t>
        </w:r>
        <w:r w:rsidR="00D8668B">
          <w:rPr>
            <w:noProof/>
            <w:webHidden/>
          </w:rPr>
          <w:tab/>
        </w:r>
        <w:r w:rsidR="007354D3">
          <w:rPr>
            <w:noProof/>
            <w:webHidden/>
          </w:rPr>
          <w:fldChar w:fldCharType="begin"/>
        </w:r>
        <w:r w:rsidR="00D8668B">
          <w:rPr>
            <w:noProof/>
            <w:webHidden/>
          </w:rPr>
          <w:instrText xml:space="preserve"> PAGEREF _Toc334451540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1" w:history="1">
        <w:r w:rsidR="00D8668B" w:rsidRPr="003A3ED4">
          <w:rPr>
            <w:rStyle w:val="Hipervnculo"/>
            <w:rFonts w:ascii="Arial" w:hAnsi="Arial"/>
            <w:noProof/>
            <w:lang w:val="es-CO"/>
          </w:rPr>
          <w:t>5.1.4.2. Alcance</w:t>
        </w:r>
        <w:r w:rsidR="00D8668B">
          <w:rPr>
            <w:noProof/>
            <w:webHidden/>
          </w:rPr>
          <w:tab/>
        </w:r>
        <w:r w:rsidR="007354D3">
          <w:rPr>
            <w:noProof/>
            <w:webHidden/>
          </w:rPr>
          <w:fldChar w:fldCharType="begin"/>
        </w:r>
        <w:r w:rsidR="00D8668B">
          <w:rPr>
            <w:noProof/>
            <w:webHidden/>
          </w:rPr>
          <w:instrText xml:space="preserve"> PAGEREF _Toc334451541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2" w:history="1">
        <w:r w:rsidR="00D8668B" w:rsidRPr="003A3ED4">
          <w:rPr>
            <w:rStyle w:val="Hipervnculo"/>
            <w:rFonts w:ascii="Arial" w:hAnsi="Arial"/>
            <w:noProof/>
            <w:lang w:val="es-CO"/>
          </w:rPr>
          <w:t>5.1.4.3. Responsable</w:t>
        </w:r>
        <w:r w:rsidR="00D8668B">
          <w:rPr>
            <w:noProof/>
            <w:webHidden/>
          </w:rPr>
          <w:tab/>
        </w:r>
        <w:r w:rsidR="007354D3">
          <w:rPr>
            <w:noProof/>
            <w:webHidden/>
          </w:rPr>
          <w:fldChar w:fldCharType="begin"/>
        </w:r>
        <w:r w:rsidR="00D8668B">
          <w:rPr>
            <w:noProof/>
            <w:webHidden/>
          </w:rPr>
          <w:instrText xml:space="preserve"> PAGEREF _Toc334451542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3" w:history="1">
        <w:r w:rsidR="00D8668B" w:rsidRPr="003A3ED4">
          <w:rPr>
            <w:rStyle w:val="Hipervnculo"/>
            <w:rFonts w:ascii="Arial" w:hAnsi="Arial"/>
            <w:noProof/>
            <w:lang w:val="es-CO"/>
          </w:rPr>
          <w:t>5.1.4.4. Desarrollo</w:t>
        </w:r>
        <w:r w:rsidR="00D8668B">
          <w:rPr>
            <w:noProof/>
            <w:webHidden/>
          </w:rPr>
          <w:tab/>
        </w:r>
        <w:r w:rsidR="007354D3">
          <w:rPr>
            <w:noProof/>
            <w:webHidden/>
          </w:rPr>
          <w:fldChar w:fldCharType="begin"/>
        </w:r>
        <w:r w:rsidR="00D8668B">
          <w:rPr>
            <w:noProof/>
            <w:webHidden/>
          </w:rPr>
          <w:instrText xml:space="preserve"> PAGEREF _Toc334451543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4" w:history="1">
        <w:r w:rsidR="00D8668B" w:rsidRPr="003A3ED4">
          <w:rPr>
            <w:rStyle w:val="Hipervnculo"/>
            <w:rFonts w:ascii="Arial" w:hAnsi="Arial"/>
            <w:noProof/>
            <w:lang w:val="es-CO"/>
          </w:rPr>
          <w:t>5.1.4.5. Recursos</w:t>
        </w:r>
        <w:r w:rsidR="00D8668B">
          <w:rPr>
            <w:noProof/>
            <w:webHidden/>
          </w:rPr>
          <w:tab/>
        </w:r>
        <w:r w:rsidR="007354D3">
          <w:rPr>
            <w:noProof/>
            <w:webHidden/>
          </w:rPr>
          <w:fldChar w:fldCharType="begin"/>
        </w:r>
        <w:r w:rsidR="00D8668B">
          <w:rPr>
            <w:noProof/>
            <w:webHidden/>
          </w:rPr>
          <w:instrText xml:space="preserve"> PAGEREF _Toc334451544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5" w:history="1">
        <w:r w:rsidR="00D8668B" w:rsidRPr="003A3ED4">
          <w:rPr>
            <w:rStyle w:val="Hipervnculo"/>
            <w:rFonts w:ascii="Arial" w:hAnsi="Arial"/>
            <w:noProof/>
            <w:lang w:val="es-CO"/>
          </w:rPr>
          <w:t>5.1.4.6. Producto de Trabajo</w:t>
        </w:r>
        <w:r w:rsidR="00D8668B">
          <w:rPr>
            <w:noProof/>
            <w:webHidden/>
          </w:rPr>
          <w:tab/>
        </w:r>
        <w:r w:rsidR="007354D3">
          <w:rPr>
            <w:noProof/>
            <w:webHidden/>
          </w:rPr>
          <w:fldChar w:fldCharType="begin"/>
        </w:r>
        <w:r w:rsidR="00D8668B">
          <w:rPr>
            <w:noProof/>
            <w:webHidden/>
          </w:rPr>
          <w:instrText xml:space="preserve"> PAGEREF _Toc334451545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46" w:history="1">
        <w:r w:rsidR="00D8668B" w:rsidRPr="003A3ED4">
          <w:rPr>
            <w:rStyle w:val="Hipervnculo"/>
            <w:rFonts w:ascii="Arial" w:hAnsi="Arial" w:cs="Arial"/>
            <w:noProof/>
            <w:lang w:val="es-CO"/>
          </w:rPr>
          <w:t>5.2 Planes de Trabajo del Proyecto</w:t>
        </w:r>
        <w:r w:rsidR="00D8668B">
          <w:rPr>
            <w:noProof/>
            <w:webHidden/>
          </w:rPr>
          <w:tab/>
        </w:r>
        <w:r w:rsidR="007354D3">
          <w:rPr>
            <w:noProof/>
            <w:webHidden/>
          </w:rPr>
          <w:fldChar w:fldCharType="begin"/>
        </w:r>
        <w:r w:rsidR="00D8668B">
          <w:rPr>
            <w:noProof/>
            <w:webHidden/>
          </w:rPr>
          <w:instrText xml:space="preserve"> PAGEREF _Toc334451546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47" w:history="1">
        <w:r w:rsidR="00D8668B" w:rsidRPr="003A3ED4">
          <w:rPr>
            <w:rStyle w:val="Hipervnculo"/>
            <w:rFonts w:ascii="Arial" w:hAnsi="Arial" w:cs="Arial"/>
            <w:noProof/>
            <w:lang w:val="es-CO"/>
          </w:rPr>
          <w:t>5.2.1. Objetivos</w:t>
        </w:r>
        <w:r w:rsidR="00D8668B">
          <w:rPr>
            <w:noProof/>
            <w:webHidden/>
          </w:rPr>
          <w:tab/>
        </w:r>
        <w:r w:rsidR="007354D3">
          <w:rPr>
            <w:noProof/>
            <w:webHidden/>
          </w:rPr>
          <w:fldChar w:fldCharType="begin"/>
        </w:r>
        <w:r w:rsidR="00D8668B">
          <w:rPr>
            <w:noProof/>
            <w:webHidden/>
          </w:rPr>
          <w:instrText xml:space="preserve"> PAGEREF _Toc334451547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48" w:history="1">
        <w:r w:rsidR="00D8668B" w:rsidRPr="003A3ED4">
          <w:rPr>
            <w:rStyle w:val="Hipervnculo"/>
            <w:rFonts w:ascii="Arial" w:hAnsi="Arial" w:cs="Arial"/>
            <w:noProof/>
            <w:lang w:val="es-CO"/>
          </w:rPr>
          <w:t>5.2.2. Alcance</w:t>
        </w:r>
        <w:r w:rsidR="00D8668B">
          <w:rPr>
            <w:noProof/>
            <w:webHidden/>
          </w:rPr>
          <w:tab/>
        </w:r>
        <w:r w:rsidR="007354D3">
          <w:rPr>
            <w:noProof/>
            <w:webHidden/>
          </w:rPr>
          <w:fldChar w:fldCharType="begin"/>
        </w:r>
        <w:r w:rsidR="00D8668B">
          <w:rPr>
            <w:noProof/>
            <w:webHidden/>
          </w:rPr>
          <w:instrText xml:space="preserve"> PAGEREF _Toc334451548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49" w:history="1">
        <w:r w:rsidR="00D8668B" w:rsidRPr="003A3ED4">
          <w:rPr>
            <w:rStyle w:val="Hipervnculo"/>
            <w:rFonts w:ascii="Arial" w:hAnsi="Arial" w:cs="Arial"/>
            <w:noProof/>
            <w:lang w:val="es-CO"/>
          </w:rPr>
          <w:t>5.2.3. Responsable</w:t>
        </w:r>
        <w:r w:rsidR="00D8668B">
          <w:rPr>
            <w:noProof/>
            <w:webHidden/>
          </w:rPr>
          <w:tab/>
        </w:r>
        <w:r w:rsidR="007354D3">
          <w:rPr>
            <w:noProof/>
            <w:webHidden/>
          </w:rPr>
          <w:fldChar w:fldCharType="begin"/>
        </w:r>
        <w:r w:rsidR="00D8668B">
          <w:rPr>
            <w:noProof/>
            <w:webHidden/>
          </w:rPr>
          <w:instrText xml:space="preserve"> PAGEREF _Toc334451549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50" w:history="1">
        <w:r w:rsidR="00D8668B" w:rsidRPr="003A3ED4">
          <w:rPr>
            <w:rStyle w:val="Hipervnculo"/>
            <w:rFonts w:ascii="Arial" w:hAnsi="Arial" w:cs="Arial"/>
            <w:noProof/>
            <w:lang w:val="es-CO"/>
          </w:rPr>
          <w:t>5.2.4. Desarrollo</w:t>
        </w:r>
        <w:r w:rsidR="00D8668B">
          <w:rPr>
            <w:noProof/>
            <w:webHidden/>
          </w:rPr>
          <w:tab/>
        </w:r>
        <w:r w:rsidR="007354D3">
          <w:rPr>
            <w:noProof/>
            <w:webHidden/>
          </w:rPr>
          <w:fldChar w:fldCharType="begin"/>
        </w:r>
        <w:r w:rsidR="00D8668B">
          <w:rPr>
            <w:noProof/>
            <w:webHidden/>
          </w:rPr>
          <w:instrText xml:space="preserve"> PAGEREF _Toc334451550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51" w:history="1">
        <w:r w:rsidR="00D8668B" w:rsidRPr="003A3ED4">
          <w:rPr>
            <w:rStyle w:val="Hipervnculo"/>
            <w:rFonts w:ascii="Arial" w:hAnsi="Arial"/>
            <w:noProof/>
            <w:lang w:val="es-CO"/>
          </w:rPr>
          <w:t>5.2.4.1. Plan de Actividades de Trabajo</w:t>
        </w:r>
        <w:r w:rsidR="00D8668B">
          <w:rPr>
            <w:noProof/>
            <w:webHidden/>
          </w:rPr>
          <w:tab/>
        </w:r>
        <w:r w:rsidR="007354D3">
          <w:rPr>
            <w:noProof/>
            <w:webHidden/>
          </w:rPr>
          <w:fldChar w:fldCharType="begin"/>
        </w:r>
        <w:r w:rsidR="00D8668B">
          <w:rPr>
            <w:noProof/>
            <w:webHidden/>
          </w:rPr>
          <w:instrText xml:space="preserve"> PAGEREF _Toc334451551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52" w:history="1">
        <w:r w:rsidR="00D8668B" w:rsidRPr="003A3ED4">
          <w:rPr>
            <w:rStyle w:val="Hipervnculo"/>
            <w:rFonts w:ascii="Arial" w:hAnsi="Arial"/>
            <w:noProof/>
            <w:lang w:val="es-CO"/>
          </w:rPr>
          <w:t xml:space="preserve">5.2.4.2. </w:t>
        </w:r>
        <w:r w:rsidR="00D8668B" w:rsidRPr="003A3ED4">
          <w:rPr>
            <w:rStyle w:val="Hipervnculo"/>
            <w:rFonts w:ascii="Arial" w:hAnsi="Arial" w:cs="Arial"/>
            <w:noProof/>
            <w:lang w:val="es-CO"/>
          </w:rPr>
          <w:t>Asignación de Calendario</w:t>
        </w:r>
        <w:r w:rsidR="00D8668B">
          <w:rPr>
            <w:noProof/>
            <w:webHidden/>
          </w:rPr>
          <w:tab/>
        </w:r>
        <w:r w:rsidR="007354D3">
          <w:rPr>
            <w:noProof/>
            <w:webHidden/>
          </w:rPr>
          <w:fldChar w:fldCharType="begin"/>
        </w:r>
        <w:r w:rsidR="00D8668B">
          <w:rPr>
            <w:noProof/>
            <w:webHidden/>
          </w:rPr>
          <w:instrText xml:space="preserve"> PAGEREF _Toc334451552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53" w:history="1">
        <w:r w:rsidR="00D8668B" w:rsidRPr="003A3ED4">
          <w:rPr>
            <w:rStyle w:val="Hipervnculo"/>
            <w:rFonts w:ascii="Arial" w:hAnsi="Arial"/>
            <w:noProof/>
            <w:lang w:val="es-CO"/>
          </w:rPr>
          <w:t xml:space="preserve">5.2.4.3. </w:t>
        </w:r>
        <w:r w:rsidR="00D8668B" w:rsidRPr="003A3ED4">
          <w:rPr>
            <w:rStyle w:val="Hipervnculo"/>
            <w:rFonts w:ascii="Arial" w:hAnsi="Arial" w:cs="Arial"/>
            <w:noProof/>
            <w:lang w:val="es-CO"/>
          </w:rPr>
          <w:t>Asignación de Recursos</w:t>
        </w:r>
        <w:r w:rsidR="00D8668B">
          <w:rPr>
            <w:noProof/>
            <w:webHidden/>
          </w:rPr>
          <w:tab/>
        </w:r>
        <w:r w:rsidR="007354D3">
          <w:rPr>
            <w:noProof/>
            <w:webHidden/>
          </w:rPr>
          <w:fldChar w:fldCharType="begin"/>
        </w:r>
        <w:r w:rsidR="00D8668B">
          <w:rPr>
            <w:noProof/>
            <w:webHidden/>
          </w:rPr>
          <w:instrText xml:space="preserve"> PAGEREF _Toc334451553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54" w:history="1">
        <w:r w:rsidR="00D8668B" w:rsidRPr="003A3ED4">
          <w:rPr>
            <w:rStyle w:val="Hipervnculo"/>
            <w:rFonts w:ascii="Arial" w:hAnsi="Arial" w:cs="Arial"/>
            <w:noProof/>
            <w:lang w:val="es-CO"/>
          </w:rPr>
          <w:t>5.2.5. Recursos</w:t>
        </w:r>
        <w:r w:rsidR="00D8668B">
          <w:rPr>
            <w:noProof/>
            <w:webHidden/>
          </w:rPr>
          <w:tab/>
        </w:r>
        <w:r w:rsidR="007354D3">
          <w:rPr>
            <w:noProof/>
            <w:webHidden/>
          </w:rPr>
          <w:fldChar w:fldCharType="begin"/>
        </w:r>
        <w:r w:rsidR="00D8668B">
          <w:rPr>
            <w:noProof/>
            <w:webHidden/>
          </w:rPr>
          <w:instrText xml:space="preserve"> PAGEREF _Toc334451554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55" w:history="1">
        <w:r w:rsidR="00D8668B" w:rsidRPr="003A3ED4">
          <w:rPr>
            <w:rStyle w:val="Hipervnculo"/>
            <w:rFonts w:ascii="Arial" w:hAnsi="Arial" w:cs="Arial"/>
            <w:noProof/>
            <w:lang w:val="es-CO"/>
          </w:rPr>
          <w:t>5.2.6. Productos de trabajo</w:t>
        </w:r>
        <w:r w:rsidR="00D8668B">
          <w:rPr>
            <w:noProof/>
            <w:webHidden/>
          </w:rPr>
          <w:tab/>
        </w:r>
        <w:r w:rsidR="007354D3">
          <w:rPr>
            <w:noProof/>
            <w:webHidden/>
          </w:rPr>
          <w:fldChar w:fldCharType="begin"/>
        </w:r>
        <w:r w:rsidR="00D8668B">
          <w:rPr>
            <w:noProof/>
            <w:webHidden/>
          </w:rPr>
          <w:instrText xml:space="preserve"> PAGEREF _Toc334451555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56" w:history="1">
        <w:r w:rsidR="00D8668B" w:rsidRPr="003A3ED4">
          <w:rPr>
            <w:rStyle w:val="Hipervnculo"/>
            <w:rFonts w:ascii="Arial" w:hAnsi="Arial"/>
            <w:noProof/>
            <w:lang w:val="es-CO"/>
          </w:rPr>
          <w:t>6. Project assessment and control</w:t>
        </w:r>
        <w:r w:rsidR="00D8668B">
          <w:rPr>
            <w:noProof/>
            <w:webHidden/>
          </w:rPr>
          <w:tab/>
        </w:r>
        <w:r w:rsidR="007354D3">
          <w:rPr>
            <w:noProof/>
            <w:webHidden/>
          </w:rPr>
          <w:fldChar w:fldCharType="begin"/>
        </w:r>
        <w:r w:rsidR="00D8668B">
          <w:rPr>
            <w:noProof/>
            <w:webHidden/>
          </w:rPr>
          <w:instrText xml:space="preserve"> PAGEREF _Toc334451556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57" w:history="1">
        <w:r w:rsidR="00D8668B" w:rsidRPr="003A3ED4">
          <w:rPr>
            <w:rStyle w:val="Hipervnculo"/>
            <w:rFonts w:ascii="Arial" w:hAnsi="Arial" w:cs="Arial"/>
            <w:noProof/>
            <w:lang w:val="es-CO"/>
          </w:rPr>
          <w:t>6.1 Plan de Gerencia de Requerimientos</w:t>
        </w:r>
        <w:r w:rsidR="00D8668B">
          <w:rPr>
            <w:noProof/>
            <w:webHidden/>
          </w:rPr>
          <w:tab/>
        </w:r>
        <w:r w:rsidR="007354D3">
          <w:rPr>
            <w:noProof/>
            <w:webHidden/>
          </w:rPr>
          <w:fldChar w:fldCharType="begin"/>
        </w:r>
        <w:r w:rsidR="00D8668B">
          <w:rPr>
            <w:noProof/>
            <w:webHidden/>
          </w:rPr>
          <w:instrText xml:space="preserve"> PAGEREF _Toc334451557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58" w:history="1">
        <w:r w:rsidR="00D8668B" w:rsidRPr="003A3ED4">
          <w:rPr>
            <w:rStyle w:val="Hipervnculo"/>
            <w:rFonts w:ascii="Arial" w:hAnsi="Arial"/>
            <w:noProof/>
            <w:lang w:val="es-CO"/>
          </w:rPr>
          <w:t xml:space="preserve">6.2 </w:t>
        </w:r>
        <w:r w:rsidR="00D8668B" w:rsidRPr="003A3ED4">
          <w:rPr>
            <w:rStyle w:val="Hipervnculo"/>
            <w:rFonts w:ascii="Arial" w:hAnsi="Arial" w:cs="Arial"/>
            <w:noProof/>
            <w:lang w:val="es-CO"/>
          </w:rPr>
          <w:t>Alcance del 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Cambios</w:t>
        </w:r>
        <w:r w:rsidR="00D8668B">
          <w:rPr>
            <w:noProof/>
            <w:webHidden/>
          </w:rPr>
          <w:tab/>
        </w:r>
        <w:r w:rsidR="007354D3">
          <w:rPr>
            <w:noProof/>
            <w:webHidden/>
          </w:rPr>
          <w:fldChar w:fldCharType="begin"/>
        </w:r>
        <w:r w:rsidR="00D8668B">
          <w:rPr>
            <w:noProof/>
            <w:webHidden/>
          </w:rPr>
          <w:instrText xml:space="preserve"> PAGEREF _Toc334451558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59" w:history="1">
        <w:r w:rsidR="00D8668B" w:rsidRPr="003A3ED4">
          <w:rPr>
            <w:rStyle w:val="Hipervnculo"/>
            <w:rFonts w:ascii="Arial" w:hAnsi="Arial"/>
            <w:noProof/>
            <w:lang w:val="es-CO"/>
          </w:rPr>
          <w:t xml:space="preserve">6.3 </w:t>
        </w:r>
        <w:r w:rsidR="00D8668B" w:rsidRPr="003A3ED4">
          <w:rPr>
            <w:rStyle w:val="Hipervnculo"/>
            <w:rFonts w:ascii="Arial" w:hAnsi="Arial" w:cs="Arial"/>
            <w:noProof/>
            <w:lang w:val="es-CO"/>
          </w:rPr>
          <w:t>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Calendario</w:t>
        </w:r>
        <w:r w:rsidR="00D8668B">
          <w:rPr>
            <w:noProof/>
            <w:webHidden/>
          </w:rPr>
          <w:tab/>
        </w:r>
        <w:r w:rsidR="007354D3">
          <w:rPr>
            <w:noProof/>
            <w:webHidden/>
          </w:rPr>
          <w:fldChar w:fldCharType="begin"/>
        </w:r>
        <w:r w:rsidR="00D8668B">
          <w:rPr>
            <w:noProof/>
            <w:webHidden/>
          </w:rPr>
          <w:instrText xml:space="preserve"> PAGEREF _Toc334451559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0" w:history="1">
        <w:r w:rsidR="00D8668B" w:rsidRPr="003A3ED4">
          <w:rPr>
            <w:rStyle w:val="Hipervnculo"/>
            <w:rFonts w:ascii="Arial" w:hAnsi="Arial" w:cs="Arial"/>
            <w:noProof/>
            <w:lang w:val="es-CO"/>
          </w:rPr>
          <w:t>6.4 Plan de Control del Presupuesto</w:t>
        </w:r>
        <w:r w:rsidR="00D8668B">
          <w:rPr>
            <w:noProof/>
            <w:webHidden/>
          </w:rPr>
          <w:tab/>
        </w:r>
        <w:r w:rsidR="007354D3">
          <w:rPr>
            <w:noProof/>
            <w:webHidden/>
          </w:rPr>
          <w:fldChar w:fldCharType="begin"/>
        </w:r>
        <w:r w:rsidR="00D8668B">
          <w:rPr>
            <w:noProof/>
            <w:webHidden/>
          </w:rPr>
          <w:instrText xml:space="preserve"> PAGEREF _Toc334451560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1" w:history="1">
        <w:r w:rsidR="00D8668B" w:rsidRPr="003A3ED4">
          <w:rPr>
            <w:rStyle w:val="Hipervnculo"/>
            <w:rFonts w:ascii="Arial" w:hAnsi="Arial" w:cs="Arial"/>
            <w:noProof/>
            <w:lang w:val="es-CO"/>
          </w:rPr>
          <w:t>6.5 Plan de Aseguramiento de Calidad</w:t>
        </w:r>
        <w:r w:rsidR="00D8668B">
          <w:rPr>
            <w:noProof/>
            <w:webHidden/>
          </w:rPr>
          <w:tab/>
        </w:r>
        <w:r w:rsidR="007354D3">
          <w:rPr>
            <w:noProof/>
            <w:webHidden/>
          </w:rPr>
          <w:fldChar w:fldCharType="begin"/>
        </w:r>
        <w:r w:rsidR="00D8668B">
          <w:rPr>
            <w:noProof/>
            <w:webHidden/>
          </w:rPr>
          <w:instrText xml:space="preserve"> PAGEREF _Toc334451561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2" w:history="1">
        <w:r w:rsidR="00D8668B" w:rsidRPr="003A3ED4">
          <w:rPr>
            <w:rStyle w:val="Hipervnculo"/>
            <w:rFonts w:ascii="Arial" w:hAnsi="Arial"/>
            <w:noProof/>
            <w:lang w:val="es-CO"/>
          </w:rPr>
          <w:t xml:space="preserve">6.7 </w:t>
        </w:r>
        <w:r w:rsidR="00D8668B" w:rsidRPr="003A3ED4">
          <w:rPr>
            <w:rStyle w:val="Hipervnculo"/>
            <w:rFonts w:ascii="Arial" w:hAnsi="Arial" w:cs="Arial"/>
            <w:noProof/>
            <w:lang w:val="es-CO"/>
          </w:rPr>
          <w:t>Plan de Cierre del Proyecto</w:t>
        </w:r>
        <w:r w:rsidR="00D8668B">
          <w:rPr>
            <w:noProof/>
            <w:webHidden/>
          </w:rPr>
          <w:tab/>
        </w:r>
        <w:r w:rsidR="007354D3">
          <w:rPr>
            <w:noProof/>
            <w:webHidden/>
          </w:rPr>
          <w:fldChar w:fldCharType="begin"/>
        </w:r>
        <w:r w:rsidR="00D8668B">
          <w:rPr>
            <w:noProof/>
            <w:webHidden/>
          </w:rPr>
          <w:instrText xml:space="preserve"> PAGEREF _Toc334451562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63" w:history="1">
        <w:r w:rsidR="00D8668B" w:rsidRPr="003A3ED4">
          <w:rPr>
            <w:rStyle w:val="Hipervnculo"/>
            <w:rFonts w:ascii="Arial" w:hAnsi="Arial"/>
            <w:noProof/>
            <w:lang w:val="es-CO"/>
          </w:rPr>
          <w:t>7. Entrega del Pro</w:t>
        </w:r>
        <w:r w:rsidR="00D8668B" w:rsidRPr="003A3ED4">
          <w:rPr>
            <w:rStyle w:val="Hipervnculo"/>
            <w:rFonts w:ascii="Arial" w:hAnsi="Arial"/>
            <w:noProof/>
            <w:lang w:val="es-CO"/>
          </w:rPr>
          <w:t>d</w:t>
        </w:r>
        <w:r w:rsidR="00D8668B" w:rsidRPr="003A3ED4">
          <w:rPr>
            <w:rStyle w:val="Hipervnculo"/>
            <w:rFonts w:ascii="Arial" w:hAnsi="Arial"/>
            <w:noProof/>
            <w:lang w:val="es-CO"/>
          </w:rPr>
          <w:t>ucto</w:t>
        </w:r>
        <w:r w:rsidR="00D8668B">
          <w:rPr>
            <w:noProof/>
            <w:webHidden/>
          </w:rPr>
          <w:tab/>
        </w:r>
        <w:r w:rsidR="007354D3">
          <w:rPr>
            <w:noProof/>
            <w:webHidden/>
          </w:rPr>
          <w:fldChar w:fldCharType="begin"/>
        </w:r>
        <w:r w:rsidR="00D8668B">
          <w:rPr>
            <w:noProof/>
            <w:webHidden/>
          </w:rPr>
          <w:instrText xml:space="preserve"> PAGEREF _Toc334451563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64" w:history="1">
        <w:r w:rsidR="00D8668B" w:rsidRPr="003A3ED4">
          <w:rPr>
            <w:rStyle w:val="Hipervnculo"/>
            <w:rFonts w:ascii="Arial" w:hAnsi="Arial"/>
            <w:noProof/>
            <w:lang w:val="en-US"/>
          </w:rPr>
          <w:t>8. Supporting process plans</w:t>
        </w:r>
        <w:r w:rsidR="00D8668B">
          <w:rPr>
            <w:noProof/>
            <w:webHidden/>
          </w:rPr>
          <w:tab/>
        </w:r>
        <w:r w:rsidR="007354D3">
          <w:rPr>
            <w:noProof/>
            <w:webHidden/>
          </w:rPr>
          <w:fldChar w:fldCharType="begin"/>
        </w:r>
        <w:r w:rsidR="00D8668B">
          <w:rPr>
            <w:noProof/>
            <w:webHidden/>
          </w:rPr>
          <w:instrText xml:space="preserve"> PAGEREF _Toc334451564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5" w:history="1">
        <w:r w:rsidR="00D8668B" w:rsidRPr="003A3ED4">
          <w:rPr>
            <w:rStyle w:val="Hipervnculo"/>
            <w:rFonts w:ascii="Arial" w:hAnsi="Arial" w:cs="Arial"/>
            <w:noProof/>
            <w:lang w:val="en-US"/>
          </w:rPr>
          <w:t>8.1 Project supervision and work environment</w:t>
        </w:r>
        <w:r w:rsidR="00D8668B">
          <w:rPr>
            <w:noProof/>
            <w:webHidden/>
          </w:rPr>
          <w:tab/>
        </w:r>
        <w:r w:rsidR="007354D3">
          <w:rPr>
            <w:noProof/>
            <w:webHidden/>
          </w:rPr>
          <w:fldChar w:fldCharType="begin"/>
        </w:r>
        <w:r w:rsidR="00D8668B">
          <w:rPr>
            <w:noProof/>
            <w:webHidden/>
          </w:rPr>
          <w:instrText xml:space="preserve"> PAGEREF _Toc334451565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6" w:history="1">
        <w:r w:rsidR="00D8668B" w:rsidRPr="003A3ED4">
          <w:rPr>
            <w:rStyle w:val="Hipervnculo"/>
            <w:rFonts w:ascii="Arial" w:hAnsi="Arial"/>
            <w:noProof/>
            <w:lang w:val="es-CO"/>
          </w:rPr>
          <w:t>8.2 Decision Management</w:t>
        </w:r>
        <w:r w:rsidR="00D8668B">
          <w:rPr>
            <w:noProof/>
            <w:webHidden/>
          </w:rPr>
          <w:tab/>
        </w:r>
        <w:r w:rsidR="007354D3">
          <w:rPr>
            <w:noProof/>
            <w:webHidden/>
          </w:rPr>
          <w:fldChar w:fldCharType="begin"/>
        </w:r>
        <w:r w:rsidR="00D8668B">
          <w:rPr>
            <w:noProof/>
            <w:webHidden/>
          </w:rPr>
          <w:instrText xml:space="preserve"> PAGEREF _Toc334451566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7" w:history="1">
        <w:r w:rsidR="00D8668B" w:rsidRPr="003A3ED4">
          <w:rPr>
            <w:rStyle w:val="Hipervnculo"/>
            <w:rFonts w:ascii="Arial" w:hAnsi="Arial" w:cs="Arial"/>
            <w:noProof/>
          </w:rPr>
          <w:t>8.4 Plan de la administración de la configuración:</w:t>
        </w:r>
        <w:r w:rsidR="00D8668B">
          <w:rPr>
            <w:noProof/>
            <w:webHidden/>
          </w:rPr>
          <w:tab/>
        </w:r>
        <w:r w:rsidR="007354D3">
          <w:rPr>
            <w:noProof/>
            <w:webHidden/>
          </w:rPr>
          <w:fldChar w:fldCharType="begin"/>
        </w:r>
        <w:r w:rsidR="00D8668B">
          <w:rPr>
            <w:noProof/>
            <w:webHidden/>
          </w:rPr>
          <w:instrText xml:space="preserve"> PAGEREF _Toc334451567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8" w:history="1">
        <w:r w:rsidR="00D8668B" w:rsidRPr="003A3ED4">
          <w:rPr>
            <w:rStyle w:val="Hipervnculo"/>
            <w:rFonts w:ascii="Arial" w:hAnsi="Arial"/>
            <w:noProof/>
          </w:rPr>
          <w:t xml:space="preserve">8.5 </w:t>
        </w:r>
        <w:r w:rsidR="00D8668B" w:rsidRPr="003A3ED4">
          <w:rPr>
            <w:rStyle w:val="Hipervnculo"/>
            <w:rFonts w:ascii="Arial" w:hAnsi="Arial" w:cs="Arial"/>
            <w:noProof/>
            <w:lang w:val="es-CO"/>
          </w:rPr>
          <w:t>Gerencia de la Información</w:t>
        </w:r>
        <w:r w:rsidR="00D8668B">
          <w:rPr>
            <w:noProof/>
            <w:webHidden/>
          </w:rPr>
          <w:tab/>
        </w:r>
        <w:r w:rsidR="007354D3">
          <w:rPr>
            <w:noProof/>
            <w:webHidden/>
          </w:rPr>
          <w:fldChar w:fldCharType="begin"/>
        </w:r>
        <w:r w:rsidR="00D8668B">
          <w:rPr>
            <w:noProof/>
            <w:webHidden/>
          </w:rPr>
          <w:instrText xml:space="preserve"> PAGEREF _Toc334451568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69" w:history="1">
        <w:r w:rsidR="00D8668B" w:rsidRPr="003A3ED4">
          <w:rPr>
            <w:rStyle w:val="Hipervnculo"/>
            <w:rFonts w:ascii="Arial" w:hAnsi="Arial"/>
            <w:noProof/>
          </w:rPr>
          <w:t>8.5.1. Objetivos</w:t>
        </w:r>
        <w:r w:rsidR="00D8668B">
          <w:rPr>
            <w:noProof/>
            <w:webHidden/>
          </w:rPr>
          <w:tab/>
        </w:r>
        <w:r w:rsidR="007354D3">
          <w:rPr>
            <w:noProof/>
            <w:webHidden/>
          </w:rPr>
          <w:fldChar w:fldCharType="begin"/>
        </w:r>
        <w:r w:rsidR="00D8668B">
          <w:rPr>
            <w:noProof/>
            <w:webHidden/>
          </w:rPr>
          <w:instrText xml:space="preserve"> PAGEREF _Toc334451569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70" w:history="1">
        <w:r w:rsidR="00D8668B" w:rsidRPr="003A3ED4">
          <w:rPr>
            <w:rStyle w:val="Hipervnculo"/>
            <w:rFonts w:ascii="Arial" w:hAnsi="Arial"/>
            <w:noProof/>
          </w:rPr>
          <w:t>8.5.2. Alcance</w:t>
        </w:r>
        <w:r w:rsidR="00D8668B">
          <w:rPr>
            <w:noProof/>
            <w:webHidden/>
          </w:rPr>
          <w:tab/>
        </w:r>
        <w:r w:rsidR="007354D3">
          <w:rPr>
            <w:noProof/>
            <w:webHidden/>
          </w:rPr>
          <w:fldChar w:fldCharType="begin"/>
        </w:r>
        <w:r w:rsidR="00D8668B">
          <w:rPr>
            <w:noProof/>
            <w:webHidden/>
          </w:rPr>
          <w:instrText xml:space="preserve"> PAGEREF _Toc334451570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71" w:history="1">
        <w:r w:rsidR="00D8668B" w:rsidRPr="003A3ED4">
          <w:rPr>
            <w:rStyle w:val="Hipervnculo"/>
            <w:rFonts w:ascii="Arial" w:hAnsi="Arial"/>
            <w:noProof/>
          </w:rPr>
          <w:t>8.5.3. Desarrollo</w:t>
        </w:r>
        <w:r w:rsidR="00D8668B">
          <w:rPr>
            <w:noProof/>
            <w:webHidden/>
          </w:rPr>
          <w:tab/>
        </w:r>
        <w:r w:rsidR="007354D3">
          <w:rPr>
            <w:noProof/>
            <w:webHidden/>
          </w:rPr>
          <w:fldChar w:fldCharType="begin"/>
        </w:r>
        <w:r w:rsidR="00D8668B">
          <w:rPr>
            <w:noProof/>
            <w:webHidden/>
          </w:rPr>
          <w:instrText xml:space="preserve"> PAGEREF _Toc334451571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72" w:history="1">
        <w:r w:rsidR="00D8668B" w:rsidRPr="003A3ED4">
          <w:rPr>
            <w:rStyle w:val="Hipervnculo"/>
            <w:rFonts w:ascii="Arial" w:hAnsi="Arial" w:cs="Arial"/>
            <w:noProof/>
          </w:rPr>
          <w:t>8.5.3.1. Plan de Documentación</w:t>
        </w:r>
        <w:r w:rsidR="00D8668B">
          <w:rPr>
            <w:noProof/>
            <w:webHidden/>
          </w:rPr>
          <w:tab/>
        </w:r>
        <w:r w:rsidR="007354D3">
          <w:rPr>
            <w:noProof/>
            <w:webHidden/>
          </w:rPr>
          <w:fldChar w:fldCharType="begin"/>
        </w:r>
        <w:r w:rsidR="00D8668B">
          <w:rPr>
            <w:noProof/>
            <w:webHidden/>
          </w:rPr>
          <w:instrText xml:space="preserve"> PAGEREF _Toc334451572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3" w:history="1">
        <w:r w:rsidR="00D8668B" w:rsidRPr="003A3ED4">
          <w:rPr>
            <w:rStyle w:val="Hipervnculo"/>
            <w:rFonts w:ascii="Arial" w:hAnsi="Arial" w:cs="Arial"/>
            <w:noProof/>
          </w:rPr>
          <w:t>8.5.3</w:t>
        </w:r>
        <w:r w:rsidR="00D8668B" w:rsidRPr="003A3ED4">
          <w:rPr>
            <w:rStyle w:val="Hipervnculo"/>
            <w:rFonts w:ascii="Arial" w:hAnsi="Arial"/>
            <w:noProof/>
            <w:lang w:val="es-CO"/>
          </w:rPr>
          <w:t>.1.1. Responsable</w:t>
        </w:r>
        <w:r w:rsidR="00D8668B">
          <w:rPr>
            <w:noProof/>
            <w:webHidden/>
          </w:rPr>
          <w:tab/>
        </w:r>
        <w:r w:rsidR="007354D3">
          <w:rPr>
            <w:noProof/>
            <w:webHidden/>
          </w:rPr>
          <w:fldChar w:fldCharType="begin"/>
        </w:r>
        <w:r w:rsidR="00D8668B">
          <w:rPr>
            <w:noProof/>
            <w:webHidden/>
          </w:rPr>
          <w:instrText xml:space="preserve"> PAGEREF _Toc334451573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4" w:history="1">
        <w:r w:rsidR="00D8668B" w:rsidRPr="003A3ED4">
          <w:rPr>
            <w:rStyle w:val="Hipervnculo"/>
            <w:rFonts w:ascii="Arial" w:hAnsi="Arial" w:cs="Arial"/>
            <w:noProof/>
          </w:rPr>
          <w:t>8.5.4.1</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_Toc334451574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5" w:history="1">
        <w:r w:rsidR="00D8668B" w:rsidRPr="003A3ED4">
          <w:rPr>
            <w:rStyle w:val="Hipervnculo"/>
            <w:rFonts w:ascii="Arial" w:hAnsi="Arial" w:cs="Arial"/>
            <w:noProof/>
          </w:rPr>
          <w:t>8.5.4.1</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_Toc334451575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76" w:history="1">
        <w:r w:rsidR="00D8668B" w:rsidRPr="003A3ED4">
          <w:rPr>
            <w:rStyle w:val="Hipervnculo"/>
            <w:rFonts w:ascii="Arial" w:hAnsi="Arial" w:cs="Arial"/>
            <w:noProof/>
          </w:rPr>
          <w:t>8.5.3.2.</w:t>
        </w:r>
        <w:r w:rsidR="00D8668B" w:rsidRPr="003A3ED4">
          <w:rPr>
            <w:rStyle w:val="Hipervnculo"/>
            <w:rFonts w:ascii="Arial" w:hAnsi="Arial" w:cs="Arial"/>
            <w:noProof/>
            <w:lang w:val="es-CO"/>
          </w:rPr>
          <w:t>Comunicación</w:t>
        </w:r>
        <w:r w:rsidR="00D8668B">
          <w:rPr>
            <w:noProof/>
            <w:webHidden/>
          </w:rPr>
          <w:tab/>
        </w:r>
        <w:r w:rsidR="007354D3">
          <w:rPr>
            <w:noProof/>
            <w:webHidden/>
          </w:rPr>
          <w:fldChar w:fldCharType="begin"/>
        </w:r>
        <w:r w:rsidR="00D8668B">
          <w:rPr>
            <w:noProof/>
            <w:webHidden/>
          </w:rPr>
          <w:instrText xml:space="preserve"> PAGEREF _Toc334451576 \h </w:instrText>
        </w:r>
        <w:r w:rsidR="007354D3">
          <w:rPr>
            <w:noProof/>
            <w:webHidden/>
          </w:rPr>
        </w:r>
        <w:r w:rsidR="007354D3">
          <w:rPr>
            <w:noProof/>
            <w:webHidden/>
          </w:rPr>
          <w:fldChar w:fldCharType="separate"/>
        </w:r>
        <w:r w:rsidR="00D8668B">
          <w:rPr>
            <w:noProof/>
            <w:webHidden/>
          </w:rPr>
          <w:t>32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7" w:history="1">
        <w:r w:rsidR="00D8668B" w:rsidRPr="003A3ED4">
          <w:rPr>
            <w:rStyle w:val="Hipervnculo"/>
            <w:rFonts w:ascii="Arial" w:hAnsi="Arial" w:cs="Arial"/>
            <w:noProof/>
          </w:rPr>
          <w:t>8.5.3</w:t>
        </w:r>
        <w:r w:rsidR="00D8668B" w:rsidRPr="003A3ED4">
          <w:rPr>
            <w:rStyle w:val="Hipervnculo"/>
            <w:rFonts w:ascii="Arial" w:hAnsi="Arial"/>
            <w:noProof/>
            <w:lang w:val="es-CO"/>
          </w:rPr>
          <w:t>.2.1. Responsable</w:t>
        </w:r>
        <w:r w:rsidR="00D8668B">
          <w:rPr>
            <w:noProof/>
            <w:webHidden/>
          </w:rPr>
          <w:tab/>
        </w:r>
        <w:r w:rsidR="007354D3">
          <w:rPr>
            <w:noProof/>
            <w:webHidden/>
          </w:rPr>
          <w:fldChar w:fldCharType="begin"/>
        </w:r>
        <w:r w:rsidR="00D8668B">
          <w:rPr>
            <w:noProof/>
            <w:webHidden/>
          </w:rPr>
          <w:instrText xml:space="preserve"> PAGEREF _Toc334451577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8" w:history="1">
        <w:r w:rsidR="00D8668B" w:rsidRPr="003A3ED4">
          <w:rPr>
            <w:rStyle w:val="Hipervnculo"/>
            <w:rFonts w:ascii="Arial" w:hAnsi="Arial" w:cs="Arial"/>
            <w:noProof/>
          </w:rPr>
          <w:t>8.5.4.2</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_Toc334451578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9" w:history="1">
        <w:r w:rsidR="00D8668B" w:rsidRPr="003A3ED4">
          <w:rPr>
            <w:rStyle w:val="Hipervnculo"/>
            <w:rFonts w:ascii="Arial" w:hAnsi="Arial" w:cs="Arial"/>
            <w:noProof/>
          </w:rPr>
          <w:t>8.5.4.2</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_Toc334451579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0" w:history="1">
        <w:r w:rsidR="00D8668B" w:rsidRPr="003A3ED4">
          <w:rPr>
            <w:rStyle w:val="Hipervnculo"/>
            <w:rFonts w:ascii="Arial" w:hAnsi="Arial"/>
            <w:noProof/>
            <w:lang w:val="es-CO"/>
          </w:rPr>
          <w:t xml:space="preserve">8.6 </w:t>
        </w:r>
        <w:r w:rsidR="00D8668B" w:rsidRPr="003A3ED4">
          <w:rPr>
            <w:rStyle w:val="Hipervnculo"/>
            <w:rFonts w:ascii="Arial" w:hAnsi="Arial" w:cs="Arial"/>
            <w:noProof/>
            <w:lang w:val="es-CO"/>
          </w:rPr>
          <w:t>Aseguramiento de la Calidad</w:t>
        </w:r>
        <w:r w:rsidR="00D8668B">
          <w:rPr>
            <w:noProof/>
            <w:webHidden/>
          </w:rPr>
          <w:tab/>
        </w:r>
        <w:r w:rsidR="007354D3">
          <w:rPr>
            <w:noProof/>
            <w:webHidden/>
          </w:rPr>
          <w:fldChar w:fldCharType="begin"/>
        </w:r>
        <w:r w:rsidR="00D8668B">
          <w:rPr>
            <w:noProof/>
            <w:webHidden/>
          </w:rPr>
          <w:instrText xml:space="preserve"> PAGEREF _Toc334451580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1" w:history="1">
        <w:r w:rsidR="00D8668B" w:rsidRPr="003A3ED4">
          <w:rPr>
            <w:rStyle w:val="Hipervnculo"/>
            <w:rFonts w:ascii="Arial" w:hAnsi="Arial"/>
            <w:noProof/>
            <w:lang w:val="es-CO"/>
          </w:rPr>
          <w:t xml:space="preserve">8.7 </w:t>
        </w:r>
        <w:r w:rsidR="00D8668B" w:rsidRPr="003A3ED4">
          <w:rPr>
            <w:rStyle w:val="Hipervnculo"/>
            <w:rFonts w:ascii="Arial" w:hAnsi="Arial" w:cs="Arial"/>
            <w:noProof/>
            <w:lang w:val="es-CO"/>
          </w:rPr>
          <w:t>Medición</w:t>
        </w:r>
        <w:r w:rsidR="00D8668B">
          <w:rPr>
            <w:noProof/>
            <w:webHidden/>
          </w:rPr>
          <w:tab/>
        </w:r>
        <w:r w:rsidR="007354D3">
          <w:rPr>
            <w:noProof/>
            <w:webHidden/>
          </w:rPr>
          <w:fldChar w:fldCharType="begin"/>
        </w:r>
        <w:r w:rsidR="00D8668B">
          <w:rPr>
            <w:noProof/>
            <w:webHidden/>
          </w:rPr>
          <w:instrText xml:space="preserve"> PAGEREF _Toc334451581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2" w:history="1">
        <w:r w:rsidR="00D8668B" w:rsidRPr="003A3ED4">
          <w:rPr>
            <w:rStyle w:val="Hipervnculo"/>
            <w:rFonts w:ascii="Arial" w:hAnsi="Arial"/>
            <w:noProof/>
            <w:lang w:val="es-CO"/>
          </w:rPr>
          <w:t>8.8 Revisiones y auditorias</w:t>
        </w:r>
        <w:r w:rsidR="00D8668B">
          <w:rPr>
            <w:noProof/>
            <w:webHidden/>
          </w:rPr>
          <w:tab/>
        </w:r>
        <w:r w:rsidR="007354D3">
          <w:rPr>
            <w:noProof/>
            <w:webHidden/>
          </w:rPr>
          <w:fldChar w:fldCharType="begin"/>
        </w:r>
        <w:r w:rsidR="00D8668B">
          <w:rPr>
            <w:noProof/>
            <w:webHidden/>
          </w:rPr>
          <w:instrText xml:space="preserve"> PAGEREF _Toc334451582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3" w:history="1">
        <w:r w:rsidR="00D8668B" w:rsidRPr="003A3ED4">
          <w:rPr>
            <w:rStyle w:val="Hipervnculo"/>
            <w:noProof/>
          </w:rPr>
          <w:t>8.8.1 Objetivos</w:t>
        </w:r>
        <w:r w:rsidR="00D8668B">
          <w:rPr>
            <w:noProof/>
            <w:webHidden/>
          </w:rPr>
          <w:tab/>
        </w:r>
        <w:r w:rsidR="007354D3">
          <w:rPr>
            <w:noProof/>
            <w:webHidden/>
          </w:rPr>
          <w:fldChar w:fldCharType="begin"/>
        </w:r>
        <w:r w:rsidR="00D8668B">
          <w:rPr>
            <w:noProof/>
            <w:webHidden/>
          </w:rPr>
          <w:instrText xml:space="preserve"> PAGEREF _Toc334451583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4" w:history="1">
        <w:r w:rsidR="00D8668B" w:rsidRPr="003A3ED4">
          <w:rPr>
            <w:rStyle w:val="Hipervnculo"/>
            <w:noProof/>
          </w:rPr>
          <w:t>8.8.2 Los responsables</w:t>
        </w:r>
        <w:r w:rsidR="00D8668B">
          <w:rPr>
            <w:noProof/>
            <w:webHidden/>
          </w:rPr>
          <w:tab/>
        </w:r>
        <w:r w:rsidR="007354D3">
          <w:rPr>
            <w:noProof/>
            <w:webHidden/>
          </w:rPr>
          <w:fldChar w:fldCharType="begin"/>
        </w:r>
        <w:r w:rsidR="00D8668B">
          <w:rPr>
            <w:noProof/>
            <w:webHidden/>
          </w:rPr>
          <w:instrText xml:space="preserve"> PAGEREF _Toc334451584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5" w:history="1">
        <w:r w:rsidR="00D8668B" w:rsidRPr="003A3ED4">
          <w:rPr>
            <w:rStyle w:val="Hipervnculo"/>
            <w:noProof/>
          </w:rPr>
          <w:t>8.8.3 Puesta en  marcha</w:t>
        </w:r>
        <w:r w:rsidR="00D8668B">
          <w:rPr>
            <w:noProof/>
            <w:webHidden/>
          </w:rPr>
          <w:tab/>
        </w:r>
        <w:r w:rsidR="007354D3">
          <w:rPr>
            <w:noProof/>
            <w:webHidden/>
          </w:rPr>
          <w:fldChar w:fldCharType="begin"/>
        </w:r>
        <w:r w:rsidR="00D8668B">
          <w:rPr>
            <w:noProof/>
            <w:webHidden/>
          </w:rPr>
          <w:instrText xml:space="preserve"> PAGEREF _Toc334451585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6" w:history="1">
        <w:r w:rsidR="00D8668B" w:rsidRPr="003A3ED4">
          <w:rPr>
            <w:rStyle w:val="Hipervnculo"/>
            <w:rFonts w:ascii="Arial" w:hAnsi="Arial" w:cs="Arial"/>
            <w:noProof/>
            <w:lang w:val="es-ES_tradnl"/>
          </w:rPr>
          <w:t>8.9 Verificación y validación</w:t>
        </w:r>
        <w:r w:rsidR="00D8668B">
          <w:rPr>
            <w:noProof/>
            <w:webHidden/>
          </w:rPr>
          <w:tab/>
        </w:r>
        <w:r w:rsidR="007354D3">
          <w:rPr>
            <w:noProof/>
            <w:webHidden/>
          </w:rPr>
          <w:fldChar w:fldCharType="begin"/>
        </w:r>
        <w:r w:rsidR="00D8668B">
          <w:rPr>
            <w:noProof/>
            <w:webHidden/>
          </w:rPr>
          <w:instrText xml:space="preserve"> PAGEREF _Toc334451586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7" w:history="1">
        <w:r w:rsidR="00D8668B" w:rsidRPr="003A3ED4">
          <w:rPr>
            <w:rStyle w:val="Hipervnculo"/>
            <w:noProof/>
            <w:lang w:val="es-ES_tradnl"/>
          </w:rPr>
          <w:t>8.9.1 Objetivos</w:t>
        </w:r>
        <w:r w:rsidR="00D8668B">
          <w:rPr>
            <w:noProof/>
            <w:webHidden/>
          </w:rPr>
          <w:tab/>
        </w:r>
        <w:r w:rsidR="007354D3">
          <w:rPr>
            <w:noProof/>
            <w:webHidden/>
          </w:rPr>
          <w:fldChar w:fldCharType="begin"/>
        </w:r>
        <w:r w:rsidR="00D8668B">
          <w:rPr>
            <w:noProof/>
            <w:webHidden/>
          </w:rPr>
          <w:instrText xml:space="preserve"> PAGEREF _Toc334451587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8" w:history="1">
        <w:r w:rsidR="00D8668B" w:rsidRPr="003A3ED4">
          <w:rPr>
            <w:rStyle w:val="Hipervnculo"/>
            <w:noProof/>
          </w:rPr>
          <w:t>8.9.2 Responsables</w:t>
        </w:r>
        <w:r w:rsidR="00D8668B">
          <w:rPr>
            <w:noProof/>
            <w:webHidden/>
          </w:rPr>
          <w:tab/>
        </w:r>
        <w:r w:rsidR="007354D3">
          <w:rPr>
            <w:noProof/>
            <w:webHidden/>
          </w:rPr>
          <w:fldChar w:fldCharType="begin"/>
        </w:r>
        <w:r w:rsidR="00D8668B">
          <w:rPr>
            <w:noProof/>
            <w:webHidden/>
          </w:rPr>
          <w:instrText xml:space="preserve"> PAGEREF _Toc334451588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9" w:history="1">
        <w:r w:rsidR="00D8668B" w:rsidRPr="003A3ED4">
          <w:rPr>
            <w:rStyle w:val="Hipervnculo"/>
            <w:noProof/>
          </w:rPr>
          <w:t>8.9.2 Puesta en marcha</w:t>
        </w:r>
        <w:r w:rsidR="00D8668B">
          <w:rPr>
            <w:noProof/>
            <w:webHidden/>
          </w:rPr>
          <w:tab/>
        </w:r>
        <w:r w:rsidR="007354D3">
          <w:rPr>
            <w:noProof/>
            <w:webHidden/>
          </w:rPr>
          <w:fldChar w:fldCharType="begin"/>
        </w:r>
        <w:r w:rsidR="00D8668B">
          <w:rPr>
            <w:noProof/>
            <w:webHidden/>
          </w:rPr>
          <w:instrText xml:space="preserve"> PAGEREF _Toc334451589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90" w:history="1">
        <w:r w:rsidR="00D8668B" w:rsidRPr="003A3ED4">
          <w:rPr>
            <w:rStyle w:val="Hipervnculo"/>
            <w:noProof/>
          </w:rPr>
          <w:t>8.9.3 Ejecución del plan</w:t>
        </w:r>
        <w:r w:rsidR="00D8668B">
          <w:rPr>
            <w:noProof/>
            <w:webHidden/>
          </w:rPr>
          <w:tab/>
        </w:r>
        <w:r w:rsidR="007354D3">
          <w:rPr>
            <w:noProof/>
            <w:webHidden/>
          </w:rPr>
          <w:fldChar w:fldCharType="begin"/>
        </w:r>
        <w:r w:rsidR="00D8668B">
          <w:rPr>
            <w:noProof/>
            <w:webHidden/>
          </w:rPr>
          <w:instrText xml:space="preserve"> PAGEREF _Toc334451590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91" w:history="1">
        <w:r w:rsidR="00D8668B" w:rsidRPr="003A3ED4">
          <w:rPr>
            <w:rStyle w:val="Hipervnculo"/>
            <w:rFonts w:ascii="Arial" w:hAnsi="Arial"/>
            <w:noProof/>
            <w:lang w:val="en-US"/>
          </w:rPr>
          <w:t>9. Addition</w:t>
        </w:r>
        <w:r w:rsidR="00D8668B" w:rsidRPr="003A3ED4">
          <w:rPr>
            <w:rStyle w:val="Hipervnculo"/>
            <w:rFonts w:ascii="Arial" w:hAnsi="Arial"/>
            <w:noProof/>
            <w:lang w:val="en-US"/>
          </w:rPr>
          <w:t>a</w:t>
        </w:r>
        <w:r w:rsidR="00D8668B" w:rsidRPr="003A3ED4">
          <w:rPr>
            <w:rStyle w:val="Hipervnculo"/>
            <w:rFonts w:ascii="Arial" w:hAnsi="Arial"/>
            <w:noProof/>
            <w:lang w:val="en-US"/>
          </w:rPr>
          <w:t>l plans</w:t>
        </w:r>
        <w:r w:rsidR="00D8668B">
          <w:rPr>
            <w:noProof/>
            <w:webHidden/>
          </w:rPr>
          <w:tab/>
        </w:r>
        <w:r w:rsidR="007354D3">
          <w:rPr>
            <w:noProof/>
            <w:webHidden/>
          </w:rPr>
          <w:fldChar w:fldCharType="begin"/>
        </w:r>
        <w:r w:rsidR="00D8668B">
          <w:rPr>
            <w:noProof/>
            <w:webHidden/>
          </w:rPr>
          <w:instrText xml:space="preserve"> PAGEREF _Toc334451591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92" w:history="1">
        <w:r w:rsidR="00D8668B" w:rsidRPr="003A3ED4">
          <w:rPr>
            <w:rStyle w:val="Hipervnculo"/>
            <w:rFonts w:ascii="Arial" w:hAnsi="Arial"/>
            <w:noProof/>
            <w:lang w:val="en-US"/>
          </w:rPr>
          <w:t>10. Annexes</w:t>
        </w:r>
        <w:r w:rsidR="00D8668B">
          <w:rPr>
            <w:noProof/>
            <w:webHidden/>
          </w:rPr>
          <w:tab/>
        </w:r>
        <w:r w:rsidR="007354D3">
          <w:rPr>
            <w:noProof/>
            <w:webHidden/>
          </w:rPr>
          <w:fldChar w:fldCharType="begin"/>
        </w:r>
        <w:r w:rsidR="00D8668B">
          <w:rPr>
            <w:noProof/>
            <w:webHidden/>
          </w:rPr>
          <w:instrText xml:space="preserve"> PAGEREF _Toc334451592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93" w:history="1">
        <w:r w:rsidR="00D8668B" w:rsidRPr="003A3ED4">
          <w:rPr>
            <w:rStyle w:val="Hipervnculo"/>
            <w:rFonts w:ascii="Arial" w:hAnsi="Arial"/>
            <w:noProof/>
            <w:lang w:val="es-CO"/>
          </w:rPr>
          <w:t>11. Index</w:t>
        </w:r>
        <w:r w:rsidR="00D8668B">
          <w:rPr>
            <w:noProof/>
            <w:webHidden/>
          </w:rPr>
          <w:tab/>
        </w:r>
        <w:r w:rsidR="007354D3">
          <w:rPr>
            <w:noProof/>
            <w:webHidden/>
          </w:rPr>
          <w:fldChar w:fldCharType="begin"/>
        </w:r>
        <w:r w:rsidR="00D8668B">
          <w:rPr>
            <w:noProof/>
            <w:webHidden/>
          </w:rPr>
          <w:instrText xml:space="preserve"> PAGEREF _Toc334451593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7354D3"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451470"/>
      <w:proofErr w:type="spellStart"/>
      <w:r w:rsidRPr="00D53C37">
        <w:rPr>
          <w:rFonts w:ascii="Arial" w:hAnsi="Arial"/>
          <w:lang w:val="es-CO"/>
        </w:rPr>
        <w:lastRenderedPageBreak/>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7354D3"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7354D3" w:rsidRPr="00595763">
        <w:rPr>
          <w:rFonts w:ascii="Arial" w:hAnsi="Arial"/>
          <w:lang w:val="es-CO"/>
        </w:rPr>
        <w:fldChar w:fldCharType="begin"/>
      </w:r>
      <w:r w:rsidR="000F2B5B" w:rsidRPr="00D53C37">
        <w:rPr>
          <w:rFonts w:ascii="Arial" w:hAnsi="Arial" w:cs="Arial"/>
          <w:lang w:val="es-CO"/>
        </w:rPr>
        <w:instrText xml:space="preserve"> TOC \h \z \c "Tabla" </w:instrText>
      </w:r>
      <w:r w:rsidR="007354D3"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7354D3" w:rsidRPr="00595763">
          <w:rPr>
            <w:webHidden/>
            <w:lang w:val="es-CO"/>
          </w:rPr>
          <w:fldChar w:fldCharType="begin"/>
        </w:r>
        <w:r w:rsidR="000F2B5B" w:rsidRPr="00D53C37">
          <w:rPr>
            <w:webHidden/>
            <w:lang w:val="es-CO"/>
          </w:rPr>
          <w:instrText xml:space="preserve"> PAGEREF _Toc333012790 \h </w:instrText>
        </w:r>
        <w:r w:rsidR="007354D3" w:rsidRPr="00595763">
          <w:rPr>
            <w:webHidden/>
            <w:lang w:val="es-CO"/>
          </w:rPr>
        </w:r>
        <w:r w:rsidR="007354D3" w:rsidRPr="00595763">
          <w:rPr>
            <w:webHidden/>
            <w:lang w:val="es-CO"/>
          </w:rPr>
          <w:fldChar w:fldCharType="separate"/>
        </w:r>
        <w:r w:rsidR="00C11889">
          <w:rPr>
            <w:noProof/>
            <w:webHidden/>
            <w:lang w:val="es-CO"/>
          </w:rPr>
          <w:t>15</w:t>
        </w:r>
        <w:r w:rsidR="007354D3" w:rsidRPr="00595763">
          <w:rPr>
            <w:webHidden/>
            <w:lang w:val="es-CO"/>
          </w:rPr>
          <w:fldChar w:fldCharType="end"/>
        </w:r>
      </w:hyperlink>
    </w:p>
    <w:p w:rsidR="00D9745F" w:rsidRPr="00595763" w:rsidRDefault="007354D3"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rsidR="00B87FCF" w:rsidRPr="00595763" w:rsidRDefault="00B87FCF" w:rsidP="006B1F4F">
      <w:pPr>
        <w:jc w:val="both"/>
        <w:rPr>
          <w:lang w:val="es-CO"/>
        </w:rPr>
      </w:pPr>
      <w:r w:rsidRPr="00595763">
        <w:rPr>
          <w:lang w:val="es-CO"/>
        </w:rPr>
        <w:t>El alcance de este proyecto esta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6"/>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6"/>
      <w:r w:rsidR="00436757" w:rsidRPr="00EA7D3F">
        <w:commentReference w:id="26"/>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7"/>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28"/>
      <w:r w:rsidRPr="00EA7D3F">
        <w:rPr>
          <w:lang w:val="es-CO"/>
        </w:rPr>
        <w:lastRenderedPageBreak/>
        <w:t xml:space="preserve">El avance del proyecto estará guiado por los siguientes estándares de desarrollo de software y de </w:t>
      </w:r>
      <w:commentRangeStart w:id="29"/>
      <w:r w:rsidRPr="00EA7D3F">
        <w:rPr>
          <w:lang w:val="es-CO"/>
        </w:rPr>
        <w:t>calidad</w:t>
      </w:r>
      <w:commentRangeEnd w:id="29"/>
      <w:r w:rsidRPr="00EA7D3F">
        <w:commentReference w:id="29"/>
      </w:r>
      <w:r w:rsidR="007F7442" w:rsidRPr="00EA7D3F">
        <w:rPr>
          <w:lang w:val="es-CO"/>
        </w:rPr>
        <w:t>:</w:t>
      </w:r>
    </w:p>
    <w:commentRangeEnd w:id="28"/>
    <w:p w:rsidR="00F71FDB" w:rsidRPr="00EA7D3F" w:rsidRDefault="00C24776" w:rsidP="009D7F6B">
      <w:pPr>
        <w:pStyle w:val="Prrafodelista"/>
        <w:numPr>
          <w:ilvl w:val="0"/>
          <w:numId w:val="5"/>
        </w:numPr>
        <w:jc w:val="both"/>
        <w:rPr>
          <w:lang w:val="es-CO"/>
        </w:rPr>
      </w:pPr>
      <w:r>
        <w:rPr>
          <w:rStyle w:val="Refdecomentario"/>
        </w:rPr>
        <w:commentReference w:id="28"/>
      </w:r>
    </w:p>
    <w:p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proofErr w:type="gramStart"/>
      <w:r w:rsidR="00F811C5" w:rsidRPr="00EA7D3F">
        <w:rPr>
          <w:lang w:val="es-CO"/>
        </w:rPr>
        <w:t>,</w:t>
      </w:r>
      <w:r w:rsidR="00EA0183" w:rsidRPr="00EA7D3F">
        <w:rPr>
          <w:lang w:val="es-CO"/>
        </w:rPr>
        <w:t>etc</w:t>
      </w:r>
      <w:proofErr w:type="spellEnd"/>
      <w:proofErr w:type="gram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Pr="00595763" w:rsidRDefault="00627816" w:rsidP="00014AF3">
      <w:pPr>
        <w:pStyle w:val="Epgrafe"/>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679"/>
        <w:gridCol w:w="1379"/>
        <w:gridCol w:w="1172"/>
        <w:gridCol w:w="1519"/>
      </w:tblGrid>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Entregable</w:t>
            </w:r>
          </w:p>
        </w:tc>
        <w:tc>
          <w:tcPr>
            <w:tcW w:w="2451" w:type="dxa"/>
          </w:tcPr>
          <w:p w:rsidR="0030124A" w:rsidRPr="00595763" w:rsidRDefault="0030124A" w:rsidP="00014AF3">
            <w:pPr>
              <w:jc w:val="both"/>
              <w:rPr>
                <w:sz w:val="20"/>
                <w:lang w:val="es-CO"/>
              </w:rPr>
            </w:pPr>
            <w:r w:rsidRPr="00595763">
              <w:rPr>
                <w:sz w:val="20"/>
                <w:lang w:val="es-CO"/>
              </w:rPr>
              <w:t>Contenido</w:t>
            </w:r>
          </w:p>
        </w:tc>
        <w:tc>
          <w:tcPr>
            <w:tcW w:w="1379" w:type="dxa"/>
          </w:tcPr>
          <w:p w:rsidR="0030124A" w:rsidRPr="00595763" w:rsidRDefault="0030124A" w:rsidP="00014AF3">
            <w:pPr>
              <w:jc w:val="both"/>
              <w:rPr>
                <w:sz w:val="20"/>
                <w:lang w:val="es-CO"/>
              </w:rPr>
            </w:pPr>
            <w:r w:rsidRPr="00595763">
              <w:rPr>
                <w:sz w:val="20"/>
                <w:lang w:val="es-CO"/>
              </w:rPr>
              <w:t>Entrega</w:t>
            </w:r>
          </w:p>
        </w:tc>
        <w:tc>
          <w:tcPr>
            <w:tcW w:w="1172" w:type="dxa"/>
          </w:tcPr>
          <w:p w:rsidR="0030124A" w:rsidRPr="00595763" w:rsidRDefault="0030124A" w:rsidP="00014AF3">
            <w:pPr>
              <w:jc w:val="both"/>
              <w:rPr>
                <w:sz w:val="20"/>
                <w:lang w:val="es-CO"/>
              </w:rPr>
            </w:pPr>
            <w:r w:rsidRPr="00595763">
              <w:rPr>
                <w:sz w:val="20"/>
                <w:lang w:val="es-CO"/>
              </w:rPr>
              <w:t>Medio</w:t>
            </w:r>
          </w:p>
        </w:tc>
        <w:tc>
          <w:tcPr>
            <w:tcW w:w="1519" w:type="dxa"/>
          </w:tcPr>
          <w:p w:rsidR="0030124A" w:rsidRPr="00595763" w:rsidRDefault="0030124A" w:rsidP="00014AF3">
            <w:pPr>
              <w:jc w:val="both"/>
              <w:rPr>
                <w:sz w:val="20"/>
                <w:lang w:val="es-CO"/>
              </w:rPr>
            </w:pPr>
            <w:r w:rsidRPr="00595763">
              <w:rPr>
                <w:sz w:val="20"/>
                <w:lang w:val="es-CO"/>
              </w:rPr>
              <w:t>Características</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SPMP</w:t>
            </w:r>
          </w:p>
        </w:tc>
        <w:tc>
          <w:tcPr>
            <w:tcW w:w="2451" w:type="dxa"/>
          </w:tcPr>
          <w:p w:rsidR="0030124A" w:rsidRPr="00595763" w:rsidRDefault="0030124A" w:rsidP="009D7F6B">
            <w:pPr>
              <w:pStyle w:val="Prrafodelista"/>
              <w:numPr>
                <w:ilvl w:val="0"/>
                <w:numId w:val="1"/>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rsidR="0030124A" w:rsidRPr="00595763" w:rsidRDefault="0030124A" w:rsidP="009D7F6B">
            <w:pPr>
              <w:pStyle w:val="Prrafodelista"/>
              <w:numPr>
                <w:ilvl w:val="0"/>
                <w:numId w:val="1"/>
              </w:numPr>
              <w:jc w:val="both"/>
              <w:rPr>
                <w:sz w:val="20"/>
                <w:lang w:val="es-CO"/>
              </w:rPr>
            </w:pPr>
            <w:r w:rsidRPr="00595763">
              <w:rPr>
                <w:sz w:val="20"/>
                <w:lang w:val="es-CO"/>
              </w:rPr>
              <w:t>Casos de Uso refinados</w:t>
            </w:r>
          </w:p>
          <w:p w:rsidR="0030124A" w:rsidRPr="00595763" w:rsidRDefault="0030124A" w:rsidP="009D7F6B">
            <w:pPr>
              <w:pStyle w:val="Prrafodelista"/>
              <w:numPr>
                <w:ilvl w:val="0"/>
                <w:numId w:val="1"/>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lastRenderedPageBreak/>
              <w:t>Digital</w:t>
            </w:r>
          </w:p>
        </w:tc>
        <w:tc>
          <w:tcPr>
            <w:tcW w:w="1519" w:type="dxa"/>
          </w:tcPr>
          <w:p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SRS</w:t>
            </w:r>
          </w:p>
        </w:tc>
        <w:tc>
          <w:tcPr>
            <w:tcW w:w="2451" w:type="dxa"/>
          </w:tcPr>
          <w:p w:rsidR="0030124A" w:rsidRPr="00595763" w:rsidRDefault="0030124A"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30124A" w:rsidRPr="00595763" w:rsidRDefault="0030124A" w:rsidP="009D7F6B">
            <w:pPr>
              <w:pStyle w:val="Prrafodelista"/>
              <w:numPr>
                <w:ilvl w:val="0"/>
                <w:numId w:val="2"/>
              </w:numPr>
              <w:jc w:val="both"/>
              <w:rPr>
                <w:sz w:val="20"/>
                <w:lang w:val="es-CO"/>
              </w:rPr>
            </w:pPr>
            <w:r w:rsidRPr="00595763">
              <w:rPr>
                <w:sz w:val="20"/>
                <w:lang w:val="es-CO"/>
              </w:rPr>
              <w:t xml:space="preserve">Prototipo Funcional, con la implementación  del caso de uso mas difícil </w:t>
            </w:r>
          </w:p>
          <w:p w:rsidR="0030124A" w:rsidRPr="00595763" w:rsidRDefault="0030124A" w:rsidP="009D7F6B">
            <w:pPr>
              <w:pStyle w:val="Prrafodelista"/>
              <w:numPr>
                <w:ilvl w:val="0"/>
                <w:numId w:val="2"/>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2"/>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t>Digital</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SDD</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30124A" w:rsidRPr="00595763" w:rsidRDefault="0030124A"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lastRenderedPageBreak/>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172" w:type="dxa"/>
          </w:tcPr>
          <w:p w:rsidR="0030124A" w:rsidRPr="00595763" w:rsidRDefault="0030124A" w:rsidP="00014AF3">
            <w:pPr>
              <w:jc w:val="both"/>
              <w:rPr>
                <w:sz w:val="20"/>
                <w:lang w:val="es-CO"/>
              </w:rPr>
            </w:pPr>
            <w:r w:rsidRPr="00595763">
              <w:rPr>
                <w:sz w:val="20"/>
                <w:lang w:val="es-CO"/>
              </w:rPr>
              <w:t xml:space="preserve">Magnético </w:t>
            </w:r>
          </w:p>
        </w:tc>
        <w:tc>
          <w:tcPr>
            <w:tcW w:w="1519" w:type="dxa"/>
          </w:tcPr>
          <w:p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Final</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Prototipo funcional final</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Manuales</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Resultados de las pruebas</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rsidR="0030124A" w:rsidRPr="00595763" w:rsidRDefault="001F0D11" w:rsidP="00014AF3">
            <w:pPr>
              <w:jc w:val="both"/>
              <w:rPr>
                <w:sz w:val="20"/>
                <w:lang w:val="es-CO"/>
              </w:rPr>
            </w:pPr>
            <w:r w:rsidRPr="00595763">
              <w:rPr>
                <w:sz w:val="20"/>
                <w:lang w:val="es-CO"/>
              </w:rPr>
              <w:t>Magnético</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7354D3" w:rsidRPr="00595763">
        <w:rPr>
          <w:lang w:val="es-CO"/>
        </w:rPr>
        <w:fldChar w:fldCharType="begin"/>
      </w:r>
      <w:r w:rsidRPr="00595763">
        <w:rPr>
          <w:lang w:val="es-CO"/>
        </w:rPr>
        <w:instrText xml:space="preserve"> SEQ Tabla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Default="00027FCC" w:rsidP="00027FCC">
      <w:pPr>
        <w:pStyle w:val="Ttulo1"/>
        <w:jc w:val="both"/>
        <w:rPr>
          <w:rFonts w:ascii="Arial" w:hAnsi="Arial"/>
          <w:lang w:val="es-CO"/>
        </w:rPr>
      </w:pPr>
      <w:bookmarkStart w:id="56" w:name="_Toc334451270"/>
      <w:bookmarkStart w:id="57" w:name="_Toc334451488"/>
      <w:proofErr w:type="gramStart"/>
      <w:r w:rsidRPr="00027FCC">
        <w:rPr>
          <w:rFonts w:ascii="Arial" w:hAnsi="Arial"/>
          <w:b w:val="0"/>
          <w:bCs w:val="0"/>
          <w:lang w:val="es-CO"/>
        </w:rPr>
        <w:t>3.</w:t>
      </w:r>
      <w:r w:rsidR="00895FEE">
        <w:rPr>
          <w:rFonts w:ascii="Arial" w:hAnsi="Arial"/>
          <w:lang w:val="es-CO"/>
        </w:rPr>
        <w:t>Definiciones</w:t>
      </w:r>
      <w:bookmarkEnd w:id="56"/>
      <w:bookmarkEnd w:id="57"/>
      <w:proofErr w:type="gramEnd"/>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451489"/>
      <w:proofErr w:type="gramStart"/>
      <w:r w:rsidRPr="00D53C37">
        <w:rPr>
          <w:rFonts w:ascii="Arial" w:hAnsi="Arial"/>
          <w:lang w:val="es-CO"/>
        </w:rPr>
        <w:t>4.</w:t>
      </w:r>
      <w:r w:rsidR="00EC7126">
        <w:rPr>
          <w:rFonts w:ascii="Arial" w:hAnsi="Arial"/>
          <w:lang w:val="es-CO"/>
        </w:rPr>
        <w:t>Contexto</w:t>
      </w:r>
      <w:proofErr w:type="gramEnd"/>
      <w:r w:rsidR="00EC7126">
        <w:rPr>
          <w:rFonts w:ascii="Arial" w:hAnsi="Arial"/>
          <w:lang w:val="es-CO"/>
        </w:rPr>
        <w:t xml:space="preserve">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rsidR="00091F96" w:rsidRPr="00B90D45" w:rsidRDefault="00E14404" w:rsidP="00014AF3">
      <w:pPr>
        <w:jc w:val="both"/>
        <w:rPr>
          <w:color w:val="0000FF" w:themeColor="hyperlink"/>
          <w:u w:val="single"/>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rsid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t>4.3</w:t>
      </w:r>
      <w:r w:rsidRPr="00B90D45">
        <w:rPr>
          <w:rFonts w:ascii="Arial" w:hAnsi="Arial"/>
          <w:sz w:val="28"/>
          <w:lang w:val="es-CO"/>
        </w:rPr>
        <w:t>.1. Objetivos</w:t>
      </w:r>
      <w:bookmarkEnd w:id="68"/>
      <w:bookmarkEnd w:id="69"/>
    </w:p>
    <w:p w:rsidR="008D6C04" w:rsidRDefault="008D6C04" w:rsidP="008D6C04">
      <w:pPr>
        <w:jc w:val="both"/>
      </w:pPr>
      <w:r>
        <w:t xml:space="preserve">En este plan se especificaran </w:t>
      </w:r>
      <w:r w:rsidR="006D4F3F">
        <w:t xml:space="preserve">los siguientes numerales, </w:t>
      </w:r>
      <w:r>
        <w:t xml:space="preserve">en los cuales la organización de </w:t>
      </w:r>
      <w:proofErr w:type="spellStart"/>
      <w:r>
        <w:t>FifthFloorCorp</w:t>
      </w:r>
      <w:proofErr w:type="spellEnd"/>
      <w:r>
        <w:t xml:space="preserve"> se basara para el desarrollo de este proyecto de software.</w:t>
      </w:r>
    </w:p>
    <w:p w:rsidR="006D4F3F" w:rsidRDefault="006D4F3F" w:rsidP="006D4F3F">
      <w:pPr>
        <w:pStyle w:val="Prrafodelista"/>
        <w:numPr>
          <w:ilvl w:val="0"/>
          <w:numId w:val="48"/>
        </w:numPr>
        <w:jc w:val="both"/>
      </w:pPr>
      <w:r>
        <w:t>Instalaciones físicas</w:t>
      </w:r>
    </w:p>
    <w:p w:rsidR="006D4F3F" w:rsidRDefault="006D4F3F" w:rsidP="006D4F3F">
      <w:pPr>
        <w:pStyle w:val="Prrafodelista"/>
        <w:numPr>
          <w:ilvl w:val="0"/>
          <w:numId w:val="48"/>
        </w:numPr>
        <w:jc w:val="both"/>
      </w:pPr>
      <w:r>
        <w:t>Descripción de equipos</w:t>
      </w:r>
    </w:p>
    <w:p w:rsidR="006D4F3F" w:rsidRDefault="006D4F3F" w:rsidP="006D4F3F">
      <w:pPr>
        <w:pStyle w:val="Prrafodelista"/>
        <w:numPr>
          <w:ilvl w:val="0"/>
          <w:numId w:val="48"/>
        </w:numPr>
        <w:jc w:val="both"/>
      </w:pPr>
      <w:r>
        <w:lastRenderedPageBreak/>
        <w:t>Redes de comunicación</w:t>
      </w:r>
    </w:p>
    <w:p w:rsidR="006D4F3F" w:rsidRDefault="006D4F3F" w:rsidP="006D4F3F">
      <w:pPr>
        <w:pStyle w:val="Prrafodelista"/>
        <w:numPr>
          <w:ilvl w:val="0"/>
          <w:numId w:val="48"/>
        </w:numPr>
        <w:jc w:val="both"/>
      </w:pPr>
      <w:r>
        <w:t>Entornos de desarrollo y pruebas</w:t>
      </w:r>
    </w:p>
    <w:p w:rsidR="008D6C04" w:rsidRPr="008D6C04" w:rsidRDefault="008D6C04" w:rsidP="008D6C04"/>
    <w:p w:rsidR="00B90D45" w:rsidRDefault="00B90D45" w:rsidP="00B90D45">
      <w:pPr>
        <w:pStyle w:val="Ttulo3"/>
        <w:jc w:val="both"/>
        <w:rPr>
          <w:rFonts w:ascii="Arial" w:hAnsi="Arial"/>
          <w:sz w:val="28"/>
          <w:lang w:val="es-CO"/>
        </w:rPr>
      </w:pPr>
      <w:bookmarkStart w:id="70" w:name="_Toc334451275"/>
      <w:bookmarkStart w:id="71" w:name="_Toc334451493"/>
      <w:r>
        <w:rPr>
          <w:rFonts w:ascii="Arial" w:hAnsi="Arial"/>
          <w:sz w:val="28"/>
          <w:lang w:val="es-CO"/>
        </w:rPr>
        <w:t>4.3</w:t>
      </w:r>
      <w:r w:rsidRPr="00B90D45">
        <w:rPr>
          <w:rFonts w:ascii="Arial" w:hAnsi="Arial"/>
          <w:sz w:val="28"/>
          <w:lang w:val="es-CO"/>
        </w:rPr>
        <w:t>.2. Alcance</w:t>
      </w:r>
      <w:bookmarkEnd w:id="70"/>
      <w:bookmarkEnd w:id="71"/>
    </w:p>
    <w:p w:rsidR="00740C4F" w:rsidRPr="00740C4F" w:rsidRDefault="00740C4F" w:rsidP="00740C4F">
      <w:pPr>
        <w:jc w:val="both"/>
        <w:rPr>
          <w:lang w:val="es-CO"/>
        </w:rPr>
      </w:pPr>
      <w:r>
        <w:rPr>
          <w:lang w:val="es-CO"/>
        </w:rPr>
        <w:t>Definir las instalaciones físicas, redes de comunicación</w:t>
      </w:r>
      <w:r w:rsidR="006D4F3F">
        <w:rPr>
          <w:lang w:val="es-CO"/>
        </w:rPr>
        <w:t>, entornos de desarrollo</w:t>
      </w:r>
      <w:r>
        <w:rPr>
          <w:lang w:val="es-CO"/>
        </w:rPr>
        <w:t xml:space="preserve"> y los recursos </w:t>
      </w:r>
      <w:r w:rsidR="006D4F3F">
        <w:rPr>
          <w:lang w:val="es-CO"/>
        </w:rPr>
        <w:t>tecnológicos</w:t>
      </w:r>
      <w:r>
        <w:rPr>
          <w:lang w:val="es-CO"/>
        </w:rPr>
        <w:t xml:space="preserve"> </w:t>
      </w:r>
      <w:r w:rsidR="006D4F3F">
        <w:rPr>
          <w:lang w:val="es-CO"/>
        </w:rPr>
        <w:t>a los cuales la</w:t>
      </w:r>
      <w:r>
        <w:rPr>
          <w:lang w:val="es-CO"/>
        </w:rPr>
        <w:t xml:space="preserve">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tendrá acceso durante el tiempo </w:t>
      </w:r>
      <w:proofErr w:type="gramStart"/>
      <w:r>
        <w:rPr>
          <w:lang w:val="es-CO"/>
        </w:rPr>
        <w:t>de</w:t>
      </w:r>
      <w:proofErr w:type="gramEnd"/>
      <w:r>
        <w:rPr>
          <w:lang w:val="es-CO"/>
        </w:rPr>
        <w:t xml:space="preserve"> desarrollo </w:t>
      </w:r>
      <w:r w:rsidR="006D4F3F">
        <w:rPr>
          <w:lang w:val="es-CO"/>
        </w:rPr>
        <w:t>del proyecto.</w:t>
      </w:r>
    </w:p>
    <w:p w:rsidR="00B90D45" w:rsidRDefault="00B90D45" w:rsidP="00B90D45">
      <w:pPr>
        <w:pStyle w:val="Ttulo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rsidR="00DB2373" w:rsidRDefault="00740C4F" w:rsidP="00740C4F">
      <w:pPr>
        <w:jc w:val="both"/>
        <w:rPr>
          <w:lang w:val="es-CO"/>
        </w:rPr>
      </w:pPr>
      <w:r>
        <w:rPr>
          <w:lang w:val="es-CO"/>
        </w:rPr>
        <w:t xml:space="preserve">La Documentadora y Administradora de riegos, será la responsable en cuanto a la instalación física de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de coordinar los encuentros de desarrollo del proyecto dependiendo de la disposición de este espacio de trabajo.</w:t>
      </w:r>
    </w:p>
    <w:p w:rsidR="00740C4F" w:rsidRPr="00DB2373" w:rsidRDefault="00740C4F" w:rsidP="00740C4F">
      <w:pPr>
        <w:jc w:val="both"/>
        <w:rPr>
          <w:lang w:val="es-CO"/>
        </w:rPr>
      </w:pPr>
      <w:r>
        <w:rPr>
          <w:lang w:val="es-CO"/>
        </w:rPr>
        <w:t xml:space="preserve">Para los recursos que serán usados en el desarrollo, cada integrante de la organización será responsable de su equipo (laptop) para realizar su trabajo. Los </w:t>
      </w:r>
      <w:proofErr w:type="spellStart"/>
      <w:r>
        <w:rPr>
          <w:lang w:val="es-CO"/>
        </w:rPr>
        <w:t>routers</w:t>
      </w:r>
      <w:proofErr w:type="spellEnd"/>
      <w:r>
        <w:rPr>
          <w:lang w:val="es-CO"/>
        </w:rPr>
        <w:t xml:space="preserve"> serán responsabilidad del Administrador de Calidad y del Director de desarrollo. </w:t>
      </w:r>
    </w:p>
    <w:p w:rsidR="00B90D45" w:rsidRDefault="00B90D45" w:rsidP="00B90D45">
      <w:pPr>
        <w:pStyle w:val="Ttulo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rsidR="00B90D45" w:rsidRPr="00B90D45" w:rsidRDefault="00B90D45" w:rsidP="00B90D45">
      <w:pPr>
        <w:pStyle w:val="Ttulo4"/>
        <w:jc w:val="both"/>
        <w:rPr>
          <w:rFonts w:ascii="Arial" w:hAnsi="Arial"/>
          <w:sz w:val="28"/>
          <w:lang w:val="es-CO"/>
        </w:rPr>
      </w:pPr>
      <w:bookmarkStart w:id="76" w:name="_Toc334451496"/>
      <w:r w:rsidRPr="00B90D45">
        <w:rPr>
          <w:rFonts w:ascii="Arial" w:hAnsi="Arial"/>
          <w:sz w:val="28"/>
          <w:lang w:val="es-CO"/>
        </w:rPr>
        <w:t>4.3.4.1. Instalaciones Físicas</w:t>
      </w:r>
      <w:bookmarkEnd w:id="76"/>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9D7F6B">
      <w:pPr>
        <w:pStyle w:val="Prrafodelista"/>
        <w:numPr>
          <w:ilvl w:val="0"/>
          <w:numId w:val="19"/>
        </w:numPr>
      </w:pPr>
      <w:r>
        <w:t>Instalaciones Pontificias Universidad Javeriana.</w:t>
      </w:r>
    </w:p>
    <w:p w:rsidR="00B90D45" w:rsidRDefault="00B90D45" w:rsidP="009D7F6B">
      <w:pPr>
        <w:pStyle w:val="Prrafodelista"/>
        <w:numPr>
          <w:ilvl w:val="0"/>
          <w:numId w:val="19"/>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rsidR="00B90D45" w:rsidRDefault="00B90D45" w:rsidP="009D7F6B">
      <w:pPr>
        <w:pStyle w:val="Prrafodelista"/>
        <w:numPr>
          <w:ilvl w:val="0"/>
          <w:numId w:val="20"/>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9D7F6B">
      <w:pPr>
        <w:pStyle w:val="Prrafodelista"/>
        <w:numPr>
          <w:ilvl w:val="0"/>
          <w:numId w:val="20"/>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w:t>
      </w:r>
      <w:r>
        <w:lastRenderedPageBreak/>
        <w:t xml:space="preserve">al desarrollo de código. </w:t>
      </w:r>
      <w:commentRangeStart w:id="78"/>
      <w:r>
        <w:t>Esto estará sujeto a la disponibilidad de la misma y a los permisos necesarios que se necesiten adquirir</w:t>
      </w:r>
      <w:commentRangeEnd w:id="78"/>
      <w:r>
        <w:rPr>
          <w:rStyle w:val="Refdecomentario"/>
        </w:rPr>
        <w:commentReference w:id="78"/>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9"/>
      <w:r>
        <w:t>[1.1.2 Supuestos y restricciones]</w:t>
      </w:r>
      <w:commentRangeEnd w:id="79"/>
      <w:r>
        <w:rPr>
          <w:rStyle w:val="Refdecomentario"/>
        </w:rPr>
        <w:commentReference w:id="79"/>
      </w:r>
      <w:r>
        <w:t>.</w:t>
      </w:r>
    </w:p>
    <w:p w:rsidR="003D3F74" w:rsidRDefault="003D3F74" w:rsidP="00B90D45">
      <w:pPr>
        <w:pStyle w:val="Prrafodelista"/>
        <w:jc w:val="both"/>
      </w:pPr>
    </w:p>
    <w:p w:rsidR="00B90D45" w:rsidRDefault="00B90D45" w:rsidP="009D7F6B">
      <w:pPr>
        <w:pStyle w:val="Prrafodelista"/>
        <w:numPr>
          <w:ilvl w:val="0"/>
          <w:numId w:val="20"/>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r>
        <w:rPr>
          <w:noProof/>
          <w:lang w:eastAsia="ja-JP"/>
        </w:rPr>
        <w:drawing>
          <wp:inline distT="0" distB="0" distL="0" distR="0">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1E566B" w:rsidRDefault="00B90D45" w:rsidP="001E566B">
      <w:pPr>
        <w:pStyle w:val="Ttulo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80"/>
    </w:p>
    <w:p w:rsidR="001E566B" w:rsidRPr="001E566B" w:rsidRDefault="001E566B" w:rsidP="001E566B">
      <w:pPr>
        <w:rPr>
          <w:lang w:val="es-CO"/>
        </w:rPr>
      </w:pPr>
    </w:p>
    <w:p w:rsidR="00B90D45" w:rsidRDefault="00B90D45" w:rsidP="009D7F6B">
      <w:pPr>
        <w:pStyle w:val="Prrafodelista"/>
        <w:numPr>
          <w:ilvl w:val="0"/>
          <w:numId w:val="20"/>
        </w:numPr>
      </w:pPr>
      <w:r>
        <w:t xml:space="preserve">CASA ALICIA BELTRAN </w:t>
      </w:r>
    </w:p>
    <w:p w:rsidR="00B90D45" w:rsidRDefault="00B90D45" w:rsidP="00B90D4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FifthFloor</w:t>
      </w:r>
      <w:proofErr w:type="spellEnd"/>
      <w:r>
        <w:t xml:space="preserve"> Corp. y estará disponible con más frecuencia.</w:t>
      </w:r>
    </w:p>
    <w:p w:rsidR="00B90D45" w:rsidRDefault="00B90D45" w:rsidP="0011798C">
      <w:pPr>
        <w:pStyle w:val="Prrafodelista"/>
        <w:jc w:val="both"/>
      </w:pPr>
      <w:r>
        <w:rPr>
          <w:noProof/>
          <w:lang w:eastAsia="ja-JP"/>
        </w:rPr>
        <w:lastRenderedPageBreak/>
        <w:drawing>
          <wp:inline distT="0" distB="0" distL="0" distR="0">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1"/>
    </w:p>
    <w:p w:rsidR="00B90D45" w:rsidRPr="006372D7" w:rsidRDefault="00B90D45" w:rsidP="006372D7">
      <w:pPr>
        <w:pStyle w:val="Ttulo5"/>
        <w:jc w:val="both"/>
        <w:rPr>
          <w:rFonts w:ascii="Arial" w:hAnsi="Arial"/>
          <w:sz w:val="28"/>
          <w:lang w:val="es-CO"/>
        </w:rPr>
      </w:pPr>
      <w:bookmarkStart w:id="82" w:name="_Toc334451500"/>
      <w:r w:rsidRPr="006372D7">
        <w:rPr>
          <w:rFonts w:ascii="Arial" w:hAnsi="Arial"/>
          <w:sz w:val="28"/>
          <w:lang w:val="es-CO"/>
        </w:rPr>
        <w:t>Internet</w:t>
      </w:r>
      <w:bookmarkEnd w:id="82"/>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w:t>
        </w:r>
        <w:r w:rsidR="00505E53" w:rsidRPr="00505E53">
          <w:rPr>
            <w:rStyle w:val="Hipervnculo"/>
          </w:rPr>
          <w:t>r</w:t>
        </w:r>
        <w:r w:rsidR="00505E53" w:rsidRPr="00505E53">
          <w:rPr>
            <w:rStyle w:val="Hipervnculo"/>
          </w:rPr>
          <w:t>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Refdecomentario"/>
        </w:rPr>
        <w:commentReference w:id="84"/>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8"/>
      <w:r>
        <w:t>[##]</w:t>
      </w:r>
      <w:commentRangeEnd w:id="88"/>
      <w:r>
        <w:rPr>
          <w:rStyle w:val="Refdecomentario"/>
        </w:rPr>
        <w:commentReference w:id="88"/>
      </w:r>
      <w:r>
        <w:t>, por esto se aclara que no abra adquisición de equipos para el desarrollo del proyecto.</w:t>
      </w:r>
    </w:p>
    <w:p w:rsidR="00B90D45" w:rsidRDefault="0011798C" w:rsidP="00DB2373">
      <w:r>
        <w:rPr>
          <w:noProof/>
          <w:lang w:eastAsia="ja-JP"/>
        </w:rPr>
        <w:drawing>
          <wp:inline distT="0" distB="0" distL="0" distR="0" wp14:anchorId="532EDB76" wp14:editId="47A60E7D">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rsidR="00EB2285" w:rsidRDefault="00EB2285" w:rsidP="00EB2285"/>
    <w:p w:rsidR="00F31C00" w:rsidRPr="00595763" w:rsidRDefault="00D9745F" w:rsidP="00014AF3">
      <w:pPr>
        <w:pStyle w:val="Ttulo2"/>
        <w:jc w:val="both"/>
        <w:rPr>
          <w:rFonts w:ascii="Arial" w:hAnsi="Arial"/>
          <w:sz w:val="28"/>
          <w:lang w:val="es-CO"/>
        </w:rPr>
      </w:pPr>
      <w:bookmarkStart w:id="89" w:name="_Toc334451280"/>
      <w:bookmarkStart w:id="90"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89"/>
      <w:bookmarkEnd w:id="90"/>
    </w:p>
    <w:p w:rsidR="009D7F6B" w:rsidRDefault="009D7F6B" w:rsidP="009D7F6B">
      <w:pPr>
        <w:pStyle w:val="Ttulo41"/>
      </w:pPr>
      <w:bookmarkStart w:id="91" w:name="_Toc334451281"/>
      <w:bookmarkStart w:id="92" w:name="_Toc334451518"/>
      <w:r>
        <w:t xml:space="preserve">4.4.1 </w:t>
      </w:r>
      <w:bookmarkStart w:id="93" w:name="_Toc333053691"/>
      <w:r>
        <w:t>Herramientas de Software</w:t>
      </w:r>
      <w:bookmarkEnd w:id="93"/>
    </w:p>
    <w:p w:rsidR="009D7F6B" w:rsidRDefault="009D7F6B" w:rsidP="009D7F6B">
      <w:pPr>
        <w:pStyle w:val="Ttulo51"/>
      </w:pPr>
      <w:bookmarkStart w:id="94" w:name="_Toc333053692"/>
      <w:r>
        <w:t>Lenguajes de programación</w:t>
      </w:r>
      <w:bookmarkEnd w:id="94"/>
    </w:p>
    <w:p w:rsidR="009D7F6B" w:rsidRDefault="009D7F6B" w:rsidP="009D7F6B">
      <w:pPr>
        <w:pStyle w:val="Prrafodelista"/>
        <w:numPr>
          <w:ilvl w:val="0"/>
          <w:numId w:val="30"/>
        </w:numPr>
        <w:suppressAutoHyphens/>
        <w:autoSpaceDN w:val="0"/>
        <w:contextualSpacing w:val="0"/>
        <w:textAlignment w:val="baseline"/>
      </w:pPr>
      <w:r>
        <w:rPr>
          <w:lang w:val="es-CO"/>
        </w:rPr>
        <w:t>JavaScript</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nombre a </w:t>
      </w:r>
      <w:proofErr w:type="spellStart"/>
      <w:r>
        <w:rPr>
          <w:lang w:val="es-CO"/>
        </w:rPr>
        <w:t>javascript</w:t>
      </w:r>
      <w:proofErr w:type="spellEnd"/>
      <w:r>
        <w:rPr>
          <w:lang w:val="es-CO"/>
        </w:rPr>
        <w:t xml:space="preserve"> por cuestiones de marketing.</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 … </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JavaScript es un lenguaje de programación dinámico que soporta construcción de objetos</w:t>
      </w:r>
      <w:r>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Pr>
            <w:rFonts w:ascii="Lucida Sans Unicode" w:hAnsi="Lucida Sans Unicode" w:cs="Lucida Sans Unicode"/>
            <w:color w:val="00000A"/>
            <w:sz w:val="21"/>
            <w:szCs w:val="21"/>
            <w:shd w:val="clear" w:color="auto" w:fill="FFFFFF"/>
            <w:lang w:val="es-CO"/>
          </w:rPr>
          <w:t>basado en prototipos</w:t>
        </w:r>
      </w:hyperlink>
      <w:r>
        <w:rPr>
          <w:rFonts w:ascii="Lucida Sans Unicode" w:hAnsi="Lucida Sans Unicode" w:cs="Lucida Sans Unicode"/>
          <w:sz w:val="21"/>
          <w:szCs w:val="21"/>
          <w:shd w:val="clear" w:color="auto" w:fill="FFFFFF"/>
          <w:lang w:val="es-CO"/>
        </w:rPr>
        <w:t>.</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La sintaxis básica es similar a Java y C++</w:t>
      </w:r>
      <w:r>
        <w:rPr>
          <w:rStyle w:val="apple-converted-space"/>
          <w:rFonts w:ascii="Lucida Sans Unicode" w:hAnsi="Lucida Sans Unicode" w:cs="Lucida Sans Unicode"/>
          <w:sz w:val="21"/>
          <w:szCs w:val="21"/>
          <w:shd w:val="clear" w:color="auto" w:fill="FFFFFF"/>
          <w:lang w:val="es-CO"/>
        </w:rPr>
        <w:t> </w:t>
      </w:r>
      <w:r>
        <w:rPr>
          <w:lang w:val="es-CO"/>
        </w:rPr>
        <w:t xml:space="preserve"> …”</w:t>
      </w:r>
      <w:commentRangeStart w:id="95"/>
      <w:r>
        <w:rPr>
          <w:lang w:val="es-CO"/>
        </w:rPr>
        <w:commentReference w:id="95"/>
      </w:r>
      <w:commentRangeEnd w:id="95"/>
    </w:p>
    <w:p w:rsidR="009D7F6B" w:rsidRDefault="009D7F6B" w:rsidP="009D7F6B">
      <w:pPr>
        <w:pStyle w:val="Prrafodelista"/>
        <w:ind w:left="1440"/>
      </w:pPr>
    </w:p>
    <w:p w:rsidR="009D7F6B" w:rsidRDefault="009D7F6B" w:rsidP="009D7F6B">
      <w:pPr>
        <w:pStyle w:val="Prrafodelista"/>
        <w:numPr>
          <w:ilvl w:val="0"/>
          <w:numId w:val="27"/>
        </w:numPr>
        <w:suppressAutoHyphens/>
        <w:autoSpaceDN w:val="0"/>
        <w:contextualSpacing w:val="0"/>
        <w:textAlignment w:val="baseline"/>
      </w:pPr>
      <w:r>
        <w:rPr>
          <w:lang w:val="es-CO"/>
        </w:rPr>
        <w:t>C Sharp (C#)</w:t>
      </w:r>
      <w:commentRangeStart w:id="96"/>
      <w:r>
        <w:rPr>
          <w:lang w:val="es-CO"/>
        </w:rPr>
        <w:commentReference w:id="96"/>
      </w:r>
      <w:commentRangeEnd w:id="96"/>
    </w:p>
    <w:p w:rsidR="009D7F6B" w:rsidRDefault="009D7F6B" w:rsidP="009D7F6B">
      <w:pPr>
        <w:pStyle w:val="Prrafodelista"/>
        <w:numPr>
          <w:ilvl w:val="1"/>
          <w:numId w:val="27"/>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9D7F6B">
      <w:pPr>
        <w:pStyle w:val="Prrafodelista"/>
        <w:numPr>
          <w:ilvl w:val="1"/>
          <w:numId w:val="27"/>
        </w:numPr>
        <w:suppressAutoHyphens/>
        <w:autoSpaceDN w:val="0"/>
        <w:contextualSpacing w:val="0"/>
        <w:jc w:val="both"/>
        <w:textAlignment w:val="baseline"/>
      </w:pPr>
      <w:r>
        <w:rPr>
          <w:lang w:val="es-CO"/>
        </w:rPr>
        <w:t>Versión 3.0 (Integrado con Visual Studio)</w:t>
      </w:r>
    </w:p>
    <w:p w:rsidR="009D7F6B" w:rsidRDefault="009D7F6B" w:rsidP="009D7F6B">
      <w:pPr>
        <w:pStyle w:val="Prrafodelista"/>
        <w:numPr>
          <w:ilvl w:val="1"/>
          <w:numId w:val="27"/>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Ttulo51"/>
      </w:pPr>
      <w:bookmarkStart w:id="97" w:name="_Toc333053693"/>
      <w:r>
        <w:t>Sistema Operativo</w:t>
      </w:r>
      <w:bookmarkEnd w:id="97"/>
    </w:p>
    <w:p w:rsidR="009D7F6B" w:rsidRDefault="009D7F6B" w:rsidP="009D7F6B">
      <w:pPr>
        <w:pStyle w:val="Standard"/>
      </w:pPr>
    </w:p>
    <w:p w:rsidR="009D7F6B" w:rsidRDefault="009D7F6B" w:rsidP="009D7F6B">
      <w:pPr>
        <w:pStyle w:val="Prrafodelista"/>
        <w:numPr>
          <w:ilvl w:val="0"/>
          <w:numId w:val="31"/>
        </w:numPr>
        <w:suppressAutoHyphens/>
        <w:autoSpaceDN w:val="0"/>
        <w:contextualSpacing w:val="0"/>
        <w:textAlignment w:val="baseline"/>
      </w:pPr>
      <w:r>
        <w:rPr>
          <w:lang w:val="es-CO"/>
        </w:rPr>
        <w:t>Microsoft Windows</w:t>
      </w:r>
    </w:p>
    <w:p w:rsidR="009D7F6B" w:rsidRDefault="009D7F6B" w:rsidP="009D7F6B">
      <w:pPr>
        <w:pStyle w:val="Prrafodelista"/>
        <w:numPr>
          <w:ilvl w:val="1"/>
          <w:numId w:val="26"/>
        </w:numPr>
        <w:suppressAutoHyphens/>
        <w:autoSpaceDN w:val="0"/>
        <w:contextualSpacing w:val="0"/>
        <w:textAlignment w:val="baseline"/>
      </w:pPr>
      <w:commentRangeStart w:id="98"/>
      <w:r>
        <w:rPr>
          <w:lang w:val="es-CO"/>
        </w:rPr>
        <w:commentReference w:id="98"/>
      </w:r>
      <w:commentRangeEnd w:id="98"/>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tipo propietario perteneciente a la compañía desarrolladora </w:t>
      </w:r>
      <w:r>
        <w:rPr>
          <w:i/>
          <w:lang w:val="es-CO"/>
        </w:rPr>
        <w:t xml:space="preserve">Microsoft </w:t>
      </w:r>
      <w:proofErr w:type="spellStart"/>
      <w:r>
        <w:rPr>
          <w:i/>
          <w:lang w:val="es-CO"/>
        </w:rPr>
        <w:t>Corporation</w:t>
      </w:r>
      <w:proofErr w:type="spellEnd"/>
      <w:r>
        <w:rPr>
          <w:i/>
          <w:lang w:val="es-CO"/>
        </w:rPr>
        <w:t xml:space="preserve">, </w:t>
      </w:r>
      <w:r>
        <w:rPr>
          <w:lang w:val="es-CO"/>
        </w:rPr>
        <w:t xml:space="preserve"> la cual lo distribuye a través del esquema de licenciamiento, disponible para múltiples arquitecturas de hardware.</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Link de </w:t>
      </w:r>
      <w:commentRangeStart w:id="99"/>
      <w:r>
        <w:rPr>
          <w:lang w:val="es-CO"/>
        </w:rPr>
        <w:commentReference w:id="99"/>
      </w:r>
      <w:commentRangeEnd w:id="99"/>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9D7F6B">
      <w:pPr>
        <w:pStyle w:val="Prrafodelista"/>
        <w:numPr>
          <w:ilvl w:val="1"/>
          <w:numId w:val="26"/>
        </w:numPr>
        <w:suppressAutoHyphens/>
        <w:autoSpaceDN w:val="0"/>
        <w:contextualSpacing w:val="0"/>
        <w:textAlignment w:val="baseline"/>
      </w:pPr>
      <w:commentRangeStart w:id="100"/>
      <w:r>
        <w:rPr>
          <w:lang w:val="es-CO"/>
        </w:rPr>
        <w:commentReference w:id="100"/>
      </w:r>
      <w:commentRangeEnd w:id="100"/>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Sistema operativo libre y de código abierto, el cual por defecto incluye GNOME como gestor de interfaz grafica.</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Sitio de </w:t>
      </w:r>
      <w:commentRangeStart w:id="101"/>
      <w:r>
        <w:rPr>
          <w:lang w:val="es-CO"/>
        </w:rPr>
        <w:commentReference w:id="101"/>
      </w:r>
      <w:commentRangeEnd w:id="101"/>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Mac OSX</w:t>
      </w:r>
    </w:p>
    <w:p w:rsidR="009D7F6B" w:rsidRDefault="009D7F6B" w:rsidP="009D7F6B">
      <w:pPr>
        <w:pStyle w:val="Prrafodelista"/>
        <w:numPr>
          <w:ilvl w:val="0"/>
          <w:numId w:val="26"/>
        </w:numPr>
        <w:suppressAutoHyphens/>
        <w:autoSpaceDN w:val="0"/>
        <w:contextualSpacing w:val="0"/>
        <w:textAlignment w:val="baseline"/>
      </w:pPr>
      <w:commentRangeStart w:id="102"/>
      <w:r>
        <w:rPr>
          <w:lang w:val="es-CO"/>
        </w:rPr>
        <w:commentReference w:id="102"/>
      </w:r>
      <w:commentRangeEnd w:id="102"/>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Versión Mountain Lion</w:t>
      </w:r>
    </w:p>
    <w:p w:rsidR="009D7F6B" w:rsidRDefault="009D7F6B" w:rsidP="009D7F6B">
      <w:pPr>
        <w:pStyle w:val="Ttulo51"/>
      </w:pPr>
      <w:bookmarkStart w:id="103" w:name="_Toc333053694"/>
      <w:r>
        <w:lastRenderedPageBreak/>
        <w:t>Entornos de Desarrollo (IDE)</w:t>
      </w:r>
      <w:bookmarkEnd w:id="103"/>
    </w:p>
    <w:p w:rsidR="009D7F6B" w:rsidRDefault="009D7F6B" w:rsidP="009D7F6B">
      <w:pPr>
        <w:pStyle w:val="Prrafodelista"/>
        <w:numPr>
          <w:ilvl w:val="0"/>
          <w:numId w:val="32"/>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9D7F6B">
      <w:pPr>
        <w:pStyle w:val="Prrafodelista"/>
        <w:numPr>
          <w:ilvl w:val="1"/>
          <w:numId w:val="25"/>
        </w:numPr>
        <w:suppressAutoHyphens/>
        <w:autoSpaceDN w:val="0"/>
        <w:contextualSpacing w:val="0"/>
        <w:textAlignment w:val="baseline"/>
      </w:pPr>
      <w:commentRangeStart w:id="104"/>
      <w:r>
        <w:rPr>
          <w:lang w:val="es-CO"/>
        </w:rPr>
        <w:commentReference w:id="104"/>
      </w:r>
      <w:commentRangeEnd w:id="104"/>
      <w:r>
        <w:rPr>
          <w:lang w:val="es-CO"/>
        </w:rPr>
        <w:t>Sitio Web</w:t>
      </w:r>
    </w:p>
    <w:p w:rsidR="009D7F6B" w:rsidRDefault="009D7F6B" w:rsidP="009D7F6B">
      <w:pPr>
        <w:pStyle w:val="Prrafodelista"/>
        <w:numPr>
          <w:ilvl w:val="1"/>
          <w:numId w:val="25"/>
        </w:numPr>
        <w:suppressAutoHyphens/>
        <w:autoSpaceDN w:val="0"/>
        <w:contextualSpacing w:val="0"/>
        <w:jc w:val="both"/>
        <w:textAlignment w:val="baseline"/>
      </w:pPr>
      <w:r>
        <w:rPr>
          <w:lang w:val="es-CO"/>
        </w:rPr>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JavaScript.</w:t>
      </w:r>
    </w:p>
    <w:p w:rsidR="009D7F6B" w:rsidRDefault="009D7F6B" w:rsidP="009D7F6B">
      <w:pPr>
        <w:pStyle w:val="Prrafodelista"/>
        <w:numPr>
          <w:ilvl w:val="1"/>
          <w:numId w:val="25"/>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9D7F6B">
      <w:pPr>
        <w:pStyle w:val="Prrafodelista"/>
        <w:numPr>
          <w:ilvl w:val="1"/>
          <w:numId w:val="25"/>
        </w:numPr>
        <w:suppressAutoHyphens/>
        <w:autoSpaceDN w:val="0"/>
        <w:contextualSpacing w:val="0"/>
        <w:jc w:val="both"/>
        <w:textAlignment w:val="baseline"/>
      </w:pPr>
      <w:r>
        <w:rPr>
          <w:lang w:val="es-CO"/>
        </w:rPr>
        <w:t>Link de Descarga</w:t>
      </w:r>
      <w:commentRangeStart w:id="105"/>
      <w:r>
        <w:rPr>
          <w:lang w:val="es-CO"/>
        </w:rPr>
        <w:commentReference w:id="105"/>
      </w:r>
      <w:commentRangeEnd w:id="105"/>
    </w:p>
    <w:p w:rsidR="009D7F6B" w:rsidRDefault="009D7F6B" w:rsidP="009D7F6B">
      <w:pPr>
        <w:pStyle w:val="Prrafodelista"/>
        <w:numPr>
          <w:ilvl w:val="0"/>
          <w:numId w:val="25"/>
        </w:numPr>
        <w:suppressAutoHyphens/>
        <w:autoSpaceDN w:val="0"/>
        <w:contextualSpacing w:val="0"/>
        <w:jc w:val="both"/>
        <w:textAlignment w:val="baseline"/>
      </w:pPr>
      <w:r>
        <w:rPr>
          <w:lang w:val="es-CO"/>
        </w:rPr>
        <w:t>Visual Studio</w:t>
      </w:r>
    </w:p>
    <w:p w:rsidR="009D7F6B" w:rsidRDefault="009D7F6B" w:rsidP="009D7F6B">
      <w:pPr>
        <w:pStyle w:val="Prrafodelista"/>
        <w:numPr>
          <w:ilvl w:val="1"/>
          <w:numId w:val="25"/>
        </w:numPr>
        <w:suppressAutoHyphens/>
        <w:autoSpaceDN w:val="0"/>
        <w:contextualSpacing w:val="0"/>
        <w:jc w:val="both"/>
        <w:textAlignment w:val="baseline"/>
      </w:pPr>
      <w:commentRangeStart w:id="106"/>
      <w:r>
        <w:rPr>
          <w:lang w:val="es-CO"/>
        </w:rPr>
        <w:commentReference w:id="106"/>
      </w:r>
      <w:commentRangeEnd w:id="106"/>
      <w:r>
        <w:rPr>
          <w:lang w:val="es-CO"/>
        </w:rPr>
        <w:t>Sitio Web</w:t>
      </w:r>
    </w:p>
    <w:p w:rsidR="009D7F6B" w:rsidRDefault="009D7F6B" w:rsidP="009D7F6B">
      <w:pPr>
        <w:pStyle w:val="Textbody"/>
        <w:numPr>
          <w:ilvl w:val="1"/>
          <w:numId w:val="25"/>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7"/>
      <w:r>
        <w:commentReference w:id="107"/>
      </w:r>
      <w:commentRangeEnd w:id="107"/>
    </w:p>
    <w:p w:rsidR="009D7F6B" w:rsidRDefault="009D7F6B" w:rsidP="009D7F6B">
      <w:pPr>
        <w:pStyle w:val="Textbody"/>
        <w:numPr>
          <w:ilvl w:val="1"/>
          <w:numId w:val="25"/>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9D7F6B">
      <w:pPr>
        <w:pStyle w:val="Textbody"/>
        <w:numPr>
          <w:ilvl w:val="1"/>
          <w:numId w:val="25"/>
        </w:numPr>
      </w:pPr>
      <w:r>
        <w:t xml:space="preserve">Link de </w:t>
      </w:r>
      <w:commentRangeStart w:id="108"/>
      <w:r>
        <w:commentReference w:id="108"/>
      </w:r>
      <w:commentRangeEnd w:id="108"/>
      <w:r>
        <w:t>Descarga</w:t>
      </w:r>
    </w:p>
    <w:p w:rsidR="009D7F6B" w:rsidRDefault="009D7F6B" w:rsidP="009D7F6B">
      <w:pPr>
        <w:pStyle w:val="Ttulo51"/>
        <w:jc w:val="both"/>
      </w:pPr>
      <w:r>
        <w:t>Bases de Datos</w:t>
      </w:r>
    </w:p>
    <w:p w:rsidR="009D7F6B" w:rsidRDefault="009D7F6B" w:rsidP="009D7F6B">
      <w:pPr>
        <w:pStyle w:val="Textbody"/>
        <w:jc w:val="both"/>
      </w:pPr>
    </w:p>
    <w:p w:rsidR="009D7F6B" w:rsidRDefault="009D7F6B" w:rsidP="009D7F6B">
      <w:pPr>
        <w:pStyle w:val="Prrafodelista"/>
        <w:numPr>
          <w:ilvl w:val="0"/>
          <w:numId w:val="33"/>
        </w:numPr>
        <w:suppressAutoHyphens/>
        <w:autoSpaceDN w:val="0"/>
        <w:contextualSpacing w:val="0"/>
        <w:textAlignment w:val="baseline"/>
      </w:pPr>
      <w:proofErr w:type="spellStart"/>
      <w:r>
        <w:rPr>
          <w:lang w:val="es-CO"/>
        </w:rPr>
        <w:t>SQLite</w:t>
      </w:r>
      <w:proofErr w:type="spellEnd"/>
    </w:p>
    <w:p w:rsidR="009D7F6B" w:rsidRDefault="009D7F6B" w:rsidP="009D7F6B">
      <w:pPr>
        <w:pStyle w:val="Prrafodelista"/>
        <w:numPr>
          <w:ilvl w:val="1"/>
          <w:numId w:val="33"/>
        </w:numPr>
        <w:suppressAutoHyphens/>
        <w:autoSpaceDN w:val="0"/>
        <w:contextualSpacing w:val="0"/>
        <w:textAlignment w:val="baseline"/>
      </w:pPr>
      <w:commentRangeStart w:id="109"/>
      <w:r>
        <w:rPr>
          <w:lang w:val="es-CO"/>
        </w:rPr>
        <w:commentReference w:id="109"/>
      </w:r>
      <w:commentRangeEnd w:id="109"/>
      <w:r>
        <w:rPr>
          <w:lang w:val="es-CO"/>
        </w:rPr>
        <w:t>Sitio Web</w:t>
      </w:r>
    </w:p>
    <w:p w:rsidR="009D7F6B" w:rsidRDefault="009D7F6B" w:rsidP="009D7F6B">
      <w:pPr>
        <w:pStyle w:val="Prrafodelista"/>
        <w:numPr>
          <w:ilvl w:val="1"/>
          <w:numId w:val="33"/>
        </w:numPr>
        <w:suppressAutoHyphens/>
        <w:autoSpaceDN w:val="0"/>
        <w:contextualSpacing w:val="0"/>
        <w:textAlignment w:val="baseline"/>
      </w:pPr>
      <w:r>
        <w:rPr>
          <w:lang w:val="es-CO"/>
        </w:rPr>
        <w:t>Base de Datos liviana, la cual esta desarrollado como una librería de aproximadamente 350 KB, permitiendo un mejor manejo de datos en ambientes que no requieren un manejo excesivo de los mismo.</w:t>
      </w:r>
    </w:p>
    <w:p w:rsidR="009D7F6B" w:rsidRDefault="009D7F6B" w:rsidP="009D7F6B">
      <w:pPr>
        <w:pStyle w:val="Prrafodelista"/>
        <w:numPr>
          <w:ilvl w:val="1"/>
          <w:numId w:val="33"/>
        </w:numPr>
        <w:suppressAutoHyphens/>
        <w:autoSpaceDN w:val="0"/>
        <w:contextualSpacing w:val="0"/>
        <w:textAlignment w:val="baseline"/>
      </w:pPr>
      <w:r>
        <w:rPr>
          <w:lang w:val="es-CO"/>
        </w:rPr>
        <w:t xml:space="preserve">Link de </w:t>
      </w:r>
      <w:commentRangeStart w:id="110"/>
      <w:r>
        <w:rPr>
          <w:lang w:val="es-CO"/>
        </w:rPr>
        <w:commentReference w:id="110"/>
      </w:r>
      <w:commentRangeEnd w:id="110"/>
      <w:r>
        <w:rPr>
          <w:lang w:val="es-CO"/>
        </w:rPr>
        <w:t>Descarga</w:t>
      </w:r>
    </w:p>
    <w:p w:rsidR="009D7F6B" w:rsidRDefault="009D7F6B" w:rsidP="009D7F6B">
      <w:pPr>
        <w:pStyle w:val="Prrafodelista"/>
        <w:jc w:val="both"/>
      </w:pPr>
    </w:p>
    <w:p w:rsidR="009D7F6B" w:rsidRDefault="009D7F6B" w:rsidP="009D7F6B">
      <w:pPr>
        <w:pStyle w:val="Prrafodelista"/>
        <w:numPr>
          <w:ilvl w:val="0"/>
          <w:numId w:val="29"/>
        </w:numPr>
        <w:suppressAutoHyphens/>
        <w:autoSpaceDN w:val="0"/>
        <w:contextualSpacing w:val="0"/>
        <w:textAlignment w:val="baseline"/>
      </w:pPr>
      <w:r>
        <w:rPr>
          <w:lang w:val="es-CO"/>
        </w:rPr>
        <w:t xml:space="preserve">SQL </w:t>
      </w:r>
      <w:proofErr w:type="spellStart"/>
      <w:r>
        <w:rPr>
          <w:lang w:val="es-CO"/>
        </w:rPr>
        <w:t>Developer</w:t>
      </w:r>
      <w:proofErr w:type="spellEnd"/>
      <w:r>
        <w:rPr>
          <w:lang w:val="es-CO"/>
        </w:rPr>
        <w:t xml:space="preserve"> </w:t>
      </w:r>
      <w:proofErr w:type="spellStart"/>
      <w:r>
        <w:rPr>
          <w:lang w:val="es-CO"/>
        </w:rPr>
        <w:t>Datamodeler</w:t>
      </w:r>
      <w:proofErr w:type="spellEnd"/>
    </w:p>
    <w:p w:rsidR="009D7F6B" w:rsidRDefault="009D7F6B" w:rsidP="009D7F6B">
      <w:pPr>
        <w:pStyle w:val="Prrafodelista"/>
        <w:numPr>
          <w:ilvl w:val="1"/>
          <w:numId w:val="29"/>
        </w:numPr>
        <w:suppressAutoHyphens/>
        <w:autoSpaceDN w:val="0"/>
        <w:contextualSpacing w:val="0"/>
        <w:textAlignment w:val="baseline"/>
      </w:pPr>
      <w:commentRangeStart w:id="111"/>
      <w:r>
        <w:rPr>
          <w:lang w:val="es-CO"/>
        </w:rPr>
        <w:commentReference w:id="111"/>
      </w:r>
      <w:commentRangeEnd w:id="111"/>
      <w:r>
        <w:rPr>
          <w:lang w:val="es-CO"/>
        </w:rPr>
        <w:t>Sitio Web</w:t>
      </w:r>
    </w:p>
    <w:p w:rsidR="009D7F6B" w:rsidRDefault="009D7F6B" w:rsidP="009D7F6B">
      <w:pPr>
        <w:pStyle w:val="Prrafodelista"/>
        <w:numPr>
          <w:ilvl w:val="1"/>
          <w:numId w:val="29"/>
        </w:numPr>
        <w:suppressAutoHyphens/>
        <w:autoSpaceDN w:val="0"/>
        <w:contextualSpacing w:val="0"/>
        <w:jc w:val="both"/>
        <w:textAlignment w:val="baseline"/>
      </w:pPr>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entidad-relación, modelo lógico, y físico.</w:t>
      </w:r>
      <w:commentRangeStart w:id="112"/>
      <w:r>
        <w:rPr>
          <w:lang w:val="es-CO"/>
        </w:rPr>
        <w:commentReference w:id="112"/>
      </w:r>
      <w:commentRangeEnd w:id="112"/>
    </w:p>
    <w:p w:rsidR="009D7F6B" w:rsidRDefault="009D7F6B" w:rsidP="009D7F6B">
      <w:pPr>
        <w:pStyle w:val="Prrafodelista"/>
        <w:numPr>
          <w:ilvl w:val="1"/>
          <w:numId w:val="29"/>
        </w:numPr>
        <w:suppressAutoHyphens/>
        <w:autoSpaceDN w:val="0"/>
        <w:contextualSpacing w:val="0"/>
        <w:jc w:val="both"/>
        <w:textAlignment w:val="baseline"/>
      </w:pPr>
      <w:r>
        <w:rPr>
          <w:lang w:val="es-CO"/>
        </w:rPr>
        <w:lastRenderedPageBreak/>
        <w:t xml:space="preserve">Link de </w:t>
      </w:r>
      <w:commentRangeStart w:id="113"/>
      <w:r>
        <w:rPr>
          <w:lang w:val="es-CO"/>
        </w:rPr>
        <w:commentReference w:id="113"/>
      </w:r>
      <w:commentRangeEnd w:id="113"/>
      <w:r>
        <w:rPr>
          <w:lang w:val="es-CO"/>
        </w:rPr>
        <w:t>Descarga</w:t>
      </w:r>
    </w:p>
    <w:p w:rsidR="009D7F6B" w:rsidRDefault="009D7F6B" w:rsidP="009D7F6B">
      <w:pPr>
        <w:pStyle w:val="Ttulo51"/>
        <w:jc w:val="both"/>
      </w:pPr>
      <w:bookmarkStart w:id="114" w:name="_Toc333053695"/>
      <w:proofErr w:type="spellStart"/>
      <w:r>
        <w:t>Frameworks</w:t>
      </w:r>
      <w:bookmarkEnd w:id="114"/>
      <w:proofErr w:type="spellEnd"/>
    </w:p>
    <w:p w:rsidR="009D7F6B" w:rsidRDefault="009D7F6B" w:rsidP="009D7F6B">
      <w:pPr>
        <w:pStyle w:val="Textbody"/>
        <w:jc w:val="both"/>
      </w:pPr>
    </w:p>
    <w:p w:rsidR="009D7F6B" w:rsidRDefault="009D7F6B" w:rsidP="009D7F6B">
      <w:pPr>
        <w:pStyle w:val="Sinespaciado"/>
        <w:numPr>
          <w:ilvl w:val="0"/>
          <w:numId w:val="34"/>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commentRangeStart w:id="115"/>
      <w:r>
        <w:rPr>
          <w:lang w:val="es-CO"/>
        </w:rPr>
        <w:commentReference w:id="115"/>
      </w:r>
      <w:commentRangeEnd w:id="115"/>
      <w:r>
        <w:rPr>
          <w:lang w:val="es-CO"/>
        </w:rPr>
        <w:t>Sitio Web</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9D7F6B">
      <w:pPr>
        <w:pStyle w:val="Sinespaciado"/>
        <w:numPr>
          <w:ilvl w:val="1"/>
          <w:numId w:val="28"/>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6"/>
      <w:r>
        <w:rPr>
          <w:lang w:val="es-CO"/>
        </w:rPr>
        <w:commentReference w:id="116"/>
      </w:r>
      <w:commentRangeEnd w:id="116"/>
    </w:p>
    <w:p w:rsidR="009D7F6B" w:rsidRPr="00AD4FA4" w:rsidRDefault="009D7F6B" w:rsidP="009D7F6B">
      <w:pPr>
        <w:pStyle w:val="Sinespaciado"/>
        <w:jc w:val="both"/>
        <w:rPr>
          <w:lang w:val="en-US"/>
        </w:rPr>
      </w:pPr>
    </w:p>
    <w:p w:rsidR="009D7F6B" w:rsidRDefault="009D7F6B" w:rsidP="009D7F6B">
      <w:pPr>
        <w:pStyle w:val="Sinespaciado"/>
        <w:numPr>
          <w:ilvl w:val="1"/>
          <w:numId w:val="28"/>
        </w:numPr>
        <w:suppressAutoHyphens/>
        <w:autoSpaceDN w:val="0"/>
        <w:jc w:val="both"/>
        <w:textAlignment w:val="baseline"/>
      </w:pPr>
      <w:r>
        <w:rPr>
          <w:lang w:val="es-CO"/>
        </w:rPr>
        <w:t xml:space="preserve">Link de </w:t>
      </w:r>
      <w:commentRangeStart w:id="117"/>
      <w:r>
        <w:rPr>
          <w:lang w:val="es-CO"/>
        </w:rPr>
        <w:commentReference w:id="117"/>
      </w:r>
      <w:commentRangeEnd w:id="117"/>
      <w:r>
        <w:rPr>
          <w:lang w:val="es-CO"/>
        </w:rPr>
        <w:t>Descarga</w:t>
      </w:r>
    </w:p>
    <w:p w:rsidR="009D7F6B" w:rsidRDefault="009D7F6B" w:rsidP="009D7F6B">
      <w:pPr>
        <w:pStyle w:val="Ttulo51"/>
      </w:pPr>
      <w:bookmarkStart w:id="118" w:name="_Toc333053696"/>
      <w:r>
        <w:t>Control de Versiones</w:t>
      </w:r>
      <w:bookmarkEnd w:id="118"/>
    </w:p>
    <w:p w:rsidR="009D7F6B" w:rsidRDefault="009D7F6B" w:rsidP="009D7F6B">
      <w:pPr>
        <w:pStyle w:val="Prrafodelista"/>
        <w:numPr>
          <w:ilvl w:val="0"/>
          <w:numId w:val="35"/>
        </w:numPr>
        <w:suppressAutoHyphens/>
        <w:autoSpaceDN w:val="0"/>
        <w:contextualSpacing w:val="0"/>
        <w:jc w:val="both"/>
        <w:textAlignment w:val="baseline"/>
      </w:pPr>
      <w:proofErr w:type="spellStart"/>
      <w:r>
        <w:rPr>
          <w:lang w:val="es-CO"/>
        </w:rPr>
        <w:t>Git</w:t>
      </w:r>
      <w:proofErr w:type="spellEnd"/>
    </w:p>
    <w:p w:rsidR="009D7F6B" w:rsidRDefault="009D7F6B" w:rsidP="009D7F6B">
      <w:pPr>
        <w:pStyle w:val="Prrafodelista"/>
        <w:numPr>
          <w:ilvl w:val="1"/>
          <w:numId w:val="24"/>
        </w:numPr>
        <w:suppressAutoHyphens/>
        <w:autoSpaceDN w:val="0"/>
        <w:ind w:left="1785" w:hanging="360"/>
        <w:contextualSpacing w:val="0"/>
        <w:jc w:val="both"/>
        <w:textAlignment w:val="baseline"/>
      </w:pPr>
      <w:commentRangeStart w:id="119"/>
      <w:r>
        <w:rPr>
          <w:lang w:val="es-CO"/>
        </w:rPr>
        <w:commentReference w:id="119"/>
      </w:r>
      <w:commentRangeEnd w:id="119"/>
      <w:r>
        <w:rPr>
          <w:lang w:val="es-CO"/>
        </w:rPr>
        <w:t>Sitio Web</w:t>
      </w:r>
    </w:p>
    <w:p w:rsidR="009D7F6B" w:rsidRDefault="009D7F6B" w:rsidP="009D7F6B">
      <w:pPr>
        <w:pStyle w:val="Prrafodelista"/>
        <w:numPr>
          <w:ilvl w:val="1"/>
          <w:numId w:val="24"/>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9D7F6B">
      <w:pPr>
        <w:pStyle w:val="Prrafodelista"/>
        <w:numPr>
          <w:ilvl w:val="1"/>
          <w:numId w:val="24"/>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2"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3"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4"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20"/>
      <w:r>
        <w:rPr>
          <w:lang w:val="es-CO"/>
        </w:rPr>
        <w:commentReference w:id="120"/>
      </w:r>
      <w:commentRangeEnd w:id="120"/>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Versión 1.7.12</w:t>
      </w:r>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 xml:space="preserve">Link de </w:t>
      </w:r>
      <w:commentRangeStart w:id="121"/>
      <w:r>
        <w:rPr>
          <w:lang w:val="es-CO"/>
        </w:rPr>
        <w:commentReference w:id="121"/>
      </w:r>
      <w:commentRangeEnd w:id="121"/>
      <w:r>
        <w:rPr>
          <w:lang w:val="es-CO"/>
        </w:rPr>
        <w:t>Descarga</w:t>
      </w:r>
    </w:p>
    <w:p w:rsidR="009D7F6B" w:rsidRDefault="009D7F6B" w:rsidP="009D7F6B">
      <w:pPr>
        <w:pStyle w:val="Ttulo51"/>
      </w:pPr>
      <w:bookmarkStart w:id="122" w:name="_Toc333053697"/>
      <w:r>
        <w:t>Herramientas CASE</w:t>
      </w:r>
      <w:bookmarkEnd w:id="122"/>
    </w:p>
    <w:p w:rsidR="009D7F6B" w:rsidRDefault="009D7F6B" w:rsidP="009D7F6B">
      <w:pPr>
        <w:pStyle w:val="Prrafodelista"/>
        <w:numPr>
          <w:ilvl w:val="0"/>
          <w:numId w:val="36"/>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Versión 8.0</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lastRenderedPageBreak/>
        <w:t xml:space="preserve">Link de </w:t>
      </w:r>
      <w:commentRangeStart w:id="124"/>
      <w:r>
        <w:rPr>
          <w:lang w:val="es-CO"/>
        </w:rPr>
        <w:commentReference w:id="124"/>
      </w:r>
      <w:commentRangeEnd w:id="124"/>
      <w:r>
        <w:rPr>
          <w:lang w:val="es-CO"/>
        </w:rPr>
        <w:t>Descarga</w:t>
      </w:r>
    </w:p>
    <w:p w:rsidR="009D7F6B" w:rsidRDefault="00D67C44" w:rsidP="009D7F6B">
      <w:pPr>
        <w:pStyle w:val="Prrafodelista"/>
        <w:numPr>
          <w:ilvl w:val="0"/>
          <w:numId w:val="23"/>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rsidR="009D7F6B" w:rsidRDefault="00D67C44" w:rsidP="009D7F6B">
      <w:pPr>
        <w:pStyle w:val="Prrafodelista"/>
        <w:numPr>
          <w:ilvl w:val="1"/>
          <w:numId w:val="23"/>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rsidR="009D7F6B" w:rsidRDefault="009D7F6B" w:rsidP="009D7F6B">
      <w:pPr>
        <w:pStyle w:val="Ttulo51"/>
      </w:pPr>
      <w:bookmarkStart w:id="127" w:name="_Toc333053698"/>
      <w:r>
        <w:t>Diseño de Interfaz</w:t>
      </w:r>
      <w:bookmarkEnd w:id="127"/>
    </w:p>
    <w:p w:rsidR="009D7F6B" w:rsidRDefault="009D7F6B" w:rsidP="009D7F6B">
      <w:pPr>
        <w:pStyle w:val="Textbody"/>
      </w:pPr>
    </w:p>
    <w:p w:rsidR="009D7F6B" w:rsidRDefault="009D7F6B" w:rsidP="009D7F6B">
      <w:pPr>
        <w:pStyle w:val="Prrafodelista"/>
        <w:numPr>
          <w:ilvl w:val="0"/>
          <w:numId w:val="37"/>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28"/>
      <w:r>
        <w:rPr>
          <w:lang w:val="es-CO"/>
        </w:rPr>
        <w:commentReference w:id="128"/>
      </w:r>
      <w:commentRangeEnd w:id="12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CS6</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29"/>
      <w:r>
        <w:rPr>
          <w:lang w:val="es-CO"/>
        </w:rPr>
        <w:commentReference w:id="129"/>
      </w:r>
      <w:commentRangeEnd w:id="12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Maya 3d</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0"/>
      <w:r>
        <w:rPr>
          <w:lang w:val="es-CO"/>
        </w:rPr>
        <w:commentReference w:id="130"/>
      </w:r>
      <w:commentRangeEnd w:id="13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Es un Modelador y animador en tercera dimensión (3D), perteneciente a la suite de Autodesk.</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1"/>
      <w:r>
        <w:rPr>
          <w:lang w:val="es-CO"/>
        </w:rPr>
        <w:commentReference w:id="131"/>
      </w:r>
      <w:commentRangeEnd w:id="131"/>
      <w:r>
        <w:rPr>
          <w:lang w:val="es-CO"/>
        </w:rPr>
        <w:t>Descarga</w:t>
      </w:r>
    </w:p>
    <w:p w:rsidR="009D7F6B" w:rsidRDefault="009D7F6B" w:rsidP="009D7F6B">
      <w:pPr>
        <w:pStyle w:val="Ttulo51"/>
      </w:pPr>
      <w:r>
        <w:t>Utilidades</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2"/>
      <w:r>
        <w:rPr>
          <w:lang w:val="es-CO"/>
        </w:rPr>
        <w:commentReference w:id="132"/>
      </w:r>
      <w:commentRangeEnd w:id="13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Comparador y mezclador de Archivos y Carpetas.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3"/>
      <w:r>
        <w:rPr>
          <w:lang w:val="es-CO"/>
        </w:rPr>
        <w:commentReference w:id="133"/>
      </w:r>
      <w:commentRangeEnd w:id="13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Edraw</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4"/>
      <w:r>
        <w:rPr>
          <w:lang w:val="es-CO"/>
        </w:rPr>
        <w:lastRenderedPageBreak/>
        <w:commentReference w:id="134"/>
      </w:r>
      <w:commentRangeEnd w:id="13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6.5.3.2411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Adobe Reader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X (10.1.4)</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dvi,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3.4.0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Gratuita (2.3.5)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Microsoft Office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2"/>
      <w:r>
        <w:rPr>
          <w:lang w:val="es-CO"/>
        </w:rPr>
        <w:lastRenderedPageBreak/>
        <w:commentReference w:id="142"/>
      </w:r>
      <w:commentRangeEnd w:id="14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Suite de aplicaciones para trabajo de oficina la cual cuenta con software para el procesamiento de texto, hojas de calculo y para realizar presentaciones, esta es desarrollada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Skype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Dropbox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rsidR="009D7F6B" w:rsidRDefault="009D7F6B" w:rsidP="009D7F6B">
      <w:pPr>
        <w:pStyle w:val="Ttulo51"/>
      </w:pPr>
      <w:r>
        <w:t>Navegadores de Internet</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Firefox</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15.0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0"/>
      <w:r>
        <w:rPr>
          <w:lang w:val="es-CO"/>
        </w:rPr>
        <w:lastRenderedPageBreak/>
        <w:commentReference w:id="150"/>
      </w:r>
      <w:commentRangeEnd w:id="15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1"/>
      <w:r>
        <w:rPr>
          <w:lang w:val="es-CO"/>
        </w:rPr>
        <w:commentReference w:id="151"/>
      </w:r>
      <w:commentRangeEnd w:id="151"/>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Internet Explorer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9</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Link de </w:t>
      </w:r>
      <w:commentRangeStart w:id="154"/>
      <w:r>
        <w:rPr>
          <w:lang w:val="es-CO"/>
        </w:rPr>
        <w:commentReference w:id="154"/>
      </w:r>
      <w:commentRangeEnd w:id="154"/>
      <w:r>
        <w:rPr>
          <w:lang w:val="es-CO"/>
        </w:rPr>
        <w:t>Descarga</w:t>
      </w:r>
    </w:p>
    <w:p w:rsidR="009D7F6B" w:rsidRDefault="009D7F6B" w:rsidP="009D7F6B">
      <w:pPr>
        <w:pStyle w:val="Ttulo51"/>
      </w:pPr>
      <w:bookmarkStart w:id="155" w:name="_Toc333053699"/>
      <w:r>
        <w:t>Listas de Distribución de Correos</w:t>
      </w:r>
      <w:bookmarkEnd w:id="155"/>
    </w:p>
    <w:p w:rsidR="009D7F6B" w:rsidRDefault="009D7F6B" w:rsidP="009D7F6B">
      <w:pPr>
        <w:pStyle w:val="Prrafodelista"/>
        <w:numPr>
          <w:ilvl w:val="0"/>
          <w:numId w:val="38"/>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Ttulo41"/>
      </w:pPr>
      <w:r>
        <w:t xml:space="preserve">4.4.2 </w:t>
      </w:r>
      <w:bookmarkStart w:id="156" w:name="_Toc333053700"/>
      <w:r>
        <w:t>Herramientas de Hardware</w:t>
      </w:r>
      <w:bookmarkEnd w:id="156"/>
    </w:p>
    <w:p w:rsidR="009D7F6B" w:rsidRDefault="009D7F6B" w:rsidP="009D7F6B">
      <w:pPr>
        <w:pStyle w:val="Prrafodelista"/>
        <w:numPr>
          <w:ilvl w:val="0"/>
          <w:numId w:val="22"/>
        </w:numPr>
        <w:suppressAutoHyphens/>
        <w:autoSpaceDN w:val="0"/>
        <w:ind w:hanging="360"/>
        <w:contextualSpacing w:val="0"/>
        <w:textAlignment w:val="baseline"/>
      </w:pPr>
      <w:commentRangeStart w:id="157"/>
      <w:r>
        <w:rPr>
          <w:lang w:val="es-CO"/>
        </w:rPr>
        <w:commentReference w:id="157"/>
      </w:r>
      <w:commentRangeEnd w:id="157"/>
      <w:r>
        <w:rPr>
          <w:lang w:val="es-CO"/>
        </w:rPr>
        <w:t>Laptops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n61jq.</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Sony VAIO VGN-N325E</w:t>
      </w:r>
    </w:p>
    <w:p w:rsidR="009D7F6B" w:rsidRPr="00AD4FA4" w:rsidRDefault="009D7F6B" w:rsidP="009D7F6B">
      <w:pPr>
        <w:pStyle w:val="Prrafodelista"/>
        <w:numPr>
          <w:ilvl w:val="1"/>
          <w:numId w:val="22"/>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u46E</w:t>
      </w:r>
    </w:p>
    <w:p w:rsidR="009D7F6B" w:rsidRDefault="009D7F6B" w:rsidP="009D7F6B">
      <w:pPr>
        <w:pStyle w:val="Prrafodelista"/>
        <w:numPr>
          <w:ilvl w:val="0"/>
          <w:numId w:val="22"/>
        </w:numPr>
        <w:suppressAutoHyphens/>
        <w:autoSpaceDN w:val="0"/>
        <w:ind w:hanging="360"/>
        <w:contextualSpacing w:val="0"/>
        <w:textAlignment w:val="baseline"/>
      </w:pPr>
      <w:r>
        <w:rPr>
          <w:lang w:val="es-CO"/>
        </w:rPr>
        <w:t xml:space="preserve">Pen Tablet para diseño </w:t>
      </w:r>
      <w:proofErr w:type="spellStart"/>
      <w:r>
        <w:rPr>
          <w:lang w:val="es-CO"/>
        </w:rPr>
        <w:t>Genius</w:t>
      </w:r>
      <w:proofErr w:type="spellEnd"/>
      <w:r>
        <w:rPr>
          <w:lang w:val="es-CO"/>
        </w:rPr>
        <w:t xml:space="preserve"> i608.</w:t>
      </w:r>
    </w:p>
    <w:p w:rsidR="001B342C" w:rsidRPr="00595763" w:rsidRDefault="00D9745F" w:rsidP="00014AF3">
      <w:pPr>
        <w:pStyle w:val="Ttulo2"/>
        <w:jc w:val="both"/>
        <w:rPr>
          <w:lang w:val="es-CO"/>
        </w:rPr>
      </w:pPr>
      <w:r w:rsidRPr="00D53C37">
        <w:rPr>
          <w:rFonts w:ascii="Arial" w:hAnsi="Arial"/>
          <w:sz w:val="28"/>
          <w:lang w:val="es-CO"/>
        </w:rPr>
        <w:lastRenderedPageBreak/>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92"/>
    </w:p>
    <w:p w:rsidR="00D9745F" w:rsidRPr="00595763" w:rsidRDefault="00D9745F" w:rsidP="00014AF3">
      <w:pPr>
        <w:pStyle w:val="Ttulo2"/>
        <w:jc w:val="both"/>
        <w:rPr>
          <w:rFonts w:ascii="Arial" w:hAnsi="Arial"/>
          <w:sz w:val="28"/>
          <w:lang w:val="es-CO"/>
        </w:rPr>
      </w:pPr>
      <w:bookmarkStart w:id="158" w:name="_Toc333053702"/>
      <w:bookmarkStart w:id="159" w:name="_Toc334451282"/>
      <w:bookmarkStart w:id="160" w:name="_Toc334451519"/>
      <w:r w:rsidRPr="00595763">
        <w:rPr>
          <w:rFonts w:ascii="Arial" w:hAnsi="Arial"/>
          <w:sz w:val="28"/>
          <w:lang w:val="es-CO"/>
        </w:rPr>
        <w:t xml:space="preserve">4.6 </w:t>
      </w:r>
      <w:bookmarkEnd w:id="158"/>
      <w:r w:rsidR="001D238D">
        <w:rPr>
          <w:rFonts w:ascii="Arial" w:hAnsi="Arial"/>
          <w:sz w:val="28"/>
          <w:lang w:val="es-CO"/>
        </w:rPr>
        <w:t>Organización</w:t>
      </w:r>
      <w:r w:rsidR="00A33432">
        <w:rPr>
          <w:rFonts w:ascii="Arial" w:hAnsi="Arial"/>
          <w:sz w:val="28"/>
          <w:lang w:val="es-CO"/>
        </w:rPr>
        <w:t xml:space="preserve"> del Proyecto</w:t>
      </w:r>
      <w:bookmarkEnd w:id="159"/>
      <w:bookmarkEnd w:id="160"/>
    </w:p>
    <w:p w:rsidR="00D9745F" w:rsidRPr="00595763" w:rsidRDefault="00D9745F" w:rsidP="00014AF3">
      <w:pPr>
        <w:pStyle w:val="Ttulo3"/>
        <w:jc w:val="both"/>
        <w:rPr>
          <w:rFonts w:ascii="Arial" w:hAnsi="Arial"/>
          <w:sz w:val="28"/>
          <w:lang w:val="es-CO"/>
        </w:rPr>
      </w:pPr>
      <w:bookmarkStart w:id="161" w:name="_Toc333053703"/>
      <w:bookmarkStart w:id="162" w:name="_Toc334451283"/>
      <w:bookmarkStart w:id="163" w:name="_Toc334451520"/>
      <w:r w:rsidRPr="00595763">
        <w:rPr>
          <w:rFonts w:ascii="Arial" w:hAnsi="Arial"/>
          <w:sz w:val="28"/>
          <w:lang w:val="es-CO"/>
        </w:rPr>
        <w:t xml:space="preserve">4.6.1 </w:t>
      </w:r>
      <w:r w:rsidR="001D238D" w:rsidRPr="00595763">
        <w:rPr>
          <w:rFonts w:ascii="Arial" w:hAnsi="Arial"/>
          <w:sz w:val="28"/>
          <w:lang w:val="es-CO"/>
        </w:rPr>
        <w:t>Interfaces</w:t>
      </w:r>
      <w:bookmarkEnd w:id="161"/>
      <w:r w:rsidR="001D238D">
        <w:rPr>
          <w:rFonts w:ascii="Arial" w:hAnsi="Arial"/>
          <w:sz w:val="28"/>
          <w:lang w:val="es-CO"/>
        </w:rPr>
        <w:t xml:space="preserve"> Externas</w:t>
      </w:r>
      <w:bookmarkEnd w:id="162"/>
      <w:bookmarkEnd w:id="163"/>
    </w:p>
    <w:p w:rsidR="00C52140" w:rsidRPr="00C7183A" w:rsidRDefault="001F52C6" w:rsidP="00014AF3">
      <w:pPr>
        <w:jc w:val="both"/>
      </w:pPr>
      <w:r>
        <w:t xml:space="preserve">Las interfaces externas están descritas en el </w:t>
      </w:r>
      <w:hyperlink r:id="rId35" w:history="1">
        <w:r w:rsidRPr="000676F2">
          <w:rPr>
            <w:rStyle w:val="Hipervnculo"/>
          </w:rPr>
          <w:t>diagrama de contexto</w:t>
        </w:r>
      </w:hyperlink>
      <w:r>
        <w:t xml:space="preserve"> , donde podemos ver la interacción del proyecto con los </w:t>
      </w:r>
      <w:commentRangeStart w:id="164"/>
      <w:r w:rsidRPr="004B1804">
        <w:rPr>
          <w:b/>
        </w:rPr>
        <w:t>stakeholders</w:t>
      </w:r>
      <w:commentRangeEnd w:id="164"/>
      <w:r>
        <w:rPr>
          <w:rStyle w:val="Refdecomentario"/>
        </w:rPr>
        <w:commentReference w:id="164"/>
      </w:r>
      <w:r>
        <w:t xml:space="preserve"> que le proporcionan información y recursos y a su vez a estos se les proporciona documentos, avances de producto y finalmente el producto final.</w:t>
      </w:r>
    </w:p>
    <w:p w:rsidR="00D9745F" w:rsidRPr="00595763" w:rsidRDefault="00D9745F" w:rsidP="00014AF3">
      <w:pPr>
        <w:pStyle w:val="Ttulo3"/>
        <w:tabs>
          <w:tab w:val="center" w:pos="4135"/>
        </w:tabs>
        <w:jc w:val="both"/>
        <w:rPr>
          <w:rFonts w:ascii="Arial" w:hAnsi="Arial"/>
          <w:sz w:val="28"/>
          <w:lang w:val="es-CO"/>
        </w:rPr>
      </w:pPr>
      <w:bookmarkStart w:id="165" w:name="_Toc333053704"/>
      <w:bookmarkStart w:id="166" w:name="_Toc334451284"/>
      <w:bookmarkStart w:id="167"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65"/>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66"/>
      <w:bookmarkEnd w:id="167"/>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68"/>
      <w:r w:rsidRPr="00595763">
        <w:rPr>
          <w:lang w:val="es-CO"/>
        </w:rPr>
        <w:t>hoja de vida</w:t>
      </w:r>
      <w:commentRangeEnd w:id="168"/>
      <w:r w:rsidRPr="00595763">
        <w:rPr>
          <w:rStyle w:val="Refdecomentario"/>
          <w:lang w:val="es-CO"/>
        </w:rPr>
        <w:commentReference w:id="168"/>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xml:space="preserve">, y otros secundarios, </w:t>
      </w:r>
      <w:proofErr w:type="spellStart"/>
      <w:r w:rsidR="00B24F6B" w:rsidRPr="00595763">
        <w:rPr>
          <w:lang w:val="es-CO"/>
        </w:rPr>
        <w:t>quee</w:t>
      </w:r>
      <w:r w:rsidRPr="00595763">
        <w:rPr>
          <w:lang w:val="es-CO"/>
        </w:rPr>
        <w:t>n</w:t>
      </w:r>
      <w:proofErr w:type="spellEnd"/>
      <w:r w:rsidRPr="00595763">
        <w:rPr>
          <w:lang w:val="es-CO"/>
        </w:rPr>
        <w:t xml:space="preserve"> el transcurso del proyecto </w:t>
      </w:r>
      <w:r w:rsidR="00B24F6B" w:rsidRPr="00595763">
        <w:rPr>
          <w:lang w:val="es-CO"/>
        </w:rPr>
        <w:t>podrán</w:t>
      </w:r>
      <w:r w:rsidRPr="00595763">
        <w:rPr>
          <w:lang w:val="es-CO"/>
        </w:rPr>
        <w:t xml:space="preserve"> ser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69"/>
      <w:r w:rsidRPr="00595763">
        <w:rPr>
          <w:lang w:val="es-CO"/>
        </w:rPr>
        <w:t>Bazar</w:t>
      </w:r>
      <w:commentRangeEnd w:id="169"/>
      <w:r w:rsidR="00FD5458" w:rsidRPr="00595763">
        <w:rPr>
          <w:rStyle w:val="Refdecomentario"/>
          <w:lang w:val="es-CO"/>
        </w:rPr>
        <w:commentReference w:id="169"/>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xml:space="preserve">, </w:t>
      </w:r>
      <w:proofErr w:type="spellStart"/>
      <w:r w:rsidR="00D148D6" w:rsidRPr="00595763">
        <w:rPr>
          <w:lang w:val="es-CO"/>
        </w:rPr>
        <w:t>mientrasque</w:t>
      </w:r>
      <w:proofErr w:type="spellEnd"/>
      <w:r w:rsidR="00D148D6" w:rsidRPr="00595763">
        <w:rPr>
          <w:lang w:val="es-CO"/>
        </w:rPr>
        <w:t xml:space="preserve"> para indagar por la </w:t>
      </w:r>
      <w:r w:rsidR="00053705" w:rsidRPr="00D53C37">
        <w:rPr>
          <w:lang w:val="es-CO"/>
        </w:rPr>
        <w:t>interacción</w:t>
      </w:r>
      <w:r w:rsidR="00D148D6" w:rsidRPr="00595763">
        <w:rPr>
          <w:lang w:val="es-CO"/>
        </w:rPr>
        <w:t xml:space="preserve"> interna del grupo puede leer las </w:t>
      </w:r>
      <w:commentRangeStart w:id="170"/>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170"/>
      <w:proofErr w:type="spellEnd"/>
      <w:r w:rsidR="008E78A1" w:rsidRPr="00595763">
        <w:rPr>
          <w:rStyle w:val="Refdecomentario"/>
          <w:lang w:val="es-CO"/>
        </w:rPr>
        <w:commentReference w:id="170"/>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eastAsia="ja-JP"/>
        </w:rPr>
        <w:lastRenderedPageBreak/>
        <w:drawing>
          <wp:inline distT="0" distB="0" distL="0" distR="0">
            <wp:extent cx="5252085" cy="3063875"/>
            <wp:effectExtent l="0" t="19050" r="0" b="603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A2B6E" w:rsidRPr="00595763" w:rsidRDefault="00A460BF" w:rsidP="00014AF3">
      <w:pPr>
        <w:pStyle w:val="Epgrafe"/>
        <w:jc w:val="both"/>
        <w:rPr>
          <w:lang w:val="es-CO"/>
        </w:rPr>
      </w:pPr>
      <w:bookmarkStart w:id="171" w:name="_Toc333018256"/>
      <w:r w:rsidRPr="00595763">
        <w:rPr>
          <w:lang w:val="es-CO"/>
        </w:rPr>
        <w:t xml:space="preserve">Ilustración </w:t>
      </w:r>
      <w:r w:rsidR="007354D3" w:rsidRPr="00595763">
        <w:rPr>
          <w:lang w:val="es-CO"/>
        </w:rPr>
        <w:fldChar w:fldCharType="begin"/>
      </w:r>
      <w:r w:rsidRPr="00595763">
        <w:rPr>
          <w:lang w:val="es-CO"/>
        </w:rPr>
        <w:instrText xml:space="preserve"> SEQ Ilustración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1"/>
      <w:proofErr w:type="spellEnd"/>
    </w:p>
    <w:p w:rsidR="003B05C8" w:rsidRPr="00595763" w:rsidRDefault="003B05C8" w:rsidP="00014AF3">
      <w:pPr>
        <w:jc w:val="both"/>
        <w:rPr>
          <w:lang w:val="es-CO"/>
        </w:rPr>
      </w:pPr>
    </w:p>
    <w:p w:rsidR="00D9745F" w:rsidRPr="00595763" w:rsidRDefault="000676F2" w:rsidP="00014AF3">
      <w:pPr>
        <w:pStyle w:val="Ttulo3"/>
        <w:jc w:val="both"/>
        <w:rPr>
          <w:rFonts w:ascii="Arial" w:hAnsi="Arial"/>
          <w:sz w:val="28"/>
          <w:lang w:val="es-CO"/>
        </w:rPr>
      </w:pPr>
      <w:bookmarkStart w:id="172" w:name="_4.6.3_Authorities_and"/>
      <w:bookmarkStart w:id="173" w:name="_Toc333053705"/>
      <w:bookmarkStart w:id="174" w:name="_Toc334451285"/>
      <w:bookmarkStart w:id="175" w:name="_Toc334451522"/>
      <w:bookmarkEnd w:id="172"/>
      <w:r>
        <w:rPr>
          <w:rFonts w:ascii="Arial" w:hAnsi="Arial"/>
          <w:sz w:val="28"/>
          <w:lang w:val="es-CO"/>
        </w:rPr>
        <w:t>4</w:t>
      </w:r>
      <w:r w:rsidR="00D9745F" w:rsidRPr="00595763">
        <w:rPr>
          <w:rFonts w:ascii="Arial" w:hAnsi="Arial"/>
          <w:sz w:val="28"/>
          <w:lang w:val="es-CO"/>
        </w:rPr>
        <w:t xml:space="preserve">.6.3 </w:t>
      </w:r>
      <w:bookmarkEnd w:id="173"/>
      <w:r w:rsidR="00446913">
        <w:rPr>
          <w:rFonts w:ascii="Arial" w:hAnsi="Arial"/>
          <w:sz w:val="28"/>
          <w:lang w:val="es-CO"/>
        </w:rPr>
        <w:t>Roles y Responsabilidades</w:t>
      </w:r>
      <w:bookmarkEnd w:id="174"/>
      <w:bookmarkEnd w:id="175"/>
    </w:p>
    <w:p w:rsidR="00B477EF" w:rsidRPr="000676F2" w:rsidRDefault="00B477EF" w:rsidP="00014AF3">
      <w:pPr>
        <w:jc w:val="both"/>
        <w:rPr>
          <w:lang w:val="es-CO"/>
        </w:rPr>
      </w:pPr>
      <w:r w:rsidRPr="000676F2">
        <w:rPr>
          <w:lang w:val="es-CO"/>
        </w:rPr>
        <w:t xml:space="preserve">A continuación se muestra un </w:t>
      </w:r>
      <w:hyperlink r:id="rId41"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FifthFloor</w:t>
      </w:r>
      <w:proofErr w:type="spellEnd"/>
      <w:r w:rsidR="00C7183A">
        <w:rPr>
          <w:lang w:val="es-CO"/>
        </w:rPr>
        <w:t xml:space="preserve"> Corp.</w:t>
      </w:r>
    </w:p>
    <w:p w:rsidR="00D9745F" w:rsidRPr="003C1C46" w:rsidRDefault="00D9745F" w:rsidP="003C1C46">
      <w:pPr>
        <w:pStyle w:val="Ttulo2"/>
        <w:jc w:val="both"/>
        <w:rPr>
          <w:rFonts w:ascii="Arial" w:hAnsi="Arial"/>
          <w:sz w:val="28"/>
          <w:lang w:val="es-CO"/>
        </w:rPr>
      </w:pPr>
      <w:bookmarkStart w:id="176" w:name="_Toc333053706"/>
      <w:bookmarkStart w:id="177" w:name="_Toc334451286"/>
      <w:bookmarkStart w:id="178" w:name="_Toc334451523"/>
      <w:r w:rsidRPr="003C1C46">
        <w:rPr>
          <w:rFonts w:ascii="Arial" w:hAnsi="Arial"/>
          <w:sz w:val="28"/>
          <w:lang w:val="es-CO"/>
        </w:rPr>
        <w:lastRenderedPageBreak/>
        <w:t xml:space="preserve">5. </w:t>
      </w:r>
      <w:bookmarkEnd w:id="176"/>
      <w:r w:rsidR="002C62DE" w:rsidRPr="003C1C46">
        <w:rPr>
          <w:rFonts w:ascii="Arial" w:hAnsi="Arial"/>
          <w:sz w:val="28"/>
          <w:lang w:val="es-CO"/>
        </w:rPr>
        <w:t>Planeación</w:t>
      </w:r>
      <w:r w:rsidR="00953B17" w:rsidRPr="003C1C46">
        <w:rPr>
          <w:rFonts w:ascii="Arial" w:hAnsi="Arial"/>
          <w:sz w:val="28"/>
          <w:lang w:val="es-CO"/>
        </w:rPr>
        <w:t xml:space="preserve"> del Proyecto</w:t>
      </w:r>
      <w:bookmarkEnd w:id="177"/>
      <w:bookmarkEnd w:id="178"/>
    </w:p>
    <w:p w:rsidR="00D9745F" w:rsidRPr="00595763" w:rsidRDefault="00D9745F" w:rsidP="00014AF3">
      <w:pPr>
        <w:pStyle w:val="Ttulo2"/>
        <w:jc w:val="both"/>
        <w:rPr>
          <w:rFonts w:ascii="Arial" w:hAnsi="Arial"/>
          <w:sz w:val="28"/>
          <w:lang w:val="es-CO"/>
        </w:rPr>
      </w:pPr>
      <w:bookmarkStart w:id="179" w:name="_Toc333053707"/>
      <w:bookmarkStart w:id="180" w:name="_Toc334451287"/>
      <w:bookmarkStart w:id="181" w:name="_Toc334451524"/>
      <w:r w:rsidRPr="00595763">
        <w:rPr>
          <w:rFonts w:ascii="Arial" w:hAnsi="Arial"/>
          <w:sz w:val="28"/>
          <w:lang w:val="es-CO"/>
        </w:rPr>
        <w:t xml:space="preserve">5.1 </w:t>
      </w:r>
      <w:bookmarkEnd w:id="179"/>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80"/>
      <w:bookmarkEnd w:id="181"/>
    </w:p>
    <w:p w:rsidR="00D9745F" w:rsidRDefault="00D9745F" w:rsidP="00014AF3">
      <w:pPr>
        <w:pStyle w:val="Ttulo3"/>
        <w:jc w:val="both"/>
        <w:rPr>
          <w:rFonts w:ascii="Arial" w:hAnsi="Arial" w:cs="Arial"/>
          <w:sz w:val="28"/>
          <w:szCs w:val="28"/>
          <w:lang w:val="es-CO"/>
        </w:rPr>
      </w:pPr>
      <w:bookmarkStart w:id="182" w:name="_Toc333053708"/>
      <w:bookmarkStart w:id="183" w:name="_Toc334451288"/>
      <w:bookmarkStart w:id="184" w:name="_Toc334451525"/>
      <w:r w:rsidRPr="00595763">
        <w:rPr>
          <w:rFonts w:ascii="Arial" w:hAnsi="Arial"/>
          <w:sz w:val="28"/>
          <w:lang w:val="es-CO"/>
        </w:rPr>
        <w:t xml:space="preserve">5.1.1 </w:t>
      </w:r>
      <w:r w:rsidR="001A07D6" w:rsidRPr="00595763">
        <w:rPr>
          <w:rFonts w:ascii="Arial" w:hAnsi="Arial"/>
          <w:sz w:val="28"/>
          <w:lang w:val="es-CO"/>
        </w:rPr>
        <w:t>Plan</w:t>
      </w:r>
      <w:bookmarkEnd w:id="182"/>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83"/>
      <w:bookmarkEnd w:id="184"/>
    </w:p>
    <w:p w:rsidR="003C1C46" w:rsidRPr="00B90D45" w:rsidRDefault="00C00694" w:rsidP="00860219">
      <w:pPr>
        <w:pStyle w:val="Ttulo4"/>
        <w:rPr>
          <w:rFonts w:ascii="Arial" w:hAnsi="Arial"/>
          <w:sz w:val="28"/>
          <w:lang w:val="es-CO"/>
        </w:rPr>
      </w:pPr>
      <w:bookmarkStart w:id="185" w:name="_Toc334451526"/>
      <w:r w:rsidRPr="00595763">
        <w:rPr>
          <w:rFonts w:ascii="Arial" w:hAnsi="Arial"/>
          <w:sz w:val="28"/>
          <w:lang w:val="es-CO"/>
        </w:rPr>
        <w:t>5.1.1</w:t>
      </w:r>
      <w:r w:rsidR="003C1C46" w:rsidRPr="00B90D45">
        <w:rPr>
          <w:rFonts w:ascii="Arial" w:hAnsi="Arial"/>
          <w:sz w:val="28"/>
          <w:lang w:val="es-CO"/>
        </w:rPr>
        <w:t>.1. Objetivos</w:t>
      </w:r>
      <w:bookmarkEnd w:id="185"/>
    </w:p>
    <w:p w:rsidR="003C1C46" w:rsidRPr="00B90D45" w:rsidRDefault="00C00694" w:rsidP="00860219">
      <w:pPr>
        <w:pStyle w:val="Ttulo4"/>
        <w:rPr>
          <w:rFonts w:ascii="Arial" w:hAnsi="Arial"/>
          <w:sz w:val="28"/>
          <w:lang w:val="es-CO"/>
        </w:rPr>
      </w:pPr>
      <w:bookmarkStart w:id="186" w:name="_Toc334451527"/>
      <w:r w:rsidRPr="00595763">
        <w:rPr>
          <w:rFonts w:ascii="Arial" w:hAnsi="Arial"/>
          <w:sz w:val="28"/>
          <w:lang w:val="es-CO"/>
        </w:rPr>
        <w:t>5.1.1</w:t>
      </w:r>
      <w:r w:rsidR="003C1C46" w:rsidRPr="00B90D45">
        <w:rPr>
          <w:rFonts w:ascii="Arial" w:hAnsi="Arial"/>
          <w:sz w:val="28"/>
          <w:lang w:val="es-CO"/>
        </w:rPr>
        <w:t>.2. Alcance</w:t>
      </w:r>
      <w:bookmarkEnd w:id="186"/>
    </w:p>
    <w:p w:rsidR="003C1C46" w:rsidRPr="00B90D45" w:rsidRDefault="00C00694" w:rsidP="00860219">
      <w:pPr>
        <w:pStyle w:val="Ttulo4"/>
        <w:rPr>
          <w:rFonts w:ascii="Arial" w:hAnsi="Arial"/>
          <w:sz w:val="28"/>
          <w:lang w:val="es-CO"/>
        </w:rPr>
      </w:pPr>
      <w:bookmarkStart w:id="187" w:name="_Toc334451528"/>
      <w:r w:rsidRPr="00595763">
        <w:rPr>
          <w:rFonts w:ascii="Arial" w:hAnsi="Arial"/>
          <w:sz w:val="28"/>
          <w:lang w:val="es-CO"/>
        </w:rPr>
        <w:t>5.1.1</w:t>
      </w:r>
      <w:r w:rsidR="003C1C46" w:rsidRPr="00B90D45">
        <w:rPr>
          <w:rFonts w:ascii="Arial" w:hAnsi="Arial"/>
          <w:sz w:val="28"/>
          <w:lang w:val="es-CO"/>
        </w:rPr>
        <w:t>.3. Responsable</w:t>
      </w:r>
      <w:bookmarkEnd w:id="187"/>
    </w:p>
    <w:p w:rsidR="003C1C46" w:rsidRPr="00B90D45" w:rsidRDefault="00C00694" w:rsidP="00860219">
      <w:pPr>
        <w:pStyle w:val="Ttulo4"/>
        <w:rPr>
          <w:rFonts w:ascii="Arial" w:hAnsi="Arial"/>
          <w:sz w:val="28"/>
          <w:lang w:val="es-CO"/>
        </w:rPr>
      </w:pPr>
      <w:bookmarkStart w:id="188" w:name="_Toc334451529"/>
      <w:r w:rsidRPr="00595763">
        <w:rPr>
          <w:rFonts w:ascii="Arial" w:hAnsi="Arial"/>
          <w:sz w:val="28"/>
          <w:lang w:val="es-CO"/>
        </w:rPr>
        <w:t>5.1.1</w:t>
      </w:r>
      <w:r w:rsidR="003C1C46" w:rsidRPr="00B90D45">
        <w:rPr>
          <w:rFonts w:ascii="Arial" w:hAnsi="Arial"/>
          <w:sz w:val="28"/>
          <w:lang w:val="es-CO"/>
        </w:rPr>
        <w:t>.4. Desarrollo</w:t>
      </w:r>
      <w:bookmarkEnd w:id="188"/>
    </w:p>
    <w:p w:rsidR="003C1C46" w:rsidRPr="00B90D45" w:rsidRDefault="00C00694" w:rsidP="00860219">
      <w:pPr>
        <w:pStyle w:val="Ttulo4"/>
        <w:rPr>
          <w:rFonts w:ascii="Arial" w:hAnsi="Arial"/>
          <w:sz w:val="28"/>
          <w:lang w:val="es-CO"/>
        </w:rPr>
      </w:pPr>
      <w:bookmarkStart w:id="189" w:name="_Toc334451530"/>
      <w:r w:rsidRPr="00595763">
        <w:rPr>
          <w:rFonts w:ascii="Arial" w:hAnsi="Arial"/>
          <w:sz w:val="28"/>
          <w:lang w:val="es-CO"/>
        </w:rPr>
        <w:t>5.1.1</w:t>
      </w:r>
      <w:r w:rsidR="003C1C46" w:rsidRPr="00B90D45">
        <w:rPr>
          <w:rFonts w:ascii="Arial" w:hAnsi="Arial"/>
          <w:sz w:val="28"/>
          <w:lang w:val="es-CO"/>
        </w:rPr>
        <w:t>.5. Recursos</w:t>
      </w:r>
      <w:bookmarkEnd w:id="189"/>
    </w:p>
    <w:p w:rsidR="003C1C46" w:rsidRPr="00C00694" w:rsidRDefault="00C00694" w:rsidP="00860219">
      <w:pPr>
        <w:pStyle w:val="Ttulo4"/>
        <w:jc w:val="both"/>
        <w:rPr>
          <w:rFonts w:ascii="Arial" w:hAnsi="Arial"/>
          <w:sz w:val="28"/>
          <w:lang w:val="es-CO"/>
        </w:rPr>
      </w:pPr>
      <w:bookmarkStart w:id="190" w:name="_Toc334451531"/>
      <w:r w:rsidRPr="00595763">
        <w:rPr>
          <w:rFonts w:ascii="Arial" w:hAnsi="Arial"/>
          <w:sz w:val="28"/>
          <w:lang w:val="es-CO"/>
        </w:rPr>
        <w:t>5.1.1</w:t>
      </w:r>
      <w:r w:rsidR="003C1C46" w:rsidRPr="00B90D45">
        <w:rPr>
          <w:rFonts w:ascii="Arial" w:hAnsi="Arial"/>
          <w:sz w:val="28"/>
          <w:lang w:val="es-CO"/>
        </w:rPr>
        <w:t>.6. Producto de Trabajo</w:t>
      </w:r>
      <w:bookmarkEnd w:id="190"/>
    </w:p>
    <w:p w:rsidR="00D9745F" w:rsidRDefault="00D9745F" w:rsidP="00014AF3">
      <w:pPr>
        <w:pStyle w:val="Ttulo3"/>
        <w:jc w:val="both"/>
        <w:rPr>
          <w:rFonts w:ascii="Arial" w:hAnsi="Arial" w:cs="Arial"/>
          <w:sz w:val="28"/>
          <w:szCs w:val="28"/>
          <w:lang w:val="es-CO"/>
        </w:rPr>
      </w:pPr>
      <w:bookmarkStart w:id="191" w:name="_Toc333053709"/>
      <w:bookmarkStart w:id="192" w:name="_Toc334451289"/>
      <w:bookmarkStart w:id="193" w:name="_Toc334451532"/>
      <w:r w:rsidRPr="00595763">
        <w:rPr>
          <w:rFonts w:ascii="Arial" w:hAnsi="Arial"/>
          <w:sz w:val="28"/>
          <w:lang w:val="es-CO"/>
        </w:rPr>
        <w:t xml:space="preserve">5.1.2 </w:t>
      </w:r>
      <w:r w:rsidR="00B94CC9" w:rsidRPr="00595763">
        <w:rPr>
          <w:rFonts w:ascii="Arial" w:hAnsi="Arial"/>
          <w:sz w:val="28"/>
          <w:lang w:val="es-CO"/>
        </w:rPr>
        <w:t>Plan</w:t>
      </w:r>
      <w:bookmarkEnd w:id="191"/>
      <w:r w:rsidR="00B94CC9">
        <w:rPr>
          <w:rFonts w:ascii="Arial" w:hAnsi="Arial" w:cs="Arial"/>
          <w:sz w:val="28"/>
          <w:szCs w:val="28"/>
          <w:lang w:val="es-CO"/>
        </w:rPr>
        <w:t xml:space="preserve"> de Personal</w:t>
      </w:r>
      <w:bookmarkEnd w:id="192"/>
      <w:bookmarkEnd w:id="193"/>
    </w:p>
    <w:p w:rsidR="003C1C46" w:rsidRDefault="003C1C46" w:rsidP="003C1C46">
      <w:pPr>
        <w:pStyle w:val="Ttulo4"/>
        <w:rPr>
          <w:rFonts w:ascii="Arial" w:hAnsi="Arial"/>
          <w:sz w:val="28"/>
          <w:lang w:val="es-CO"/>
        </w:rPr>
      </w:pPr>
      <w:bookmarkStart w:id="194" w:name="_Toc334451533"/>
      <w:r w:rsidRPr="00595763">
        <w:rPr>
          <w:rFonts w:ascii="Arial" w:hAnsi="Arial"/>
          <w:sz w:val="28"/>
          <w:lang w:val="es-CO"/>
        </w:rPr>
        <w:t>5.1.</w:t>
      </w:r>
      <w:r w:rsidRPr="00B90D45">
        <w:rPr>
          <w:rFonts w:ascii="Arial" w:hAnsi="Arial"/>
          <w:sz w:val="28"/>
          <w:lang w:val="es-CO"/>
        </w:rPr>
        <w:t>2.1. Objetivos</w:t>
      </w:r>
      <w:bookmarkEnd w:id="194"/>
    </w:p>
    <w:p w:rsidR="00604DFB" w:rsidRPr="00604DFB" w:rsidRDefault="00604DFB" w:rsidP="00604DFB">
      <w:pPr>
        <w:pStyle w:val="Prrafodelista"/>
        <w:numPr>
          <w:ilvl w:val="0"/>
          <w:numId w:val="40"/>
        </w:numPr>
        <w:jc w:val="both"/>
        <w:rPr>
          <w:lang w:val="es-CO"/>
        </w:rPr>
      </w:pPr>
      <w:r w:rsidRPr="00604DFB">
        <w:rPr>
          <w:lang w:val="es-CO"/>
        </w:rPr>
        <w:t>Identificar y especificar las habilidades necesarias para el desarrollo de las Actividades.</w:t>
      </w:r>
    </w:p>
    <w:p w:rsidR="00604DFB" w:rsidRPr="00604DFB" w:rsidRDefault="00604DFB" w:rsidP="00604DFB">
      <w:pPr>
        <w:pStyle w:val="Prrafodelista"/>
        <w:numPr>
          <w:ilvl w:val="0"/>
          <w:numId w:val="40"/>
        </w:numPr>
        <w:jc w:val="both"/>
        <w:rPr>
          <w:lang w:val="es-CO"/>
        </w:rPr>
      </w:pPr>
      <w:r w:rsidRPr="00604DFB">
        <w:rPr>
          <w:lang w:val="es-CO"/>
        </w:rPr>
        <w:t>Identificar las habilidades técnicas con las que cuentan los integrantes del grupo</w:t>
      </w:r>
    </w:p>
    <w:p w:rsidR="00604DFB" w:rsidRPr="00604DFB" w:rsidRDefault="00604DFB" w:rsidP="00604DFB">
      <w:pPr>
        <w:pStyle w:val="Prrafodelista"/>
        <w:numPr>
          <w:ilvl w:val="0"/>
          <w:numId w:val="40"/>
        </w:numPr>
        <w:jc w:val="both"/>
        <w:rPr>
          <w:lang w:val="es-CO"/>
        </w:rPr>
      </w:pPr>
      <w:r w:rsidRPr="00604DFB">
        <w:rPr>
          <w:lang w:val="es-CO"/>
        </w:rPr>
        <w:t>Diferenciar el conjunto de habilidades requeridas para las actividades y su responsable según análisis de perfil y rol acorde a las mismas.</w:t>
      </w:r>
      <w:r w:rsidRPr="00604DFB">
        <w:rPr>
          <w:lang w:val="es-CO"/>
        </w:rPr>
        <w:tab/>
      </w:r>
    </w:p>
    <w:p w:rsidR="003C1C46" w:rsidRDefault="003C1C46" w:rsidP="003C1C46">
      <w:pPr>
        <w:pStyle w:val="Ttulo4"/>
        <w:rPr>
          <w:rFonts w:ascii="Arial" w:hAnsi="Arial"/>
          <w:sz w:val="28"/>
          <w:lang w:val="es-CO"/>
        </w:rPr>
      </w:pPr>
      <w:bookmarkStart w:id="195" w:name="_Toc334451534"/>
      <w:r w:rsidRPr="00595763">
        <w:rPr>
          <w:rFonts w:ascii="Arial" w:hAnsi="Arial"/>
          <w:sz w:val="28"/>
          <w:lang w:val="es-CO"/>
        </w:rPr>
        <w:t>5.</w:t>
      </w:r>
      <w:r w:rsidRPr="00B90D45">
        <w:rPr>
          <w:rFonts w:ascii="Arial" w:hAnsi="Arial"/>
          <w:sz w:val="28"/>
          <w:lang w:val="es-CO"/>
        </w:rPr>
        <w:t>1.2.2. Alcance</w:t>
      </w:r>
      <w:bookmarkEnd w:id="195"/>
    </w:p>
    <w:p w:rsidR="00604DFB" w:rsidRPr="00604DFB" w:rsidRDefault="00604DFB" w:rsidP="00604DFB">
      <w:pPr>
        <w:pStyle w:val="Prrafodelista"/>
        <w:numPr>
          <w:ilvl w:val="0"/>
          <w:numId w:val="42"/>
        </w:numPr>
        <w:jc w:val="both"/>
        <w:rPr>
          <w:lang w:val="es-CO"/>
        </w:rPr>
      </w:pPr>
      <w:r w:rsidRPr="00604DFB">
        <w:rPr>
          <w:lang w:val="es-CO"/>
        </w:rPr>
        <w:t>Identificación de las habilidades que se requieren para el desarrollo de cada actividad.</w:t>
      </w:r>
    </w:p>
    <w:p w:rsidR="00604DFB" w:rsidRPr="00604DFB" w:rsidRDefault="00604DFB" w:rsidP="00604DFB">
      <w:pPr>
        <w:pStyle w:val="Prrafodelista"/>
        <w:numPr>
          <w:ilvl w:val="0"/>
          <w:numId w:val="42"/>
        </w:numPr>
        <w:jc w:val="both"/>
        <w:rPr>
          <w:lang w:val="es-CO"/>
        </w:rPr>
      </w:pPr>
      <w:r w:rsidRPr="00604DFB">
        <w:rPr>
          <w:lang w:val="es-CO"/>
        </w:rPr>
        <w:t>Asignación de responsables a cada una de las actividades del proyecto.</w:t>
      </w:r>
    </w:p>
    <w:p w:rsidR="00604DFB" w:rsidRPr="00604DFB" w:rsidRDefault="00604DFB" w:rsidP="00604DFB">
      <w:pPr>
        <w:pStyle w:val="Prrafodelista"/>
        <w:numPr>
          <w:ilvl w:val="0"/>
          <w:numId w:val="42"/>
        </w:numPr>
        <w:jc w:val="both"/>
        <w:rPr>
          <w:lang w:val="es-CO"/>
        </w:rPr>
      </w:pPr>
      <w:r w:rsidRPr="00604DFB">
        <w:rPr>
          <w:lang w:val="es-CO"/>
        </w:rPr>
        <w:t>Realización del Calendario de las actividades por fase en el avance del proyecto.</w:t>
      </w:r>
    </w:p>
    <w:p w:rsidR="00604DFB" w:rsidRPr="00604DFB" w:rsidRDefault="00604DFB" w:rsidP="00604DFB">
      <w:pPr>
        <w:rPr>
          <w:lang w:val="es-CO"/>
        </w:rPr>
      </w:pPr>
    </w:p>
    <w:p w:rsidR="003C1C46" w:rsidRDefault="003C1C46" w:rsidP="003C1C46">
      <w:pPr>
        <w:pStyle w:val="Ttulo4"/>
        <w:rPr>
          <w:rFonts w:ascii="Arial" w:hAnsi="Arial"/>
          <w:sz w:val="28"/>
          <w:lang w:val="es-CO"/>
        </w:rPr>
      </w:pPr>
      <w:bookmarkStart w:id="196" w:name="_Toc334451535"/>
      <w:r w:rsidRPr="00595763">
        <w:rPr>
          <w:rFonts w:ascii="Arial" w:hAnsi="Arial"/>
          <w:sz w:val="28"/>
          <w:lang w:val="es-CO"/>
        </w:rPr>
        <w:lastRenderedPageBreak/>
        <w:t>5.</w:t>
      </w:r>
      <w:r w:rsidRPr="00B90D45">
        <w:rPr>
          <w:rFonts w:ascii="Arial" w:hAnsi="Arial"/>
          <w:sz w:val="28"/>
          <w:lang w:val="es-CO"/>
        </w:rPr>
        <w:t>1.2.3. Responsable</w:t>
      </w:r>
      <w:bookmarkEnd w:id="196"/>
    </w:p>
    <w:p w:rsidR="00604DFB" w:rsidRPr="00604DFB" w:rsidRDefault="00604DFB" w:rsidP="00604DFB">
      <w:pPr>
        <w:rPr>
          <w:lang w:val="es-CO"/>
        </w:rPr>
      </w:pPr>
      <w:r w:rsidRPr="00604DFB">
        <w:rPr>
          <w:noProof/>
          <w:lang w:eastAsia="ja-JP"/>
        </w:rPr>
        <w:drawing>
          <wp:inline distT="0" distB="0" distL="0" distR="0">
            <wp:extent cx="2570672" cy="1371600"/>
            <wp:effectExtent l="0" t="0" r="77470" b="0"/>
            <wp:docPr id="2"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3C1C46" w:rsidRDefault="003C1C46" w:rsidP="003C1C46">
      <w:pPr>
        <w:pStyle w:val="Ttulo4"/>
        <w:rPr>
          <w:rFonts w:ascii="Arial" w:hAnsi="Arial"/>
          <w:sz w:val="28"/>
          <w:lang w:val="es-CO"/>
        </w:rPr>
      </w:pPr>
      <w:bookmarkStart w:id="197" w:name="_Toc334451536"/>
      <w:r w:rsidRPr="00595763">
        <w:rPr>
          <w:rFonts w:ascii="Arial" w:hAnsi="Arial"/>
          <w:sz w:val="28"/>
          <w:lang w:val="es-CO"/>
        </w:rPr>
        <w:t>5.</w:t>
      </w:r>
      <w:r w:rsidRPr="00B90D45">
        <w:rPr>
          <w:rFonts w:ascii="Arial" w:hAnsi="Arial"/>
          <w:sz w:val="28"/>
          <w:lang w:val="es-CO"/>
        </w:rPr>
        <w:t>1.2.4. Desarrollo</w:t>
      </w:r>
      <w:bookmarkEnd w:id="197"/>
    </w:p>
    <w:p w:rsidR="00604DFB" w:rsidRPr="00604DFB" w:rsidRDefault="00604DFB" w:rsidP="00604DFB">
      <w:pPr>
        <w:jc w:val="both"/>
        <w:rPr>
          <w:lang w:val="es-CO"/>
        </w:rPr>
      </w:pPr>
      <w:r w:rsidRPr="00604DFB">
        <w:rPr>
          <w:lang w:val="es-CO"/>
        </w:rPr>
        <w:t xml:space="preserve">Debido a las restricciones impuestas por falta de presupuesto, no se contratara empleados, sin embargo para el desarrollo de las actividades los </w:t>
      </w:r>
      <w:r w:rsidRPr="00604DFB">
        <w:rPr>
          <w:i/>
          <w:iCs/>
          <w:lang w:val="es-CO"/>
        </w:rPr>
        <w:t xml:space="preserve">“cambios” </w:t>
      </w:r>
      <w:r w:rsidRPr="00604DFB">
        <w:rPr>
          <w:lang w:val="es-CO"/>
        </w:rPr>
        <w:t>de personal se harán a través de transferencia interna de los integrantes del grupo. Además durante el desarrollo se monitoreara el r</w:t>
      </w:r>
      <w:commentRangeStart w:id="198"/>
      <w:r w:rsidRPr="00604DFB">
        <w:rPr>
          <w:lang w:val="es-CO"/>
        </w:rPr>
        <w:commentReference w:id="198"/>
      </w:r>
      <w:commentRangeEnd w:id="198"/>
      <w:r w:rsidRPr="00604DFB">
        <w:rPr>
          <w:lang w:val="es-CO"/>
        </w:rPr>
        <w:t xml:space="preserve">iesgo asociado a la transferencia interna de los integrantes y las habilidades de cada uno, </w:t>
      </w:r>
      <w:commentRangeStart w:id="199"/>
      <w:r w:rsidRPr="00604DFB">
        <w:rPr>
          <w:lang w:val="es-CO"/>
        </w:rPr>
        <w:commentReference w:id="199"/>
      </w:r>
      <w:commentRangeEnd w:id="199"/>
      <w:proofErr w:type="gramStart"/>
      <w:r w:rsidRPr="00604DFB">
        <w:rPr>
          <w:lang w:val="es-CO"/>
        </w:rPr>
        <w:t>mas</w:t>
      </w:r>
      <w:proofErr w:type="gramEnd"/>
      <w:r w:rsidRPr="00604DFB">
        <w:rPr>
          <w:lang w:val="es-CO"/>
        </w:rPr>
        <w:t xml:space="preserve"> aun asumido por el plan de entrenamiento del personal.</w:t>
      </w:r>
    </w:p>
    <w:p w:rsidR="003C1C46" w:rsidRDefault="003C1C46" w:rsidP="003C1C46">
      <w:pPr>
        <w:pStyle w:val="Ttulo4"/>
        <w:rPr>
          <w:rFonts w:ascii="Arial" w:hAnsi="Arial"/>
          <w:sz w:val="28"/>
          <w:lang w:val="es-CO"/>
        </w:rPr>
      </w:pPr>
      <w:bookmarkStart w:id="200" w:name="_Toc334451537"/>
      <w:r w:rsidRPr="00595763">
        <w:rPr>
          <w:rFonts w:ascii="Arial" w:hAnsi="Arial"/>
          <w:sz w:val="28"/>
          <w:lang w:val="es-CO"/>
        </w:rPr>
        <w:t>5.</w:t>
      </w:r>
      <w:r w:rsidRPr="00B90D45">
        <w:rPr>
          <w:rFonts w:ascii="Arial" w:hAnsi="Arial"/>
          <w:sz w:val="28"/>
          <w:lang w:val="es-CO"/>
        </w:rPr>
        <w:t>1.2.5. Recursos</w:t>
      </w:r>
      <w:bookmarkEnd w:id="200"/>
    </w:p>
    <w:p w:rsidR="00604DFB" w:rsidRPr="00604DFB" w:rsidRDefault="00604DFB" w:rsidP="00604DFB">
      <w:pPr>
        <w:rPr>
          <w:lang w:val="es-CO"/>
        </w:rPr>
      </w:pPr>
      <w:r w:rsidRPr="00604DFB">
        <w:rPr>
          <w:noProof/>
          <w:lang w:eastAsia="ja-JP"/>
        </w:rPr>
        <w:drawing>
          <wp:inline distT="0" distB="0" distL="0" distR="0">
            <wp:extent cx="4051005" cy="2466754"/>
            <wp:effectExtent l="0" t="0" r="0" b="0"/>
            <wp:docPr id="1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3C1C46" w:rsidRDefault="003C1C46" w:rsidP="003C1C46">
      <w:pPr>
        <w:pStyle w:val="Ttulo4"/>
        <w:rPr>
          <w:rFonts w:ascii="Arial" w:hAnsi="Arial"/>
          <w:sz w:val="28"/>
          <w:lang w:val="es-CO"/>
        </w:rPr>
      </w:pPr>
      <w:bookmarkStart w:id="201" w:name="_Toc334451538"/>
      <w:r w:rsidRPr="00595763">
        <w:rPr>
          <w:rFonts w:ascii="Arial" w:hAnsi="Arial"/>
          <w:sz w:val="28"/>
          <w:lang w:val="es-CO"/>
        </w:rPr>
        <w:lastRenderedPageBreak/>
        <w:t>5.</w:t>
      </w:r>
      <w:r w:rsidRPr="00B90D45">
        <w:rPr>
          <w:rFonts w:ascii="Arial" w:hAnsi="Arial"/>
          <w:sz w:val="28"/>
          <w:lang w:val="es-CO"/>
        </w:rPr>
        <w:t>1.2.6. Producto de Trabajo</w:t>
      </w:r>
      <w:bookmarkEnd w:id="201"/>
    </w:p>
    <w:p w:rsidR="009B661D" w:rsidRPr="009B661D" w:rsidRDefault="009B661D" w:rsidP="009B661D">
      <w:pPr>
        <w:rPr>
          <w:lang w:val="es-CO"/>
        </w:rPr>
      </w:pPr>
      <w:r w:rsidRPr="009B661D">
        <w:rPr>
          <w:noProof/>
          <w:lang w:eastAsia="ja-JP"/>
        </w:rPr>
        <w:drawing>
          <wp:inline distT="0" distB="0" distL="0" distR="0">
            <wp:extent cx="4051005" cy="2466754"/>
            <wp:effectExtent l="0" t="0" r="0" b="0"/>
            <wp:docPr id="12"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D9745F" w:rsidRDefault="00D9745F" w:rsidP="00014AF3">
      <w:pPr>
        <w:pStyle w:val="Ttulo3"/>
        <w:jc w:val="both"/>
        <w:rPr>
          <w:rFonts w:ascii="Arial" w:hAnsi="Arial"/>
          <w:sz w:val="28"/>
          <w:lang w:val="es-CO"/>
        </w:rPr>
      </w:pPr>
      <w:bookmarkStart w:id="202" w:name="_Toc334451290"/>
      <w:bookmarkStart w:id="203" w:name="_Toc334451539"/>
      <w:r w:rsidRPr="00D53C37">
        <w:rPr>
          <w:rFonts w:ascii="Arial" w:hAnsi="Arial"/>
          <w:sz w:val="28"/>
          <w:lang w:val="es-CO"/>
        </w:rPr>
        <w:t>5.1.</w:t>
      </w:r>
      <w:commentRangeStart w:id="204"/>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202"/>
      <w:bookmarkEnd w:id="203"/>
      <w:commentRangeEnd w:id="204"/>
      <w:r w:rsidR="00E50B24">
        <w:rPr>
          <w:rStyle w:val="Refdecomentario"/>
          <w:rFonts w:asciiTheme="minorHAnsi" w:eastAsiaTheme="minorHAnsi" w:hAnsiTheme="minorHAnsi" w:cstheme="minorBidi"/>
          <w:b w:val="0"/>
          <w:bCs w:val="0"/>
          <w:color w:val="auto"/>
        </w:rPr>
        <w:commentReference w:id="204"/>
      </w:r>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1842CA" w:rsidRDefault="003C1C46" w:rsidP="001842CA">
      <w:pPr>
        <w:pStyle w:val="Ttulo4"/>
        <w:rPr>
          <w:rFonts w:ascii="Arial" w:hAnsi="Arial"/>
          <w:sz w:val="28"/>
          <w:lang w:val="es-CO"/>
        </w:rPr>
      </w:pPr>
      <w:bookmarkStart w:id="205"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205"/>
    </w:p>
    <w:p w:rsidR="003C1C46" w:rsidRPr="00B90D45" w:rsidRDefault="003C1C46" w:rsidP="003C1C46">
      <w:pPr>
        <w:pStyle w:val="Ttulo4"/>
        <w:rPr>
          <w:rFonts w:ascii="Arial" w:hAnsi="Arial"/>
          <w:sz w:val="28"/>
          <w:lang w:val="es-CO"/>
        </w:rPr>
      </w:pPr>
      <w:bookmarkStart w:id="206"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206"/>
    </w:p>
    <w:p w:rsidR="003C1C46" w:rsidRPr="00B90D45" w:rsidRDefault="003C1C46" w:rsidP="003C1C46">
      <w:pPr>
        <w:pStyle w:val="Ttulo4"/>
        <w:rPr>
          <w:rFonts w:ascii="Arial" w:hAnsi="Arial"/>
          <w:sz w:val="28"/>
          <w:lang w:val="es-CO"/>
        </w:rPr>
      </w:pPr>
      <w:bookmarkStart w:id="207"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207"/>
    </w:p>
    <w:p w:rsidR="003C1C46" w:rsidRDefault="003C1C46" w:rsidP="003C1C46">
      <w:pPr>
        <w:pStyle w:val="Ttulo4"/>
        <w:rPr>
          <w:rFonts w:ascii="Arial" w:hAnsi="Arial"/>
          <w:sz w:val="28"/>
          <w:lang w:val="es-CO"/>
        </w:rPr>
      </w:pPr>
      <w:bookmarkStart w:id="208"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208"/>
    </w:p>
    <w:p w:rsidR="001842CA" w:rsidRDefault="001842CA" w:rsidP="006E1A25">
      <w:pPr>
        <w:pStyle w:val="Ttulo21"/>
        <w:numPr>
          <w:ilvl w:val="0"/>
          <w:numId w:val="47"/>
        </w:numPr>
        <w:jc w:val="both"/>
      </w:pPr>
      <w:r>
        <w:rPr>
          <w:rFonts w:ascii="Arial" w:hAnsi="Arial" w:cs="Arial"/>
        </w:rPr>
        <w:t>Definición de Necesidades de Entrenamiento</w:t>
      </w:r>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09"/>
      </w:r>
      <w:hyperlink r:id="rId57" w:history="1">
        <w:r w:rsidRPr="0024388C">
          <w:rPr>
            <w:rStyle w:val="Hipervnculo"/>
          </w:rPr>
          <w:t>documento</w:t>
        </w:r>
        <w:r w:rsidRPr="0024388C">
          <w:rPr>
            <w:rStyle w:val="Hipervnculo"/>
          </w:rPr>
          <w:commentReference w:id="210"/>
        </w:r>
      </w:hyperlink>
    </w:p>
    <w:p w:rsidR="001842CA" w:rsidRDefault="001842CA" w:rsidP="001842CA">
      <w:pPr>
        <w:jc w:val="both"/>
      </w:pPr>
      <w:r>
        <w:t xml:space="preserve">Debido a los resultados que arrojó el anterior sondeo, se debió generar el presente plan en el cual se definen puntualmente los ejes temáticos por los cuales se van a regir los </w:t>
      </w:r>
      <w:r>
        <w:lastRenderedPageBreak/>
        <w:t>entrenamientos del grupo, esto como medida preventiva abordada desde ya para la fase de desarrollo e implementación del proyecto.</w:t>
      </w:r>
    </w:p>
    <w:p w:rsidR="001842CA" w:rsidRDefault="001842CA" w:rsidP="001842CA">
      <w:pPr>
        <w:pStyle w:val="Ttulo21"/>
        <w:jc w:val="both"/>
      </w:pPr>
      <w:r w:rsidRPr="004B76CE">
        <w:rPr>
          <w:rFonts w:ascii="Arial" w:hAnsi="Arial"/>
          <w:sz w:val="28"/>
          <w:szCs w:val="28"/>
        </w:rPr>
        <w:t>5.1.4.4</w:t>
      </w:r>
      <w:r w:rsidRPr="004B76CE">
        <w:rPr>
          <w:rFonts w:ascii="Arial" w:hAnsi="Arial" w:cs="Arial"/>
          <w:sz w:val="28"/>
          <w:szCs w:val="28"/>
        </w:rPr>
        <w:t>.2.</w:t>
      </w:r>
      <w:r>
        <w:rPr>
          <w:rFonts w:ascii="Arial" w:hAnsi="Arial" w:cs="Arial"/>
        </w:rPr>
        <w:t xml:space="preserve"> Diseño y Planificación del Entrenamiento</w:t>
      </w:r>
    </w:p>
    <w:p w:rsidR="001842CA" w:rsidRDefault="001842CA" w:rsidP="004B76CE">
      <w:pPr>
        <w:pStyle w:val="Ttulo31"/>
        <w:numPr>
          <w:ilvl w:val="0"/>
          <w:numId w:val="45"/>
        </w:numPr>
        <w:jc w:val="both"/>
      </w:pPr>
      <w:bookmarkStart w:id="211" w:name="__RefHeading__2675_287308769"/>
      <w:bookmarkEnd w:id="211"/>
      <w:r>
        <w:rPr>
          <w:rFonts w:ascii="Arial" w:hAnsi="Arial" w:cs="Arial"/>
        </w:rPr>
        <w:t>Especificación Plan de Entrenamiento</w:t>
      </w:r>
    </w:p>
    <w:p w:rsidR="001842CA" w:rsidRDefault="001842CA" w:rsidP="001842CA">
      <w:pPr>
        <w:jc w:val="both"/>
      </w:pPr>
      <w:r>
        <w:rPr>
          <w:rFonts w:ascii="Arial" w:hAnsi="Arial" w:cs="Arial"/>
        </w:rPr>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Pr>
          <w:rFonts w:ascii="Arial" w:hAnsi="Arial" w:cs="Arial"/>
        </w:rPr>
        <w:t xml:space="preserve">Esta especificación del entrenamiento se ve reflejada en la </w:t>
      </w:r>
      <w:hyperlink r:id="rId58" w:history="1">
        <w:r w:rsidRPr="0024388C">
          <w:rPr>
            <w:rStyle w:val="Hipervnculo"/>
            <w:rFonts w:ascii="Arial" w:hAnsi="Arial" w:cs="Arial"/>
          </w:rPr>
          <w:t>plantilla</w:t>
        </w:r>
      </w:hyperlink>
      <w:r>
        <w:rPr>
          <w:rFonts w:ascii="Arial" w:hAnsi="Arial" w:cs="Arial"/>
        </w:rPr>
        <w:t xml:space="preserve"> para la realización de cada sesión, curso o taller que se dicte a los integrantes del equipo de trabajo.</w:t>
      </w:r>
      <w:r>
        <w:commentReference w:id="212"/>
      </w:r>
    </w:p>
    <w:p w:rsidR="001842CA" w:rsidRDefault="001842CA" w:rsidP="004B76CE">
      <w:pPr>
        <w:pStyle w:val="Ttulo31"/>
        <w:numPr>
          <w:ilvl w:val="0"/>
          <w:numId w:val="45"/>
        </w:numPr>
        <w:jc w:val="both"/>
      </w:pPr>
      <w:bookmarkStart w:id="213" w:name="__RefHeading__2677_287308769"/>
      <w:bookmarkStart w:id="214" w:name="__RefHeading__2679_287308769"/>
      <w:bookmarkEnd w:id="213"/>
      <w:bookmarkEnd w:id="214"/>
      <w:r>
        <w:rPr>
          <w:rFonts w:ascii="Arial" w:hAnsi="Arial" w:cs="Arial"/>
        </w:rPr>
        <w:t>Apoyo Pre- Entrenamiento</w:t>
      </w:r>
    </w:p>
    <w:p w:rsidR="004B76CE" w:rsidRDefault="001842CA" w:rsidP="004B76CE">
      <w:pPr>
        <w:jc w:val="both"/>
        <w:rPr>
          <w:rFonts w:ascii="Arial" w:hAnsi="Arial" w:cs="Arial"/>
        </w:rPr>
      </w:pPr>
      <w:r>
        <w:rPr>
          <w:rFonts w:ascii="Arial" w:hAnsi="Arial" w:cs="Arial"/>
        </w:rPr>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59" w:history="1">
        <w:r w:rsidRPr="0024388C">
          <w:rPr>
            <w:rStyle w:val="Hipervnculo"/>
            <w:rFonts w:ascii="Arial" w:hAnsi="Arial" w:cs="Arial"/>
          </w:rPr>
          <w:t>plantilla</w:t>
        </w:r>
      </w:hyperlink>
      <w:r>
        <w:rPr>
          <w:rFonts w:ascii="Arial" w:hAnsi="Arial" w:cs="Arial"/>
        </w:rPr>
        <w:t xml:space="preserve"> de entrenamiento en la sección de requerimiento del entrenamiento. </w:t>
      </w:r>
      <w:r>
        <w:commentReference w:id="215"/>
      </w:r>
      <w:bookmarkStart w:id="216" w:name="__RefHeading__2681_287308769"/>
      <w:bookmarkEnd w:id="216"/>
    </w:p>
    <w:p w:rsidR="004B76CE" w:rsidRPr="004B76CE" w:rsidRDefault="001842CA" w:rsidP="004B76CE">
      <w:pPr>
        <w:pStyle w:val="Ttulo31"/>
        <w:numPr>
          <w:ilvl w:val="0"/>
          <w:numId w:val="45"/>
        </w:numPr>
        <w:jc w:val="both"/>
        <w:rPr>
          <w:rFonts w:ascii="Arial" w:hAnsi="Arial" w:cs="Arial"/>
        </w:rPr>
      </w:pPr>
      <w:r>
        <w:rPr>
          <w:rFonts w:ascii="Arial" w:hAnsi="Arial" w:cs="Arial"/>
        </w:rPr>
        <w:t>Soporte Durante el Entrenamiento</w:t>
      </w:r>
    </w:p>
    <w:p w:rsidR="001842CA" w:rsidRDefault="001842CA" w:rsidP="001842CA">
      <w:pPr>
        <w:jc w:val="both"/>
      </w:pPr>
      <w:r>
        <w:rPr>
          <w:rFonts w:ascii="Arial" w:hAnsi="Arial" w:cs="Arial"/>
        </w:rPr>
        <w:t xml:space="preserve">Proveer las herramientas que se utilizaran durante el desarrollo de cada entrenamiento, tales como el software para el desarrollo del </w:t>
      </w:r>
      <w:proofErr w:type="gramStart"/>
      <w:r>
        <w:rPr>
          <w:rFonts w:ascii="Arial" w:hAnsi="Arial" w:cs="Arial"/>
        </w:rPr>
        <w:t>taller(</w:t>
      </w:r>
      <w:proofErr w:type="gramEnd"/>
      <w:r>
        <w:rPr>
          <w:rFonts w:ascii="Arial" w:hAnsi="Arial" w:cs="Arial"/>
        </w:rPr>
        <w:t xml:space="preserve">ej. </w:t>
      </w:r>
      <w:proofErr w:type="spellStart"/>
      <w:r>
        <w:rPr>
          <w:rFonts w:ascii="Arial" w:hAnsi="Arial" w:cs="Arial"/>
        </w:rPr>
        <w:t>Unity</w:t>
      </w:r>
      <w:proofErr w:type="spellEnd"/>
      <w:r>
        <w:rPr>
          <w:rFonts w:ascii="Arial" w:hAnsi="Arial" w:cs="Arial"/>
        </w:rPr>
        <w:t>).</w:t>
      </w:r>
    </w:p>
    <w:p w:rsidR="001842CA" w:rsidRDefault="001842CA" w:rsidP="004B76CE">
      <w:pPr>
        <w:pStyle w:val="Ttulo31"/>
        <w:numPr>
          <w:ilvl w:val="0"/>
          <w:numId w:val="45"/>
        </w:numPr>
        <w:jc w:val="both"/>
      </w:pPr>
      <w:bookmarkStart w:id="217" w:name="__RefHeading__2683_287308769"/>
      <w:bookmarkEnd w:id="217"/>
      <w:r>
        <w:rPr>
          <w:rFonts w:ascii="Arial" w:hAnsi="Arial" w:cs="Arial"/>
        </w:rPr>
        <w:t>Confirmación Posterior al Entrenamiento</w:t>
      </w:r>
    </w:p>
    <w:p w:rsidR="001842CA" w:rsidRPr="001842CA" w:rsidRDefault="001842CA" w:rsidP="001842CA">
      <w:pPr>
        <w:jc w:val="both"/>
      </w:pPr>
      <w:r>
        <w:rPr>
          <w:rFonts w:ascii="Arial" w:hAnsi="Arial" w:cs="Arial"/>
        </w:rPr>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18"/>
      </w:r>
      <w:r>
        <w:rPr>
          <w:rFonts w:ascii="Arial" w:hAnsi="Arial" w:cs="Arial"/>
        </w:rPr>
        <w:t>.</w:t>
      </w:r>
    </w:p>
    <w:p w:rsidR="003C1C46" w:rsidRDefault="003C1C46" w:rsidP="003C1C46">
      <w:pPr>
        <w:pStyle w:val="Ttulo4"/>
        <w:rPr>
          <w:rFonts w:ascii="Arial" w:hAnsi="Arial"/>
          <w:sz w:val="28"/>
          <w:lang w:val="es-CO"/>
        </w:rPr>
      </w:pPr>
      <w:bookmarkStart w:id="219" w:name="_Toc334451544"/>
      <w:r w:rsidRPr="00D53C37">
        <w:rPr>
          <w:rFonts w:ascii="Arial" w:hAnsi="Arial"/>
          <w:sz w:val="28"/>
          <w:lang w:val="es-CO"/>
        </w:rPr>
        <w:lastRenderedPageBreak/>
        <w:t>5.1.</w:t>
      </w:r>
      <w:r>
        <w:rPr>
          <w:rFonts w:ascii="Arial" w:hAnsi="Arial"/>
          <w:sz w:val="28"/>
          <w:lang w:val="es-CO"/>
        </w:rPr>
        <w:t>4.</w:t>
      </w:r>
      <w:r w:rsidRPr="00B90D45">
        <w:rPr>
          <w:rFonts w:ascii="Arial" w:hAnsi="Arial"/>
          <w:sz w:val="28"/>
          <w:lang w:val="es-CO"/>
        </w:rPr>
        <w:t>5. Recursos</w:t>
      </w:r>
      <w:bookmarkEnd w:id="219"/>
    </w:p>
    <w:p w:rsidR="004B76CE" w:rsidRPr="004B76CE" w:rsidRDefault="0024388C" w:rsidP="004B76CE">
      <w:pPr>
        <w:rPr>
          <w:lang w:val="es-CO"/>
        </w:rPr>
      </w:pPr>
      <w:r w:rsidRPr="0024388C">
        <w:rPr>
          <w:noProof/>
          <w:lang w:eastAsia="ja-JP"/>
        </w:rPr>
        <w:drawing>
          <wp:inline distT="0" distB="0" distL="0" distR="0">
            <wp:extent cx="4046888" cy="2125683"/>
            <wp:effectExtent l="0" t="0" r="6794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C1C46" w:rsidRDefault="003C1C46" w:rsidP="003C1C46">
      <w:pPr>
        <w:pStyle w:val="Ttulo4"/>
        <w:jc w:val="both"/>
        <w:rPr>
          <w:rFonts w:ascii="Arial" w:hAnsi="Arial"/>
          <w:sz w:val="28"/>
          <w:lang w:val="es-CO"/>
        </w:rPr>
      </w:pPr>
      <w:bookmarkStart w:id="220"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220"/>
    </w:p>
    <w:p w:rsidR="004B76CE" w:rsidRPr="004B76CE" w:rsidRDefault="00FF23CE" w:rsidP="004B76CE">
      <w:pPr>
        <w:rPr>
          <w:lang w:val="es-CO"/>
        </w:rPr>
      </w:pPr>
      <w:r w:rsidRPr="00FF23CE">
        <w:rPr>
          <w:noProof/>
          <w:lang w:eastAsia="ja-JP"/>
        </w:rPr>
        <w:drawing>
          <wp:inline distT="0" distB="0" distL="0" distR="0">
            <wp:extent cx="4063588" cy="1294410"/>
            <wp:effectExtent l="0" t="0" r="5143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B4525D" w:rsidRDefault="00D9745F" w:rsidP="00014AF3">
      <w:pPr>
        <w:pStyle w:val="Ttulo2"/>
        <w:jc w:val="both"/>
        <w:rPr>
          <w:lang w:val="es-CO"/>
        </w:rPr>
      </w:pPr>
      <w:bookmarkStart w:id="221" w:name="_Toc334451291"/>
      <w:bookmarkStart w:id="222"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1"/>
      <w:bookmarkEnd w:id="222"/>
    </w:p>
    <w:p w:rsidR="008A4941" w:rsidRPr="00D0041B" w:rsidRDefault="008A4941" w:rsidP="00D0041B">
      <w:pPr>
        <w:pStyle w:val="Ttulo3"/>
        <w:jc w:val="both"/>
        <w:rPr>
          <w:rFonts w:ascii="Arial" w:hAnsi="Arial" w:cs="Arial"/>
          <w:sz w:val="28"/>
          <w:szCs w:val="28"/>
          <w:lang w:val="es-CO"/>
        </w:rPr>
      </w:pPr>
      <w:bookmarkStart w:id="223" w:name="_5.2.1._Actividades_de"/>
      <w:bookmarkStart w:id="224" w:name="_Toc334451292"/>
      <w:bookmarkStart w:id="225" w:name="_Toc334451547"/>
      <w:bookmarkEnd w:id="223"/>
      <w:r w:rsidRPr="00D0041B">
        <w:rPr>
          <w:rFonts w:ascii="Arial" w:hAnsi="Arial" w:cs="Arial"/>
          <w:sz w:val="28"/>
          <w:szCs w:val="28"/>
          <w:lang w:val="es-CO"/>
        </w:rPr>
        <w:t>5.2.1. Objetivos</w:t>
      </w:r>
      <w:bookmarkEnd w:id="224"/>
      <w:bookmarkEnd w:id="225"/>
    </w:p>
    <w:p w:rsidR="008A4941" w:rsidRDefault="008A4941" w:rsidP="009D7F6B">
      <w:pPr>
        <w:pStyle w:val="Prrafodelista"/>
        <w:numPr>
          <w:ilvl w:val="0"/>
          <w:numId w:val="12"/>
        </w:numPr>
        <w:ind w:left="426"/>
        <w:rPr>
          <w:lang w:val="es-CO"/>
        </w:rPr>
      </w:pPr>
      <w:r>
        <w:rPr>
          <w:lang w:val="es-CO"/>
        </w:rPr>
        <w:t>Definir las actividades a realizar para el desarrollo del proyecto.</w:t>
      </w:r>
    </w:p>
    <w:p w:rsidR="008A4941" w:rsidRPr="008A4941" w:rsidRDefault="008A4941" w:rsidP="009D7F6B">
      <w:pPr>
        <w:pStyle w:val="Prrafodelista"/>
        <w:numPr>
          <w:ilvl w:val="0"/>
          <w:numId w:val="12"/>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6" w:name="_Toc334451293"/>
      <w:bookmarkStart w:id="227" w:name="_Toc334451548"/>
      <w:r w:rsidRPr="00D0041B">
        <w:rPr>
          <w:rFonts w:ascii="Arial" w:hAnsi="Arial" w:cs="Arial"/>
          <w:sz w:val="28"/>
          <w:szCs w:val="28"/>
          <w:lang w:val="es-CO"/>
        </w:rPr>
        <w:t>5.2.2. Alcance</w:t>
      </w:r>
      <w:bookmarkEnd w:id="226"/>
      <w:bookmarkEnd w:id="227"/>
    </w:p>
    <w:p w:rsidR="008A4941" w:rsidRPr="00691968" w:rsidRDefault="008A4941" w:rsidP="008A4941">
      <w:pPr>
        <w:jc w:val="both"/>
        <w:rPr>
          <w:lang w:val="es-CO"/>
        </w:rPr>
      </w:pPr>
      <w:r>
        <w:rPr>
          <w:lang w:val="es-CO"/>
        </w:rPr>
        <w:t xml:space="preserve">Este plan tiene alcance total de todo el proyecto, ya que es donde cada una de las actividades </w:t>
      </w:r>
      <w:proofErr w:type="gramStart"/>
      <w:r>
        <w:rPr>
          <w:lang w:val="es-CO"/>
        </w:rPr>
        <w:t>son</w:t>
      </w:r>
      <w:proofErr w:type="gramEnd"/>
      <w:r>
        <w:rPr>
          <w:lang w:val="es-CO"/>
        </w:rPr>
        <w:t xml:space="preserve">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28" w:name="_Toc334451294"/>
      <w:bookmarkStart w:id="229" w:name="_Toc334451549"/>
      <w:r w:rsidRPr="00D0041B">
        <w:rPr>
          <w:rFonts w:ascii="Arial" w:hAnsi="Arial" w:cs="Arial"/>
          <w:sz w:val="28"/>
          <w:szCs w:val="28"/>
          <w:lang w:val="es-CO"/>
        </w:rPr>
        <w:t>5.2.3. Responsable</w:t>
      </w:r>
      <w:bookmarkEnd w:id="228"/>
      <w:bookmarkEnd w:id="229"/>
    </w:p>
    <w:p w:rsidR="008A4941" w:rsidRPr="008A4941" w:rsidRDefault="00575330" w:rsidP="008A4941">
      <w:pPr>
        <w:rPr>
          <w:lang w:val="es-CO"/>
        </w:rPr>
      </w:pPr>
      <w:r>
        <w:rPr>
          <w:noProof/>
          <w:lang w:eastAsia="ja-JP"/>
        </w:rPr>
        <w:drawing>
          <wp:inline distT="0" distB="0" distL="0" distR="0">
            <wp:extent cx="2570672" cy="1371600"/>
            <wp:effectExtent l="0" t="0" r="7747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EE5D54" w:rsidRDefault="008A4941" w:rsidP="00D0041B">
      <w:pPr>
        <w:pStyle w:val="Ttulo3"/>
        <w:rPr>
          <w:rFonts w:ascii="Arial" w:hAnsi="Arial" w:cs="Arial"/>
          <w:sz w:val="28"/>
          <w:szCs w:val="28"/>
          <w:lang w:val="es-CO"/>
        </w:rPr>
      </w:pPr>
      <w:bookmarkStart w:id="230" w:name="_Toc334451295"/>
      <w:bookmarkStart w:id="231" w:name="_Toc334451550"/>
      <w:r w:rsidRPr="00D0041B">
        <w:rPr>
          <w:rFonts w:ascii="Arial" w:hAnsi="Arial" w:cs="Arial"/>
          <w:sz w:val="28"/>
          <w:szCs w:val="28"/>
          <w:lang w:val="es-CO"/>
        </w:rPr>
        <w:lastRenderedPageBreak/>
        <w:t>5.2.</w:t>
      </w:r>
      <w:r w:rsidR="00EE5D54" w:rsidRPr="00D0041B">
        <w:rPr>
          <w:rFonts w:ascii="Arial" w:hAnsi="Arial" w:cs="Arial"/>
          <w:sz w:val="28"/>
          <w:szCs w:val="28"/>
          <w:lang w:val="es-CO"/>
        </w:rPr>
        <w:t>4. Desarrollo</w:t>
      </w:r>
      <w:bookmarkEnd w:id="230"/>
      <w:bookmarkEnd w:id="231"/>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2"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2"/>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3" w:name="_Toc333053718"/>
      <w:bookmarkStart w:id="234" w:name="_Toc334451552"/>
      <w:r w:rsidRPr="00595763">
        <w:rPr>
          <w:rFonts w:ascii="Arial" w:hAnsi="Arial"/>
          <w:sz w:val="28"/>
          <w:lang w:val="es-CO"/>
        </w:rPr>
        <w:t>5.2.</w:t>
      </w:r>
      <w:r>
        <w:rPr>
          <w:rFonts w:ascii="Arial" w:hAnsi="Arial"/>
          <w:sz w:val="28"/>
          <w:lang w:val="es-CO"/>
        </w:rPr>
        <w:t>4.2</w:t>
      </w:r>
      <w:proofErr w:type="gramStart"/>
      <w:r>
        <w:rPr>
          <w:rFonts w:ascii="Arial" w:hAnsi="Arial"/>
          <w:sz w:val="28"/>
          <w:lang w:val="es-CO"/>
        </w:rPr>
        <w:t>.</w:t>
      </w:r>
      <w:bookmarkEnd w:id="233"/>
      <w:r>
        <w:rPr>
          <w:rFonts w:ascii="Arial" w:hAnsi="Arial" w:cs="Arial"/>
          <w:sz w:val="28"/>
          <w:szCs w:val="28"/>
          <w:lang w:val="es-CO"/>
        </w:rPr>
        <w:t>Asignación</w:t>
      </w:r>
      <w:proofErr w:type="gramEnd"/>
      <w:r>
        <w:rPr>
          <w:rFonts w:ascii="Arial" w:hAnsi="Arial" w:cs="Arial"/>
          <w:sz w:val="28"/>
          <w:szCs w:val="28"/>
          <w:lang w:val="es-CO"/>
        </w:rPr>
        <w:t xml:space="preserve"> de Calendario</w:t>
      </w:r>
      <w:bookmarkEnd w:id="234"/>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5" w:name="_5.2.3_Asignación_de"/>
      <w:bookmarkStart w:id="236" w:name="_Toc333053719"/>
      <w:bookmarkStart w:id="237" w:name="_Toc334451553"/>
      <w:bookmarkEnd w:id="235"/>
      <w:r w:rsidRPr="00595763">
        <w:rPr>
          <w:rFonts w:ascii="Arial" w:hAnsi="Arial"/>
          <w:sz w:val="28"/>
          <w:lang w:val="es-CO"/>
        </w:rPr>
        <w:t>5.2.</w:t>
      </w:r>
      <w:r>
        <w:rPr>
          <w:rFonts w:ascii="Arial" w:hAnsi="Arial"/>
          <w:sz w:val="28"/>
          <w:lang w:val="es-CO"/>
        </w:rPr>
        <w:t>4.</w:t>
      </w:r>
      <w:r w:rsidRPr="00595763">
        <w:rPr>
          <w:rFonts w:ascii="Arial" w:hAnsi="Arial"/>
          <w:sz w:val="28"/>
          <w:lang w:val="es-CO"/>
        </w:rPr>
        <w:t>3</w:t>
      </w:r>
      <w:proofErr w:type="gramStart"/>
      <w:r>
        <w:rPr>
          <w:rFonts w:ascii="Arial" w:hAnsi="Arial"/>
          <w:sz w:val="28"/>
          <w:lang w:val="es-CO"/>
        </w:rPr>
        <w:t>.</w:t>
      </w:r>
      <w:r>
        <w:rPr>
          <w:rFonts w:ascii="Arial" w:hAnsi="Arial" w:cs="Arial"/>
          <w:sz w:val="28"/>
          <w:szCs w:val="28"/>
          <w:lang w:val="es-CO"/>
        </w:rPr>
        <w:t>Asignación</w:t>
      </w:r>
      <w:proofErr w:type="gramEnd"/>
      <w:r>
        <w:rPr>
          <w:rFonts w:ascii="Arial" w:hAnsi="Arial" w:cs="Arial"/>
          <w:sz w:val="28"/>
          <w:szCs w:val="28"/>
          <w:lang w:val="es-CO"/>
        </w:rPr>
        <w:t xml:space="preserve"> de Recursos</w:t>
      </w:r>
      <w:bookmarkEnd w:id="236"/>
      <w:bookmarkEnd w:id="237"/>
    </w:p>
    <w:p w:rsidR="00EB7A44" w:rsidRPr="00EB7A44" w:rsidRDefault="00556389" w:rsidP="00EB7A44">
      <w:pPr>
        <w:rPr>
          <w:lang w:val="es-CO"/>
        </w:rPr>
      </w:pPr>
      <w:r>
        <w:rPr>
          <w:lang w:val="es-CO"/>
        </w:rPr>
        <w:t>Que personas están en que actividades</w:t>
      </w:r>
    </w:p>
    <w:p w:rsidR="00EE5D54" w:rsidRPr="00D0041B" w:rsidRDefault="00D0041B" w:rsidP="00D0041B">
      <w:pPr>
        <w:pStyle w:val="Ttulo3"/>
        <w:rPr>
          <w:rFonts w:ascii="Arial" w:hAnsi="Arial" w:cs="Arial"/>
          <w:sz w:val="28"/>
          <w:szCs w:val="28"/>
          <w:lang w:val="es-CO"/>
        </w:rPr>
      </w:pPr>
      <w:bookmarkStart w:id="238" w:name="_Toc334451296"/>
      <w:bookmarkStart w:id="239"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238"/>
      <w:bookmarkEnd w:id="239"/>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0" w:name="_Toc334451297"/>
      <w:bookmarkStart w:id="241"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40"/>
      <w:bookmarkEnd w:id="241"/>
    </w:p>
    <w:p w:rsidR="00510198" w:rsidRPr="00510198" w:rsidRDefault="00510198" w:rsidP="00510198">
      <w:pPr>
        <w:rPr>
          <w:lang w:val="es-CO"/>
        </w:rPr>
      </w:pPr>
      <w:r>
        <w:rPr>
          <w:noProof/>
          <w:lang w:eastAsia="ja-JP"/>
        </w:rPr>
        <w:drawing>
          <wp:inline distT="0" distB="0" distL="0" distR="0">
            <wp:extent cx="4051005" cy="2466754"/>
            <wp:effectExtent l="0" t="0" r="0" b="0"/>
            <wp:docPr id="10" name="Diagrama 10">
              <a:hlinkClick xmlns:a="http://schemas.openxmlformats.org/drawingml/2006/main" r:id="rId75"/>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D9745F" w:rsidRPr="00595763" w:rsidRDefault="00D9745F" w:rsidP="00014AF3">
      <w:pPr>
        <w:pStyle w:val="Ttulo1"/>
        <w:jc w:val="both"/>
        <w:rPr>
          <w:rFonts w:ascii="Arial" w:hAnsi="Arial"/>
          <w:lang w:val="es-CO"/>
        </w:rPr>
      </w:pPr>
      <w:bookmarkStart w:id="242" w:name="_Toc333053722"/>
      <w:bookmarkStart w:id="243" w:name="_Toc334451298"/>
      <w:bookmarkStart w:id="244" w:name="_Toc334451556"/>
      <w:r w:rsidRPr="00595763">
        <w:rPr>
          <w:rFonts w:ascii="Arial" w:hAnsi="Arial"/>
          <w:lang w:val="es-CO"/>
        </w:rPr>
        <w:lastRenderedPageBreak/>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242"/>
      <w:bookmarkEnd w:id="243"/>
      <w:bookmarkEnd w:id="244"/>
    </w:p>
    <w:bookmarkStart w:id="245" w:name="_Toc334451299"/>
    <w:bookmarkStart w:id="246" w:name="_Toc334451557"/>
    <w:p w:rsidR="00D9745F" w:rsidRPr="00595763" w:rsidRDefault="007354D3" w:rsidP="00014AF3">
      <w:pPr>
        <w:pStyle w:val="Ttulo2"/>
        <w:jc w:val="both"/>
        <w:rPr>
          <w:rFonts w:ascii="Arial" w:hAnsi="Arial"/>
          <w:sz w:val="28"/>
          <w:lang w:val="es-CO"/>
        </w:rPr>
      </w:pPr>
      <w:r>
        <w:rPr>
          <w:rFonts w:ascii="Arial" w:hAnsi="Arial" w:cs="Arial"/>
          <w:sz w:val="28"/>
          <w:szCs w:val="28"/>
          <w:lang w:val="es-CO"/>
        </w:rPr>
        <w:fldChar w:fldCharType="begin"/>
      </w:r>
      <w:r w:rsidR="00E0373D">
        <w:rPr>
          <w:rFonts w:ascii="Arial" w:hAnsi="Arial" w:cs="Arial"/>
          <w:sz w:val="28"/>
          <w:szCs w:val="28"/>
          <w:lang w:val="es-CO"/>
        </w:rPr>
        <w:instrText xml:space="preserve"> HYPERLINK "SPMP%20-%20FifthFloor%20-%20Plan%20de%20Control.docx" </w:instrText>
      </w:r>
      <w:r>
        <w:rPr>
          <w:rFonts w:ascii="Arial" w:hAnsi="Arial" w:cs="Arial"/>
          <w:sz w:val="28"/>
          <w:szCs w:val="28"/>
          <w:lang w:val="es-CO"/>
        </w:rPr>
        <w:fldChar w:fldCharType="separate"/>
      </w:r>
      <w:r w:rsidR="00D9745F" w:rsidRPr="00E0373D">
        <w:rPr>
          <w:rStyle w:val="Hipervnculo"/>
          <w:rFonts w:ascii="Arial" w:hAnsi="Arial" w:cs="Arial"/>
          <w:sz w:val="28"/>
          <w:szCs w:val="28"/>
          <w:lang w:val="es-CO"/>
        </w:rPr>
        <w:t>6.1</w:t>
      </w:r>
      <w:r w:rsidR="008B02E3" w:rsidRPr="00E0373D">
        <w:rPr>
          <w:rStyle w:val="Hipervnculo"/>
          <w:rFonts w:ascii="Arial" w:hAnsi="Arial" w:cs="Arial"/>
          <w:sz w:val="28"/>
          <w:szCs w:val="28"/>
          <w:lang w:val="es-CO"/>
        </w:rPr>
        <w:t xml:space="preserve"> Plan de Gerencia de Requerimientos</w:t>
      </w:r>
      <w:bookmarkEnd w:id="245"/>
      <w:bookmarkEnd w:id="246"/>
      <w:r>
        <w:rPr>
          <w:rFonts w:ascii="Arial" w:hAnsi="Arial" w:cs="Arial"/>
          <w:sz w:val="28"/>
          <w:szCs w:val="28"/>
          <w:lang w:val="es-CO"/>
        </w:rPr>
        <w:fldChar w:fldCharType="end"/>
      </w:r>
    </w:p>
    <w:p w:rsidR="00D9745F" w:rsidRPr="00595763" w:rsidRDefault="00D9745F" w:rsidP="00014AF3">
      <w:pPr>
        <w:pStyle w:val="Ttulo2"/>
        <w:jc w:val="both"/>
        <w:rPr>
          <w:rFonts w:ascii="Arial" w:hAnsi="Arial"/>
          <w:sz w:val="28"/>
          <w:lang w:val="es-CO"/>
        </w:rPr>
      </w:pPr>
      <w:bookmarkStart w:id="247" w:name="_Toc333053724"/>
      <w:bookmarkStart w:id="248" w:name="_Toc334451300"/>
      <w:bookmarkStart w:id="249"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47"/>
      <w:r w:rsidR="00BD4837">
        <w:rPr>
          <w:rFonts w:ascii="Arial" w:hAnsi="Arial" w:cs="Arial"/>
          <w:sz w:val="28"/>
          <w:szCs w:val="28"/>
          <w:lang w:val="es-CO"/>
        </w:rPr>
        <w:t>de Cambios</w:t>
      </w:r>
      <w:bookmarkEnd w:id="248"/>
      <w:bookmarkEnd w:id="249"/>
    </w:p>
    <w:bookmarkStart w:id="250" w:name="_Toc333053725"/>
    <w:bookmarkStart w:id="251" w:name="_Toc334451301"/>
    <w:bookmarkStart w:id="252" w:name="_Toc334451559"/>
    <w:p w:rsidR="001D2DDB" w:rsidRPr="00595763" w:rsidRDefault="007354D3"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0"/>
      <w:r w:rsidR="00EA2121" w:rsidRPr="00E0373D">
        <w:rPr>
          <w:rStyle w:val="Hipervnculo"/>
          <w:rFonts w:ascii="Arial" w:hAnsi="Arial" w:cs="Arial"/>
          <w:sz w:val="28"/>
          <w:szCs w:val="28"/>
          <w:lang w:val="es-CO"/>
        </w:rPr>
        <w:t>de Calendario</w:t>
      </w:r>
      <w:bookmarkEnd w:id="251"/>
      <w:bookmarkEnd w:id="252"/>
      <w:r>
        <w:rPr>
          <w:rFonts w:ascii="Arial" w:hAnsi="Arial"/>
          <w:sz w:val="28"/>
          <w:lang w:val="es-CO"/>
        </w:rPr>
        <w:fldChar w:fldCharType="end"/>
      </w:r>
    </w:p>
    <w:p w:rsidR="00D9745F" w:rsidRPr="00595763" w:rsidRDefault="00D9745F" w:rsidP="00014AF3">
      <w:pPr>
        <w:pStyle w:val="Ttulo2"/>
        <w:jc w:val="both"/>
        <w:rPr>
          <w:rFonts w:ascii="Arial" w:hAnsi="Arial"/>
          <w:sz w:val="28"/>
          <w:lang w:val="es-CO"/>
        </w:rPr>
      </w:pPr>
      <w:bookmarkStart w:id="253" w:name="_Toc334451302"/>
      <w:bookmarkStart w:id="254" w:name="_Toc334451560"/>
      <w:commentRangeStart w:id="255"/>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3"/>
      <w:bookmarkEnd w:id="254"/>
      <w:commentRangeEnd w:id="255"/>
      <w:r w:rsidR="003A3625">
        <w:rPr>
          <w:rStyle w:val="Refdecomentario"/>
          <w:rFonts w:asciiTheme="minorHAnsi" w:eastAsiaTheme="minorHAnsi" w:hAnsiTheme="minorHAnsi" w:cstheme="minorBidi"/>
          <w:b w:val="0"/>
          <w:bCs w:val="0"/>
          <w:color w:val="auto"/>
        </w:rPr>
        <w:commentReference w:id="255"/>
      </w:r>
    </w:p>
    <w:p w:rsidR="00D9745F" w:rsidRPr="00595763" w:rsidRDefault="00D9745F" w:rsidP="00014AF3">
      <w:pPr>
        <w:pStyle w:val="Ttulo2"/>
        <w:jc w:val="both"/>
        <w:rPr>
          <w:rFonts w:ascii="Arial" w:hAnsi="Arial"/>
          <w:sz w:val="28"/>
        </w:rPr>
      </w:pPr>
      <w:bookmarkStart w:id="256" w:name="_Toc334451303"/>
      <w:bookmarkStart w:id="257"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56"/>
      <w:bookmarkEnd w:id="257"/>
    </w:p>
    <w:bookmarkStart w:id="258" w:name="_Toc333053728"/>
    <w:p w:rsidR="00E0373D" w:rsidRPr="00E0373D" w:rsidRDefault="007354D3" w:rsidP="00014AF3">
      <w:pPr>
        <w:jc w:val="both"/>
        <w:rPr>
          <w:rStyle w:val="Hipervnculo"/>
        </w:rPr>
      </w:pPr>
      <w:r>
        <w:fldChar w:fldCharType="begin"/>
      </w:r>
      <w:r w:rsidR="00E0373D">
        <w:instrText xml:space="preserve"> HYPERLINK "SPMP%20-%20FifthFloor%20-%20Plan%20de%20Control.docx" </w:instrText>
      </w:r>
      <w:r>
        <w:fldChar w:fldCharType="separate"/>
      </w:r>
      <w:r w:rsidR="00E0373D" w:rsidRPr="00E0373D">
        <w:rPr>
          <w:rStyle w:val="Hipervnculo"/>
        </w:rPr>
        <w:t xml:space="preserve">Plan de Recolección de </w:t>
      </w:r>
      <w:proofErr w:type="spellStart"/>
      <w:r w:rsidR="00E0373D" w:rsidRPr="00E0373D">
        <w:rPr>
          <w:rStyle w:val="Hipervnculo"/>
        </w:rPr>
        <w:t>Metricas</w:t>
      </w:r>
      <w:proofErr w:type="spellEnd"/>
    </w:p>
    <w:p w:rsidR="00354894" w:rsidRPr="00C13EE0" w:rsidRDefault="00E0373D" w:rsidP="00014AF3">
      <w:pPr>
        <w:jc w:val="both"/>
      </w:pPr>
      <w:r w:rsidRPr="00E0373D">
        <w:rPr>
          <w:rStyle w:val="Hipervnculo"/>
        </w:rPr>
        <w:t>Plan de Control de La calidad</w:t>
      </w:r>
      <w:r w:rsidR="007354D3">
        <w:fldChar w:fldCharType="end"/>
      </w:r>
    </w:p>
    <w:p w:rsidR="00D9745F" w:rsidRDefault="00A466EE" w:rsidP="00A466EE">
      <w:pPr>
        <w:pStyle w:val="Ttulo2"/>
        <w:jc w:val="both"/>
        <w:rPr>
          <w:rFonts w:ascii="Arial" w:hAnsi="Arial" w:cs="Arial"/>
          <w:sz w:val="28"/>
          <w:szCs w:val="28"/>
          <w:lang w:val="es-CO"/>
        </w:rPr>
      </w:pPr>
      <w:bookmarkStart w:id="259" w:name="_Toc334451304"/>
      <w:bookmarkStart w:id="260" w:name="_Toc334451562"/>
      <w:bookmarkEnd w:id="258"/>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59"/>
      <w:bookmarkEnd w:id="260"/>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rsidR="00A466EE" w:rsidRPr="00C02BCD" w:rsidRDefault="00897FF1" w:rsidP="00C02BCD">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rsidR="000F397B" w:rsidRDefault="00D9745F" w:rsidP="00014AF3">
      <w:pPr>
        <w:pStyle w:val="Ttulo1"/>
        <w:jc w:val="both"/>
        <w:rPr>
          <w:rFonts w:ascii="Arial" w:hAnsi="Arial"/>
          <w:lang w:val="es-CO"/>
        </w:rPr>
      </w:pPr>
      <w:bookmarkStart w:id="261" w:name="_Toc333053730"/>
      <w:bookmarkStart w:id="262" w:name="_Toc334451305"/>
      <w:bookmarkStart w:id="263" w:name="_Toc334451563"/>
      <w:r w:rsidRPr="00A16953">
        <w:rPr>
          <w:rFonts w:ascii="Arial" w:hAnsi="Arial"/>
          <w:lang w:val="es-CO"/>
        </w:rPr>
        <w:t xml:space="preserve">7. </w:t>
      </w:r>
      <w:bookmarkEnd w:id="261"/>
      <w:r w:rsidR="00DE4DB7" w:rsidRPr="00A16953">
        <w:rPr>
          <w:rFonts w:ascii="Arial" w:hAnsi="Arial"/>
          <w:lang w:val="es-CO"/>
        </w:rPr>
        <w:t>Entrega del P</w:t>
      </w:r>
      <w:r w:rsidR="008B4FE5" w:rsidRPr="00A16953">
        <w:rPr>
          <w:rFonts w:ascii="Arial" w:hAnsi="Arial"/>
          <w:lang w:val="es-CO"/>
        </w:rPr>
        <w:t>roducto</w:t>
      </w:r>
      <w:bookmarkStart w:id="264" w:name="_Toc333053731"/>
      <w:bookmarkStart w:id="265" w:name="_Toc334451306"/>
      <w:bookmarkStart w:id="266" w:name="_Toc334451564"/>
      <w:bookmarkEnd w:id="262"/>
      <w:bookmarkEnd w:id="263"/>
    </w:p>
    <w:p w:rsidR="000F397B" w:rsidRDefault="000F397B" w:rsidP="000F397B">
      <w:pPr>
        <w:jc w:val="both"/>
        <w:rPr>
          <w:lang w:val="es-CO"/>
        </w:rPr>
      </w:pPr>
      <w:r>
        <w:rPr>
          <w:lang w:val="es-CO"/>
        </w:rPr>
        <w:t xml:space="preserve">Para la entrega del producto, el cliente Miguel Torres y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acordaron 4 entregas obligatorias las cuales están comprendidas en el segundo semestre del año 2012, estas entregas serán progresivas y acumulativas para que el cliente tenga amplio conocimiento de los avances realizados por la organización en cada etapa.</w:t>
      </w:r>
    </w:p>
    <w:p w:rsidR="000F397B" w:rsidRDefault="000F397B" w:rsidP="000F397B">
      <w:pPr>
        <w:jc w:val="both"/>
        <w:rPr>
          <w:lang w:val="es-CO"/>
        </w:rPr>
      </w:pPr>
      <w:r>
        <w:rPr>
          <w:lang w:val="es-CO"/>
        </w:rPr>
        <w:t xml:space="preserve">Las entregas acordadas serán especificadas a continuación con cada uno de los documentos y avances de software que tendrán que ser entregadas al cliente por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w:t>
      </w:r>
    </w:p>
    <w:p w:rsidR="000F397B" w:rsidRDefault="000F397B" w:rsidP="000F397B">
      <w:pPr>
        <w:pStyle w:val="Ttulo2"/>
        <w:rPr>
          <w:lang w:val="es-CO"/>
        </w:rPr>
      </w:pPr>
      <w:r>
        <w:rPr>
          <w:lang w:val="es-CO"/>
        </w:rPr>
        <w:t xml:space="preserve">7.1 </w:t>
      </w:r>
      <w:r w:rsidR="00057D7C">
        <w:rPr>
          <w:lang w:val="es-CO"/>
        </w:rPr>
        <w:t xml:space="preserve">Primera Entrega </w:t>
      </w:r>
      <w:r w:rsidR="008D769B">
        <w:rPr>
          <w:lang w:val="es-CO"/>
        </w:rPr>
        <w:t>SPMP</w:t>
      </w:r>
    </w:p>
    <w:p w:rsidR="009D60A4" w:rsidRDefault="009D60A4" w:rsidP="008D769B">
      <w:pPr>
        <w:jc w:val="both"/>
        <w:rPr>
          <w:lang w:val="es-CO"/>
        </w:rPr>
      </w:pPr>
      <w:r>
        <w:rPr>
          <w:lang w:val="es-CO"/>
        </w:rPr>
        <w:t>Esta entrega se realizara a las 16:00 horas del 11 de septiembre del 2012</w:t>
      </w:r>
      <w:r w:rsidR="008D769B">
        <w:rPr>
          <w:lang w:val="es-CO"/>
        </w:rPr>
        <w:t xml:space="preserve">, para ver los elementos que componen esta entrega ver sección </w:t>
      </w:r>
      <w:commentRangeStart w:id="267"/>
      <w:r w:rsidR="008D769B">
        <w:rPr>
          <w:lang w:val="es-CO"/>
        </w:rPr>
        <w:t>[1.1.3 Entregables del proyecto]</w:t>
      </w:r>
      <w:commentRangeEnd w:id="267"/>
      <w:r w:rsidR="008D769B">
        <w:rPr>
          <w:rStyle w:val="Refdecomentario"/>
        </w:rPr>
        <w:commentReference w:id="267"/>
      </w:r>
      <w:r w:rsidR="008D769B">
        <w:rPr>
          <w:lang w:val="es-CO"/>
        </w:rPr>
        <w:t>.</w:t>
      </w:r>
    </w:p>
    <w:p w:rsidR="009D60A4" w:rsidRDefault="009D60A4" w:rsidP="008D769B">
      <w:pPr>
        <w:pStyle w:val="Ttulo2"/>
        <w:jc w:val="both"/>
        <w:rPr>
          <w:lang w:val="es-CO"/>
        </w:rPr>
      </w:pPr>
      <w:r>
        <w:rPr>
          <w:lang w:val="es-CO"/>
        </w:rPr>
        <w:lastRenderedPageBreak/>
        <w:t>7.2 Segunda Entrega</w:t>
      </w:r>
      <w:r w:rsidR="008D769B">
        <w:rPr>
          <w:lang w:val="es-CO"/>
        </w:rPr>
        <w:t xml:space="preserve"> SRS</w:t>
      </w:r>
    </w:p>
    <w:p w:rsidR="008D769B" w:rsidRDefault="008D769B" w:rsidP="008D769B">
      <w:pPr>
        <w:jc w:val="both"/>
        <w:rPr>
          <w:lang w:val="es-CO"/>
        </w:rPr>
      </w:pPr>
      <w:r>
        <w:rPr>
          <w:lang w:val="es-CO"/>
        </w:rPr>
        <w:t xml:space="preserve">Esta entrega se realizara a las 16:00 horas del </w:t>
      </w:r>
      <w:r>
        <w:rPr>
          <w:lang w:val="es-CO"/>
        </w:rPr>
        <w:t>18</w:t>
      </w:r>
      <w:r>
        <w:rPr>
          <w:lang w:val="es-CO"/>
        </w:rPr>
        <w:t xml:space="preserve"> de </w:t>
      </w:r>
      <w:r>
        <w:rPr>
          <w:lang w:val="es-CO"/>
        </w:rPr>
        <w:t xml:space="preserve">octubre </w:t>
      </w:r>
      <w:r>
        <w:rPr>
          <w:lang w:val="es-CO"/>
        </w:rPr>
        <w:t xml:space="preserve">del 2012, para ver los elementos que componen esta entrega ver sección </w:t>
      </w:r>
      <w:commentRangeStart w:id="268"/>
      <w:r>
        <w:rPr>
          <w:lang w:val="es-CO"/>
        </w:rPr>
        <w:t>[1.1.3 Entregables del proyecto]</w:t>
      </w:r>
      <w:commentRangeEnd w:id="268"/>
      <w:r>
        <w:rPr>
          <w:rStyle w:val="Refdecomentario"/>
        </w:rPr>
        <w:commentReference w:id="268"/>
      </w:r>
      <w:r>
        <w:rPr>
          <w:lang w:val="es-CO"/>
        </w:rPr>
        <w:t>.</w:t>
      </w:r>
    </w:p>
    <w:p w:rsidR="008D769B" w:rsidRDefault="008D769B" w:rsidP="008D769B">
      <w:pPr>
        <w:pStyle w:val="Ttulo2"/>
        <w:jc w:val="both"/>
        <w:rPr>
          <w:lang w:val="es-CO"/>
        </w:rPr>
      </w:pPr>
      <w:r>
        <w:rPr>
          <w:lang w:val="es-CO"/>
        </w:rPr>
        <w:t>7.3 Tercera Entrega SDD</w:t>
      </w:r>
    </w:p>
    <w:p w:rsidR="008D769B" w:rsidRDefault="008D769B" w:rsidP="008D769B">
      <w:pPr>
        <w:jc w:val="both"/>
        <w:rPr>
          <w:lang w:val="es-CO"/>
        </w:rPr>
      </w:pPr>
      <w:r>
        <w:rPr>
          <w:lang w:val="es-CO"/>
        </w:rPr>
        <w:t xml:space="preserve">Esta entrega se realizara a las 16:00 horas del </w:t>
      </w:r>
      <w:r>
        <w:rPr>
          <w:lang w:val="es-CO"/>
        </w:rPr>
        <w:t>6</w:t>
      </w:r>
      <w:r>
        <w:rPr>
          <w:lang w:val="es-CO"/>
        </w:rPr>
        <w:t xml:space="preserve"> de </w:t>
      </w:r>
      <w:r>
        <w:rPr>
          <w:lang w:val="es-CO"/>
        </w:rPr>
        <w:t>noviembre</w:t>
      </w:r>
      <w:r>
        <w:rPr>
          <w:lang w:val="es-CO"/>
        </w:rPr>
        <w:t xml:space="preserve"> del 2012, para ver los elementos que componen esta entrega ver sección </w:t>
      </w:r>
      <w:commentRangeStart w:id="269"/>
      <w:r>
        <w:rPr>
          <w:lang w:val="es-CO"/>
        </w:rPr>
        <w:t>[1.1.3 Entregables del proyecto]</w:t>
      </w:r>
      <w:commentRangeEnd w:id="269"/>
      <w:r>
        <w:rPr>
          <w:rStyle w:val="Refdecomentario"/>
        </w:rPr>
        <w:commentReference w:id="269"/>
      </w:r>
      <w:r>
        <w:rPr>
          <w:lang w:val="es-CO"/>
        </w:rPr>
        <w:t>.</w:t>
      </w:r>
    </w:p>
    <w:p w:rsidR="008D769B" w:rsidRDefault="008D769B" w:rsidP="008D769B">
      <w:pPr>
        <w:pStyle w:val="Ttulo2"/>
        <w:rPr>
          <w:lang w:val="en-US"/>
        </w:rPr>
      </w:pPr>
      <w:r>
        <w:rPr>
          <w:lang w:val="en-US"/>
        </w:rPr>
        <w:t>7.4 Entrega FINAL</w:t>
      </w:r>
    </w:p>
    <w:p w:rsidR="008D769B" w:rsidRPr="008D769B" w:rsidRDefault="008D769B" w:rsidP="003F7A11">
      <w:pPr>
        <w:jc w:val="both"/>
        <w:rPr>
          <w:lang w:val="es-CO"/>
        </w:rPr>
      </w:pPr>
      <w:r w:rsidRPr="008D769B">
        <w:t xml:space="preserve">Esta entrega será realizada el día 30 de noviembre del 2012 en la sala de base de datos de la Pontificia Universidad </w:t>
      </w:r>
      <w:r>
        <w:t>Javeriana. En esta entrega se presentara el</w:t>
      </w:r>
      <w:r w:rsidR="003F7A11">
        <w:t xml:space="preserve"> desarrollo del</w:t>
      </w:r>
      <w:r>
        <w:t xml:space="preserve"> producto de software con un porcentaje superior al 80% </w:t>
      </w:r>
      <w:r w:rsidR="003F7A11">
        <w:t>de la totalidad</w:t>
      </w:r>
      <w:r>
        <w:t xml:space="preserve"> del proyecto. Para conocer los documentos detallados de la entrega dirigirse a la sección </w:t>
      </w:r>
      <w:commentRangeStart w:id="270"/>
      <w:r>
        <w:rPr>
          <w:lang w:val="es-CO"/>
        </w:rPr>
        <w:t>[1.1.3 Entregables del proyecto]</w:t>
      </w:r>
      <w:commentRangeEnd w:id="270"/>
      <w:r>
        <w:rPr>
          <w:rStyle w:val="Refdecomentario"/>
        </w:rPr>
        <w:commentReference w:id="270"/>
      </w:r>
      <w:r>
        <w:rPr>
          <w:lang w:val="es-CO"/>
        </w:rPr>
        <w:t>.</w:t>
      </w:r>
    </w:p>
    <w:p w:rsidR="008D769B" w:rsidRPr="008D769B" w:rsidRDefault="003F7A11" w:rsidP="003F7A11">
      <w:pPr>
        <w:jc w:val="both"/>
      </w:pPr>
      <w:r>
        <w:t xml:space="preserve">En esta entrega la organización </w:t>
      </w:r>
      <w:proofErr w:type="spellStart"/>
      <w:r>
        <w:t>Fifth</w:t>
      </w:r>
      <w:proofErr w:type="spellEnd"/>
      <w:r>
        <w:t xml:space="preserve"> </w:t>
      </w:r>
      <w:proofErr w:type="spellStart"/>
      <w:r>
        <w:t>Floor</w:t>
      </w:r>
      <w:proofErr w:type="spellEnd"/>
      <w:r>
        <w:t xml:space="preserve"> Corp. sustentara y expondrá el desarrollo del proyecto frente al cliente, jurado y las personas invitadas a la hora asignada por el cliente.</w:t>
      </w:r>
    </w:p>
    <w:p w:rsidR="00D9745F" w:rsidRPr="008D769B" w:rsidRDefault="00D9745F" w:rsidP="00014AF3">
      <w:pPr>
        <w:pStyle w:val="Ttulo1"/>
        <w:jc w:val="both"/>
        <w:rPr>
          <w:rFonts w:ascii="Arial" w:hAnsi="Arial"/>
          <w:lang w:val="en-US"/>
        </w:rPr>
      </w:pPr>
      <w:r w:rsidRPr="008D769B">
        <w:rPr>
          <w:rFonts w:ascii="Arial" w:hAnsi="Arial"/>
          <w:lang w:val="en-US"/>
        </w:rPr>
        <w:t>8. Supporting process plans</w:t>
      </w:r>
      <w:bookmarkEnd w:id="264"/>
      <w:bookmarkEnd w:id="265"/>
      <w:bookmarkEnd w:id="266"/>
    </w:p>
    <w:p w:rsidR="00D9745F" w:rsidRPr="007D5D4D" w:rsidRDefault="00D9745F" w:rsidP="00014AF3">
      <w:pPr>
        <w:pStyle w:val="Ttulo2"/>
        <w:jc w:val="both"/>
        <w:rPr>
          <w:rFonts w:ascii="Arial" w:hAnsi="Arial" w:cs="Arial"/>
          <w:sz w:val="28"/>
          <w:szCs w:val="28"/>
          <w:lang w:val="en-US"/>
        </w:rPr>
      </w:pPr>
      <w:bookmarkStart w:id="271" w:name="_Toc333053732"/>
      <w:bookmarkStart w:id="272" w:name="_Toc334451307"/>
      <w:bookmarkStart w:id="273" w:name="_Toc334451565"/>
      <w:r w:rsidRPr="007D5D4D">
        <w:rPr>
          <w:rFonts w:ascii="Arial" w:hAnsi="Arial" w:cs="Arial"/>
          <w:sz w:val="28"/>
          <w:szCs w:val="28"/>
          <w:lang w:val="en-US"/>
        </w:rPr>
        <w:t>8.1 Project supervision and work environment</w:t>
      </w:r>
      <w:bookmarkEnd w:id="271"/>
      <w:bookmarkEnd w:id="272"/>
      <w:bookmarkEnd w:id="273"/>
    </w:p>
    <w:p w:rsidR="00F330A6" w:rsidRDefault="00F330A6" w:rsidP="00014AF3">
      <w:pPr>
        <w:jc w:val="both"/>
      </w:pPr>
      <w:bookmarkStart w:id="274"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75"/>
      <w:r w:rsidR="00A7274C">
        <w:t xml:space="preserve">en la cuales el equipo de trabajo elige las actividades a </w:t>
      </w:r>
      <w:proofErr w:type="spellStart"/>
      <w:r w:rsidR="00A7274C">
        <w:t>a</w:t>
      </w:r>
      <w:proofErr w:type="spellEnd"/>
      <w:r w:rsidR="00A7274C">
        <w:t xml:space="preserve"> desarrollar en cada semana</w:t>
      </w:r>
      <w:commentRangeEnd w:id="275"/>
      <w:r w:rsidR="001F52C6">
        <w:rPr>
          <w:rStyle w:val="Refdecomentario"/>
        </w:rPr>
        <w:commentReference w:id="275"/>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76"/>
      <w:r w:rsidRPr="00C13EE0">
        <w:rPr>
          <w:b/>
        </w:rPr>
        <w:t>revisión cruzada</w:t>
      </w:r>
      <w:commentRangeEnd w:id="276"/>
      <w:r w:rsidR="00DD5E78">
        <w:rPr>
          <w:rStyle w:val="Refdecomentario"/>
        </w:rPr>
        <w:commentReference w:id="276"/>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77"/>
      <w:r w:rsidRPr="00C13EE0">
        <w:t xml:space="preserve">canales de comunicación </w:t>
      </w:r>
      <w:commentRangeEnd w:id="277"/>
      <w:r w:rsidRPr="00C13EE0">
        <w:rPr>
          <w:rStyle w:val="Refdecomentario"/>
        </w:rPr>
        <w:commentReference w:id="277"/>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lastRenderedPageBreak/>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78"/>
      <w:r>
        <w:t>plantillas.</w:t>
      </w:r>
      <w:commentRangeEnd w:id="278"/>
      <w:r w:rsidR="001F52C6">
        <w:rPr>
          <w:rStyle w:val="Refdecomentario"/>
        </w:rPr>
        <w:commentReference w:id="278"/>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79"/>
      <w:r w:rsidRPr="00DD5E78">
        <w:rPr>
          <w:b/>
        </w:rPr>
        <w:t>informe gerencial</w:t>
      </w:r>
      <w:commentRangeEnd w:id="279"/>
      <w:r w:rsidR="00DD5E78">
        <w:rPr>
          <w:rStyle w:val="Refdecomentario"/>
        </w:rPr>
        <w:commentReference w:id="279"/>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D9745F" w:rsidRDefault="00EE6191" w:rsidP="00014AF3">
      <w:pPr>
        <w:pStyle w:val="Ttulo2"/>
        <w:jc w:val="both"/>
        <w:rPr>
          <w:rFonts w:ascii="Arial" w:hAnsi="Arial"/>
          <w:sz w:val="28"/>
          <w:lang w:val="es-CO"/>
        </w:rPr>
      </w:pPr>
      <w:bookmarkStart w:id="280" w:name="_Toc334451308"/>
      <w:bookmarkStart w:id="281" w:name="_Toc334451566"/>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274"/>
      <w:bookmarkEnd w:id="280"/>
      <w:bookmarkEnd w:id="281"/>
    </w:p>
    <w:p w:rsidR="0015045F" w:rsidRPr="00C22962" w:rsidRDefault="0015045F" w:rsidP="0015045F">
      <w:pPr>
        <w:pStyle w:val="Ttulo2"/>
        <w:jc w:val="both"/>
        <w:rPr>
          <w:rFonts w:ascii="Arial" w:hAnsi="Arial" w:cs="Arial"/>
          <w:sz w:val="28"/>
          <w:szCs w:val="28"/>
          <w:lang w:val="es-ES_tradnl"/>
        </w:rPr>
      </w:pPr>
      <w:bookmarkStart w:id="282" w:name="_Toc333053734"/>
      <w:bookmarkStart w:id="283" w:name="_Toc333653892"/>
      <w:commentRangeStart w:id="284"/>
      <w:r w:rsidRPr="00C22962">
        <w:rPr>
          <w:rFonts w:ascii="Arial" w:hAnsi="Arial"/>
          <w:sz w:val="28"/>
          <w:lang w:val="es-ES_tradnl"/>
        </w:rPr>
        <w:t xml:space="preserve">8.3 </w:t>
      </w:r>
      <w:bookmarkEnd w:id="282"/>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83"/>
      <w:commentRangeEnd w:id="284"/>
      <w:r w:rsidRPr="00C22962">
        <w:rPr>
          <w:rStyle w:val="Refdecomentario"/>
          <w:rFonts w:asciiTheme="minorHAnsi" w:eastAsiaTheme="minorHAnsi" w:hAnsiTheme="minorHAnsi" w:cstheme="minorBidi"/>
          <w:color w:val="auto"/>
          <w:lang w:val="es-ES_tradnl"/>
        </w:rPr>
        <w:commentReference w:id="284"/>
      </w:r>
    </w:p>
    <w:p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8.3.1 Objetivos</w:t>
      </w:r>
    </w:p>
    <w:p w:rsidR="0015045F" w:rsidRPr="00C22962" w:rsidRDefault="0015045F" w:rsidP="009D7F6B">
      <w:pPr>
        <w:pStyle w:val="Prrafodelista"/>
        <w:numPr>
          <w:ilvl w:val="0"/>
          <w:numId w:val="11"/>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9D7F6B">
      <w:pPr>
        <w:pStyle w:val="Prrafodelista"/>
        <w:numPr>
          <w:ilvl w:val="0"/>
          <w:numId w:val="11"/>
        </w:numPr>
        <w:jc w:val="both"/>
        <w:rPr>
          <w:lang w:val="es-ES_tradnl"/>
        </w:rPr>
      </w:pPr>
      <w:r w:rsidRPr="00C22962">
        <w:rPr>
          <w:lang w:val="es-ES_tradnl"/>
        </w:rPr>
        <w:t>Detectar  los  factores de riesgo (causas)</w:t>
      </w:r>
    </w:p>
    <w:p w:rsidR="0015045F" w:rsidRPr="00C22962" w:rsidRDefault="0015045F" w:rsidP="009D7F6B">
      <w:pPr>
        <w:pStyle w:val="Prrafodelista"/>
        <w:numPr>
          <w:ilvl w:val="0"/>
          <w:numId w:val="11"/>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9D7F6B">
      <w:pPr>
        <w:pStyle w:val="Prrafodelista"/>
        <w:numPr>
          <w:ilvl w:val="0"/>
          <w:numId w:val="11"/>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9D7F6B">
      <w:pPr>
        <w:pStyle w:val="Prrafodelista"/>
        <w:numPr>
          <w:ilvl w:val="0"/>
          <w:numId w:val="11"/>
        </w:numPr>
        <w:jc w:val="both"/>
        <w:rPr>
          <w:lang w:val="es-ES_tradnl"/>
        </w:rPr>
      </w:pPr>
      <w:commentRangeStart w:id="285"/>
      <w:r w:rsidRPr="00C22962">
        <w:rPr>
          <w:lang w:val="es-ES_tradnl"/>
        </w:rPr>
        <w:t>Diseñar los planes de contingencia, asociados a cada riesgo teniendo en cuenta el tiempo de respuesta, los responsables, así como la incidencia del riesgo sobre las diferentes partes del proyecto.</w:t>
      </w:r>
      <w:commentRangeEnd w:id="285"/>
      <w:r>
        <w:rPr>
          <w:rStyle w:val="Refdecomentario"/>
        </w:rPr>
        <w:commentReference w:id="285"/>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rsidR="0015045F" w:rsidRPr="00130552" w:rsidRDefault="0015045F" w:rsidP="0015045F">
      <w:r>
        <w:t xml:space="preserve">Este plan se enfocara en los 7 riesgos mas importantes </w:t>
      </w:r>
      <w:proofErr w:type="gramStart"/>
      <w:r>
        <w:t>identificados  tras</w:t>
      </w:r>
      <w:proofErr w:type="gramEnd"/>
      <w:r>
        <w:t xml:space="preserve"> cada iteración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rsidR="0015045F" w:rsidRDefault="0015045F" w:rsidP="0015045F">
      <w:r>
        <w:t>Director de Riesgos y Gerente del Proyecte</w:t>
      </w:r>
    </w:p>
    <w:p w:rsidR="00E50B24" w:rsidRPr="000F1FA5" w:rsidRDefault="00E50B24" w:rsidP="0015045F">
      <w:r>
        <w:rPr>
          <w:noProof/>
          <w:lang w:eastAsia="ja-JP"/>
        </w:rPr>
        <w:lastRenderedPageBreak/>
        <w:drawing>
          <wp:inline distT="0" distB="0" distL="0" distR="0">
            <wp:extent cx="2570672" cy="1371600"/>
            <wp:effectExtent l="0" t="0" r="7747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8.3.4 Desarrollo</w:t>
      </w:r>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w:t>
      </w:r>
      <w:proofErr w:type="gramStart"/>
      <w:r w:rsidRPr="00C22962">
        <w:rPr>
          <w:lang w:val="es-ES_tradnl"/>
        </w:rPr>
        <w:t>nutrirá ,</w:t>
      </w:r>
      <w:proofErr w:type="gramEnd"/>
      <w:r w:rsidRPr="00C22962">
        <w:rPr>
          <w:lang w:val="es-ES_tradnl"/>
        </w:rPr>
        <w:t xml:space="preserve">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8.3.5</w:t>
      </w:r>
      <w:r w:rsidR="004945FA">
        <w:rPr>
          <w:rFonts w:ascii="Arial" w:hAnsi="Arial"/>
          <w:sz w:val="28"/>
          <w:lang w:val="es-CO"/>
        </w:rPr>
        <w:t xml:space="preserve"> Recursos</w:t>
      </w:r>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286"/>
      <w:r w:rsidR="007354D3">
        <w:fldChar w:fldCharType="begin"/>
      </w:r>
      <w:r>
        <w:instrText xml:space="preserve"> HYPERLINK "Dept%20Calidad/Riesgos%20del%20%20proyecto.xlsx" </w:instrText>
      </w:r>
      <w:r w:rsidR="007354D3">
        <w:fldChar w:fldCharType="separate"/>
      </w:r>
      <w:r w:rsidRPr="00C22962">
        <w:rPr>
          <w:rStyle w:val="Hipervnculo"/>
          <w:lang w:val="es-ES_tradnl"/>
        </w:rPr>
        <w:t>riesgos</w:t>
      </w:r>
      <w:proofErr w:type="spellEnd"/>
      <w:r w:rsidRPr="00C22962">
        <w:rPr>
          <w:rStyle w:val="Hipervnculo"/>
          <w:lang w:val="es-ES_tradnl"/>
        </w:rPr>
        <w:t xml:space="preserve"> del proyecto</w:t>
      </w:r>
      <w:r w:rsidR="007354D3">
        <w:rPr>
          <w:rStyle w:val="Hipervnculo"/>
          <w:lang w:val="es-ES_tradnl"/>
        </w:rPr>
        <w:fldChar w:fldCharType="end"/>
      </w:r>
      <w:r w:rsidRPr="00C22962">
        <w:rPr>
          <w:lang w:val="es-ES_tradnl"/>
        </w:rPr>
        <w:t xml:space="preserve">, </w:t>
      </w:r>
      <w:commentRangeEnd w:id="286"/>
      <w:r>
        <w:rPr>
          <w:rStyle w:val="Refdecomentario"/>
        </w:rPr>
        <w:commentReference w:id="286"/>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firstRow="1" w:lastRow="0" w:firstColumn="1" w:lastColumn="0" w:noHBand="0" w:noVBand="1"/>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287"/>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9D7F6B">
            <w:pPr>
              <w:pStyle w:val="Prrafodelista"/>
              <w:numPr>
                <w:ilvl w:val="0"/>
                <w:numId w:val="15"/>
              </w:numPr>
              <w:jc w:val="both"/>
              <w:rPr>
                <w:lang w:val="es-ES_tradnl"/>
              </w:rPr>
            </w:pPr>
            <w:r w:rsidRPr="00C22962">
              <w:rPr>
                <w:lang w:val="es-ES_tradnl"/>
              </w:rPr>
              <w:t>Descripción del Riesgo</w:t>
            </w:r>
          </w:p>
          <w:p w:rsidR="0015045F" w:rsidRPr="00C22962" w:rsidRDefault="0015045F" w:rsidP="009D7F6B">
            <w:pPr>
              <w:pStyle w:val="Prrafodelista"/>
              <w:numPr>
                <w:ilvl w:val="0"/>
                <w:numId w:val="15"/>
              </w:numPr>
              <w:jc w:val="both"/>
              <w:rPr>
                <w:lang w:val="es-ES_tradnl"/>
              </w:rPr>
            </w:pPr>
            <w:r w:rsidRPr="00C22962">
              <w:rPr>
                <w:lang w:val="es-ES_tradnl"/>
              </w:rPr>
              <w:t>Identificador del  riesgo</w:t>
            </w:r>
          </w:p>
          <w:p w:rsidR="0015045F" w:rsidRPr="00C22962" w:rsidRDefault="0015045F" w:rsidP="009D7F6B">
            <w:pPr>
              <w:pStyle w:val="Prrafodelista"/>
              <w:numPr>
                <w:ilvl w:val="0"/>
                <w:numId w:val="15"/>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9D7F6B">
            <w:pPr>
              <w:pStyle w:val="Prrafodelista"/>
              <w:numPr>
                <w:ilvl w:val="0"/>
                <w:numId w:val="16"/>
              </w:numPr>
              <w:jc w:val="both"/>
              <w:rPr>
                <w:lang w:val="es-ES_tradnl"/>
              </w:rPr>
            </w:pPr>
            <w:r>
              <w:rPr>
                <w:lang w:val="es-ES_tradnl"/>
              </w:rPr>
              <w:t>Identificador del riesgo</w:t>
            </w:r>
          </w:p>
          <w:p w:rsidR="0015045F" w:rsidRDefault="0015045F" w:rsidP="009D7F6B">
            <w:pPr>
              <w:pStyle w:val="Prrafodelista"/>
              <w:numPr>
                <w:ilvl w:val="0"/>
                <w:numId w:val="16"/>
              </w:numPr>
              <w:jc w:val="both"/>
              <w:rPr>
                <w:lang w:val="es-ES_tradnl"/>
              </w:rPr>
            </w:pPr>
            <w:r>
              <w:rPr>
                <w:lang w:val="es-ES_tradnl"/>
              </w:rPr>
              <w:t>Descripción del riesgo</w:t>
            </w:r>
          </w:p>
          <w:p w:rsidR="0015045F" w:rsidRDefault="0015045F" w:rsidP="009D7F6B">
            <w:pPr>
              <w:pStyle w:val="Prrafodelista"/>
              <w:numPr>
                <w:ilvl w:val="0"/>
                <w:numId w:val="16"/>
              </w:numPr>
              <w:jc w:val="both"/>
              <w:rPr>
                <w:lang w:val="es-ES_tradnl"/>
              </w:rPr>
            </w:pPr>
            <w:r>
              <w:rPr>
                <w:lang w:val="es-ES_tradnl"/>
              </w:rPr>
              <w:t>Probabilidad del riesgo</w:t>
            </w:r>
          </w:p>
          <w:p w:rsidR="0015045F" w:rsidRDefault="0015045F" w:rsidP="009D7F6B">
            <w:pPr>
              <w:pStyle w:val="Prrafodelista"/>
              <w:numPr>
                <w:ilvl w:val="0"/>
                <w:numId w:val="16"/>
              </w:numPr>
              <w:jc w:val="both"/>
              <w:rPr>
                <w:lang w:val="es-ES_tradnl"/>
              </w:rPr>
            </w:pPr>
            <w:r>
              <w:rPr>
                <w:lang w:val="es-ES_tradnl"/>
              </w:rPr>
              <w:t>Impacto del  riesgo</w:t>
            </w:r>
          </w:p>
          <w:p w:rsidR="0015045F" w:rsidRDefault="0015045F" w:rsidP="009D7F6B">
            <w:pPr>
              <w:pStyle w:val="Prrafodelista"/>
              <w:numPr>
                <w:ilvl w:val="0"/>
                <w:numId w:val="16"/>
              </w:numPr>
              <w:jc w:val="both"/>
              <w:rPr>
                <w:lang w:val="es-ES_tradnl"/>
              </w:rPr>
            </w:pPr>
            <w:r>
              <w:rPr>
                <w:lang w:val="es-ES_tradnl"/>
              </w:rPr>
              <w:t>Importancia (promedio)</w:t>
            </w:r>
          </w:p>
          <w:p w:rsidR="0015045F" w:rsidRPr="0082644F" w:rsidRDefault="0015045F" w:rsidP="009D7F6B">
            <w:pPr>
              <w:pStyle w:val="Prrafodelista"/>
              <w:numPr>
                <w:ilvl w:val="0"/>
                <w:numId w:val="16"/>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9D7F6B">
            <w:pPr>
              <w:pStyle w:val="Prrafodelista"/>
              <w:numPr>
                <w:ilvl w:val="0"/>
                <w:numId w:val="17"/>
              </w:numPr>
              <w:jc w:val="both"/>
              <w:rPr>
                <w:lang w:val="es-ES_tradnl"/>
              </w:rPr>
            </w:pPr>
            <w:r>
              <w:rPr>
                <w:lang w:val="es-ES_tradnl"/>
              </w:rPr>
              <w:t>Fecha del reporte</w:t>
            </w:r>
          </w:p>
          <w:p w:rsidR="0015045F" w:rsidRDefault="0015045F" w:rsidP="009D7F6B">
            <w:pPr>
              <w:pStyle w:val="Prrafodelista"/>
              <w:numPr>
                <w:ilvl w:val="0"/>
                <w:numId w:val="17"/>
              </w:numPr>
              <w:jc w:val="both"/>
              <w:rPr>
                <w:lang w:val="es-ES_tradnl"/>
              </w:rPr>
            </w:pPr>
            <w:r>
              <w:rPr>
                <w:lang w:val="es-ES_tradnl"/>
              </w:rPr>
              <w:t>Quien lo reporta</w:t>
            </w:r>
          </w:p>
          <w:p w:rsidR="0015045F" w:rsidRDefault="0015045F" w:rsidP="009D7F6B">
            <w:pPr>
              <w:pStyle w:val="Prrafodelista"/>
              <w:numPr>
                <w:ilvl w:val="0"/>
                <w:numId w:val="17"/>
              </w:numPr>
              <w:jc w:val="both"/>
              <w:rPr>
                <w:lang w:val="es-ES_tradnl"/>
              </w:rPr>
            </w:pPr>
            <w:r>
              <w:rPr>
                <w:lang w:val="es-ES_tradnl"/>
              </w:rPr>
              <w:t>Descripción del suceso</w:t>
            </w:r>
          </w:p>
          <w:p w:rsidR="0015045F" w:rsidRDefault="0015045F" w:rsidP="009D7F6B">
            <w:pPr>
              <w:pStyle w:val="Prrafodelista"/>
              <w:numPr>
                <w:ilvl w:val="0"/>
                <w:numId w:val="17"/>
              </w:numPr>
              <w:jc w:val="both"/>
              <w:rPr>
                <w:lang w:val="es-ES_tradnl"/>
              </w:rPr>
            </w:pPr>
            <w:r>
              <w:rPr>
                <w:lang w:val="es-ES_tradnl"/>
              </w:rPr>
              <w:t>Reacción (lo que se hizo)</w:t>
            </w:r>
          </w:p>
          <w:p w:rsidR="0015045F" w:rsidRDefault="0015045F" w:rsidP="009D7F6B">
            <w:pPr>
              <w:pStyle w:val="Prrafodelista"/>
              <w:numPr>
                <w:ilvl w:val="0"/>
                <w:numId w:val="17"/>
              </w:numPr>
              <w:jc w:val="both"/>
              <w:rPr>
                <w:lang w:val="es-ES_tradnl"/>
              </w:rPr>
            </w:pPr>
            <w:r>
              <w:rPr>
                <w:lang w:val="es-ES_tradnl"/>
              </w:rPr>
              <w:t>Consecuencias</w:t>
            </w:r>
          </w:p>
          <w:p w:rsidR="0015045F" w:rsidRDefault="0015045F" w:rsidP="009D7F6B">
            <w:pPr>
              <w:pStyle w:val="Prrafodelista"/>
              <w:numPr>
                <w:ilvl w:val="0"/>
                <w:numId w:val="17"/>
              </w:numPr>
              <w:jc w:val="both"/>
              <w:rPr>
                <w:lang w:val="es-ES_tradnl"/>
              </w:rPr>
            </w:pPr>
            <w:r>
              <w:rPr>
                <w:lang w:val="es-ES_tradnl"/>
              </w:rPr>
              <w:t>Moraleja</w:t>
            </w:r>
          </w:p>
          <w:p w:rsidR="0015045F" w:rsidRPr="00416563" w:rsidRDefault="0015045F" w:rsidP="009D7F6B">
            <w:pPr>
              <w:pStyle w:val="Prrafodelista"/>
              <w:numPr>
                <w:ilvl w:val="0"/>
                <w:numId w:val="17"/>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9D7F6B">
            <w:pPr>
              <w:pStyle w:val="Prrafodelista"/>
              <w:numPr>
                <w:ilvl w:val="0"/>
                <w:numId w:val="18"/>
              </w:numPr>
              <w:jc w:val="both"/>
              <w:rPr>
                <w:lang w:val="es-ES_tradnl"/>
              </w:rPr>
            </w:pPr>
            <w:r>
              <w:rPr>
                <w:lang w:val="es-ES_tradnl"/>
              </w:rPr>
              <w:t xml:space="preserve">Identificador del </w:t>
            </w:r>
            <w:r>
              <w:rPr>
                <w:lang w:val="es-ES_tradnl"/>
              </w:rPr>
              <w:lastRenderedPageBreak/>
              <w:t>Riesgo</w:t>
            </w:r>
          </w:p>
          <w:p w:rsidR="0015045F" w:rsidRDefault="0015045F" w:rsidP="009D7F6B">
            <w:pPr>
              <w:pStyle w:val="Prrafodelista"/>
              <w:numPr>
                <w:ilvl w:val="0"/>
                <w:numId w:val="18"/>
              </w:numPr>
              <w:jc w:val="both"/>
              <w:rPr>
                <w:lang w:val="es-ES_tradnl"/>
              </w:rPr>
            </w:pPr>
            <w:r>
              <w:rPr>
                <w:lang w:val="es-ES_tradnl"/>
              </w:rPr>
              <w:t>Descripción del riesgo</w:t>
            </w:r>
          </w:p>
          <w:p w:rsidR="0015045F" w:rsidRDefault="0015045F" w:rsidP="009D7F6B">
            <w:pPr>
              <w:pStyle w:val="Prrafodelista"/>
              <w:numPr>
                <w:ilvl w:val="0"/>
                <w:numId w:val="18"/>
              </w:numPr>
              <w:jc w:val="both"/>
              <w:rPr>
                <w:lang w:val="es-ES_tradnl"/>
              </w:rPr>
            </w:pPr>
            <w:r>
              <w:rPr>
                <w:lang w:val="es-ES_tradnl"/>
              </w:rPr>
              <w:t>Probabilidad</w:t>
            </w:r>
          </w:p>
          <w:p w:rsidR="0015045F" w:rsidRDefault="0015045F" w:rsidP="009D7F6B">
            <w:pPr>
              <w:pStyle w:val="Prrafodelista"/>
              <w:numPr>
                <w:ilvl w:val="0"/>
                <w:numId w:val="18"/>
              </w:numPr>
              <w:jc w:val="both"/>
              <w:rPr>
                <w:lang w:val="es-ES_tradnl"/>
              </w:rPr>
            </w:pPr>
            <w:r>
              <w:rPr>
                <w:lang w:val="es-ES_tradnl"/>
              </w:rPr>
              <w:t>Impacto</w:t>
            </w:r>
          </w:p>
          <w:p w:rsidR="0015045F" w:rsidRDefault="0015045F" w:rsidP="009D7F6B">
            <w:pPr>
              <w:pStyle w:val="Prrafodelista"/>
              <w:numPr>
                <w:ilvl w:val="0"/>
                <w:numId w:val="18"/>
              </w:numPr>
              <w:jc w:val="both"/>
              <w:rPr>
                <w:lang w:val="es-ES_tradnl"/>
              </w:rPr>
            </w:pPr>
            <w:r>
              <w:rPr>
                <w:lang w:val="es-ES_tradnl"/>
              </w:rPr>
              <w:t>Tolerancia</w:t>
            </w:r>
          </w:p>
          <w:p w:rsidR="0015045F" w:rsidRDefault="0015045F" w:rsidP="009D7F6B">
            <w:pPr>
              <w:pStyle w:val="Prrafodelista"/>
              <w:numPr>
                <w:ilvl w:val="0"/>
                <w:numId w:val="18"/>
              </w:numPr>
              <w:jc w:val="both"/>
              <w:rPr>
                <w:lang w:val="es-ES_tradnl"/>
              </w:rPr>
            </w:pPr>
            <w:r>
              <w:rPr>
                <w:lang w:val="es-ES_tradnl"/>
              </w:rPr>
              <w:t>Importancia ponderada</w:t>
            </w:r>
          </w:p>
          <w:p w:rsidR="0015045F" w:rsidRPr="00496A37" w:rsidRDefault="0015045F" w:rsidP="009D7F6B">
            <w:pPr>
              <w:pStyle w:val="Prrafodelista"/>
              <w:numPr>
                <w:ilvl w:val="0"/>
                <w:numId w:val="18"/>
              </w:numPr>
              <w:jc w:val="both"/>
              <w:rPr>
                <w:lang w:val="es-ES_tradnl"/>
              </w:rPr>
            </w:pPr>
            <w:r>
              <w:rPr>
                <w:lang w:val="es-ES_tradnl"/>
              </w:rPr>
              <w:t>Monitoreo</w:t>
            </w:r>
          </w:p>
          <w:p w:rsidR="0015045F" w:rsidRDefault="0015045F" w:rsidP="009D7F6B">
            <w:pPr>
              <w:pStyle w:val="Prrafodelista"/>
              <w:numPr>
                <w:ilvl w:val="0"/>
                <w:numId w:val="18"/>
              </w:numPr>
              <w:jc w:val="both"/>
              <w:rPr>
                <w:lang w:val="es-ES_tradnl"/>
              </w:rPr>
            </w:pPr>
            <w:r>
              <w:rPr>
                <w:lang w:val="es-ES_tradnl"/>
              </w:rPr>
              <w:t>Plan de contingencia</w:t>
            </w:r>
          </w:p>
          <w:p w:rsidR="0015045F" w:rsidRPr="00B6180B" w:rsidRDefault="0015045F" w:rsidP="009D7F6B">
            <w:pPr>
              <w:pStyle w:val="Prrafodelista"/>
              <w:numPr>
                <w:ilvl w:val="0"/>
                <w:numId w:val="18"/>
              </w:numPr>
              <w:jc w:val="both"/>
              <w:rPr>
                <w:lang w:val="es-ES_tradnl"/>
              </w:rPr>
            </w:pPr>
            <w:r w:rsidRPr="006A714F">
              <w:rPr>
                <w:u w:val="double"/>
                <w:lang w:val="es-ES_tradnl"/>
              </w:rPr>
              <w:t>Responsable</w:t>
            </w:r>
            <w:r>
              <w:rPr>
                <w:lang w:val="es-ES_tradnl"/>
              </w:rPr>
              <w:t>(s)</w:t>
            </w:r>
            <w:commentRangeEnd w:id="287"/>
            <w:r w:rsidR="00A278FA">
              <w:rPr>
                <w:rStyle w:val="Refdecomentario"/>
              </w:rPr>
              <w:commentReference w:id="287"/>
            </w:r>
          </w:p>
        </w:tc>
      </w:tr>
    </w:tbl>
    <w:p w:rsidR="0015045F" w:rsidRPr="00C22962" w:rsidRDefault="0015045F" w:rsidP="0015045F">
      <w:pPr>
        <w:pStyle w:val="Epgrafe"/>
        <w:keepNext/>
        <w:jc w:val="center"/>
        <w:rPr>
          <w:lang w:val="es-ES_tradnl"/>
        </w:rPr>
      </w:pPr>
      <w:proofErr w:type="gramStart"/>
      <w:r w:rsidRPr="00C22962">
        <w:rPr>
          <w:lang w:val="es-ES_tradnl"/>
        </w:rPr>
        <w:lastRenderedPageBreak/>
        <w:t>Table</w:t>
      </w:r>
      <w:r>
        <w:rPr>
          <w:lang w:val="es-ES_tradnl"/>
        </w:rPr>
        <w:t>1 :</w:t>
      </w:r>
      <w:proofErr w:type="gramEnd"/>
      <w:r>
        <w:rPr>
          <w:lang w:val="es-ES_tradnl"/>
        </w:rPr>
        <w:t xml:space="preserve"> Estructura del documento de riesgos del proyecto</w:t>
      </w:r>
    </w:p>
    <w:p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288" w:name="_Toc334451309"/>
      <w:bookmarkStart w:id="289" w:name="_Toc334451567"/>
      <w:bookmarkStart w:id="290" w:name="_Toc333053735"/>
      <w:bookmarkStart w:id="291"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88"/>
      <w:bookmarkEnd w:id="289"/>
    </w:p>
    <w:bookmarkEnd w:id="290"/>
    <w:p w:rsidR="00C558E2" w:rsidRPr="00C558E2" w:rsidRDefault="00C558E2" w:rsidP="00C558E2">
      <w:pPr>
        <w:jc w:val="both"/>
      </w:pPr>
      <w:r w:rsidRPr="00C558E2">
        <w:t>El plan de administración de la configuración es un documento que tiene como objetivo determinar que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86" w:history="1">
        <w:commentRangeStart w:id="292"/>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292"/>
        <w:r w:rsidRPr="00E0373D">
          <w:rPr>
            <w:rStyle w:val="Hipervnculo"/>
          </w:rPr>
          <w:commentReference w:id="292"/>
        </w:r>
      </w:hyperlink>
    </w:p>
    <w:p w:rsidR="00D9745F" w:rsidRDefault="00D9745F" w:rsidP="00014AF3">
      <w:pPr>
        <w:pStyle w:val="Ttulo2"/>
        <w:jc w:val="both"/>
        <w:rPr>
          <w:rFonts w:ascii="Arial" w:hAnsi="Arial" w:cs="Arial"/>
          <w:sz w:val="28"/>
          <w:szCs w:val="28"/>
          <w:lang w:val="es-CO"/>
        </w:rPr>
      </w:pPr>
      <w:bookmarkStart w:id="293" w:name="_Toc334451310"/>
      <w:bookmarkStart w:id="294" w:name="_Toc334451568"/>
      <w:r w:rsidRPr="00595763">
        <w:rPr>
          <w:rFonts w:ascii="Arial" w:hAnsi="Arial"/>
          <w:sz w:val="28"/>
        </w:rPr>
        <w:t xml:space="preserve">8.5 </w:t>
      </w:r>
      <w:bookmarkEnd w:id="291"/>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93"/>
      <w:bookmarkEnd w:id="294"/>
    </w:p>
    <w:p w:rsidR="00257C62" w:rsidRDefault="00257C62" w:rsidP="00257C62">
      <w:pPr>
        <w:pStyle w:val="Ttulo3"/>
        <w:jc w:val="both"/>
        <w:rPr>
          <w:rFonts w:ascii="Arial" w:hAnsi="Arial"/>
          <w:sz w:val="28"/>
        </w:rPr>
      </w:pPr>
      <w:bookmarkStart w:id="295" w:name="_Toc334451311"/>
      <w:bookmarkStart w:id="296" w:name="_Toc334451569"/>
      <w:r w:rsidRPr="00257C62">
        <w:rPr>
          <w:rFonts w:ascii="Arial" w:hAnsi="Arial"/>
          <w:sz w:val="28"/>
          <w:szCs w:val="26"/>
        </w:rPr>
        <w:t>8.5.1</w:t>
      </w:r>
      <w:r w:rsidRPr="00257C62">
        <w:rPr>
          <w:rFonts w:ascii="Arial" w:hAnsi="Arial"/>
          <w:sz w:val="28"/>
        </w:rPr>
        <w:t xml:space="preserve">. </w:t>
      </w:r>
      <w:commentRangeStart w:id="297"/>
      <w:r w:rsidRPr="00257C62">
        <w:rPr>
          <w:rFonts w:ascii="Arial" w:hAnsi="Arial"/>
          <w:sz w:val="28"/>
        </w:rPr>
        <w:t>Objetivos</w:t>
      </w:r>
      <w:bookmarkEnd w:id="295"/>
      <w:bookmarkEnd w:id="296"/>
      <w:commentRangeEnd w:id="297"/>
      <w:r w:rsidR="006C1775">
        <w:rPr>
          <w:rStyle w:val="Refdecomentario"/>
          <w:rFonts w:asciiTheme="minorHAnsi" w:eastAsiaTheme="minorHAnsi" w:hAnsiTheme="minorHAnsi" w:cstheme="minorBidi"/>
          <w:b w:val="0"/>
          <w:bCs w:val="0"/>
          <w:color w:val="auto"/>
        </w:rPr>
        <w:commentReference w:id="297"/>
      </w:r>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298"/>
      <w:r>
        <w:t>(Poner el estilo de referencia que vamos a manejar)</w:t>
      </w:r>
      <w:commentRangeEnd w:id="298"/>
      <w:r>
        <w:rPr>
          <w:rStyle w:val="Refdecomentario"/>
        </w:rPr>
        <w:commentReference w:id="298"/>
      </w:r>
      <w:r>
        <w:t>.</w:t>
      </w:r>
    </w:p>
    <w:p w:rsidR="00257C62" w:rsidRDefault="00257C62" w:rsidP="00257C62">
      <w:pPr>
        <w:pStyle w:val="Ttulo3"/>
        <w:rPr>
          <w:rFonts w:ascii="Arial" w:hAnsi="Arial"/>
          <w:sz w:val="28"/>
        </w:rPr>
      </w:pPr>
      <w:bookmarkStart w:id="299" w:name="_Toc334451312"/>
      <w:bookmarkStart w:id="300" w:name="_Toc334451570"/>
      <w:r>
        <w:rPr>
          <w:rFonts w:ascii="Arial" w:hAnsi="Arial"/>
          <w:sz w:val="28"/>
        </w:rPr>
        <w:lastRenderedPageBreak/>
        <w:t>8.5.2</w:t>
      </w:r>
      <w:r w:rsidRPr="00257C62">
        <w:rPr>
          <w:rFonts w:ascii="Arial" w:hAnsi="Arial"/>
          <w:sz w:val="28"/>
        </w:rPr>
        <w:t>. Alcance</w:t>
      </w:r>
      <w:bookmarkEnd w:id="299"/>
      <w:bookmarkEnd w:id="300"/>
    </w:p>
    <w:p w:rsidR="00257C62" w:rsidRPr="00257C62" w:rsidRDefault="00257C62" w:rsidP="00257C62">
      <w:pPr>
        <w:pStyle w:val="Ttulo3"/>
        <w:jc w:val="both"/>
        <w:rPr>
          <w:rFonts w:ascii="Arial" w:hAnsi="Arial"/>
          <w:sz w:val="28"/>
        </w:rPr>
      </w:pPr>
      <w:bookmarkStart w:id="301" w:name="_Toc334451313"/>
      <w:bookmarkStart w:id="302" w:name="_Toc334451571"/>
      <w:r>
        <w:rPr>
          <w:rFonts w:ascii="Arial" w:hAnsi="Arial"/>
          <w:sz w:val="28"/>
        </w:rPr>
        <w:t>8.5.3</w:t>
      </w:r>
      <w:r w:rsidRPr="00257C62">
        <w:rPr>
          <w:rFonts w:ascii="Arial" w:hAnsi="Arial"/>
          <w:sz w:val="28"/>
        </w:rPr>
        <w:t>. Desarrollo</w:t>
      </w:r>
      <w:bookmarkEnd w:id="301"/>
      <w:bookmarkEnd w:id="302"/>
    </w:p>
    <w:p w:rsidR="003346F1" w:rsidRDefault="00257C62" w:rsidP="00257C62">
      <w:pPr>
        <w:pStyle w:val="Ttulo4"/>
        <w:rPr>
          <w:rFonts w:ascii="Arial" w:hAnsi="Arial" w:cs="Arial"/>
          <w:sz w:val="28"/>
          <w:szCs w:val="28"/>
        </w:rPr>
      </w:pPr>
      <w:bookmarkStart w:id="303" w:name="_Toc333053737"/>
      <w:bookmarkStart w:id="304" w:name="_Toc334451572"/>
      <w:bookmarkStart w:id="305"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proofErr w:type="gramStart"/>
      <w:r w:rsidR="00924F48">
        <w:rPr>
          <w:rFonts w:ascii="Arial" w:hAnsi="Arial" w:cs="Arial"/>
          <w:sz w:val="28"/>
          <w:szCs w:val="28"/>
        </w:rPr>
        <w:t>.</w:t>
      </w:r>
      <w:bookmarkEnd w:id="303"/>
      <w:r w:rsidR="00B90D45">
        <w:rPr>
          <w:rFonts w:ascii="Arial" w:hAnsi="Arial" w:cs="Arial"/>
          <w:sz w:val="28"/>
          <w:szCs w:val="28"/>
        </w:rPr>
        <w:t>Plan</w:t>
      </w:r>
      <w:proofErr w:type="gramEnd"/>
      <w:r w:rsidR="00B90D45">
        <w:rPr>
          <w:rFonts w:ascii="Arial" w:hAnsi="Arial" w:cs="Arial"/>
          <w:sz w:val="28"/>
          <w:szCs w:val="28"/>
        </w:rPr>
        <w:t xml:space="preserve"> de Documentación</w:t>
      </w:r>
      <w:bookmarkEnd w:id="304"/>
    </w:p>
    <w:p w:rsidR="00D735CD" w:rsidRDefault="00924F48" w:rsidP="00257C62">
      <w:pPr>
        <w:pStyle w:val="Ttulo5"/>
        <w:rPr>
          <w:rFonts w:ascii="Arial" w:hAnsi="Arial"/>
          <w:sz w:val="28"/>
          <w:lang w:val="es-CO"/>
        </w:rPr>
      </w:pPr>
      <w:bookmarkStart w:id="306"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06"/>
    </w:p>
    <w:p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07" w:name="_Toc334451574"/>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07"/>
    </w:p>
    <w:p w:rsidR="00D735CD" w:rsidRPr="00D735CD" w:rsidRDefault="00924F48" w:rsidP="00257C62">
      <w:pPr>
        <w:pStyle w:val="Ttulo5"/>
        <w:jc w:val="both"/>
        <w:rPr>
          <w:rFonts w:ascii="Arial" w:hAnsi="Arial"/>
          <w:sz w:val="28"/>
          <w:lang w:val="es-CO"/>
        </w:rPr>
      </w:pPr>
      <w:bookmarkStart w:id="308"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08"/>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mas amplio acerca de los formatos y plantillas que se usaran en el plan de documentación, ver anexos </w:t>
      </w:r>
      <w:commentRangeStart w:id="309"/>
      <w:r>
        <w:t>[##]</w:t>
      </w:r>
      <w:commentRangeEnd w:id="309"/>
      <w:r>
        <w:rPr>
          <w:rStyle w:val="Refdecomentario"/>
        </w:rPr>
        <w:commentReference w:id="309"/>
      </w:r>
    </w:p>
    <w:p w:rsidR="006C1775" w:rsidRPr="003346F1" w:rsidRDefault="006C1775" w:rsidP="00257C62">
      <w:pPr>
        <w:jc w:val="both"/>
      </w:pPr>
      <w:r>
        <w:rPr>
          <w:noProof/>
          <w:lang w:eastAsia="ja-JP"/>
        </w:rPr>
        <w:drawing>
          <wp:inline distT="0" distB="0" distL="0" distR="0">
            <wp:extent cx="4940135" cy="2470067"/>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D9745F" w:rsidRDefault="00E01534" w:rsidP="00257C62">
      <w:pPr>
        <w:pStyle w:val="Ttulo4"/>
        <w:rPr>
          <w:rFonts w:ascii="Arial" w:hAnsi="Arial" w:cs="Arial"/>
          <w:sz w:val="28"/>
          <w:szCs w:val="28"/>
          <w:lang w:val="es-CO"/>
        </w:rPr>
      </w:pPr>
      <w:bookmarkStart w:id="310" w:name="_Toc334451576"/>
      <w:r>
        <w:rPr>
          <w:rFonts w:ascii="Arial" w:hAnsi="Arial" w:cs="Arial"/>
          <w:sz w:val="28"/>
          <w:szCs w:val="28"/>
        </w:rPr>
        <w:lastRenderedPageBreak/>
        <w:t>8.5.3.2</w:t>
      </w:r>
      <w:proofErr w:type="gramStart"/>
      <w:r>
        <w:rPr>
          <w:rFonts w:ascii="Arial" w:hAnsi="Arial" w:cs="Arial"/>
          <w:sz w:val="28"/>
          <w:szCs w:val="28"/>
        </w:rPr>
        <w:t>.</w:t>
      </w:r>
      <w:bookmarkEnd w:id="305"/>
      <w:r w:rsidR="002B3388">
        <w:rPr>
          <w:rFonts w:ascii="Arial" w:hAnsi="Arial" w:cs="Arial"/>
          <w:sz w:val="28"/>
          <w:szCs w:val="28"/>
          <w:lang w:val="es-CO"/>
        </w:rPr>
        <w:t>Comunicación</w:t>
      </w:r>
      <w:bookmarkEnd w:id="310"/>
      <w:proofErr w:type="gramEnd"/>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eastAsia="ja-JP"/>
        </w:rPr>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92"/>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B90D45" w:rsidRDefault="004663EA" w:rsidP="004663EA">
      <w:pPr>
        <w:pStyle w:val="Ttulo5"/>
        <w:rPr>
          <w:rFonts w:ascii="Arial" w:hAnsi="Arial"/>
          <w:sz w:val="28"/>
          <w:lang w:val="es-CO"/>
        </w:rPr>
      </w:pPr>
      <w:bookmarkStart w:id="311" w:name="_Toc334451577"/>
      <w:bookmarkStart w:id="312" w:name="_Toc333053739"/>
      <w:r>
        <w:rPr>
          <w:rFonts w:ascii="Arial" w:hAnsi="Arial" w:cs="Arial"/>
          <w:sz w:val="28"/>
          <w:szCs w:val="28"/>
        </w:rPr>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311"/>
    </w:p>
    <w:p w:rsidR="004663EA" w:rsidRPr="00B90D45" w:rsidRDefault="004663EA" w:rsidP="004663EA">
      <w:pPr>
        <w:pStyle w:val="Ttulo5"/>
        <w:rPr>
          <w:rFonts w:ascii="Arial" w:hAnsi="Arial"/>
          <w:sz w:val="28"/>
          <w:lang w:val="es-CO"/>
        </w:rPr>
      </w:pPr>
      <w:bookmarkStart w:id="313"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313"/>
    </w:p>
    <w:p w:rsidR="004663EA" w:rsidRPr="00D735CD" w:rsidRDefault="004663EA" w:rsidP="004663EA">
      <w:pPr>
        <w:pStyle w:val="Ttulo5"/>
        <w:jc w:val="both"/>
        <w:rPr>
          <w:rFonts w:ascii="Arial" w:hAnsi="Arial"/>
          <w:sz w:val="28"/>
          <w:lang w:val="es-CO"/>
        </w:rPr>
      </w:pPr>
      <w:bookmarkStart w:id="314"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314"/>
    </w:p>
    <w:p w:rsidR="00D9745F" w:rsidRDefault="00D9745F" w:rsidP="00014AF3">
      <w:pPr>
        <w:pStyle w:val="Ttulo2"/>
        <w:jc w:val="both"/>
        <w:rPr>
          <w:rFonts w:ascii="Arial" w:hAnsi="Arial" w:cs="Arial"/>
          <w:sz w:val="28"/>
          <w:szCs w:val="28"/>
          <w:lang w:val="es-CO"/>
        </w:rPr>
      </w:pPr>
      <w:bookmarkStart w:id="315" w:name="_Toc334451314"/>
      <w:bookmarkStart w:id="316" w:name="_Toc334451580"/>
      <w:r w:rsidRPr="00595763">
        <w:rPr>
          <w:rFonts w:ascii="Arial" w:hAnsi="Arial"/>
          <w:sz w:val="28"/>
          <w:lang w:val="es-CO"/>
        </w:rPr>
        <w:t xml:space="preserve">8.6 </w:t>
      </w:r>
      <w:bookmarkEnd w:id="312"/>
      <w:r w:rsidR="002B3388">
        <w:rPr>
          <w:rFonts w:ascii="Arial" w:hAnsi="Arial" w:cs="Arial"/>
          <w:sz w:val="28"/>
          <w:szCs w:val="28"/>
          <w:lang w:val="es-CO"/>
        </w:rPr>
        <w:t>Aseguramiento de la Calidad</w:t>
      </w:r>
      <w:bookmarkEnd w:id="315"/>
      <w:bookmarkEnd w:id="316"/>
    </w:p>
    <w:p w:rsidR="00D9745F" w:rsidRPr="00595763" w:rsidRDefault="00D9745F" w:rsidP="00014AF3">
      <w:pPr>
        <w:pStyle w:val="Ttulo2"/>
        <w:jc w:val="both"/>
        <w:rPr>
          <w:rFonts w:ascii="Arial" w:hAnsi="Arial"/>
          <w:sz w:val="28"/>
          <w:lang w:val="es-CO"/>
        </w:rPr>
      </w:pPr>
      <w:bookmarkStart w:id="317" w:name="_Toc333053740"/>
      <w:bookmarkStart w:id="318" w:name="_Toc334451315"/>
      <w:bookmarkStart w:id="319" w:name="_Toc334451581"/>
      <w:r w:rsidRPr="00595763">
        <w:rPr>
          <w:rFonts w:ascii="Arial" w:hAnsi="Arial"/>
          <w:sz w:val="28"/>
          <w:lang w:val="es-CO"/>
        </w:rPr>
        <w:t xml:space="preserve">8.7 </w:t>
      </w:r>
      <w:bookmarkEnd w:id="317"/>
      <w:r w:rsidR="00E95B47">
        <w:rPr>
          <w:rFonts w:ascii="Arial" w:hAnsi="Arial" w:cs="Arial"/>
          <w:sz w:val="28"/>
          <w:szCs w:val="28"/>
          <w:lang w:val="es-CO"/>
        </w:rPr>
        <w:t>Medición</w:t>
      </w:r>
      <w:bookmarkEnd w:id="318"/>
      <w:bookmarkEnd w:id="319"/>
    </w:p>
    <w:p w:rsidR="00D9745F" w:rsidRPr="00595763" w:rsidRDefault="00D9745F" w:rsidP="00014AF3">
      <w:pPr>
        <w:pStyle w:val="Ttulo2"/>
        <w:tabs>
          <w:tab w:val="center" w:pos="5460"/>
        </w:tabs>
        <w:jc w:val="both"/>
        <w:rPr>
          <w:rFonts w:ascii="Arial" w:hAnsi="Arial"/>
          <w:sz w:val="28"/>
          <w:lang w:val="es-CO"/>
        </w:rPr>
      </w:pPr>
      <w:bookmarkStart w:id="320" w:name="_Toc333053741"/>
      <w:bookmarkStart w:id="321" w:name="_Toc334451316"/>
      <w:bookmarkStart w:id="322" w:name="_Toc334451582"/>
      <w:r w:rsidRPr="00595763">
        <w:rPr>
          <w:rFonts w:ascii="Arial" w:hAnsi="Arial"/>
          <w:sz w:val="28"/>
          <w:lang w:val="es-CO"/>
        </w:rPr>
        <w:t xml:space="preserve">8.8 </w:t>
      </w:r>
      <w:proofErr w:type="spellStart"/>
      <w:r w:rsidRPr="00595763">
        <w:rPr>
          <w:rFonts w:ascii="Arial" w:hAnsi="Arial"/>
          <w:sz w:val="28"/>
          <w:lang w:val="es-CO"/>
        </w:rPr>
        <w:t>Re</w:t>
      </w:r>
      <w:r w:rsidR="001F52C6">
        <w:rPr>
          <w:rFonts w:ascii="Arial" w:hAnsi="Arial"/>
          <w:sz w:val="28"/>
          <w:lang w:val="es-CO"/>
        </w:rPr>
        <w:t>visiones</w:t>
      </w:r>
      <w:bookmarkEnd w:id="320"/>
      <w:r w:rsidR="001F52C6">
        <w:rPr>
          <w:rFonts w:ascii="Arial" w:hAnsi="Arial"/>
          <w:sz w:val="28"/>
          <w:lang w:val="es-CO"/>
        </w:rPr>
        <w:t>y</w:t>
      </w:r>
      <w:proofErr w:type="spellEnd"/>
      <w:r w:rsidR="001F52C6">
        <w:rPr>
          <w:rFonts w:ascii="Arial" w:hAnsi="Arial"/>
          <w:sz w:val="28"/>
          <w:lang w:val="es-CO"/>
        </w:rPr>
        <w:t xml:space="preserve"> </w:t>
      </w:r>
      <w:proofErr w:type="gramStart"/>
      <w:r w:rsidR="001F52C6">
        <w:rPr>
          <w:rFonts w:ascii="Arial" w:hAnsi="Arial"/>
          <w:sz w:val="28"/>
          <w:lang w:val="es-CO"/>
        </w:rPr>
        <w:t>auditorias</w:t>
      </w:r>
      <w:bookmarkEnd w:id="321"/>
      <w:bookmarkEnd w:id="322"/>
      <w:proofErr w:type="gramEnd"/>
    </w:p>
    <w:p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323"/>
      <w:r>
        <w:t xml:space="preserve">verificación y </w:t>
      </w:r>
      <w:proofErr w:type="spellStart"/>
      <w:r>
        <w:t>validacion</w:t>
      </w:r>
      <w:commentRangeEnd w:id="323"/>
      <w:proofErr w:type="spellEnd"/>
      <w:r>
        <w:rPr>
          <w:rStyle w:val="Refdecomentario"/>
        </w:rPr>
        <w:commentReference w:id="323"/>
      </w:r>
      <w:r>
        <w:t xml:space="preserve">. Estos artefactos bien pueden ser, </w:t>
      </w:r>
      <w:r w:rsidRPr="006219A5">
        <w:rPr>
          <w:b/>
        </w:rPr>
        <w:t>manuales</w:t>
      </w:r>
      <w:r>
        <w:t xml:space="preserve">, </w:t>
      </w:r>
      <w:r w:rsidRPr="006219A5">
        <w:rPr>
          <w:b/>
        </w:rPr>
        <w:t>modelos</w:t>
      </w:r>
      <w:r>
        <w:t xml:space="preserve">, </w:t>
      </w:r>
      <w:r w:rsidRPr="006219A5">
        <w:rPr>
          <w:b/>
        </w:rPr>
        <w:lastRenderedPageBreak/>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p>
    <w:p w:rsidR="0004205C" w:rsidRDefault="0004205C" w:rsidP="00014AF3">
      <w:pPr>
        <w:jc w:val="both"/>
      </w:pPr>
    </w:p>
    <w:p w:rsidR="0004205C" w:rsidRPr="00FF75D7" w:rsidRDefault="0004205C" w:rsidP="00014AF3">
      <w:pPr>
        <w:pStyle w:val="Ttulo3"/>
        <w:jc w:val="both"/>
        <w:rPr>
          <w:rFonts w:ascii="Arial" w:hAnsi="Arial" w:cs="Arial"/>
          <w:sz w:val="28"/>
          <w:szCs w:val="28"/>
          <w:lang w:val="es-CO"/>
        </w:rPr>
      </w:pPr>
      <w:bookmarkStart w:id="324" w:name="_Toc334451317"/>
      <w:bookmarkStart w:id="325" w:name="_Toc334451583"/>
      <w:r w:rsidRPr="00FF75D7">
        <w:rPr>
          <w:rFonts w:ascii="Arial" w:hAnsi="Arial" w:cs="Arial"/>
          <w:sz w:val="28"/>
          <w:szCs w:val="28"/>
          <w:lang w:val="es-CO"/>
        </w:rPr>
        <w:t>8.8.1 Objetivos</w:t>
      </w:r>
      <w:bookmarkEnd w:id="324"/>
      <w:bookmarkEnd w:id="325"/>
    </w:p>
    <w:p w:rsidR="0004205C" w:rsidRDefault="0004205C" w:rsidP="009D7F6B">
      <w:pPr>
        <w:pStyle w:val="Prrafodelista"/>
        <w:numPr>
          <w:ilvl w:val="0"/>
          <w:numId w:val="10"/>
        </w:numPr>
        <w:spacing w:after="0" w:line="240" w:lineRule="auto"/>
        <w:jc w:val="both"/>
      </w:pPr>
      <w:r>
        <w:t xml:space="preserve">Especificar el procedimiento que me permita a los </w:t>
      </w:r>
      <w:proofErr w:type="gramStart"/>
      <w:r>
        <w:t xml:space="preserve">miembros  </w:t>
      </w:r>
      <w:proofErr w:type="spellStart"/>
      <w:r>
        <w:t>deFiftthFloorCorp</w:t>
      </w:r>
      <w:proofErr w:type="spellEnd"/>
      <w:proofErr w:type="gramEnd"/>
      <w:r>
        <w:t xml:space="preserve">, efectuar exitosamente el </w:t>
      </w:r>
      <w:commentRangeStart w:id="326"/>
      <w:r>
        <w:t>plan de aseguramiento de la calidad</w:t>
      </w:r>
      <w:commentRangeEnd w:id="326"/>
      <w:r>
        <w:rPr>
          <w:rStyle w:val="Refdecomentario"/>
        </w:rPr>
        <w:commentReference w:id="326"/>
      </w:r>
      <w:r>
        <w:t>.</w:t>
      </w:r>
    </w:p>
    <w:p w:rsidR="00FF75D7" w:rsidRPr="00E0373D" w:rsidRDefault="0004205C" w:rsidP="00014AF3">
      <w:pPr>
        <w:pStyle w:val="Prrafodelista"/>
        <w:numPr>
          <w:ilvl w:val="0"/>
          <w:numId w:val="10"/>
        </w:numPr>
        <w:spacing w:after="0" w:line="240" w:lineRule="auto"/>
        <w:jc w:val="both"/>
      </w:pPr>
      <w:r>
        <w:t>Asignar responsables de la ejecución de revisión y auditoria.</w:t>
      </w:r>
      <w:bookmarkStart w:id="327" w:name="_Toc334451318"/>
      <w:bookmarkStart w:id="328" w:name="_Toc334451584"/>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proofErr w:type="gramStart"/>
      <w:r>
        <w:rPr>
          <w:rFonts w:ascii="Arial" w:hAnsi="Arial" w:cs="Arial"/>
          <w:sz w:val="28"/>
          <w:szCs w:val="28"/>
          <w:lang w:val="es-CO"/>
        </w:rPr>
        <w:t>.</w:t>
      </w:r>
      <w:bookmarkEnd w:id="327"/>
      <w:bookmarkEnd w:id="328"/>
      <w:r w:rsidRPr="00B90D45">
        <w:rPr>
          <w:rFonts w:ascii="Arial" w:hAnsi="Arial"/>
          <w:sz w:val="28"/>
          <w:lang w:val="es-CO"/>
        </w:rPr>
        <w:t>Responsable</w:t>
      </w:r>
      <w:proofErr w:type="gramEnd"/>
    </w:p>
    <w:p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rsidR="0004205C" w:rsidRDefault="0004205C" w:rsidP="00014AF3">
      <w:pPr>
        <w:jc w:val="both"/>
      </w:pPr>
      <w:r>
        <w:t xml:space="preserve">Por otro lado cada artefacto tiene asociado un experto que será </w:t>
      </w:r>
      <w:r w:rsidR="00FF75D7">
        <w:t xml:space="preserve">responsable de este proceso. </w:t>
      </w:r>
    </w:p>
    <w:p w:rsidR="0004205C" w:rsidRPr="00FF75D7" w:rsidRDefault="00FF75D7" w:rsidP="00014AF3">
      <w:pPr>
        <w:pStyle w:val="Ttulo3"/>
        <w:jc w:val="both"/>
        <w:rPr>
          <w:rFonts w:ascii="Arial" w:hAnsi="Arial" w:cs="Arial"/>
          <w:sz w:val="28"/>
          <w:szCs w:val="28"/>
          <w:lang w:val="es-CO"/>
        </w:rPr>
      </w:pPr>
      <w:bookmarkStart w:id="329" w:name="_Toc334451319"/>
      <w:bookmarkStart w:id="330" w:name="_Toc334451585"/>
      <w:r>
        <w:rPr>
          <w:rFonts w:ascii="Arial" w:hAnsi="Arial" w:cs="Arial"/>
          <w:sz w:val="28"/>
          <w:szCs w:val="28"/>
          <w:lang w:val="es-CO"/>
        </w:rPr>
        <w:t>8.8.4</w:t>
      </w:r>
      <w:bookmarkEnd w:id="329"/>
      <w:bookmarkEnd w:id="330"/>
      <w:r w:rsidR="006B7638">
        <w:rPr>
          <w:rFonts w:ascii="Arial" w:hAnsi="Arial" w:cs="Arial"/>
          <w:sz w:val="28"/>
          <w:szCs w:val="28"/>
          <w:lang w:val="es-CO"/>
        </w:rPr>
        <w:t xml:space="preserve"> </w:t>
      </w:r>
      <w:r>
        <w:rPr>
          <w:rFonts w:ascii="Arial" w:hAnsi="Arial" w:cs="Arial"/>
          <w:sz w:val="28"/>
          <w:szCs w:val="28"/>
          <w:lang w:val="es-CO"/>
        </w:rPr>
        <w:t>Desarrollo</w:t>
      </w:r>
    </w:p>
    <w:p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331"/>
      <w:r>
        <w:t>plan de gestión de calidad</w:t>
      </w:r>
      <w:commentRangeEnd w:id="331"/>
      <w:r>
        <w:rPr>
          <w:rStyle w:val="Refdecomentario"/>
        </w:rPr>
        <w:commentReference w:id="331"/>
      </w:r>
      <w:r>
        <w:t xml:space="preserve">,  además estas han de ser documentadas para poder realizar cambios que sean aprobados por el departamento de calidad, y  registrado acorde al plan de administración de la configuración, efectuando las  labores del </w:t>
      </w:r>
      <w:commentRangeStart w:id="332"/>
      <w:r>
        <w:t>Plan de monitoreo y control</w:t>
      </w:r>
      <w:commentRangeEnd w:id="332"/>
      <w:r>
        <w:rPr>
          <w:rStyle w:val="Refdecomentario"/>
        </w:rPr>
        <w:commentReference w:id="332"/>
      </w:r>
      <w:r>
        <w:t>.</w:t>
      </w:r>
    </w:p>
    <w:p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rsidR="0004205C" w:rsidRDefault="0004205C" w:rsidP="00014AF3">
      <w:pPr>
        <w:jc w:val="both"/>
        <w:rPr>
          <w:lang w:val="es-CO"/>
        </w:rPr>
      </w:pPr>
      <w:proofErr w:type="spellStart"/>
      <w:r w:rsidRPr="00E3544A">
        <w:rPr>
          <w:lang w:val="es-CO"/>
        </w:rPr>
        <w:t>Revisiondels</w:t>
      </w:r>
      <w:proofErr w:type="spellEnd"/>
      <w:r w:rsidRPr="00E3544A">
        <w:rPr>
          <w:lang w:val="es-CO"/>
        </w:rPr>
        <w:t xml:space="preserve"> artefacto (Documento)</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lastRenderedPageBreak/>
        <w:t>8.8.</w:t>
      </w:r>
      <w:r w:rsidRPr="00B90D45">
        <w:rPr>
          <w:rFonts w:ascii="Arial" w:hAnsi="Arial"/>
          <w:sz w:val="28"/>
          <w:lang w:val="es-CO"/>
        </w:rPr>
        <w:t>5. Recursos</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rsidR="00FF75D7" w:rsidRPr="00E3544A" w:rsidRDefault="00FF75D7" w:rsidP="00014AF3">
      <w:pPr>
        <w:jc w:val="both"/>
        <w:rPr>
          <w:lang w:val="es-CO"/>
        </w:rPr>
      </w:pPr>
    </w:p>
    <w:p w:rsidR="00F95C7D" w:rsidRPr="00F013C5" w:rsidRDefault="00F95C7D" w:rsidP="00F95C7D">
      <w:pPr>
        <w:pStyle w:val="Ttulo2"/>
        <w:rPr>
          <w:rFonts w:ascii="Arial" w:hAnsi="Arial" w:cs="Arial"/>
          <w:sz w:val="28"/>
          <w:szCs w:val="28"/>
          <w:lang w:val="es-ES_tradnl"/>
        </w:rPr>
      </w:pPr>
      <w:bookmarkStart w:id="333" w:name="_Toc333053742"/>
      <w:bookmarkStart w:id="334" w:name="_Toc334451320"/>
      <w:bookmarkStart w:id="335" w:name="_Toc334451586"/>
      <w:commentRangeStart w:id="336"/>
      <w:r w:rsidRPr="00F013C5">
        <w:rPr>
          <w:rFonts w:ascii="Arial" w:hAnsi="Arial" w:cs="Arial"/>
          <w:sz w:val="28"/>
          <w:szCs w:val="28"/>
          <w:lang w:val="es-ES_tradnl"/>
        </w:rPr>
        <w:t xml:space="preserve">8.9 </w:t>
      </w:r>
      <w:proofErr w:type="spellStart"/>
      <w:r w:rsidRPr="0094070C">
        <w:rPr>
          <w:rFonts w:ascii="Arial" w:hAnsi="Arial" w:cs="Arial"/>
          <w:sz w:val="28"/>
          <w:szCs w:val="28"/>
          <w:lang w:val="es-ES_tradnl"/>
        </w:rPr>
        <w:t>Verificación</w:t>
      </w:r>
      <w:r>
        <w:rPr>
          <w:rFonts w:ascii="Arial" w:hAnsi="Arial" w:cs="Arial"/>
          <w:sz w:val="28"/>
          <w:szCs w:val="28"/>
          <w:lang w:val="es-ES_tradnl"/>
        </w:rPr>
        <w:t>y</w:t>
      </w:r>
      <w:bookmarkEnd w:id="333"/>
      <w:r w:rsidRPr="0094070C">
        <w:rPr>
          <w:rFonts w:ascii="Arial" w:hAnsi="Arial" w:cs="Arial"/>
          <w:sz w:val="28"/>
          <w:szCs w:val="28"/>
          <w:lang w:val="es-ES_tradnl"/>
        </w:rPr>
        <w:t>validación</w:t>
      </w:r>
      <w:commentRangeEnd w:id="336"/>
      <w:proofErr w:type="spellEnd"/>
      <w:r>
        <w:rPr>
          <w:rStyle w:val="Refdecomentario"/>
          <w:rFonts w:asciiTheme="minorHAnsi" w:eastAsiaTheme="minorHAnsi" w:hAnsiTheme="minorHAnsi" w:cstheme="minorBidi"/>
          <w:b w:val="0"/>
          <w:bCs w:val="0"/>
          <w:color w:val="auto"/>
        </w:rPr>
        <w:commentReference w:id="336"/>
      </w:r>
      <w:bookmarkEnd w:id="334"/>
      <w:bookmarkEnd w:id="335"/>
    </w:p>
    <w:p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FifthFloor</w:t>
      </w:r>
      <w:proofErr w:type="spellEnd"/>
      <w:r w:rsidRPr="00F013C5">
        <w:rPr>
          <w:b/>
          <w:bCs/>
          <w:lang w:val="es-ES_tradnl"/>
        </w:rPr>
        <w:t xml:space="preserve"> </w:t>
      </w:r>
      <w:proofErr w:type="spellStart"/>
      <w:r w:rsidRPr="00F013C5">
        <w:rPr>
          <w:b/>
          <w:bCs/>
          <w:lang w:val="es-ES_tradnl"/>
        </w:rPr>
        <w:t>Corp.</w:t>
      </w:r>
      <w:r>
        <w:rPr>
          <w:bCs/>
          <w:lang w:val="es-ES_tradnl"/>
        </w:rPr>
        <w:t>Su</w:t>
      </w:r>
      <w:proofErr w:type="spellEnd"/>
      <w:r>
        <w:rPr>
          <w:bCs/>
          <w:lang w:val="es-ES_tradnl"/>
        </w:rPr>
        <w:t xml:space="preserve"> importancia radica en el factor evolutivo del proceso de construcción de cualquier producto de software.</w:t>
      </w:r>
    </w:p>
    <w:p w:rsidR="00F95C7D" w:rsidRPr="008C1E77" w:rsidRDefault="00F95C7D" w:rsidP="008C1E77">
      <w:pPr>
        <w:pStyle w:val="Ttulo3"/>
        <w:jc w:val="both"/>
        <w:rPr>
          <w:rFonts w:ascii="Arial" w:hAnsi="Arial" w:cs="Arial"/>
          <w:sz w:val="28"/>
          <w:szCs w:val="28"/>
          <w:lang w:val="es-CO"/>
        </w:rPr>
      </w:pPr>
      <w:bookmarkStart w:id="337" w:name="_Toc334451321"/>
      <w:bookmarkStart w:id="338" w:name="_Toc334451587"/>
      <w:r w:rsidRPr="008C1E77">
        <w:rPr>
          <w:rFonts w:ascii="Arial" w:hAnsi="Arial" w:cs="Arial"/>
          <w:sz w:val="28"/>
          <w:szCs w:val="28"/>
          <w:lang w:val="es-CO"/>
        </w:rPr>
        <w:t>8.9.1 Objetivos</w:t>
      </w:r>
      <w:bookmarkEnd w:id="337"/>
      <w:bookmarkEnd w:id="338"/>
    </w:p>
    <w:p w:rsidR="00F95C7D" w:rsidRDefault="00F95C7D" w:rsidP="009D7F6B">
      <w:pPr>
        <w:pStyle w:val="Prrafodelista"/>
        <w:numPr>
          <w:ilvl w:val="0"/>
          <w:numId w:val="13"/>
        </w:numPr>
      </w:pPr>
      <w:r>
        <w:t>Verificar que el software construido es lo que el cliente ha pedido (ver el Plan de Aceptación del Cliente)</w:t>
      </w:r>
    </w:p>
    <w:p w:rsidR="00F95C7D" w:rsidRDefault="00F95C7D" w:rsidP="009D7F6B">
      <w:pPr>
        <w:pStyle w:val="Prrafodelista"/>
        <w:numPr>
          <w:ilvl w:val="0"/>
          <w:numId w:val="13"/>
        </w:numPr>
      </w:pPr>
      <w:r>
        <w:t xml:space="preserve">Validar que el software construido es de calidad </w:t>
      </w:r>
    </w:p>
    <w:p w:rsidR="00F95C7D" w:rsidRDefault="00F95C7D" w:rsidP="009D7F6B">
      <w:pPr>
        <w:pStyle w:val="Prrafodelista"/>
        <w:numPr>
          <w:ilvl w:val="0"/>
          <w:numId w:val="13"/>
        </w:numPr>
      </w:pPr>
      <w:r>
        <w:t>Reducir la probabilidad de entregar errores eviten la satisfacción del cliente, permitiendo identificar los para corregirlos</w:t>
      </w:r>
    </w:p>
    <w:p w:rsidR="008C1E77" w:rsidRPr="008C1E77"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8.9.3.</w:t>
      </w:r>
      <w:r w:rsidR="00721E4D">
        <w:rPr>
          <w:rFonts w:ascii="Arial" w:hAnsi="Arial" w:cs="Arial"/>
          <w:sz w:val="28"/>
          <w:szCs w:val="28"/>
          <w:lang w:val="es-CO"/>
        </w:rPr>
        <w:t xml:space="preserve"> </w:t>
      </w:r>
      <w:r w:rsidRPr="00B90D45">
        <w:rPr>
          <w:rFonts w:ascii="Arial" w:hAnsi="Arial"/>
          <w:sz w:val="28"/>
          <w:lang w:val="es-CO"/>
        </w:rPr>
        <w:t>Responsable</w:t>
      </w:r>
    </w:p>
    <w:p w:rsidR="00F95C7D" w:rsidRDefault="00F95C7D" w:rsidP="00F95C7D">
      <w:pPr>
        <w:jc w:val="both"/>
      </w:pPr>
      <w:r>
        <w:t>Como responsables de este plan, se encuentran tanto el Administrador de configuraciones y Pruebas (Aseguradores de la calidad), así como el responsable del entregable.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8.9.4</w:t>
      </w:r>
      <w:r w:rsidR="00721E4D">
        <w:rPr>
          <w:rFonts w:ascii="Arial" w:hAnsi="Arial" w:cs="Arial"/>
          <w:sz w:val="28"/>
          <w:szCs w:val="28"/>
          <w:lang w:val="es-CO"/>
        </w:rPr>
        <w:t xml:space="preserve">. </w:t>
      </w:r>
      <w:r>
        <w:rPr>
          <w:rFonts w:ascii="Arial" w:hAnsi="Arial" w:cs="Arial"/>
          <w:sz w:val="28"/>
          <w:szCs w:val="28"/>
          <w:lang w:val="es-CO"/>
        </w:rPr>
        <w:t>Desarrollo</w:t>
      </w:r>
    </w:p>
    <w:p w:rsidR="00F95C7D" w:rsidRDefault="00A75DDF" w:rsidP="00F95C7D">
      <w:r>
        <w:t xml:space="preserve">Este </w:t>
      </w:r>
      <w:proofErr w:type="gramStart"/>
      <w:r w:rsidR="00F95C7D">
        <w:t>plan  pretende</w:t>
      </w:r>
      <w:proofErr w:type="gramEnd"/>
      <w:r w:rsidR="00F95C7D">
        <w:t xml:space="preserve"> satisfacer al cliente  y demostrar la calidad de los productos elaborados. Por ello se pretende este sea ejecutado desde el inicio del producto y mientras este exista para garantizar su </w:t>
      </w:r>
      <w:proofErr w:type="spellStart"/>
      <w:r w:rsidR="00F95C7D">
        <w:t>mantenibilidad</w:t>
      </w:r>
      <w:proofErr w:type="spellEnd"/>
      <w:r w:rsidR="00F95C7D">
        <w:t>, aun después de entregado al cliente. Es decir, si el cliente exige correctivos, cambios o mejoras. Estas se efectúen cumpliéndose los objetivos del plan.</w:t>
      </w:r>
    </w:p>
    <w:p w:rsidR="00F95C7D" w:rsidRPr="008C1E77" w:rsidRDefault="008C1E77" w:rsidP="008C1E77">
      <w:pPr>
        <w:pStyle w:val="Ttulo4"/>
        <w:jc w:val="both"/>
        <w:rPr>
          <w:rFonts w:ascii="Arial" w:hAnsi="Arial" w:cs="Arial"/>
          <w:sz w:val="28"/>
          <w:szCs w:val="28"/>
          <w:lang w:val="es-CO"/>
        </w:rPr>
      </w:pPr>
      <w:bookmarkStart w:id="339" w:name="_Toc334451324"/>
      <w:bookmarkStart w:id="340"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339"/>
      <w:bookmarkEnd w:id="340"/>
    </w:p>
    <w:p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rsidR="00F95C7D" w:rsidRDefault="008C1E77" w:rsidP="009D7F6B">
      <w:pPr>
        <w:pStyle w:val="Prrafodelista"/>
        <w:numPr>
          <w:ilvl w:val="0"/>
          <w:numId w:val="14"/>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341"/>
        <w:r w:rsidR="00F95C7D" w:rsidRPr="00B45493">
          <w:rPr>
            <w:rStyle w:val="Hipervnculo"/>
          </w:rPr>
          <w:t>Plan de Aseguramiento de la Calidad</w:t>
        </w:r>
        <w:commentRangeEnd w:id="341"/>
        <w:r w:rsidR="00F95C7D" w:rsidRPr="00B45493">
          <w:rPr>
            <w:rStyle w:val="Hipervnculo"/>
            <w:sz w:val="18"/>
            <w:szCs w:val="18"/>
          </w:rPr>
          <w:commentReference w:id="341"/>
        </w:r>
      </w:hyperlink>
      <w:r w:rsidR="00F95C7D">
        <w:t>)</w:t>
      </w:r>
    </w:p>
    <w:p w:rsidR="00F95C7D" w:rsidRDefault="00F95C7D" w:rsidP="009D7F6B">
      <w:pPr>
        <w:pStyle w:val="Prrafodelista"/>
        <w:numPr>
          <w:ilvl w:val="0"/>
          <w:numId w:val="14"/>
        </w:numPr>
        <w:jc w:val="both"/>
      </w:pPr>
      <w:r>
        <w:t xml:space="preserve">Para la verificación es necesario que realizar pruebas acordes a cada artefacto, ya sea para la documentación (ver  </w:t>
      </w:r>
      <w:hyperlink w:anchor="_8.5.1Plan_de_documentación" w:history="1">
        <w:commentRangeStart w:id="342"/>
        <w:r w:rsidRPr="00031C64">
          <w:rPr>
            <w:rStyle w:val="Hipervnculo"/>
          </w:rPr>
          <w:t>Plan de Documentación</w:t>
        </w:r>
      </w:hyperlink>
      <w:commentRangeEnd w:id="342"/>
      <w:r>
        <w:rPr>
          <w:rStyle w:val="Refdecomentario"/>
        </w:rPr>
        <w:commentReference w:id="342"/>
      </w:r>
      <w:r>
        <w:t xml:space="preserve">), o entrega de prototipos (ver Plan de Pruebas a partir a partir del Octubre). </w:t>
      </w:r>
    </w:p>
    <w:p w:rsidR="00F95C7D" w:rsidRDefault="00F95C7D" w:rsidP="009D7F6B">
      <w:pPr>
        <w:pStyle w:val="Prrafodelista"/>
        <w:numPr>
          <w:ilvl w:val="0"/>
          <w:numId w:val="14"/>
        </w:numPr>
        <w:jc w:val="both"/>
      </w:pPr>
      <w:r>
        <w:lastRenderedPageBreak/>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rsidR="00F95C7D" w:rsidRDefault="00F95C7D" w:rsidP="009D7F6B">
      <w:pPr>
        <w:pStyle w:val="Prrafodelista"/>
        <w:numPr>
          <w:ilvl w:val="0"/>
          <w:numId w:val="14"/>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rsidR="00F95C7D" w:rsidRDefault="00E56923" w:rsidP="00F95C7D">
      <w:pPr>
        <w:jc w:val="both"/>
      </w:pPr>
      <w:r>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rsidR="0004205C" w:rsidRDefault="00BF52A0" w:rsidP="00014AF3">
      <w:pPr>
        <w:jc w:val="both"/>
      </w:pPr>
      <w:commentRangeStart w:id="343"/>
      <w:ins w:id="344" w:author="Alicia Beltran" w:date="2012-08-27T13:13:00Z">
        <w:r>
          <w:rPr>
            <w:noProof/>
            <w:lang w:eastAsia="ja-JP"/>
          </w:rPr>
          <w:drawing>
            <wp:inline distT="0" distB="0" distL="0" distR="0">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93">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43"/>
      <w:r w:rsidR="00F95C7D">
        <w:rPr>
          <w:rStyle w:val="Refdecomentario"/>
        </w:rPr>
        <w:commentReference w:id="343"/>
      </w:r>
    </w:p>
    <w:p w:rsidR="00F95C7D" w:rsidRDefault="00F95C7D" w:rsidP="00F95C7D">
      <w:pPr>
        <w:jc w:val="both"/>
      </w:pPr>
      <w:r>
        <w:t>Proceso de verificación y validación del ítem</w:t>
      </w:r>
    </w:p>
    <w:p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lastRenderedPageBreak/>
        <w:t>8.9.</w:t>
      </w:r>
      <w:r w:rsidRPr="00B90D45">
        <w:rPr>
          <w:rFonts w:ascii="Arial" w:hAnsi="Arial"/>
          <w:sz w:val="28"/>
          <w:lang w:val="es-CO"/>
        </w:rPr>
        <w:t>5. Recursos</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p>
    <w:p w:rsidR="00F95C7D" w:rsidRPr="00F95C7D" w:rsidRDefault="00F95C7D" w:rsidP="00014AF3">
      <w:pPr>
        <w:jc w:val="both"/>
      </w:pPr>
    </w:p>
    <w:p w:rsidR="0004205C" w:rsidRPr="00F95C7D" w:rsidRDefault="0004205C" w:rsidP="00014AF3">
      <w:pPr>
        <w:jc w:val="both"/>
      </w:pPr>
    </w:p>
    <w:p w:rsidR="0004205C" w:rsidRPr="00F95C7D" w:rsidRDefault="0004205C" w:rsidP="00014AF3">
      <w:pPr>
        <w:jc w:val="both"/>
        <w:rPr>
          <w:lang w:val="es-CO"/>
        </w:rPr>
      </w:pPr>
    </w:p>
    <w:p w:rsidR="0004205C" w:rsidRPr="00F95C7D" w:rsidRDefault="0004205C" w:rsidP="00014AF3">
      <w:pPr>
        <w:jc w:val="both"/>
        <w:rPr>
          <w:lang w:val="es-CO"/>
        </w:rPr>
      </w:pPr>
    </w:p>
    <w:p w:rsidR="00D9745F" w:rsidRPr="00F95C7D" w:rsidRDefault="00D9745F" w:rsidP="00014AF3">
      <w:pPr>
        <w:jc w:val="both"/>
        <w:rPr>
          <w:rFonts w:ascii="Arial" w:hAnsi="Arial"/>
          <w:sz w:val="28"/>
          <w:lang w:val="es-CO"/>
        </w:rPr>
      </w:pPr>
    </w:p>
    <w:p w:rsidR="006B7638" w:rsidRPr="006B7638" w:rsidRDefault="00D9745F" w:rsidP="006B7638">
      <w:pPr>
        <w:pStyle w:val="Ttulo1"/>
        <w:jc w:val="both"/>
        <w:rPr>
          <w:rFonts w:ascii="Arial" w:hAnsi="Arial"/>
          <w:lang w:val="es-CO"/>
        </w:rPr>
      </w:pPr>
      <w:bookmarkStart w:id="345" w:name="_Toc333053743"/>
      <w:bookmarkStart w:id="346" w:name="_Toc334451325"/>
      <w:bookmarkStart w:id="347" w:name="_Toc334451591"/>
      <w:r w:rsidRPr="008C1E77">
        <w:rPr>
          <w:rFonts w:ascii="Arial" w:hAnsi="Arial"/>
          <w:lang w:val="es-CO"/>
        </w:rPr>
        <w:t xml:space="preserve">9. </w:t>
      </w:r>
      <w:bookmarkEnd w:id="345"/>
      <w:bookmarkEnd w:id="346"/>
      <w:bookmarkEnd w:id="347"/>
      <w:r w:rsidR="006B7638">
        <w:rPr>
          <w:rFonts w:ascii="Arial" w:hAnsi="Arial"/>
          <w:lang w:val="es-CO"/>
        </w:rPr>
        <w:t>Planes Adicionales</w:t>
      </w:r>
      <w:bookmarkStart w:id="348" w:name="_GoBack"/>
      <w:bookmarkEnd w:id="348"/>
    </w:p>
    <w:p w:rsidR="00D9745F" w:rsidRPr="008C1E77" w:rsidRDefault="00D9745F" w:rsidP="00014AF3">
      <w:pPr>
        <w:pStyle w:val="Ttulo1"/>
        <w:jc w:val="both"/>
        <w:rPr>
          <w:rFonts w:ascii="Arial" w:hAnsi="Arial"/>
          <w:lang w:val="es-CO"/>
        </w:rPr>
      </w:pPr>
      <w:bookmarkStart w:id="349" w:name="_Toc333053744"/>
      <w:bookmarkStart w:id="350" w:name="_Toc334451326"/>
      <w:bookmarkStart w:id="351" w:name="_Toc334451592"/>
      <w:r w:rsidRPr="008C1E77">
        <w:rPr>
          <w:rFonts w:ascii="Arial" w:hAnsi="Arial"/>
          <w:lang w:val="es-CO"/>
        </w:rPr>
        <w:t xml:space="preserve">10. </w:t>
      </w:r>
      <w:proofErr w:type="spellStart"/>
      <w:r w:rsidRPr="008C1E77">
        <w:rPr>
          <w:rFonts w:ascii="Arial" w:hAnsi="Arial"/>
          <w:lang w:val="es-CO"/>
        </w:rPr>
        <w:t>Annexes</w:t>
      </w:r>
      <w:bookmarkEnd w:id="349"/>
      <w:bookmarkEnd w:id="350"/>
      <w:bookmarkEnd w:id="351"/>
      <w:proofErr w:type="spellEnd"/>
    </w:p>
    <w:p w:rsidR="00CB37B2" w:rsidRPr="00595763" w:rsidRDefault="00D9745F" w:rsidP="00014AF3">
      <w:pPr>
        <w:pStyle w:val="Ttulo1"/>
        <w:jc w:val="both"/>
        <w:rPr>
          <w:rFonts w:ascii="Arial" w:hAnsi="Arial"/>
          <w:lang w:val="es-CO"/>
        </w:rPr>
      </w:pPr>
      <w:bookmarkStart w:id="352" w:name="_Toc333053745"/>
      <w:bookmarkStart w:id="353" w:name="_Toc334451327"/>
      <w:bookmarkStart w:id="354" w:name="_Toc334451593"/>
      <w:r w:rsidRPr="00595763">
        <w:rPr>
          <w:rFonts w:ascii="Arial" w:hAnsi="Arial"/>
          <w:lang w:val="es-CO"/>
        </w:rPr>
        <w:t xml:space="preserve">11. </w:t>
      </w:r>
      <w:proofErr w:type="spellStart"/>
      <w:r w:rsidRPr="00595763">
        <w:rPr>
          <w:rFonts w:ascii="Arial" w:hAnsi="Arial"/>
          <w:lang w:val="es-CO"/>
        </w:rPr>
        <w:t>Index</w:t>
      </w:r>
      <w:bookmarkEnd w:id="352"/>
      <w:bookmarkEnd w:id="353"/>
      <w:bookmarkEnd w:id="354"/>
      <w:proofErr w:type="spellEnd"/>
    </w:p>
    <w:sectPr w:rsidR="00CB37B2" w:rsidRPr="00595763" w:rsidSect="00446913">
      <w:headerReference w:type="even" r:id="rId94"/>
      <w:headerReference w:type="default" r:id="rId95"/>
      <w:footerReference w:type="even" r:id="rId96"/>
      <w:footerReference w:type="default" r:id="rId97"/>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Katherine" w:date="2012-09-03T16:31:00Z" w:initials="K">
    <w:p w:rsidR="00DB2373" w:rsidRDefault="00DB2373">
      <w:pPr>
        <w:pStyle w:val="Textocomentario"/>
      </w:pPr>
      <w:r>
        <w:rPr>
          <w:rStyle w:val="Refdecomentario"/>
        </w:rPr>
        <w:annotationRef/>
      </w:r>
      <w:r>
        <w:t>Arreglar el formato</w:t>
      </w:r>
    </w:p>
  </w:comment>
  <w:comment w:id="26" w:author="Cristhian Camilo Gomez Narvaez" w:date="2012-08-18T06:33:00Z" w:initials="CCGN">
    <w:p w:rsidR="00DB2373" w:rsidRDefault="00DB2373">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27" w:author="Cristhian Camilo Gomez Narvaez" w:date="2012-08-18T05:17:00Z" w:initials="CCGN">
    <w:p w:rsidR="00DB2373" w:rsidRDefault="00DB2373">
      <w:pPr>
        <w:pStyle w:val="Textocomentario"/>
      </w:pPr>
      <w:r>
        <w:rPr>
          <w:rStyle w:val="Refdecomentario"/>
        </w:rPr>
        <w:annotationRef/>
      </w:r>
      <w:r>
        <w:t>Revisar versión instalada en la sala de BD</w:t>
      </w:r>
    </w:p>
  </w:comment>
  <w:comment w:id="29" w:author="Cristhian Camilo Gomez Narvaez" w:date="2012-08-18T04:50:00Z" w:initials="CCGN">
    <w:p w:rsidR="00DB2373" w:rsidRPr="00006E8E" w:rsidRDefault="00DB2373">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rsidR="00DB2373" w:rsidRDefault="00DB2373">
      <w:pPr>
        <w:pStyle w:val="Textocomentario"/>
      </w:pPr>
      <w:r>
        <w:rPr>
          <w:rStyle w:val="Refdecomentario"/>
        </w:rPr>
        <w:annotationRef/>
      </w:r>
      <w:r>
        <w:t>¿???????</w:t>
      </w:r>
    </w:p>
  </w:comment>
  <w:comment w:id="55" w:author="Katherine" w:date="2012-09-03T16:37:00Z" w:initials="K">
    <w:p w:rsidR="00DB2373" w:rsidRDefault="00DB2373">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DB2373" w:rsidRDefault="00DB2373" w:rsidP="00027FCC">
      <w:pPr>
        <w:pStyle w:val="Textocomentario"/>
      </w:pPr>
      <w:r>
        <w:rPr>
          <w:rStyle w:val="Refdecomentario"/>
        </w:rPr>
        <w:annotationRef/>
      </w:r>
      <w:proofErr w:type="spellStart"/>
      <w:r>
        <w:t>Hipervinculo</w:t>
      </w:r>
      <w:proofErr w:type="spellEnd"/>
      <w:r>
        <w:t xml:space="preserve"> al archivo de definiciones</w:t>
      </w:r>
    </w:p>
  </w:comment>
  <w:comment w:id="67" w:author="Katherine" w:date="2012-09-02T22:43:00Z" w:initials="K">
    <w:p w:rsidR="00DB2373" w:rsidRDefault="00DB2373">
      <w:pPr>
        <w:pStyle w:val="Textocomentario"/>
      </w:pPr>
      <w:r>
        <w:rPr>
          <w:rStyle w:val="Refdecomentario"/>
        </w:rPr>
        <w:annotationRef/>
      </w:r>
      <w:r>
        <w:t>Falta estructura del plan (objetivos, alcance, responsables, desarrollo, recursos a emplear, productos de trabajo)</w:t>
      </w:r>
    </w:p>
  </w:comment>
  <w:comment w:id="78" w:author="Katherine" w:date="2012-09-03T14:26:00Z" w:initials="K">
    <w:p w:rsidR="00DB2373" w:rsidRDefault="00DB2373" w:rsidP="00B90D45">
      <w:pPr>
        <w:pStyle w:val="Textocomentario"/>
      </w:pPr>
      <w:r>
        <w:rPr>
          <w:rStyle w:val="Refdecomentario"/>
        </w:rPr>
        <w:annotationRef/>
      </w:r>
      <w:r>
        <w:t>Referencia a las interfaces externas</w:t>
      </w:r>
    </w:p>
  </w:comment>
  <w:comment w:id="79" w:author="Zebaxtian" w:date="2012-09-03T14:26:00Z" w:initials="Z">
    <w:p w:rsidR="00DB2373" w:rsidRDefault="00DB2373" w:rsidP="00B90D45">
      <w:pPr>
        <w:pStyle w:val="Textocomentario"/>
      </w:pPr>
      <w:r>
        <w:rPr>
          <w:rStyle w:val="Refdecomentario"/>
        </w:rPr>
        <w:annotationRef/>
      </w:r>
      <w:r>
        <w:t>Hipervínculo a la sección 1.1.2</w:t>
      </w:r>
    </w:p>
  </w:comment>
  <w:comment w:id="84" w:author="Zebaxtian" w:date="2012-09-03T14:26:00Z" w:initials="Z">
    <w:p w:rsidR="00DB2373" w:rsidRDefault="00DB2373" w:rsidP="00B90D45">
      <w:pPr>
        <w:pStyle w:val="Textocomentario"/>
      </w:pPr>
      <w:r>
        <w:rPr>
          <w:rStyle w:val="Refdecomentario"/>
        </w:rPr>
        <w:annotationRef/>
      </w:r>
      <w:r>
        <w:t>Hipervínculo a sección 4.4</w:t>
      </w:r>
    </w:p>
  </w:comment>
  <w:comment w:id="88" w:author="Zebaxtian" w:date="2012-09-03T14:33:00Z" w:initials="Z">
    <w:p w:rsidR="00DB2373" w:rsidRDefault="00DB2373" w:rsidP="0011798C">
      <w:pPr>
        <w:pStyle w:val="Textocomentario"/>
      </w:pPr>
      <w:r>
        <w:rPr>
          <w:rStyle w:val="Refdecomentario"/>
        </w:rPr>
        <w:annotationRef/>
      </w:r>
      <w:r>
        <w:t>Numero de la imagen</w:t>
      </w:r>
    </w:p>
  </w:comment>
  <w:comment w:id="95" w:author="Cristhian Camilo Gomez N" w:date="2012-09-07T08:16:00Z" w:initials="Cristhian">
    <w:p w:rsidR="00DB2373" w:rsidRDefault="00DB2373" w:rsidP="009D7F6B">
      <w:r>
        <w:rPr>
          <w:rStyle w:val="Refdecomentario"/>
        </w:rPr>
        <w:annotationRef/>
      </w:r>
      <w:r>
        <w:t>https://developer.mozilla.org/es/docs/JavaScript/Acerca_de_JavaScript</w:t>
      </w:r>
    </w:p>
    <w:p w:rsidR="00DB2373" w:rsidRDefault="00DB2373" w:rsidP="009D7F6B"/>
  </w:comment>
  <w:comment w:id="96" w:author="Cristhian Camilo Gomez N" w:date="2012-09-07T08:16:00Z" w:initials="Cristhian">
    <w:p w:rsidR="00DB2373" w:rsidRDefault="00DB2373" w:rsidP="009D7F6B">
      <w:r>
        <w:rPr>
          <w:rStyle w:val="Refdecomentario"/>
        </w:rPr>
        <w:annotationRef/>
      </w:r>
      <w:r>
        <w:t>http://msdn.microsoft.com/library/vstudio/z1zx9t92</w:t>
      </w:r>
    </w:p>
    <w:p w:rsidR="00DB2373" w:rsidRDefault="00DB2373" w:rsidP="009D7F6B"/>
  </w:comment>
  <w:comment w:id="9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9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http://www.debian.org/distrib/</w:t>
      </w:r>
    </w:p>
  </w:comment>
  <w:comment w:id="10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http://unity3d.com/</w:t>
      </w:r>
    </w:p>
  </w:comment>
  <w:comment w:id="10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rPr>
        <w:t>http://unity3d.com/unity/download/</w:t>
      </w:r>
    </w:p>
  </w:comment>
  <w:comment w:id="10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7" w:author="Cristhian Camilo Gomez N" w:date="2012-09-07T08:16:00Z" w:initials="Cristhian">
    <w:p w:rsidR="00DB2373" w:rsidRDefault="00DB2373" w:rsidP="009D7F6B">
      <w:r>
        <w:rPr>
          <w:rStyle w:val="Refdecomentario"/>
        </w:rPr>
        <w:annotationRef/>
      </w:r>
      <w:r>
        <w:t>http://www.microsoft.com/visualstudio/es-es</w:t>
      </w:r>
    </w:p>
    <w:p w:rsidR="00DB2373" w:rsidRDefault="00DB2373" w:rsidP="009D7F6B"/>
  </w:comment>
  <w:comment w:id="10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rPr>
        <w:t>http://www.microsoft.com/visualstudio/en-us/try</w:t>
      </w:r>
    </w:p>
  </w:comment>
  <w:comment w:id="10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http://www.sqlite.org/</w:t>
      </w:r>
    </w:p>
  </w:comment>
  <w:comment w:id="11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http://www.sqlite.org/download.html</w:t>
      </w:r>
    </w:p>
  </w:comment>
  <w:comment w:id="11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http://www.oracle.com/technetwork/developer-tools/datamodeler/overview/index.html</w:t>
      </w:r>
    </w:p>
  </w:comment>
  <w:comment w:id="112" w:author="Cristhian Camilo Gomez N" w:date="2012-09-07T08:16:00Z" w:initials="Cristhian">
    <w:p w:rsidR="00DB2373" w:rsidRDefault="00DB2373" w:rsidP="009D7F6B">
      <w:r>
        <w:rPr>
          <w:rStyle w:val="Refdecomentario"/>
        </w:rPr>
        <w:annotationRef/>
      </w:r>
      <w:r>
        <w:t>http://www.oracle.com/technetwork/developer-tools/datamodeler/sqldeveloperdatamodelertechreview-167686.html</w:t>
      </w:r>
    </w:p>
    <w:p w:rsidR="00DB2373" w:rsidRDefault="00DB2373" w:rsidP="009D7F6B"/>
  </w:comment>
  <w:comment w:id="113" w:author="Cristhian Camilo Gomez Narvaez" w:date="2012-09-07T08:16:00Z" w:initials="Cristhian">
    <w:p w:rsidR="00DB2373" w:rsidRDefault="00DB2373" w:rsidP="009D7F6B">
      <w:pPr>
        <w:spacing w:after="0"/>
      </w:pPr>
      <w:r>
        <w:rPr>
          <w:rStyle w:val="Refdecomentario"/>
        </w:rPr>
        <w:annotationRef/>
      </w:r>
      <w:hyperlink r:id="rId1" w:history="1">
        <w:r>
          <w:rPr>
            <w:rFonts w:ascii="DejaVu Sans" w:eastAsia="Droid Sans" w:hAnsi="DejaVu Sans" w:cs="DejaVu Sans"/>
            <w:color w:val="000000"/>
            <w:kern w:val="3"/>
            <w:lang w:val="es-CO"/>
          </w:rPr>
          <w:t>http://www.oracle.com/technetwork/developer-tools/datamodeler/downloads/datamodeler-087275.html</w:t>
        </w:r>
      </w:hyperlink>
    </w:p>
  </w:comment>
  <w:comment w:id="11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http://www.microsoft.com/net</w:t>
      </w:r>
    </w:p>
  </w:comment>
  <w:comment w:id="116" w:author="Cristhian Camilo Gomez N" w:date="2012-09-07T08:16:00Z" w:initials="Cristhian">
    <w:p w:rsidR="00DB2373" w:rsidRDefault="00DB2373" w:rsidP="009D7F6B">
      <w:r>
        <w:rPr>
          <w:rStyle w:val="Refdecomentario"/>
        </w:rPr>
        <w:annotationRef/>
      </w:r>
      <w:r>
        <w:rPr>
          <w:color w:val="0000FF"/>
          <w:u w:val="single"/>
        </w:rPr>
        <w:t>http://msdn.microsoft.com/en-us/library/zw4w595w.aspx</w:t>
      </w:r>
    </w:p>
    <w:p w:rsidR="00DB2373" w:rsidRDefault="00DB2373" w:rsidP="009D7F6B"/>
  </w:comment>
  <w:comment w:id="117"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19"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http://git-scm.com/</w:t>
      </w:r>
    </w:p>
  </w:comment>
  <w:comment w:id="120" w:author="Cristhian Camilo Gomez N" w:date="2012-09-07T08:16:00Z" w:initials="Cristhian">
    <w:p w:rsidR="00DB2373" w:rsidRDefault="00DB2373" w:rsidP="009D7F6B">
      <w:r>
        <w:rPr>
          <w:rStyle w:val="Refdecomentario"/>
        </w:rPr>
        <w:annotationRef/>
      </w:r>
      <w:r>
        <w:t>http://git-scm.com/</w:t>
      </w:r>
    </w:p>
    <w:p w:rsidR="00DB2373" w:rsidRDefault="00DB2373" w:rsidP="009D7F6B"/>
  </w:comment>
  <w:comment w:id="121"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rPr>
        <w:t>http://git-scm.com/downloads</w:t>
      </w:r>
    </w:p>
  </w:comment>
  <w:comment w:id="123"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rsidR="00DB2373" w:rsidRDefault="00DB2373" w:rsidP="009D7F6B">
      <w:pPr>
        <w:spacing w:after="0"/>
      </w:pPr>
      <w:r>
        <w:rPr>
          <w:rStyle w:val="Refdecomentario"/>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rsidR="00DB2373" w:rsidRDefault="00DB2373" w:rsidP="009D7F6B">
      <w:pPr>
        <w:spacing w:after="0"/>
      </w:pPr>
      <w:r>
        <w:rPr>
          <w:rStyle w:val="Refdecomentario"/>
        </w:rPr>
        <w:annotationRef/>
      </w:r>
      <w:r w:rsidRPr="00D67C44">
        <w:rPr>
          <w:rFonts w:ascii="DejaVu Sans" w:eastAsia="Droid Sans" w:hAnsi="DejaVu Sans" w:cs="DejaVu Sans"/>
          <w:kern w:val="3"/>
        </w:rPr>
        <w:t>http://www.ganttproject.biz/</w:t>
      </w:r>
    </w:p>
  </w:comment>
  <w:comment w:id="128"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http://www.adobe.com/es/products/creativesuite.html</w:t>
      </w:r>
    </w:p>
  </w:comment>
  <w:comment w:id="129"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http://www.adobe.com/es/downloads/</w:t>
      </w:r>
    </w:p>
  </w:comment>
  <w:comment w:id="13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http://usa.autodesk.com/maya/</w:t>
      </w:r>
    </w:p>
  </w:comment>
  <w:comment w:id="13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http://www.edrawsoft.com/</w:t>
      </w:r>
    </w:p>
  </w:comment>
  <w:comment w:id="13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7"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http://get.adobe.com/reader/</w:t>
      </w:r>
    </w:p>
  </w:comment>
  <w:comment w:id="13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3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http://www.manictime.com/</w:t>
      </w:r>
    </w:p>
  </w:comment>
  <w:comment w:id="14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https://www.dropbox.com/</w:t>
      </w:r>
    </w:p>
  </w:comment>
  <w:comment w:id="147"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4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4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https://www.dropbox.com/</w:t>
      </w:r>
    </w:p>
  </w:comment>
  <w:comment w:id="15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57" w:author="Cristhian Camilo Gomez Narvaez" w:date="2012-09-07T08:16:00Z" w:initials="Cristhian">
    <w:p w:rsidR="00DB2373" w:rsidRDefault="00DB2373"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4" w:author="Katherine" w:date="2012-08-29T00:33:00Z" w:initials="K">
    <w:p w:rsidR="00DB2373" w:rsidRDefault="00DB2373" w:rsidP="001F52C6">
      <w:pPr>
        <w:pStyle w:val="Textocomentario"/>
      </w:pPr>
      <w:r>
        <w:rPr>
          <w:rStyle w:val="Refdecomentario"/>
        </w:rPr>
        <w:annotationRef/>
      </w:r>
      <w:r>
        <w:t xml:space="preserve">Referencia a que es un </w:t>
      </w:r>
      <w:proofErr w:type="spellStart"/>
      <w:r>
        <w:t>stakeholder</w:t>
      </w:r>
      <w:proofErr w:type="spellEnd"/>
    </w:p>
  </w:comment>
  <w:comment w:id="168" w:author="Alice" w:date="2012-08-18T03:41:00Z" w:initials="A">
    <w:p w:rsidR="00DB2373" w:rsidRDefault="00DB2373">
      <w:pPr>
        <w:pStyle w:val="Textocomentario"/>
      </w:pPr>
      <w:r>
        <w:rPr>
          <w:rStyle w:val="Refdecomentario"/>
        </w:rPr>
        <w:annotationRef/>
      </w:r>
      <w:r>
        <w:t>Referencia al folder de las hojas de vida</w:t>
      </w:r>
    </w:p>
  </w:comment>
  <w:comment w:id="169" w:author="Alice" w:date="2012-08-18T03:41:00Z" w:initials="A">
    <w:p w:rsidR="00DB2373" w:rsidRPr="00FD5458" w:rsidRDefault="00DB2373" w:rsidP="00FD5458">
      <w:pPr>
        <w:pStyle w:val="Textocomentario"/>
        <w:rPr>
          <w:lang w:val="en-US"/>
        </w:rPr>
      </w:pPr>
      <w:r>
        <w:rPr>
          <w:rStyle w:val="Refdecomentario"/>
        </w:rPr>
        <w:annotationRef/>
      </w:r>
      <w:r w:rsidRPr="00FD5458">
        <w:rPr>
          <w:lang w:val="en-US"/>
        </w:rPr>
        <w:t>E. Raymond, “The Cathedral and the Bazaar,” Available at http://www.tuxedo.org/</w:t>
      </w:r>
    </w:p>
    <w:p w:rsidR="00DB2373" w:rsidRPr="00FD5458" w:rsidRDefault="00DB2373"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0" w:author="Alice" w:date="2012-08-18T03:41:00Z" w:initials="A">
    <w:p w:rsidR="00DB2373" w:rsidRDefault="00DB2373">
      <w:pPr>
        <w:pStyle w:val="Textocomentario"/>
      </w:pPr>
      <w:r>
        <w:rPr>
          <w:rStyle w:val="Refdecomentario"/>
        </w:rPr>
        <w:annotationRef/>
      </w:r>
      <w:r>
        <w:t>anexo  de las  reglas de 5F</w:t>
      </w:r>
    </w:p>
  </w:comment>
  <w:comment w:id="198" w:author="Cristhian Camilo Gomez Narvaez" w:date="2012-09-07T08:19:00Z" w:initials="Cristhian">
    <w:p w:rsidR="00DB2373" w:rsidRDefault="00DB2373" w:rsidP="00604DFB">
      <w:pPr>
        <w:spacing w:after="0"/>
      </w:pPr>
      <w:r>
        <w:rPr>
          <w:rStyle w:val="Refdecomentario"/>
        </w:rPr>
        <w:annotationRef/>
      </w:r>
      <w:r>
        <w:rPr>
          <w:rFonts w:ascii="DejaVu Sans" w:eastAsia="Droid Sans" w:hAnsi="DejaVu Sans" w:cs="DejaVu Sans"/>
          <w:kern w:val="3"/>
        </w:rPr>
        <w:t>Referencia Plan de Riesgos</w:t>
      </w:r>
    </w:p>
  </w:comment>
  <w:comment w:id="199" w:author="Cristhian Camilo Gomez Narvaez" w:date="2012-09-07T08:19:00Z" w:initials="Cristhian">
    <w:p w:rsidR="00DB2373" w:rsidRDefault="00DB2373" w:rsidP="00604DFB">
      <w:pPr>
        <w:spacing w:after="0"/>
      </w:pPr>
      <w:r>
        <w:rPr>
          <w:rStyle w:val="Refdecomentario"/>
        </w:rPr>
        <w:annotationRef/>
      </w:r>
      <w:r>
        <w:rPr>
          <w:rFonts w:ascii="DejaVu Sans" w:eastAsia="Droid Sans" w:hAnsi="DejaVu Sans" w:cs="DejaVu Sans"/>
          <w:kern w:val="3"/>
        </w:rPr>
        <w:t>Referencia plan de entrenamiento</w:t>
      </w:r>
    </w:p>
  </w:comment>
  <w:comment w:id="204" w:author="Katherine" w:date="2012-09-03T16:53:00Z" w:initials="K">
    <w:p w:rsidR="00DB2373" w:rsidRDefault="00DB2373">
      <w:pPr>
        <w:pStyle w:val="Textocomentario"/>
      </w:pPr>
      <w:r>
        <w:rPr>
          <w:rStyle w:val="Refdecomentario"/>
        </w:rPr>
        <w:annotationRef/>
      </w:r>
      <w:r>
        <w:t>Revisar donde esta</w:t>
      </w:r>
    </w:p>
  </w:comment>
  <w:comment w:id="209" w:author="Unknown Author" w:date="2012-09-07T08:37:00Z" w:initials="">
    <w:p w:rsidR="00DB2373" w:rsidRDefault="00DB2373" w:rsidP="001842CA">
      <w:r>
        <w:rPr>
          <w:rFonts w:ascii="DejaVu Sans" w:eastAsia="Droid Sans" w:hAnsi="DejaVu Sans" w:cs="FreeSans"/>
          <w:color w:val="00000A"/>
          <w:sz w:val="20"/>
          <w:szCs w:val="24"/>
          <w:lang w:val="es-CO" w:eastAsia="zh-CN" w:bidi="hi-IN"/>
        </w:rPr>
        <w:t>Referencia al documento de la encuesta</w:t>
      </w:r>
    </w:p>
    <w:p w:rsidR="00DB2373" w:rsidRDefault="00DB2373" w:rsidP="001842CA"/>
    <w:p w:rsidR="00DB2373" w:rsidRDefault="00DB2373" w:rsidP="001842CA"/>
    <w:p w:rsidR="00DB2373" w:rsidRDefault="00DB2373" w:rsidP="001842CA"/>
    <w:p w:rsidR="00DB2373" w:rsidRDefault="00DB2373" w:rsidP="001842CA"/>
  </w:comment>
  <w:comment w:id="210" w:author="Cristhian Camilo Gomez N" w:date="2012-09-07T08:37:00Z" w:initials="">
    <w:p w:rsidR="00DB2373" w:rsidRDefault="00DB2373" w:rsidP="001842CA">
      <w:r>
        <w:t>Referencia al Documento de encuesta de Entrenamiento que posee las gráficas completas al detalle pregunta a pregunta</w:t>
      </w:r>
    </w:p>
    <w:p w:rsidR="00DB2373" w:rsidRDefault="00DB2373" w:rsidP="001842CA"/>
    <w:p w:rsidR="00DB2373" w:rsidRDefault="00DB2373" w:rsidP="001842CA"/>
  </w:comment>
  <w:comment w:id="212" w:author="Cristhian Camilo Gomez N" w:date="2012-09-07T08:37:00Z" w:initials="">
    <w:p w:rsidR="00DB2373" w:rsidRDefault="00DB2373" w:rsidP="001842CA">
      <w:r>
        <w:t>Plantilla de entrenamientos, la nueva Formato de entrenamiento</w:t>
      </w:r>
    </w:p>
    <w:p w:rsidR="00DB2373" w:rsidRDefault="00DB2373" w:rsidP="001842CA"/>
    <w:p w:rsidR="00DB2373" w:rsidRDefault="00DB2373" w:rsidP="001842CA"/>
    <w:p w:rsidR="00DB2373" w:rsidRDefault="00DB2373" w:rsidP="001842CA"/>
    <w:p w:rsidR="00DB2373" w:rsidRDefault="00DB2373" w:rsidP="001842CA"/>
    <w:p w:rsidR="00DB2373" w:rsidRDefault="00DB2373" w:rsidP="001842CA"/>
    <w:p w:rsidR="00DB2373" w:rsidRDefault="00DB2373" w:rsidP="001842CA"/>
  </w:comment>
  <w:comment w:id="215" w:author="Cristhian Camilo Gomez N" w:date="2012-09-07T08:37:00Z" w:initials="">
    <w:p w:rsidR="00DB2373" w:rsidRDefault="00DB2373" w:rsidP="001842CA">
      <w:proofErr w:type="spellStart"/>
      <w:r>
        <w:t>Denuevo</w:t>
      </w:r>
      <w:proofErr w:type="spellEnd"/>
      <w:r>
        <w:t xml:space="preserve"> referencia al Formato de entrenamiento en calidad</w:t>
      </w:r>
    </w:p>
    <w:p w:rsidR="00DB2373" w:rsidRDefault="00DB2373" w:rsidP="001842CA"/>
    <w:p w:rsidR="00DB2373" w:rsidRDefault="00DB2373" w:rsidP="001842CA"/>
    <w:p w:rsidR="00DB2373" w:rsidRDefault="00DB2373" w:rsidP="001842CA"/>
    <w:p w:rsidR="00DB2373" w:rsidRDefault="00DB2373" w:rsidP="001842CA"/>
    <w:p w:rsidR="00DB2373" w:rsidRDefault="00DB2373" w:rsidP="001842CA"/>
    <w:p w:rsidR="00DB2373" w:rsidRDefault="00DB2373" w:rsidP="001842CA"/>
  </w:comment>
  <w:comment w:id="218" w:author="Cristhian Camilo Gomez N" w:date="2012-09-07T08:37:00Z" w:initials="">
    <w:p w:rsidR="00DB2373" w:rsidRDefault="00DB2373" w:rsidP="001842CA">
      <w:r>
        <w:rPr>
          <w:sz w:val="24"/>
        </w:rPr>
        <w:t>Referencia Formato – Campo Diligenciamiento Post-Entrenamiento</w:t>
      </w:r>
    </w:p>
    <w:p w:rsidR="00DB2373" w:rsidRDefault="00DB2373" w:rsidP="001842CA"/>
    <w:p w:rsidR="00DB2373" w:rsidRDefault="00DB2373" w:rsidP="001842CA"/>
    <w:p w:rsidR="00DB2373" w:rsidRDefault="00DB2373" w:rsidP="001842CA"/>
    <w:p w:rsidR="00DB2373" w:rsidRDefault="00DB2373" w:rsidP="001842CA"/>
    <w:p w:rsidR="00DB2373" w:rsidRDefault="00DB2373" w:rsidP="001842CA"/>
    <w:p w:rsidR="00DB2373" w:rsidRDefault="00DB2373" w:rsidP="001842CA"/>
  </w:comment>
  <w:comment w:id="255" w:author="Katherine" w:date="2012-09-07T08:55:00Z" w:initials="K">
    <w:p w:rsidR="00DB2373" w:rsidRDefault="00DB2373">
      <w:pPr>
        <w:pStyle w:val="Textocomentario"/>
      </w:pPr>
      <w:r>
        <w:rPr>
          <w:rStyle w:val="Refdecomentario"/>
        </w:rPr>
        <w:annotationRef/>
      </w:r>
      <w:r>
        <w:t>No Aplica</w:t>
      </w:r>
    </w:p>
  </w:comment>
  <w:comment w:id="267" w:author="Zebaxtian" w:date="2012-09-08T15:51:00Z" w:initials="Z">
    <w:p w:rsidR="008D769B" w:rsidRDefault="008D769B">
      <w:pPr>
        <w:pStyle w:val="Textocomentario"/>
      </w:pPr>
      <w:r>
        <w:rPr>
          <w:rStyle w:val="Refdecomentario"/>
        </w:rPr>
        <w:annotationRef/>
      </w:r>
      <w:r>
        <w:t>Hipervinculito a se sección 1.1.3</w:t>
      </w:r>
    </w:p>
  </w:comment>
  <w:comment w:id="268" w:author="Zebaxtian" w:date="2012-09-08T15:51:00Z" w:initials="Z">
    <w:p w:rsidR="008D769B" w:rsidRDefault="008D769B" w:rsidP="008D769B">
      <w:pPr>
        <w:pStyle w:val="Textocomentario"/>
      </w:pPr>
      <w:r>
        <w:rPr>
          <w:rStyle w:val="Refdecomentario"/>
        </w:rPr>
        <w:annotationRef/>
      </w:r>
      <w:r>
        <w:t>Hipervinculito a se sección 1.1.3</w:t>
      </w:r>
    </w:p>
  </w:comment>
  <w:comment w:id="269" w:author="Zebaxtian" w:date="2012-09-08T15:53:00Z" w:initials="Z">
    <w:p w:rsidR="008D769B" w:rsidRDefault="008D769B" w:rsidP="008D769B">
      <w:pPr>
        <w:pStyle w:val="Textocomentario"/>
      </w:pPr>
      <w:r>
        <w:rPr>
          <w:rStyle w:val="Refdecomentario"/>
        </w:rPr>
        <w:annotationRef/>
      </w:r>
      <w:r>
        <w:t>Hipervinculito a se sección 1.1.3</w:t>
      </w:r>
    </w:p>
  </w:comment>
  <w:comment w:id="270" w:author="Zebaxtian" w:date="2012-09-08T15:59:00Z" w:initials="Z">
    <w:p w:rsidR="008D769B" w:rsidRDefault="008D769B" w:rsidP="008D769B">
      <w:pPr>
        <w:pStyle w:val="Textocomentario"/>
      </w:pPr>
      <w:r>
        <w:rPr>
          <w:rStyle w:val="Refdecomentario"/>
        </w:rPr>
        <w:annotationRef/>
      </w:r>
      <w:r>
        <w:t>Hipervinculito a se sección 1.1.3</w:t>
      </w:r>
    </w:p>
  </w:comment>
  <w:comment w:id="275" w:author="Katherine" w:date="2012-08-29T00:28:00Z" w:initials="K">
    <w:p w:rsidR="00DB2373" w:rsidRDefault="00DB2373">
      <w:pPr>
        <w:pStyle w:val="Textocomentario"/>
      </w:pPr>
      <w:r>
        <w:rPr>
          <w:rStyle w:val="Refdecomentario"/>
        </w:rPr>
        <w:annotationRef/>
      </w:r>
      <w:r>
        <w:t>El que elige las actividades a realizar es el gerente, el es el que en el WBS las puso , y el las asigna semana por semana.</w:t>
      </w:r>
    </w:p>
  </w:comment>
  <w:comment w:id="276" w:author="Juan Pablo Rodriguez Montoya" w:date="2012-08-25T00:29:00Z" w:initials="JP">
    <w:p w:rsidR="00DB2373" w:rsidRDefault="00DB2373">
      <w:pPr>
        <w:pStyle w:val="Textocomentario"/>
      </w:pPr>
      <w:r>
        <w:rPr>
          <w:rStyle w:val="Refdecomentario"/>
        </w:rPr>
        <w:annotationRef/>
      </w:r>
      <w:r>
        <w:t>Glosario</w:t>
      </w:r>
    </w:p>
  </w:comment>
  <w:comment w:id="277" w:author="Juan Pablo Rodriguez Montoya" w:date="2012-08-25T00:29:00Z" w:initials="JP">
    <w:p w:rsidR="00DB2373" w:rsidRDefault="00DB2373">
      <w:pPr>
        <w:pStyle w:val="Textocomentario"/>
      </w:pPr>
      <w:r>
        <w:rPr>
          <w:rStyle w:val="Refdecomentario"/>
        </w:rPr>
        <w:annotationRef/>
      </w:r>
      <w:r>
        <w:t>Referencia a reglamento canales de comunicación</w:t>
      </w:r>
    </w:p>
  </w:comment>
  <w:comment w:id="278" w:author="Katherine" w:date="2012-08-29T00:30:00Z" w:initials="K">
    <w:p w:rsidR="00DB2373" w:rsidRDefault="00DB2373">
      <w:pPr>
        <w:pStyle w:val="Textocomentario"/>
      </w:pPr>
      <w:r>
        <w:rPr>
          <w:rStyle w:val="Refdecomentario"/>
        </w:rPr>
        <w:annotationRef/>
      </w:r>
      <w:r>
        <w:t xml:space="preserve">Referencia carpeta de plantillas o al plan de </w:t>
      </w:r>
      <w:proofErr w:type="spellStart"/>
      <w:r>
        <w:t>documentacion</w:t>
      </w:r>
      <w:proofErr w:type="spellEnd"/>
    </w:p>
  </w:comment>
  <w:comment w:id="279" w:author="Juan Pablo Rodriguez Montoya" w:date="2012-08-25T00:29:00Z" w:initials="JP">
    <w:p w:rsidR="00DB2373" w:rsidRDefault="00DB2373">
      <w:pPr>
        <w:pStyle w:val="Textocomentario"/>
      </w:pPr>
      <w:r>
        <w:rPr>
          <w:rStyle w:val="Refdecomentario"/>
        </w:rPr>
        <w:annotationRef/>
      </w:r>
      <w:r>
        <w:t>Glosario</w:t>
      </w:r>
    </w:p>
  </w:comment>
  <w:comment w:id="284" w:author="Alicia Beltran" w:date="2012-09-03T16:46:00Z" w:initials="AB">
    <w:p w:rsidR="00DB2373" w:rsidRDefault="00DB2373" w:rsidP="0015045F">
      <w:pPr>
        <w:pStyle w:val="Textocomentario"/>
      </w:pPr>
      <w:r>
        <w:rPr>
          <w:rStyle w:val="Refdecomentario"/>
        </w:rPr>
        <w:annotationRef/>
      </w:r>
      <w:proofErr w:type="spellStart"/>
      <w:r>
        <w:t>Iso</w:t>
      </w:r>
      <w:proofErr w:type="spellEnd"/>
      <w:r>
        <w:t xml:space="preserve"> 31000</w:t>
      </w:r>
    </w:p>
    <w:p w:rsidR="00DB2373" w:rsidRDefault="00DB2373" w:rsidP="0015045F">
      <w:pPr>
        <w:pStyle w:val="Textocomentario"/>
      </w:pPr>
      <w:r>
        <w:t>IEEE 31010</w:t>
      </w:r>
    </w:p>
    <w:p w:rsidR="00DB2373" w:rsidRDefault="00DB2373" w:rsidP="0015045F">
      <w:pPr>
        <w:pStyle w:val="Textocomentario"/>
      </w:pPr>
    </w:p>
  </w:comment>
  <w:comment w:id="285" w:author="Katherine" w:date="2012-09-03T16:50:00Z" w:initials="K">
    <w:p w:rsidR="00DB2373" w:rsidRDefault="00DB2373">
      <w:pPr>
        <w:pStyle w:val="Textocomentario"/>
      </w:pPr>
      <w:r>
        <w:rPr>
          <w:rStyle w:val="Refdecomentario"/>
        </w:rPr>
        <w:annotationRef/>
      </w:r>
      <w:r>
        <w:t xml:space="preserve">Este va en el plan de gestión </w:t>
      </w:r>
    </w:p>
  </w:comment>
  <w:comment w:id="286" w:author="Alicia Beltran" w:date="2012-09-03T16:46:00Z" w:initials="AB">
    <w:p w:rsidR="00DB2373" w:rsidRDefault="00DB2373" w:rsidP="0015045F">
      <w:pPr>
        <w:pStyle w:val="Textocomentario"/>
      </w:pPr>
      <w:r>
        <w:rPr>
          <w:rStyle w:val="Refdecomentario"/>
        </w:rPr>
        <w:annotationRef/>
      </w:r>
      <w:r>
        <w:t>Plan de  riesgos del proyecto</w:t>
      </w:r>
    </w:p>
  </w:comment>
  <w:comment w:id="287" w:author="Katherine" w:date="2012-09-03T16:51:00Z" w:initials="K">
    <w:p w:rsidR="00DB2373" w:rsidRDefault="00DB2373">
      <w:pPr>
        <w:pStyle w:val="Textocomentario"/>
      </w:pPr>
      <w:r>
        <w:rPr>
          <w:rStyle w:val="Refdecomentario"/>
        </w:rPr>
        <w:annotationRef/>
      </w:r>
      <w:proofErr w:type="spellStart"/>
      <w:r>
        <w:t>Deberia</w:t>
      </w:r>
      <w:proofErr w:type="spellEnd"/>
      <w:r>
        <w:t xml:space="preserve"> estar en la documentación… No aquí.</w:t>
      </w:r>
    </w:p>
  </w:comment>
  <w:comment w:id="292" w:author="Juan Pablo Rodriguez Montoya" w:date="2012-09-03T11:03:00Z" w:initials="JP">
    <w:p w:rsidR="00DB2373" w:rsidRDefault="00DB2373"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DB2373" w:rsidRDefault="00DB2373" w:rsidP="00C558E2">
      <w:pPr>
        <w:pStyle w:val="Textocomentario"/>
      </w:pPr>
    </w:p>
  </w:comment>
  <w:comment w:id="297" w:author="Katherine" w:date="2012-09-03T17:06:00Z" w:initials="K">
    <w:p w:rsidR="00DB2373" w:rsidRDefault="00DB2373">
      <w:pPr>
        <w:pStyle w:val="Textocomentario"/>
      </w:pPr>
      <w:r>
        <w:rPr>
          <w:rStyle w:val="Refdecomentario"/>
        </w:rPr>
        <w:annotationRef/>
      </w:r>
      <w:r>
        <w:t>Falta especificar los objetivos de la comunicación</w:t>
      </w:r>
    </w:p>
  </w:comment>
  <w:comment w:id="298" w:author="Zebaxtian" w:date="2012-09-03T17:05:00Z" w:initials="Z">
    <w:p w:rsidR="00DB2373" w:rsidRDefault="00DB2373" w:rsidP="006C1775">
      <w:pPr>
        <w:pStyle w:val="Textocomentario"/>
      </w:pPr>
      <w:r>
        <w:rPr>
          <w:rStyle w:val="Refdecomentario"/>
        </w:rPr>
        <w:annotationRef/>
      </w:r>
      <w:r>
        <w:t>Referencias que vamos a manejar???</w:t>
      </w:r>
    </w:p>
  </w:comment>
  <w:comment w:id="309" w:author="Zebaxtian" w:date="2012-08-30T21:39:00Z" w:initials="Z">
    <w:p w:rsidR="00DB2373" w:rsidRDefault="00DB2373" w:rsidP="003346F1">
      <w:pPr>
        <w:pStyle w:val="Textocomentario"/>
      </w:pPr>
      <w:r>
        <w:rPr>
          <w:rStyle w:val="Refdecomentario"/>
        </w:rPr>
        <w:annotationRef/>
      </w:r>
      <w:r>
        <w:t>En anexos deberá aparecer las plantillas para esta referencia</w:t>
      </w:r>
    </w:p>
  </w:comment>
  <w:comment w:id="323" w:author="Alicia Beltran" w:date="2012-08-30T21:44:00Z" w:initials="AB">
    <w:p w:rsidR="00DB2373" w:rsidRDefault="00DB2373" w:rsidP="0004205C">
      <w:pPr>
        <w:pStyle w:val="Textocomentario"/>
      </w:pPr>
      <w:r>
        <w:rPr>
          <w:rStyle w:val="Refdecomentario"/>
        </w:rPr>
        <w:annotationRef/>
      </w:r>
      <w:proofErr w:type="spellStart"/>
      <w:r>
        <w:t>lonkalplan</w:t>
      </w:r>
      <w:proofErr w:type="spellEnd"/>
      <w:r>
        <w:t xml:space="preserve"> de verificación  y  validación</w:t>
      </w:r>
    </w:p>
    <w:p w:rsidR="00DB2373" w:rsidRDefault="00DB2373" w:rsidP="0004205C">
      <w:pPr>
        <w:pStyle w:val="Textocomentario"/>
      </w:pPr>
    </w:p>
  </w:comment>
  <w:comment w:id="326" w:author="Alicia Beltran" w:date="2012-08-30T21:44:00Z" w:initials="AB">
    <w:p w:rsidR="00DB2373" w:rsidRDefault="00DB2373"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331" w:author="Alicia Beltran" w:date="2012-08-30T21:44:00Z" w:initials="AB">
    <w:p w:rsidR="00DB2373" w:rsidRDefault="00DB2373" w:rsidP="0004205C">
      <w:pPr>
        <w:pStyle w:val="Textocomentario"/>
      </w:pPr>
      <w:r>
        <w:rPr>
          <w:rStyle w:val="Refdecomentario"/>
        </w:rPr>
        <w:annotationRef/>
      </w:r>
      <w:r>
        <w:t>link a ese plan</w:t>
      </w:r>
    </w:p>
  </w:comment>
  <w:comment w:id="332" w:author="Alicia Beltran" w:date="2012-08-30T21:44:00Z" w:initials="AB">
    <w:p w:rsidR="00DB2373" w:rsidRDefault="00DB2373" w:rsidP="0004205C">
      <w:pPr>
        <w:pStyle w:val="Textocomentario"/>
      </w:pPr>
      <w:r>
        <w:rPr>
          <w:rStyle w:val="Refdecomentario"/>
        </w:rPr>
        <w:annotationRef/>
      </w:r>
      <w:r>
        <w:t xml:space="preserve">link a ese </w:t>
      </w:r>
      <w:proofErr w:type="spellStart"/>
      <w:r>
        <w:t>plna</w:t>
      </w:r>
      <w:proofErr w:type="spellEnd"/>
    </w:p>
  </w:comment>
  <w:comment w:id="336" w:author="Katherine" w:date="2012-09-02T18:48:00Z" w:initials="K">
    <w:p w:rsidR="00DB2373" w:rsidRDefault="00DB2373">
      <w:pPr>
        <w:pStyle w:val="Textocomentario"/>
      </w:pPr>
      <w:r>
        <w:rPr>
          <w:rStyle w:val="Refdecomentario"/>
        </w:rPr>
        <w:annotationRef/>
      </w:r>
      <w:r>
        <w:t>Revisar</w:t>
      </w:r>
    </w:p>
  </w:comment>
  <w:comment w:id="341" w:author="Alicia Beltran" w:date="2012-09-02T18:45:00Z" w:initials="AB">
    <w:p w:rsidR="00DB2373" w:rsidRDefault="00DB2373" w:rsidP="00F95C7D">
      <w:pPr>
        <w:pStyle w:val="Textocomentario"/>
      </w:pPr>
      <w:r>
        <w:rPr>
          <w:rStyle w:val="Refdecomentario"/>
        </w:rPr>
        <w:annotationRef/>
      </w:r>
      <w:proofErr w:type="spellStart"/>
      <w:r>
        <w:t>Sec</w:t>
      </w:r>
      <w:proofErr w:type="spellEnd"/>
      <w:r>
        <w:t xml:space="preserve"> 8.6</w:t>
      </w:r>
    </w:p>
  </w:comment>
  <w:comment w:id="342" w:author="Alicia Beltran" w:date="2012-09-02T18:45:00Z" w:initials="AB">
    <w:p w:rsidR="00DB2373" w:rsidRDefault="00DB2373" w:rsidP="00F95C7D">
      <w:pPr>
        <w:pStyle w:val="Textocomentario"/>
      </w:pPr>
      <w:r>
        <w:rPr>
          <w:rStyle w:val="Refdecomentario"/>
        </w:rPr>
        <w:annotationRef/>
      </w:r>
      <w:r>
        <w:t>Link al  plan  de dcc</w:t>
      </w:r>
    </w:p>
  </w:comment>
  <w:comment w:id="343" w:author="Katherine" w:date="2012-09-02T18:47:00Z" w:initials="K">
    <w:p w:rsidR="00DB2373" w:rsidRDefault="00DB2373">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86C" w:rsidRDefault="00CA286C" w:rsidP="00F31C00">
      <w:pPr>
        <w:spacing w:after="0" w:line="240" w:lineRule="auto"/>
      </w:pPr>
      <w:r>
        <w:separator/>
      </w:r>
    </w:p>
  </w:endnote>
  <w:endnote w:type="continuationSeparator" w:id="0">
    <w:p w:rsidR="00CA286C" w:rsidRDefault="00CA286C" w:rsidP="00F31C00">
      <w:pPr>
        <w:spacing w:after="0" w:line="240" w:lineRule="auto"/>
      </w:pPr>
      <w:r>
        <w:continuationSeparator/>
      </w:r>
    </w:p>
  </w:endnote>
  <w:endnote w:type="continuationNotice" w:id="1">
    <w:p w:rsidR="00CA286C" w:rsidRDefault="00CA28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Droid Sans">
    <w:panose1 w:val="00000000000000000000"/>
    <w:charset w:val="00"/>
    <w:family w:val="roman"/>
    <w:notTrueType/>
    <w:pitch w:val="default"/>
  </w:font>
  <w:font w:name="DejaVu Sans">
    <w:panose1 w:val="020B0603030804020204"/>
    <w:charset w:val="00"/>
    <w:family w:val="swiss"/>
    <w:pitch w:val="variable"/>
    <w:sig w:usb0="E7002EFF" w:usb1="5200F5FF" w:usb2="0A242021"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Pr="00595763" w:rsidRDefault="00DB2373"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r>
    <w:proofErr w:type="spellStart"/>
    <w:r w:rsidRPr="0077450E">
      <w:rPr>
        <w:b/>
        <w:i/>
        <w:lang w:val="en-US"/>
      </w:rPr>
      <w:t>SPMP</w:t>
    </w:r>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665753">
      <w:rPr>
        <w:b/>
        <w:i/>
        <w:noProof/>
        <w:lang w:val="en-US"/>
      </w:rPr>
      <w:t>38</w:t>
    </w:r>
    <w:r w:rsidRPr="00566B5C">
      <w:rPr>
        <w:b/>
        <w:i/>
        <w:noProof/>
      </w:rPr>
      <w:fldChar w:fldCharType="end"/>
    </w:r>
    <w:r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Pr="008830EB" w:rsidRDefault="00DB2373" w:rsidP="00D3705E">
    <w:pPr>
      <w:pStyle w:val="Piedepgina"/>
      <w:tabs>
        <w:tab w:val="center" w:pos="4135"/>
        <w:tab w:val="left" w:pos="5359"/>
      </w:tabs>
      <w:rPr>
        <w:lang w:val="en-US"/>
      </w:rPr>
    </w:pPr>
    <w:r w:rsidRPr="00D3705E">
      <w:rPr>
        <w:b/>
        <w:i/>
        <w:lang w:val="en-US"/>
      </w:rPr>
      <w:t>SPMP</w:t>
    </w:r>
    <w:r w:rsidR="00057D7C">
      <w:rPr>
        <w:b/>
        <w:i/>
        <w:lang w:val="en-US"/>
      </w:rPr>
      <w:t xml:space="preserve"> </w:t>
    </w:r>
    <w:proofErr w:type="spellStart"/>
    <w:proofErr w:type="gramStart"/>
    <w:r w:rsidRPr="008830EB">
      <w:rPr>
        <w:i/>
        <w:lang w:val="en-US"/>
      </w:rPr>
      <w:t>Pagina</w:t>
    </w:r>
    <w:proofErr w:type="spellEnd"/>
    <w:r w:rsidRPr="00D3705E">
      <w:rPr>
        <w:b/>
        <w:i/>
        <w:lang w:val="en-US"/>
      </w:rPr>
      <w:t>[</w:t>
    </w:r>
    <w:proofErr w:type="gramEnd"/>
    <w:r w:rsidRPr="00566B5C">
      <w:rPr>
        <w:b/>
        <w:i/>
      </w:rPr>
      <w:fldChar w:fldCharType="begin"/>
    </w:r>
    <w:r w:rsidRPr="00D3705E">
      <w:rPr>
        <w:b/>
        <w:i/>
        <w:lang w:val="en-US"/>
      </w:rPr>
      <w:instrText xml:space="preserve"> PAGE   \* MERGEFORMAT </w:instrText>
    </w:r>
    <w:r w:rsidRPr="00566B5C">
      <w:rPr>
        <w:b/>
        <w:i/>
      </w:rPr>
      <w:fldChar w:fldCharType="separate"/>
    </w:r>
    <w:r w:rsidR="00665753">
      <w:rPr>
        <w:b/>
        <w:i/>
        <w:noProof/>
        <w:lang w:val="en-US"/>
      </w:rPr>
      <w:t>37</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DB2373" w:rsidRPr="00057D7C" w:rsidRDefault="00DB2373">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86C" w:rsidRDefault="00CA286C" w:rsidP="00F31C00">
      <w:pPr>
        <w:spacing w:after="0" w:line="240" w:lineRule="auto"/>
      </w:pPr>
      <w:r>
        <w:separator/>
      </w:r>
    </w:p>
  </w:footnote>
  <w:footnote w:type="continuationSeparator" w:id="0">
    <w:p w:rsidR="00CA286C" w:rsidRDefault="00CA286C" w:rsidP="00F31C00">
      <w:pPr>
        <w:spacing w:after="0" w:line="240" w:lineRule="auto"/>
      </w:pPr>
      <w:r>
        <w:continuationSeparator/>
      </w:r>
    </w:p>
  </w:footnote>
  <w:footnote w:type="continuationNotice" w:id="1">
    <w:p w:rsidR="00CA286C" w:rsidRDefault="00CA286C">
      <w:pPr>
        <w:spacing w:after="0" w:line="240" w:lineRule="auto"/>
      </w:pPr>
    </w:p>
  </w:footnote>
  <w:footnote w:id="2">
    <w:p w:rsidR="00DB2373" w:rsidRPr="00B3049E" w:rsidRDefault="00DB2373" w:rsidP="0004205C">
      <w:pPr>
        <w:pStyle w:val="Textonotapie"/>
        <w:rPr>
          <w:lang w:val="es-ES"/>
        </w:rPr>
      </w:pPr>
      <w:r>
        <w:rPr>
          <w:rStyle w:val="Refdenotaalpie"/>
        </w:rPr>
        <w:footnoteRef/>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Pr="00433CC3" w:rsidRDefault="00DB2373" w:rsidP="00993B32">
    <w:pPr>
      <w:pStyle w:val="Encabezado"/>
      <w:rPr>
        <w:b/>
      </w:rPr>
    </w:pPr>
    <w:r w:rsidRPr="00595763">
      <w:rPr>
        <w:b/>
        <w:noProof/>
        <w:lang w:eastAsia="ja-JP"/>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DB2373" w:rsidRPr="00433CC3" w:rsidRDefault="00DB2373" w:rsidP="00993B32">
    <w:pPr>
      <w:pStyle w:val="Encabezado"/>
      <w:rPr>
        <w:b/>
      </w:rPr>
    </w:pPr>
    <w:r w:rsidRPr="00433CC3">
      <w:rPr>
        <w:b/>
      </w:rPr>
      <w:t>SPMP</w:t>
    </w:r>
  </w:p>
  <w:p w:rsidR="00DB2373" w:rsidRDefault="00DB2373"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Default="00DB2373" w:rsidP="00082A52">
    <w:pPr>
      <w:pStyle w:val="Encabezado"/>
      <w:jc w:val="right"/>
      <w:rPr>
        <w:b/>
      </w:rPr>
    </w:pPr>
    <w:r w:rsidRPr="00595763">
      <w:rPr>
        <w:b/>
        <w:noProof/>
        <w:lang w:eastAsia="ja-JP"/>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DB2373" w:rsidRPr="00433CC3" w:rsidRDefault="00DB2373" w:rsidP="00082A52">
    <w:pPr>
      <w:pStyle w:val="Encabezado"/>
      <w:jc w:val="right"/>
      <w:rPr>
        <w:b/>
      </w:rPr>
    </w:pPr>
    <w:r w:rsidRPr="00433CC3">
      <w:rPr>
        <w:b/>
      </w:rPr>
      <w:t>FIFTH FLOOR CORP</w:t>
    </w:r>
  </w:p>
  <w:p w:rsidR="00DB2373" w:rsidRPr="00433CC3" w:rsidRDefault="00DB2373" w:rsidP="00082A52">
    <w:pPr>
      <w:pStyle w:val="Encabezado"/>
      <w:jc w:val="right"/>
      <w:rPr>
        <w:b/>
      </w:rPr>
    </w:pPr>
    <w:r w:rsidRPr="00433CC3">
      <w:rPr>
        <w:b/>
      </w:rPr>
      <w:t>SPMP</w:t>
    </w:r>
  </w:p>
  <w:p w:rsidR="00DB2373" w:rsidRDefault="00DB2373"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083CA3"/>
    <w:multiLevelType w:val="hybridMultilevel"/>
    <w:tmpl w:val="EBA6C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A1247"/>
    <w:multiLevelType w:val="hybridMultilevel"/>
    <w:tmpl w:val="E4E26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220037F"/>
    <w:multiLevelType w:val="multilevel"/>
    <w:tmpl w:val="885CA64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10">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E937E3D"/>
    <w:multiLevelType w:val="hybridMultilevel"/>
    <w:tmpl w:val="54F23B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391F1EAC"/>
    <w:multiLevelType w:val="hybridMultilevel"/>
    <w:tmpl w:val="2410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2">
    <w:nsid w:val="4FF52C0C"/>
    <w:multiLevelType w:val="multilevel"/>
    <w:tmpl w:val="2BF6E8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4">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C3393"/>
    <w:multiLevelType w:val="multilevel"/>
    <w:tmpl w:val="EB2EC2A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bullet"/>
      <w:lvlText w:val=""/>
      <w:lvlJc w:val="left"/>
      <w:pPr>
        <w:tabs>
          <w:tab w:val="num" w:pos="720"/>
        </w:tabs>
        <w:ind w:left="720" w:hanging="720"/>
      </w:pPr>
      <w:rPr>
        <w:rFonts w:ascii="Symbol" w:hAnsi="Symbol" w:hint="default"/>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nsid w:val="633D5C72"/>
    <w:multiLevelType w:val="multilevel"/>
    <w:tmpl w:val="B114C4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3">
    <w:nsid w:val="69BF2528"/>
    <w:multiLevelType w:val="hybridMultilevel"/>
    <w:tmpl w:val="706A1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35">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6">
    <w:nsid w:val="76EC02E0"/>
    <w:multiLevelType w:val="multilevel"/>
    <w:tmpl w:val="F79012D0"/>
    <w:lvl w:ilvl="0">
      <w:start w:val="1"/>
      <w:numFmt w:val="none"/>
      <w:pStyle w:val="Ttulo11"/>
      <w:suff w:val="nothing"/>
      <w:lvlText w:val=""/>
      <w:lvlJc w:val="left"/>
      <w:pPr>
        <w:tabs>
          <w:tab w:val="num" w:pos="432"/>
        </w:tabs>
        <w:ind w:left="432" w:hanging="432"/>
      </w:pPr>
    </w:lvl>
    <w:lvl w:ilvl="1">
      <w:start w:val="1"/>
      <w:numFmt w:val="none"/>
      <w:pStyle w:val="Ttulo21"/>
      <w:suff w:val="nothing"/>
      <w:lvlText w:val=""/>
      <w:lvlJc w:val="left"/>
      <w:pPr>
        <w:tabs>
          <w:tab w:val="num" w:pos="576"/>
        </w:tabs>
        <w:ind w:left="576" w:hanging="576"/>
      </w:pPr>
    </w:lvl>
    <w:lvl w:ilvl="2">
      <w:start w:val="1"/>
      <w:numFmt w:val="none"/>
      <w:pStyle w:val="Ttulo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38">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4"/>
  </w:num>
  <w:num w:numId="4">
    <w:abstractNumId w:val="13"/>
  </w:num>
  <w:num w:numId="5">
    <w:abstractNumId w:val="35"/>
  </w:num>
  <w:num w:numId="6">
    <w:abstractNumId w:val="9"/>
  </w:num>
  <w:num w:numId="7">
    <w:abstractNumId w:val="4"/>
  </w:num>
  <w:num w:numId="8">
    <w:abstractNumId w:val="34"/>
  </w:num>
  <w:num w:numId="9">
    <w:abstractNumId w:val="38"/>
  </w:num>
  <w:num w:numId="10">
    <w:abstractNumId w:val="6"/>
  </w:num>
  <w:num w:numId="11">
    <w:abstractNumId w:val="19"/>
  </w:num>
  <w:num w:numId="12">
    <w:abstractNumId w:val="31"/>
  </w:num>
  <w:num w:numId="13">
    <w:abstractNumId w:val="37"/>
  </w:num>
  <w:num w:numId="14">
    <w:abstractNumId w:val="20"/>
  </w:num>
  <w:num w:numId="15">
    <w:abstractNumId w:val="29"/>
  </w:num>
  <w:num w:numId="16">
    <w:abstractNumId w:val="7"/>
  </w:num>
  <w:num w:numId="17">
    <w:abstractNumId w:val="10"/>
  </w:num>
  <w:num w:numId="18">
    <w:abstractNumId w:val="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12"/>
  </w:num>
  <w:num w:numId="23">
    <w:abstractNumId w:val="16"/>
  </w:num>
  <w:num w:numId="24">
    <w:abstractNumId w:val="21"/>
  </w:num>
  <w:num w:numId="25">
    <w:abstractNumId w:val="8"/>
  </w:num>
  <w:num w:numId="26">
    <w:abstractNumId w:val="0"/>
  </w:num>
  <w:num w:numId="27">
    <w:abstractNumId w:val="11"/>
  </w:num>
  <w:num w:numId="28">
    <w:abstractNumId w:val="25"/>
  </w:num>
  <w:num w:numId="29">
    <w:abstractNumId w:val="32"/>
  </w:num>
  <w:num w:numId="30">
    <w:abstractNumId w:val="11"/>
  </w:num>
  <w:num w:numId="31">
    <w:abstractNumId w:val="0"/>
  </w:num>
  <w:num w:numId="32">
    <w:abstractNumId w:val="8"/>
  </w:num>
  <w:num w:numId="33">
    <w:abstractNumId w:val="22"/>
  </w:num>
  <w:num w:numId="34">
    <w:abstractNumId w:val="25"/>
  </w:num>
  <w:num w:numId="35">
    <w:abstractNumId w:val="21"/>
  </w:num>
  <w:num w:numId="36">
    <w:abstractNumId w:val="16"/>
  </w:num>
  <w:num w:numId="37">
    <w:abstractNumId w:val="15"/>
  </w:num>
  <w:num w:numId="38">
    <w:abstractNumId w:val="12"/>
  </w:num>
  <w:num w:numId="39">
    <w:abstractNumId w:val="5"/>
  </w:num>
  <w:num w:numId="40">
    <w:abstractNumId w:val="33"/>
  </w:num>
  <w:num w:numId="41">
    <w:abstractNumId w:val="30"/>
  </w:num>
  <w:num w:numId="42">
    <w:abstractNumId w:val="3"/>
  </w:num>
  <w:num w:numId="43">
    <w:abstractNumId w:val="36"/>
  </w:num>
  <w:num w:numId="44">
    <w:abstractNumId w:val="27"/>
  </w:num>
  <w:num w:numId="45">
    <w:abstractNumId w:val="17"/>
  </w:num>
  <w:num w:numId="46">
    <w:abstractNumId w:val="36"/>
  </w:num>
  <w:num w:numId="47">
    <w:abstractNumId w:val="2"/>
  </w:num>
  <w:num w:numId="48">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57D7C"/>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397B"/>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42CA"/>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D3F74"/>
    <w:rsid w:val="003D6130"/>
    <w:rsid w:val="003F25AE"/>
    <w:rsid w:val="003F2F36"/>
    <w:rsid w:val="003F7A11"/>
    <w:rsid w:val="00401103"/>
    <w:rsid w:val="00403840"/>
    <w:rsid w:val="0040717F"/>
    <w:rsid w:val="00411EE5"/>
    <w:rsid w:val="00415C9E"/>
    <w:rsid w:val="0041620E"/>
    <w:rsid w:val="004175B1"/>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6D68"/>
    <w:rsid w:val="00502E46"/>
    <w:rsid w:val="00505E53"/>
    <w:rsid w:val="00507078"/>
    <w:rsid w:val="00510198"/>
    <w:rsid w:val="0053157C"/>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4DFB"/>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753"/>
    <w:rsid w:val="00665C7B"/>
    <w:rsid w:val="00672B8F"/>
    <w:rsid w:val="00681D3D"/>
    <w:rsid w:val="00685013"/>
    <w:rsid w:val="006877A3"/>
    <w:rsid w:val="00691968"/>
    <w:rsid w:val="00692F6D"/>
    <w:rsid w:val="0069422B"/>
    <w:rsid w:val="006A10A3"/>
    <w:rsid w:val="006A5521"/>
    <w:rsid w:val="006A6E3B"/>
    <w:rsid w:val="006B1F4F"/>
    <w:rsid w:val="006B5826"/>
    <w:rsid w:val="006B7638"/>
    <w:rsid w:val="006C12CB"/>
    <w:rsid w:val="006C1775"/>
    <w:rsid w:val="006C587B"/>
    <w:rsid w:val="006C7302"/>
    <w:rsid w:val="006D3836"/>
    <w:rsid w:val="006D4EB5"/>
    <w:rsid w:val="006D4F3F"/>
    <w:rsid w:val="006D6F62"/>
    <w:rsid w:val="006E1091"/>
    <w:rsid w:val="006E13F3"/>
    <w:rsid w:val="006E1A25"/>
    <w:rsid w:val="006E2445"/>
    <w:rsid w:val="006E37F2"/>
    <w:rsid w:val="006E53F0"/>
    <w:rsid w:val="006F56D3"/>
    <w:rsid w:val="0070331B"/>
    <w:rsid w:val="00710A74"/>
    <w:rsid w:val="00710C9F"/>
    <w:rsid w:val="007171BE"/>
    <w:rsid w:val="00721E4D"/>
    <w:rsid w:val="00727649"/>
    <w:rsid w:val="007279EC"/>
    <w:rsid w:val="00730A2F"/>
    <w:rsid w:val="007354D3"/>
    <w:rsid w:val="00736191"/>
    <w:rsid w:val="00736617"/>
    <w:rsid w:val="00740C4F"/>
    <w:rsid w:val="00747E02"/>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2CA5"/>
    <w:rsid w:val="008A4941"/>
    <w:rsid w:val="008A7B0C"/>
    <w:rsid w:val="008B02E3"/>
    <w:rsid w:val="008B302E"/>
    <w:rsid w:val="008B32C2"/>
    <w:rsid w:val="008B4FE5"/>
    <w:rsid w:val="008C1E77"/>
    <w:rsid w:val="008C73A9"/>
    <w:rsid w:val="008D2B86"/>
    <w:rsid w:val="008D6C04"/>
    <w:rsid w:val="008D769B"/>
    <w:rsid w:val="008E64B6"/>
    <w:rsid w:val="008E6903"/>
    <w:rsid w:val="008E78A1"/>
    <w:rsid w:val="00900148"/>
    <w:rsid w:val="00902467"/>
    <w:rsid w:val="009031DD"/>
    <w:rsid w:val="0090338D"/>
    <w:rsid w:val="00905222"/>
    <w:rsid w:val="00914676"/>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61D"/>
    <w:rsid w:val="009B6BB0"/>
    <w:rsid w:val="009C068D"/>
    <w:rsid w:val="009C2D89"/>
    <w:rsid w:val="009C5B66"/>
    <w:rsid w:val="009D60A4"/>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A286C"/>
    <w:rsid w:val="00CB04E1"/>
    <w:rsid w:val="00CB0FAE"/>
    <w:rsid w:val="00CB1A03"/>
    <w:rsid w:val="00CB37B2"/>
    <w:rsid w:val="00CB7115"/>
    <w:rsid w:val="00CB7B63"/>
    <w:rsid w:val="00CC10D2"/>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67C44"/>
    <w:rsid w:val="00D7254C"/>
    <w:rsid w:val="00D735CD"/>
    <w:rsid w:val="00D812AA"/>
    <w:rsid w:val="00D830F2"/>
    <w:rsid w:val="00D84300"/>
    <w:rsid w:val="00D8668B"/>
    <w:rsid w:val="00D95802"/>
    <w:rsid w:val="00D9745F"/>
    <w:rsid w:val="00D97718"/>
    <w:rsid w:val="00DA395F"/>
    <w:rsid w:val="00DA5BD6"/>
    <w:rsid w:val="00DB1F25"/>
    <w:rsid w:val="00DB2373"/>
    <w:rsid w:val="00DB25D2"/>
    <w:rsid w:val="00DB7F96"/>
    <w:rsid w:val="00DC7D13"/>
    <w:rsid w:val="00DD04A7"/>
    <w:rsid w:val="00DD28E3"/>
    <w:rsid w:val="00DD5E78"/>
    <w:rsid w:val="00DE0EF2"/>
    <w:rsid w:val="00DE4DB7"/>
    <w:rsid w:val="00E01534"/>
    <w:rsid w:val="00E03738"/>
    <w:rsid w:val="00E0373D"/>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66D9"/>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Ttulo41">
    <w:name w:val="Título 41"/>
    <w:basedOn w:val="Standard"/>
    <w:next w:val="Textbody"/>
    <w:rsid w:val="009D7F6B"/>
    <w:pPr>
      <w:keepNext/>
      <w:keepLines/>
      <w:spacing w:before="200" w:after="0"/>
      <w:outlineLvl w:val="3"/>
    </w:pPr>
    <w:rPr>
      <w:rFonts w:ascii="Cambria" w:hAnsi="Cambria"/>
      <w:b/>
      <w:bCs/>
      <w:i/>
      <w:iCs/>
      <w:color w:val="4F81BD"/>
    </w:rPr>
  </w:style>
  <w:style w:type="paragraph" w:customStyle="1" w:styleId="Ttulo51">
    <w:name w:val="Título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21"/>
      </w:numPr>
    </w:pPr>
  </w:style>
  <w:style w:type="numbering" w:customStyle="1" w:styleId="WWNum17">
    <w:name w:val="WWNum17"/>
    <w:basedOn w:val="Sinlista"/>
    <w:rsid w:val="009D7F6B"/>
    <w:pPr>
      <w:numPr>
        <w:numId w:val="22"/>
      </w:numPr>
    </w:pPr>
  </w:style>
  <w:style w:type="numbering" w:customStyle="1" w:styleId="WWNum18">
    <w:name w:val="WWNum18"/>
    <w:basedOn w:val="Sinlista"/>
    <w:rsid w:val="009D7F6B"/>
    <w:pPr>
      <w:numPr>
        <w:numId w:val="23"/>
      </w:numPr>
    </w:pPr>
  </w:style>
  <w:style w:type="numbering" w:customStyle="1" w:styleId="WWNum19">
    <w:name w:val="WWNum19"/>
    <w:basedOn w:val="Sinlista"/>
    <w:rsid w:val="009D7F6B"/>
    <w:pPr>
      <w:numPr>
        <w:numId w:val="24"/>
      </w:numPr>
    </w:pPr>
  </w:style>
  <w:style w:type="numbering" w:customStyle="1" w:styleId="WWNum21">
    <w:name w:val="WWNum21"/>
    <w:basedOn w:val="Sinlista"/>
    <w:rsid w:val="009D7F6B"/>
    <w:pPr>
      <w:numPr>
        <w:numId w:val="25"/>
      </w:numPr>
    </w:pPr>
  </w:style>
  <w:style w:type="numbering" w:customStyle="1" w:styleId="WWNum22">
    <w:name w:val="WWNum22"/>
    <w:basedOn w:val="Sinlista"/>
    <w:rsid w:val="009D7F6B"/>
    <w:pPr>
      <w:numPr>
        <w:numId w:val="26"/>
      </w:numPr>
    </w:pPr>
  </w:style>
  <w:style w:type="numbering" w:customStyle="1" w:styleId="WWNum23">
    <w:name w:val="WWNum23"/>
    <w:basedOn w:val="Sinlista"/>
    <w:rsid w:val="009D7F6B"/>
    <w:pPr>
      <w:numPr>
        <w:numId w:val="27"/>
      </w:numPr>
    </w:pPr>
  </w:style>
  <w:style w:type="numbering" w:customStyle="1" w:styleId="WWNum29">
    <w:name w:val="WWNum29"/>
    <w:basedOn w:val="Sinlista"/>
    <w:rsid w:val="009D7F6B"/>
    <w:pPr>
      <w:numPr>
        <w:numId w:val="28"/>
      </w:numPr>
    </w:pPr>
  </w:style>
  <w:style w:type="numbering" w:customStyle="1" w:styleId="WWNum30">
    <w:name w:val="WWNum30"/>
    <w:basedOn w:val="Sinlista"/>
    <w:rsid w:val="009D7F6B"/>
    <w:pPr>
      <w:numPr>
        <w:numId w:val="29"/>
      </w:numPr>
    </w:pPr>
  </w:style>
  <w:style w:type="paragraph" w:customStyle="1" w:styleId="Ttulo11">
    <w:name w:val="Título 11"/>
    <w:basedOn w:val="Normal"/>
    <w:next w:val="Textbody"/>
    <w:rsid w:val="001842CA"/>
    <w:pPr>
      <w:keepNext/>
      <w:keepLines/>
      <w:numPr>
        <w:numId w:val="43"/>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Ttulo21">
    <w:name w:val="Título 21"/>
    <w:basedOn w:val="Normal"/>
    <w:next w:val="Textbody"/>
    <w:rsid w:val="001842CA"/>
    <w:pPr>
      <w:keepNext/>
      <w:keepLines/>
      <w:numPr>
        <w:ilvl w:val="1"/>
        <w:numId w:val="43"/>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Ttulo31">
    <w:name w:val="Título 31"/>
    <w:basedOn w:val="Normal"/>
    <w:next w:val="Textbody"/>
    <w:rsid w:val="001842CA"/>
    <w:pPr>
      <w:keepNext/>
      <w:keepLines/>
      <w:numPr>
        <w:ilvl w:val="2"/>
        <w:numId w:val="43"/>
      </w:numPr>
      <w:suppressAutoHyphens/>
      <w:spacing w:before="200" w:after="0"/>
      <w:outlineLvl w:val="2"/>
    </w:pPr>
    <w:rPr>
      <w:rFonts w:ascii="Cambria" w:eastAsia="Droid Sans" w:hAnsi="Cambria"/>
      <w:b/>
      <w:bCs/>
      <w:color w:val="4F81BD"/>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numbering" w:customStyle="1" w:styleId="Standard">
    <w:name w:val="WWNum22"/>
    <w:pPr>
      <w:numPr>
        <w:numId w:val="26"/>
      </w:numPr>
    </w:pPr>
  </w:style>
  <w:style w:type="numbering" w:customStyle="1" w:styleId="Textbody">
    <w:name w:val="WWNum21"/>
    <w:pPr>
      <w:numPr>
        <w:numId w:val="25"/>
      </w:numPr>
    </w:pPr>
  </w:style>
  <w:style w:type="numbering" w:customStyle="1" w:styleId="Ttulo41">
    <w:name w:val="WWNum23"/>
    <w:pPr>
      <w:numPr>
        <w:numId w:val="27"/>
      </w:numPr>
    </w:pPr>
  </w:style>
  <w:style w:type="numbering" w:customStyle="1" w:styleId="Ttulo51">
    <w:name w:val="WWNum17"/>
    <w:pPr>
      <w:numPr>
        <w:numId w:val="22"/>
      </w:numPr>
    </w:pPr>
  </w:style>
  <w:style w:type="numbering" w:customStyle="1" w:styleId="WWNum16">
    <w:name w:val="WWNum16"/>
    <w:pPr>
      <w:numPr>
        <w:numId w:val="21"/>
      </w:numPr>
    </w:pPr>
  </w:style>
  <w:style w:type="numbering" w:customStyle="1" w:styleId="WWNum17">
    <w:name w:val="WWNum18"/>
    <w:pPr>
      <w:numPr>
        <w:numId w:val="23"/>
      </w:numPr>
    </w:pPr>
  </w:style>
  <w:style w:type="numbering" w:customStyle="1" w:styleId="WWNum18">
    <w:name w:val="WWNum19"/>
    <w:pPr>
      <w:numPr>
        <w:numId w:val="24"/>
      </w:numPr>
    </w:pPr>
  </w:style>
  <w:style w:type="numbering" w:customStyle="1" w:styleId="WWNum19">
    <w:name w:val="WWNum29"/>
    <w:pPr>
      <w:numPr>
        <w:numId w:val="28"/>
      </w:numPr>
    </w:pPr>
  </w:style>
  <w:style w:type="numbering" w:customStyle="1" w:styleId="WWNum21">
    <w:name w:val="WWNum3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oracle.com/technetwork/developer-tools/datamodeler/downloads/datamodeler-087275.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Representacion%20de%20Instrucciones%20y%20Reglas.xlsx" TargetMode="External"/><Relationship Id="rId21" Type="http://schemas.openxmlformats.org/officeDocument/2006/relationships/webSettings" Target="webSettings.xml"/><Relationship Id="rId34" Type="http://schemas.openxmlformats.org/officeDocument/2006/relationships/hyperlink" Target="http://git-scm.com/about/distributed" TargetMode="External"/><Relationship Id="rId42" Type="http://schemas.openxmlformats.org/officeDocument/2006/relationships/diagramData" Target="diagrams/data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Colors" Target="diagrams/colors4.xml"/><Relationship Id="rId63" Type="http://schemas.openxmlformats.org/officeDocument/2006/relationships/diagramColors" Target="diagrams/colors5.xml"/><Relationship Id="rId68" Type="http://schemas.openxmlformats.org/officeDocument/2006/relationships/diagramColors" Target="diagrams/colors6.xml"/><Relationship Id="rId76" Type="http://schemas.openxmlformats.org/officeDocument/2006/relationships/diagramData" Target="diagrams/data8.xml"/><Relationship Id="rId84" Type="http://schemas.openxmlformats.org/officeDocument/2006/relationships/diagramColors" Target="diagrams/colors9.xml"/><Relationship Id="rId89" Type="http://schemas.openxmlformats.org/officeDocument/2006/relationships/diagramQuickStyle" Target="diagrams/quickStyle10.xml"/><Relationship Id="rId97"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diagramLayout" Target="diagrams/layout7.xml"/><Relationship Id="rId92"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1.png"/><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git-scm.com/about/branching-and-merging"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hyperlink" Target="Plantilla%20de%20Entrenamiento.xlsx" TargetMode="External"/><Relationship Id="rId66" Type="http://schemas.openxmlformats.org/officeDocument/2006/relationships/diagramLayout" Target="diagrams/layout6.xml"/><Relationship Id="rId74" Type="http://schemas.microsoft.com/office/2007/relationships/diagramDrawing" Target="diagrams/drawing7.xml"/><Relationship Id="rId79" Type="http://schemas.openxmlformats.org/officeDocument/2006/relationships/diagramColors" Target="diagrams/colors8.xml"/><Relationship Id="rId87" Type="http://schemas.openxmlformats.org/officeDocument/2006/relationships/diagramData" Target="diagrams/data10.xml"/><Relationship Id="rId5" Type="http://schemas.openxmlformats.org/officeDocument/2006/relationships/customXml" Target="../customXml/item5.xml"/><Relationship Id="rId61" Type="http://schemas.openxmlformats.org/officeDocument/2006/relationships/diagramLayout" Target="diagrams/layout5.xml"/><Relationship Id="rId82" Type="http://schemas.openxmlformats.org/officeDocument/2006/relationships/diagramLayout" Target="diagrams/layout9.xml"/><Relationship Id="rId90" Type="http://schemas.openxmlformats.org/officeDocument/2006/relationships/diagramColors" Target="diagrams/colors10.xml"/><Relationship Id="rId95" Type="http://schemas.openxmlformats.org/officeDocument/2006/relationships/header" Target="header2.xml"/><Relationship Id="rId19" Type="http://schemas.microsoft.com/office/2007/relationships/stylesWithEffects" Target="stylesWithEffects.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hyperlink" Target="Context%20Diagram.pdf" TargetMode="External"/><Relationship Id="rId43" Type="http://schemas.openxmlformats.org/officeDocument/2006/relationships/diagramLayout" Target="diagrams/layout2.xml"/><Relationship Id="rId48" Type="http://schemas.openxmlformats.org/officeDocument/2006/relationships/diagramLayout" Target="diagrams/layout3.xml"/><Relationship Id="rId56" Type="http://schemas.microsoft.com/office/2007/relationships/diagramDrawing" Target="diagrams/drawing4.xml"/><Relationship Id="rId64" Type="http://schemas.microsoft.com/office/2007/relationships/diagramDrawing" Target="diagrams/drawing5.xml"/><Relationship Id="rId69" Type="http://schemas.microsoft.com/office/2007/relationships/diagramDrawing" Target="diagrams/drawing6.xml"/><Relationship Id="rId77" Type="http://schemas.openxmlformats.org/officeDocument/2006/relationships/diagramLayout" Target="diagrams/layout8.xml"/><Relationship Id="rId8" Type="http://schemas.openxmlformats.org/officeDocument/2006/relationships/customXml" Target="../customXml/item8.xml"/><Relationship Id="rId51" Type="http://schemas.microsoft.com/office/2007/relationships/diagramDrawing" Target="diagrams/drawing3.xml"/><Relationship Id="rId72" Type="http://schemas.openxmlformats.org/officeDocument/2006/relationships/diagramQuickStyle" Target="diagrams/quickStyle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image" Target="media/image16.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staging-area" TargetMode="External"/><Relationship Id="rId38" Type="http://schemas.openxmlformats.org/officeDocument/2006/relationships/diagramQuickStyle" Target="diagrams/quickStyle1.xml"/><Relationship Id="rId46" Type="http://schemas.microsoft.com/office/2007/relationships/diagramDrawing" Target="diagrams/drawing2.xml"/><Relationship Id="rId59" Type="http://schemas.openxmlformats.org/officeDocument/2006/relationships/hyperlink" Target="Plantilla%20de%20Entrenamiento.xlsx" TargetMode="External"/><Relationship Id="rId67" Type="http://schemas.openxmlformats.org/officeDocument/2006/relationships/diagramQuickStyle" Target="diagrams/quickStyle6.xml"/><Relationship Id="rId20" Type="http://schemas.openxmlformats.org/officeDocument/2006/relationships/settings" Target="settings.xml"/><Relationship Id="rId41" Type="http://schemas.openxmlformats.org/officeDocument/2006/relationships/hyperlink" Target="roles.png" TargetMode="External"/><Relationship Id="rId54" Type="http://schemas.openxmlformats.org/officeDocument/2006/relationships/diagramQuickStyle" Target="diagrams/quickStyle4.xml"/><Relationship Id="rId62" Type="http://schemas.openxmlformats.org/officeDocument/2006/relationships/diagramQuickStyle" Target="diagrams/quickStyle5.xml"/><Relationship Id="rId70" Type="http://schemas.openxmlformats.org/officeDocument/2006/relationships/diagramData" Target="diagrams/data7.xml"/><Relationship Id="rId75" Type="http://schemas.openxmlformats.org/officeDocument/2006/relationships/hyperlink" Target="WBS%20Primera%20Entrega/Actividad%201%20-%20Definici&#243;n%20del%20proyecto.pdf" TargetMode="External"/><Relationship Id="rId83" Type="http://schemas.openxmlformats.org/officeDocument/2006/relationships/diagramQuickStyle" Target="diagrams/quickStyle9.xml"/><Relationship Id="rId88" Type="http://schemas.openxmlformats.org/officeDocument/2006/relationships/diagramLayout" Target="diagrams/layout10.xml"/><Relationship Id="rId91" Type="http://schemas.microsoft.com/office/2007/relationships/diagramDrawing" Target="diagrams/drawing10.xm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Data" Target="diagrams/data1.xml"/><Relationship Id="rId49" Type="http://schemas.openxmlformats.org/officeDocument/2006/relationships/diagramQuickStyle" Target="diagrams/quickStyle3.xml"/><Relationship Id="rId57" Type="http://schemas.openxmlformats.org/officeDocument/2006/relationships/hyperlink" Target="Encuesta%20Inicial%20Entrenamiento.xlsx" TargetMode="External"/><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diagramQuickStyle" Target="diagrams/quickStyle2.xml"/><Relationship Id="rId52" Type="http://schemas.openxmlformats.org/officeDocument/2006/relationships/diagramData" Target="diagrams/data4.xml"/><Relationship Id="rId60" Type="http://schemas.openxmlformats.org/officeDocument/2006/relationships/diagramData" Target="diagrams/data5.xml"/><Relationship Id="rId65" Type="http://schemas.openxmlformats.org/officeDocument/2006/relationships/diagramData" Target="diagrams/data6.xml"/><Relationship Id="rId73" Type="http://schemas.openxmlformats.org/officeDocument/2006/relationships/diagramColors" Target="diagrams/colors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hyperlink" Target="SPMP%20-%20FifthFloor%20-%20Plan%20de%20Control.docx" TargetMode="External"/><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_rels/data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ata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ata6.xml.rels><?xml version="1.0" encoding="UTF-8" standalone="yes"?>
<Relationships xmlns="http://schemas.openxmlformats.org/package/2006/relationships"><Relationship Id="rId1" Type="http://schemas.openxmlformats.org/officeDocument/2006/relationships/image" Target="../media/image9.png"/></Relationships>
</file>

<file path=word/diagrams/_rels/data7.xml.rels><?xml version="1.0" encoding="UTF-8" standalone="yes"?>
<Relationships xmlns="http://schemas.openxmlformats.org/package/2006/relationships"><Relationship Id="rId1" Type="http://schemas.openxmlformats.org/officeDocument/2006/relationships/image" Target="../media/image4.png"/></Relationships>
</file>

<file path=word/diagrams/_rels/data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_rels/drawing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07BD2F3B-2F18-4142-8E77-E18518CC4406}" type="presOf" srcId="{5D8AF85A-519C-4035-9396-72EB80AFC4D0}" destId="{623AF920-100A-4B64-91D2-F35E1EAF5D6C}" srcOrd="1" destOrd="0" presId="urn:microsoft.com/office/officeart/2005/8/layout/radial5"/>
    <dgm:cxn modelId="{B52ADF18-7124-44B9-AC41-BD7E264E6E2C}" type="presOf" srcId="{18B7C8EB-C745-4C20-8A9D-4D4D497341C3}" destId="{CCE865E6-A543-4DEC-83CF-FDB8D33369C6}" srcOrd="1"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DB7B1557-1526-4188-A456-ECD9184615F2}" type="presOf" srcId="{FB0E39E0-7DCB-49B3-AB25-32C690432D86}" destId="{76C477AE-2907-4A82-893D-75CA5A94CA64}" srcOrd="0" destOrd="0" presId="urn:microsoft.com/office/officeart/2005/8/layout/radial5"/>
    <dgm:cxn modelId="{8F6D8314-D359-46B5-BF6E-92BB65C079E8}" type="presOf" srcId="{7BE8DEF7-012B-4CC8-80F7-BD83343BF6A5}" destId="{BCDCA649-6DFE-41E8-8B0E-932ED78283A8}"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6C92555B-4666-4DD9-AC5C-E4DEE400D804}" type="presOf" srcId="{974439A4-00BA-48AB-8561-489F4E404187}" destId="{2EBECA69-F28C-4EC1-AC8A-3BE82C984033}" srcOrd="1" destOrd="0" presId="urn:microsoft.com/office/officeart/2005/8/layout/radial5"/>
    <dgm:cxn modelId="{35BD6724-8276-47E7-BAA6-B2564C7147EF}" type="presOf" srcId="{AA3AE431-6E38-4467-A862-744AB834DF49}" destId="{6EC804A8-D5E6-4750-B72A-B626C03701E2}" srcOrd="0" destOrd="0" presId="urn:microsoft.com/office/officeart/2005/8/layout/radial5"/>
    <dgm:cxn modelId="{5C3AB4BB-FBC3-4221-8EA7-4865ECDD8B39}" type="presOf" srcId="{1F58F8FD-546E-46CD-83C9-466EB5E78A1C}" destId="{EF855903-1CAE-4C32-8B66-0C3F23A76E85}"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506EAB3A-537F-4BE9-8B13-48128279FA3F}" type="presOf" srcId="{EC5CD053-991A-49C2-8E91-883958B281FE}" destId="{B669C026-517D-45DD-8232-CE060975CC33}" srcOrd="1" destOrd="0" presId="urn:microsoft.com/office/officeart/2005/8/layout/radial5"/>
    <dgm:cxn modelId="{FE38A149-1B33-4E79-8B7D-82CBCC2450AB}" type="presOf" srcId="{4A398404-64D6-40A1-A816-35C4804ADDC3}" destId="{0DCBC6F7-D5BE-43B3-B04F-3469C2D6FC90}" srcOrd="0" destOrd="0" presId="urn:microsoft.com/office/officeart/2005/8/layout/radial5"/>
    <dgm:cxn modelId="{0948590A-AD12-4608-A707-E08D3316769D}" type="presOf" srcId="{B7D2AFC1-0576-4693-ADD4-65B9C42A053C}" destId="{A2645C85-6571-467A-B85C-A2D25318828E}" srcOrd="0" destOrd="0" presId="urn:microsoft.com/office/officeart/2005/8/layout/radial5"/>
    <dgm:cxn modelId="{AE7AF6E1-49FB-4F22-83A3-6BCB062AF335}" type="presOf" srcId="{A928D84F-F510-4455-B6F6-8A516041EA5D}" destId="{9CF613C2-FC76-400D-B3BD-18F9FBD3F76A}" srcOrd="0" destOrd="0" presId="urn:microsoft.com/office/officeart/2005/8/layout/radial5"/>
    <dgm:cxn modelId="{EA1A425A-7392-41F3-8DD3-61AFC916AB58}" type="presOf" srcId="{86CA724C-E1FC-49D4-A97B-BE3180A2391E}" destId="{147A53D6-7CD7-447B-AC19-AB98CDDDA1BF}"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B5612363-9620-45D7-8269-FDBA0E0BE7B3}" type="presOf" srcId="{8AF19001-A37C-4074-9F2C-F49F8D2AC75D}" destId="{1924F538-E8FC-48EA-87A3-DBC0357ECC1B}"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937B58D5-B1FB-4836-BCD9-B6DC1DCFE66C}" type="presOf" srcId="{974439A4-00BA-48AB-8561-489F4E404187}" destId="{4E1AEDC5-78DE-4C9E-A2FD-6D2EEA11C00E}" srcOrd="0"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90729F42-2378-4BDC-B3D2-3B09F824A4D6}" type="presOf" srcId="{EC5CD053-991A-49C2-8E91-883958B281FE}" destId="{D7990666-7F4D-4D83-A834-647CFF0C41FD}" srcOrd="0" destOrd="0" presId="urn:microsoft.com/office/officeart/2005/8/layout/radial5"/>
    <dgm:cxn modelId="{D51771A3-FE90-46D3-B935-18C78B1C6CB0}" type="presOf" srcId="{18B7C8EB-C745-4C20-8A9D-4D4D497341C3}" destId="{1DA63683-A578-4DCC-9D4B-185977D621DD}" srcOrd="0" destOrd="0" presId="urn:microsoft.com/office/officeart/2005/8/layout/radial5"/>
    <dgm:cxn modelId="{BC6053C9-2B50-4DE0-BA0F-78B3075348A7}" type="presOf" srcId="{AA3AE431-6E38-4467-A862-744AB834DF49}" destId="{1ACB7136-B320-42E0-9B56-9833EDA70F45}" srcOrd="1" destOrd="0" presId="urn:microsoft.com/office/officeart/2005/8/layout/radial5"/>
    <dgm:cxn modelId="{AC0A1814-D4C3-4416-B5D2-DBE845EC12DC}" type="presOf" srcId="{5D8AF85A-519C-4035-9396-72EB80AFC4D0}" destId="{1642D5CD-887E-481D-8729-3966AECDA291}" srcOrd="0" destOrd="0" presId="urn:microsoft.com/office/officeart/2005/8/layout/radial5"/>
    <dgm:cxn modelId="{C5941612-AE45-46C8-A206-FFE338CC9A81}" type="presOf" srcId="{C7F1ABC5-FBC1-49ED-BF1D-1F47C7F45F12}" destId="{A20C39A1-4C97-46E0-A175-37DACB63AC33}" srcOrd="0" destOrd="0" presId="urn:microsoft.com/office/officeart/2005/8/layout/radial5"/>
    <dgm:cxn modelId="{101D10C5-139C-4980-A3F7-609DF7AEAD36}" type="presOf" srcId="{4A398404-64D6-40A1-A816-35C4804ADDC3}" destId="{C5703348-FD55-4B75-8FC6-76375B11653F}" srcOrd="1" destOrd="0" presId="urn:microsoft.com/office/officeart/2005/8/layout/radial5"/>
    <dgm:cxn modelId="{D873FE2C-3A5D-443E-9669-22AE742EB3D6}" type="presOf" srcId="{6BBE6CE1-81DC-4CC1-A9D8-670CEC9AEE9C}" destId="{7D6524C6-6790-41F6-A510-384C4EBB0B42}" srcOrd="0" destOrd="0" presId="urn:microsoft.com/office/officeart/2005/8/layout/radial5"/>
    <dgm:cxn modelId="{A3029E82-C5EB-41C6-B05A-31CE7541A3D1}" type="presOf" srcId="{F7420165-9021-44F1-BBD5-4EE74743EFCE}" destId="{814076A2-1CB4-4791-849B-6B39765CA4A0}" srcOrd="0" destOrd="0" presId="urn:microsoft.com/office/officeart/2005/8/layout/radial5"/>
    <dgm:cxn modelId="{5D1AF826-8790-429F-BEC7-5035AF164F9A}" type="presOf" srcId="{7BE8DEF7-012B-4CC8-80F7-BD83343BF6A5}" destId="{3ED9EAA3-91A2-4444-A8EB-FA2B9EE719E8}"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253F4C7-83DF-4BE7-A7DF-1DE6A76F1F06}" type="presOf" srcId="{BA9F920C-3E2B-4642-A0A9-FBE58E89CDE1}" destId="{BD1E6539-46C9-4705-BF25-DD85A948CE3D}" srcOrd="0" destOrd="0" presId="urn:microsoft.com/office/officeart/2005/8/layout/radial5"/>
    <dgm:cxn modelId="{94065015-C0AF-46C2-817D-F7AD92897544}" type="presOf" srcId="{7B883B14-106E-4048-84D9-75B5EF6542AB}" destId="{6A7DA7E8-A7F2-4164-98C9-450F29A3AF5A}" srcOrd="0" destOrd="0" presId="urn:microsoft.com/office/officeart/2005/8/layout/radial5"/>
    <dgm:cxn modelId="{1C8EAA08-5D37-4B99-B35D-0D8530F6189D}" type="presOf" srcId="{B7D2AFC1-0576-4693-ADD4-65B9C42A053C}" destId="{2397EC32-F7FF-406B-9F00-ECA0B7ED3EA5}" srcOrd="1"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59D16FD9-3832-4BB6-8366-29C550542246}" type="presParOf" srcId="{6A7DA7E8-A7F2-4164-98C9-450F29A3AF5A}" destId="{814076A2-1CB4-4791-849B-6B39765CA4A0}" srcOrd="0" destOrd="0" presId="urn:microsoft.com/office/officeart/2005/8/layout/radial5"/>
    <dgm:cxn modelId="{88E25120-81B9-4332-B7E5-6C375EB29344}" type="presParOf" srcId="{6A7DA7E8-A7F2-4164-98C9-450F29A3AF5A}" destId="{6EC804A8-D5E6-4750-B72A-B626C03701E2}" srcOrd="1" destOrd="0" presId="urn:microsoft.com/office/officeart/2005/8/layout/radial5"/>
    <dgm:cxn modelId="{CF98C5A6-8E72-46BB-A339-94E828798AF1}" type="presParOf" srcId="{6EC804A8-D5E6-4750-B72A-B626C03701E2}" destId="{1ACB7136-B320-42E0-9B56-9833EDA70F45}" srcOrd="0" destOrd="0" presId="urn:microsoft.com/office/officeart/2005/8/layout/radial5"/>
    <dgm:cxn modelId="{83D0C65A-4DC9-43DD-B3B5-6B812BC9388E}" type="presParOf" srcId="{6A7DA7E8-A7F2-4164-98C9-450F29A3AF5A}" destId="{147A53D6-7CD7-447B-AC19-AB98CDDDA1BF}" srcOrd="2" destOrd="0" presId="urn:microsoft.com/office/officeart/2005/8/layout/radial5"/>
    <dgm:cxn modelId="{88EF74E1-871A-46FC-9AB4-CEA7B6BCA4C1}" type="presParOf" srcId="{6A7DA7E8-A7F2-4164-98C9-450F29A3AF5A}" destId="{D7990666-7F4D-4D83-A834-647CFF0C41FD}" srcOrd="3" destOrd="0" presId="urn:microsoft.com/office/officeart/2005/8/layout/radial5"/>
    <dgm:cxn modelId="{FDBB2D1B-4B41-41B8-A07B-50584ED06C82}" type="presParOf" srcId="{D7990666-7F4D-4D83-A834-647CFF0C41FD}" destId="{B669C026-517D-45DD-8232-CE060975CC33}" srcOrd="0" destOrd="0" presId="urn:microsoft.com/office/officeart/2005/8/layout/radial5"/>
    <dgm:cxn modelId="{67A80C96-10F5-45BD-BA9B-D23891C34AC8}" type="presParOf" srcId="{6A7DA7E8-A7F2-4164-98C9-450F29A3AF5A}" destId="{1924F538-E8FC-48EA-87A3-DBC0357ECC1B}" srcOrd="4" destOrd="0" presId="urn:microsoft.com/office/officeart/2005/8/layout/radial5"/>
    <dgm:cxn modelId="{FF17A09D-72FC-4306-B210-5FC5010A0BC7}" type="presParOf" srcId="{6A7DA7E8-A7F2-4164-98C9-450F29A3AF5A}" destId="{A2645C85-6571-467A-B85C-A2D25318828E}" srcOrd="5" destOrd="0" presId="urn:microsoft.com/office/officeart/2005/8/layout/radial5"/>
    <dgm:cxn modelId="{8F28283A-17D7-4F02-BA58-F724EE56896D}" type="presParOf" srcId="{A2645C85-6571-467A-B85C-A2D25318828E}" destId="{2397EC32-F7FF-406B-9F00-ECA0B7ED3EA5}" srcOrd="0" destOrd="0" presId="urn:microsoft.com/office/officeart/2005/8/layout/radial5"/>
    <dgm:cxn modelId="{97A5163E-E7D3-49D0-B25A-6C39B62EC6B2}" type="presParOf" srcId="{6A7DA7E8-A7F2-4164-98C9-450F29A3AF5A}" destId="{EF855903-1CAE-4C32-8B66-0C3F23A76E85}" srcOrd="6" destOrd="0" presId="urn:microsoft.com/office/officeart/2005/8/layout/radial5"/>
    <dgm:cxn modelId="{0B10D840-9AB6-4A8A-AA8B-4DEA2D3F23D0}" type="presParOf" srcId="{6A7DA7E8-A7F2-4164-98C9-450F29A3AF5A}" destId="{BCDCA649-6DFE-41E8-8B0E-932ED78283A8}" srcOrd="7" destOrd="0" presId="urn:microsoft.com/office/officeart/2005/8/layout/radial5"/>
    <dgm:cxn modelId="{93AB6639-F089-455E-97C7-24341DE7465C}" type="presParOf" srcId="{BCDCA649-6DFE-41E8-8B0E-932ED78283A8}" destId="{3ED9EAA3-91A2-4444-A8EB-FA2B9EE719E8}" srcOrd="0" destOrd="0" presId="urn:microsoft.com/office/officeart/2005/8/layout/radial5"/>
    <dgm:cxn modelId="{F0E508FC-DD6A-47C7-A570-26DBC26B911A}" type="presParOf" srcId="{6A7DA7E8-A7F2-4164-98C9-450F29A3AF5A}" destId="{9CF613C2-FC76-400D-B3BD-18F9FBD3F76A}" srcOrd="8" destOrd="0" presId="urn:microsoft.com/office/officeart/2005/8/layout/radial5"/>
    <dgm:cxn modelId="{313A528E-009E-4907-ACF3-0CC470A1205E}" type="presParOf" srcId="{6A7DA7E8-A7F2-4164-98C9-450F29A3AF5A}" destId="{1DA63683-A578-4DCC-9D4B-185977D621DD}" srcOrd="9" destOrd="0" presId="urn:microsoft.com/office/officeart/2005/8/layout/radial5"/>
    <dgm:cxn modelId="{8DFA90EC-198B-4A2D-B48F-77EC195C29F0}" type="presParOf" srcId="{1DA63683-A578-4DCC-9D4B-185977D621DD}" destId="{CCE865E6-A543-4DEC-83CF-FDB8D33369C6}" srcOrd="0" destOrd="0" presId="urn:microsoft.com/office/officeart/2005/8/layout/radial5"/>
    <dgm:cxn modelId="{24A862FB-CD0D-4758-8AFC-4A47CF85D6C4}" type="presParOf" srcId="{6A7DA7E8-A7F2-4164-98C9-450F29A3AF5A}" destId="{A20C39A1-4C97-46E0-A175-37DACB63AC33}" srcOrd="10" destOrd="0" presId="urn:microsoft.com/office/officeart/2005/8/layout/radial5"/>
    <dgm:cxn modelId="{0F731E8C-B7E5-4874-8683-0DDCF802CE54}" type="presParOf" srcId="{6A7DA7E8-A7F2-4164-98C9-450F29A3AF5A}" destId="{1642D5CD-887E-481D-8729-3966AECDA291}" srcOrd="11" destOrd="0" presId="urn:microsoft.com/office/officeart/2005/8/layout/radial5"/>
    <dgm:cxn modelId="{0E8D3123-70FA-4734-8CBC-955FF0BD332C}" type="presParOf" srcId="{1642D5CD-887E-481D-8729-3966AECDA291}" destId="{623AF920-100A-4B64-91D2-F35E1EAF5D6C}" srcOrd="0" destOrd="0" presId="urn:microsoft.com/office/officeart/2005/8/layout/radial5"/>
    <dgm:cxn modelId="{C7637B3A-A846-446F-ABD0-08DFF9D11B0C}" type="presParOf" srcId="{6A7DA7E8-A7F2-4164-98C9-450F29A3AF5A}" destId="{76C477AE-2907-4A82-893D-75CA5A94CA64}" srcOrd="12" destOrd="0" presId="urn:microsoft.com/office/officeart/2005/8/layout/radial5"/>
    <dgm:cxn modelId="{D1F1D5EF-985F-4BFC-BDB1-56A9C902B444}" type="presParOf" srcId="{6A7DA7E8-A7F2-4164-98C9-450F29A3AF5A}" destId="{4E1AEDC5-78DE-4C9E-A2FD-6D2EEA11C00E}" srcOrd="13" destOrd="0" presId="urn:microsoft.com/office/officeart/2005/8/layout/radial5"/>
    <dgm:cxn modelId="{9718B5B4-1AFA-422C-9AEF-6A2AFBB2683B}" type="presParOf" srcId="{4E1AEDC5-78DE-4C9E-A2FD-6D2EEA11C00E}" destId="{2EBECA69-F28C-4EC1-AC8A-3BE82C984033}" srcOrd="0" destOrd="0" presId="urn:microsoft.com/office/officeart/2005/8/layout/radial5"/>
    <dgm:cxn modelId="{F601841D-AE0B-4849-A7E3-ADFA5864A145}" type="presParOf" srcId="{6A7DA7E8-A7F2-4164-98C9-450F29A3AF5A}" destId="{7D6524C6-6790-41F6-A510-384C4EBB0B42}" srcOrd="14" destOrd="0" presId="urn:microsoft.com/office/officeart/2005/8/layout/radial5"/>
    <dgm:cxn modelId="{482F84FF-2BE9-46AE-8EC6-09E9598D2F62}" type="presParOf" srcId="{6A7DA7E8-A7F2-4164-98C9-450F29A3AF5A}" destId="{0DCBC6F7-D5BE-43B3-B04F-3469C2D6FC90}" srcOrd="15" destOrd="0" presId="urn:microsoft.com/office/officeart/2005/8/layout/radial5"/>
    <dgm:cxn modelId="{B4D6B8C0-DD3A-406E-8756-361319FCF149}" type="presParOf" srcId="{0DCBC6F7-D5BE-43B3-B04F-3469C2D6FC90}" destId="{C5703348-FD55-4B75-8FC6-76375B11653F}" srcOrd="0" destOrd="0" presId="urn:microsoft.com/office/officeart/2005/8/layout/radial5"/>
    <dgm:cxn modelId="{05E88A4D-D16E-4709-824E-A2316A4FD372}"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FE7F53FA-3BE3-4511-B214-DD8F2013B411}" type="presOf" srcId="{EEB5AE80-98C2-4CE9-9163-CD4B0E30E9F8}" destId="{15109388-A774-407B-8DF4-F7DD96A1515C}" srcOrd="0" destOrd="0" presId="urn:microsoft.com/office/officeart/2008/layout/VerticalCurvedList"/>
    <dgm:cxn modelId="{13F9A113-8389-4E7F-B78A-6AA264325256}" type="presOf" srcId="{367F72C1-59DD-4F4A-8D49-B22EB0164C65}" destId="{04EB5AAF-A9F6-4F5F-A1BD-301005699685}" srcOrd="0" destOrd="0" presId="urn:microsoft.com/office/officeart/2008/layout/VerticalCurvedList"/>
    <dgm:cxn modelId="{C847CBCE-4326-4021-BA0D-981643E8A31E}" type="presOf" srcId="{0D82094F-6E55-40D5-9CCE-1F03FE3D98AF}" destId="{D1A8A0D6-B6CE-4EFA-AA9A-C8F89665B506}" srcOrd="0" destOrd="0" presId="urn:microsoft.com/office/officeart/2008/layout/VerticalCurvedList"/>
    <dgm:cxn modelId="{AD7459BE-FC4B-4B34-8344-35AEBBC509B6}" type="presOf" srcId="{7FB6FF1D-0F8B-4233-8E8D-E4D177744252}" destId="{57214358-E2B7-4229-9CC0-76AF3C7BC3D7}" srcOrd="0" destOrd="0" presId="urn:microsoft.com/office/officeart/2008/layout/VerticalCurvedList"/>
    <dgm:cxn modelId="{EF91EA99-E9B1-418E-BA6B-13582EA5C077}" type="presParOf" srcId="{D1A8A0D6-B6CE-4EFA-AA9A-C8F89665B506}" destId="{81A99DD1-19A9-4ECE-97B2-B03347D0EA01}" srcOrd="0" destOrd="0" presId="urn:microsoft.com/office/officeart/2008/layout/VerticalCurvedList"/>
    <dgm:cxn modelId="{53A10E71-B79F-4AAF-BED2-99A412816F5A}" type="presParOf" srcId="{81A99DD1-19A9-4ECE-97B2-B03347D0EA01}" destId="{A0A8D4CB-A058-44BD-9639-BA68ECDC007F}" srcOrd="0" destOrd="0" presId="urn:microsoft.com/office/officeart/2008/layout/VerticalCurvedList"/>
    <dgm:cxn modelId="{3E75B291-819B-4363-AED2-34943D14A5A7}" type="presParOf" srcId="{A0A8D4CB-A058-44BD-9639-BA68ECDC007F}" destId="{6998C099-6D80-425B-B585-5D587C9C4024}" srcOrd="0" destOrd="0" presId="urn:microsoft.com/office/officeart/2008/layout/VerticalCurvedList"/>
    <dgm:cxn modelId="{48FC3515-8A1B-4D13-BF9C-12334D10EC57}" type="presParOf" srcId="{A0A8D4CB-A058-44BD-9639-BA68ECDC007F}" destId="{04EB5AAF-A9F6-4F5F-A1BD-301005699685}" srcOrd="1" destOrd="0" presId="urn:microsoft.com/office/officeart/2008/layout/VerticalCurvedList"/>
    <dgm:cxn modelId="{74AAED28-08DD-46AC-9FF2-1F3BEAEDF132}" type="presParOf" srcId="{A0A8D4CB-A058-44BD-9639-BA68ECDC007F}" destId="{ECEE5A49-405A-45B7-9118-229EEC89FFB2}" srcOrd="2" destOrd="0" presId="urn:microsoft.com/office/officeart/2008/layout/VerticalCurvedList"/>
    <dgm:cxn modelId="{9ACE30FA-6F00-4C51-894D-9F731181CF57}" type="presParOf" srcId="{A0A8D4CB-A058-44BD-9639-BA68ECDC007F}" destId="{2BF5D59C-B0C2-4423-B303-1FE2FC4EDA25}" srcOrd="3" destOrd="0" presId="urn:microsoft.com/office/officeart/2008/layout/VerticalCurvedList"/>
    <dgm:cxn modelId="{E4DF2EC2-ABEE-4009-9EA1-C1309E0E0441}" type="presParOf" srcId="{81A99DD1-19A9-4ECE-97B2-B03347D0EA01}" destId="{57214358-E2B7-4229-9CC0-76AF3C7BC3D7}" srcOrd="1" destOrd="0" presId="urn:microsoft.com/office/officeart/2008/layout/VerticalCurvedList"/>
    <dgm:cxn modelId="{FEB7CFAE-5B4A-460D-B45B-AD3E273065B6}" type="presParOf" srcId="{81A99DD1-19A9-4ECE-97B2-B03347D0EA01}" destId="{1B7EF6D7-6EAB-49DE-A6B8-2CA843B8EB45}" srcOrd="2" destOrd="0" presId="urn:microsoft.com/office/officeart/2008/layout/VerticalCurvedList"/>
    <dgm:cxn modelId="{2C122D4A-D6C4-45BC-AD28-9C32A211D6DC}" type="presParOf" srcId="{1B7EF6D7-6EAB-49DE-A6B8-2CA843B8EB45}" destId="{17D153E1-E310-4E6D-A77E-D10F6145D2D9}" srcOrd="0" destOrd="0" presId="urn:microsoft.com/office/officeart/2008/layout/VerticalCurvedList"/>
    <dgm:cxn modelId="{08D778E2-BF6A-4B00-B5AF-E4B2E06CC698}" type="presParOf" srcId="{81A99DD1-19A9-4ECE-97B2-B03347D0EA01}" destId="{15109388-A774-407B-8DF4-F7DD96A1515C}" srcOrd="3" destOrd="0" presId="urn:microsoft.com/office/officeart/2008/layout/VerticalCurvedList"/>
    <dgm:cxn modelId="{62D9C0FF-5C8A-4EF4-A152-9640CA39AE52}" type="presParOf" srcId="{81A99DD1-19A9-4ECE-97B2-B03347D0EA01}" destId="{1C5A0383-22C2-40F6-AB71-31A2A8D6027F}" srcOrd="4" destOrd="0" presId="urn:microsoft.com/office/officeart/2008/layout/VerticalCurvedList"/>
    <dgm:cxn modelId="{B0B604C2-8830-4430-AB52-DD14977544FF}"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38B8069D-B9C1-4887-A30D-6038C819FF90}" type="presOf" srcId="{0D82094F-6E55-40D5-9CCE-1F03FE3D98AF}" destId="{D1A8A0D6-B6CE-4EFA-AA9A-C8F89665B506}" srcOrd="0" destOrd="0" presId="urn:microsoft.com/office/officeart/2008/layout/VerticalCurvedList"/>
    <dgm:cxn modelId="{60DBADCB-F0A9-4862-BB3C-4D165A38F071}"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9E5E7AF2-663D-4E30-A509-3C7A7A8031F9}" type="presOf" srcId="{7513B4D6-5F51-4A7E-B9C6-07A365D932B8}" destId="{04EB5AAF-A9F6-4F5F-A1BD-301005699685}" srcOrd="0" destOrd="0" presId="urn:microsoft.com/office/officeart/2008/layout/VerticalCurvedList"/>
    <dgm:cxn modelId="{34542D5E-67DA-4C29-8D5C-C75DB68F1271}" type="presParOf" srcId="{D1A8A0D6-B6CE-4EFA-AA9A-C8F89665B506}" destId="{81A99DD1-19A9-4ECE-97B2-B03347D0EA01}" srcOrd="0" destOrd="0" presId="urn:microsoft.com/office/officeart/2008/layout/VerticalCurvedList"/>
    <dgm:cxn modelId="{404D96BB-D746-4A03-97B2-872D428FE234}" type="presParOf" srcId="{81A99DD1-19A9-4ECE-97B2-B03347D0EA01}" destId="{A0A8D4CB-A058-44BD-9639-BA68ECDC007F}" srcOrd="0" destOrd="0" presId="urn:microsoft.com/office/officeart/2008/layout/VerticalCurvedList"/>
    <dgm:cxn modelId="{F19C9406-A6D4-4459-91FB-CA66081FEB9A}" type="presParOf" srcId="{A0A8D4CB-A058-44BD-9639-BA68ECDC007F}" destId="{6998C099-6D80-425B-B585-5D587C9C4024}" srcOrd="0" destOrd="0" presId="urn:microsoft.com/office/officeart/2008/layout/VerticalCurvedList"/>
    <dgm:cxn modelId="{F8CBC279-8E88-42A9-9C05-4FAB5EB485DE}" type="presParOf" srcId="{A0A8D4CB-A058-44BD-9639-BA68ECDC007F}" destId="{04EB5AAF-A9F6-4F5F-A1BD-301005699685}" srcOrd="1" destOrd="0" presId="urn:microsoft.com/office/officeart/2008/layout/VerticalCurvedList"/>
    <dgm:cxn modelId="{2DD4D4B3-0883-4CE1-A474-97EFB04C51EF}" type="presParOf" srcId="{A0A8D4CB-A058-44BD-9639-BA68ECDC007F}" destId="{ECEE5A49-405A-45B7-9118-229EEC89FFB2}" srcOrd="2" destOrd="0" presId="urn:microsoft.com/office/officeart/2008/layout/VerticalCurvedList"/>
    <dgm:cxn modelId="{7D76ED44-410F-460A-82C0-E2A2CD3E279D}" type="presParOf" srcId="{A0A8D4CB-A058-44BD-9639-BA68ECDC007F}" destId="{2BF5D59C-B0C2-4423-B303-1FE2FC4EDA25}" srcOrd="3" destOrd="0" presId="urn:microsoft.com/office/officeart/2008/layout/VerticalCurvedList"/>
    <dgm:cxn modelId="{7E97EF67-572B-458A-9774-8845422E1A04}" type="presParOf" srcId="{81A99DD1-19A9-4ECE-97B2-B03347D0EA01}" destId="{0109CDC9-9C90-4DB3-A043-0F0A5FCB2F33}" srcOrd="1" destOrd="0" presId="urn:microsoft.com/office/officeart/2008/layout/VerticalCurvedList"/>
    <dgm:cxn modelId="{3A299C41-7BA3-4B91-95AA-3074F9267F6D}" type="presParOf" srcId="{81A99DD1-19A9-4ECE-97B2-B03347D0EA01}" destId="{88C9A956-E463-4CC8-AFCB-AE3AFD43A02F}" srcOrd="2" destOrd="0" presId="urn:microsoft.com/office/officeart/2008/layout/VerticalCurvedList"/>
    <dgm:cxn modelId="{194AF6B9-97AE-4322-BDEA-A863560340CC}"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FD5EBE26-E518-44C9-A83D-B5E9D5C5625A}">
      <dgm:prSet phldrT="[Texto]"/>
      <dgm:spPr/>
      <dgm:t>
        <a:bodyPr/>
        <a:lstStyle/>
        <a:p>
          <a:r>
            <a:rPr lang="es-CO"/>
            <a:t>Hojas De Vida</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4"/>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4"/>
      <dgm:spPr/>
      <dgm:t>
        <a:bodyPr/>
        <a:lstStyle/>
        <a:p>
          <a:endParaRPr lang="es-CO"/>
        </a:p>
      </dgm:t>
    </dgm:pt>
    <dgm:pt modelId="{2BF5D59C-B0C2-4423-B303-1FE2FC4EDA25}" type="pres">
      <dgm:prSet presAssocID="{0D82094F-6E55-40D5-9CCE-1F03FE3D98AF}" presName="dstNode" presStyleLbl="node1" presStyleIdx="0" presStyleCnt="4"/>
      <dgm:spPr/>
      <dgm:t>
        <a:bodyPr/>
        <a:lstStyle/>
        <a:p>
          <a:endParaRPr lang="es-CO"/>
        </a:p>
      </dgm:t>
    </dgm:pt>
    <dgm:pt modelId="{972DD067-5AE1-48B9-931D-57D6AF80A499}" type="pres">
      <dgm:prSet presAssocID="{EEB5AE80-98C2-4CE9-9163-CD4B0E30E9F8}" presName="text_1" presStyleLbl="node1" presStyleIdx="0" presStyleCnt="4">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4"/>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4">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4">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4"/>
      <dgm:spPr>
        <a:blipFill rotWithShape="0">
          <a:blip xmlns:r="http://schemas.openxmlformats.org/officeDocument/2006/relationships" r:embed="rId3"/>
          <a:stretch>
            <a:fillRect/>
          </a:stretch>
        </a:blipFill>
      </dgm:spPr>
      <dgm:t>
        <a:bodyPr/>
        <a:lstStyle/>
        <a:p>
          <a:endParaRPr lang="es-CO"/>
        </a:p>
      </dgm:t>
    </dgm:pt>
    <dgm:pt modelId="{567BF8E2-194E-4EBF-8CBC-A92987D73585}" type="pres">
      <dgm:prSet presAssocID="{FD5EBE26-E518-44C9-A83D-B5E9D5C5625A}" presName="text_4" presStyleLbl="node1" presStyleIdx="3" presStyleCnt="4">
        <dgm:presLayoutVars>
          <dgm:bulletEnabled val="1"/>
        </dgm:presLayoutVars>
      </dgm:prSet>
      <dgm:spPr/>
      <dgm:t>
        <a:bodyPr/>
        <a:lstStyle/>
        <a:p>
          <a:endParaRPr lang="es-CO"/>
        </a:p>
      </dgm:t>
    </dgm:pt>
    <dgm:pt modelId="{FE4AF9B2-7C01-4BF2-B86B-CA3C2FB0C163}" type="pres">
      <dgm:prSet presAssocID="{FD5EBE26-E518-44C9-A83D-B5E9D5C5625A}" presName="accent_4" presStyleCnt="0"/>
      <dgm:spPr/>
    </dgm:pt>
    <dgm:pt modelId="{8E054785-EFB1-4516-8182-BAD0F89599D7}" type="pres">
      <dgm:prSet presAssocID="{FD5EBE26-E518-44C9-A83D-B5E9D5C5625A}" presName="accentRepeatNode" presStyleLbl="solidFgAcc1" presStyleIdx="3" presStyleCnt="4"/>
      <dgm:spPr>
        <a:blipFill rotWithShape="0">
          <a:blip xmlns:r="http://schemas.openxmlformats.org/officeDocument/2006/relationships" r:embed="rId4"/>
          <a:stretch>
            <a:fillRect/>
          </a:stretch>
        </a:blipFill>
      </dgm:spPr>
      <dgm:t>
        <a:bodyPr/>
        <a:lstStyle/>
        <a:p>
          <a:endParaRPr lang="es-CO"/>
        </a:p>
      </dgm:t>
    </dgm:pt>
  </dgm:ptLst>
  <dgm:cxnLst>
    <dgm:cxn modelId="{DE7BB28D-7562-4D58-8343-8BC97EFFAE61}" type="presOf" srcId="{0D82094F-6E55-40D5-9CCE-1F03FE3D98AF}" destId="{D1A8A0D6-B6CE-4EFA-AA9A-C8F89665B506}"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E4F166B7-EF09-4F8C-B6AE-97A0DE0EEF65}" type="presOf" srcId="{1AFB8E65-991C-4274-91E6-4ABE2CA9C0FA}" destId="{A6A191BE-1A22-471E-923C-FC1084A0380F}" srcOrd="0" destOrd="0" presId="urn:microsoft.com/office/officeart/2008/layout/VerticalCurvedList"/>
    <dgm:cxn modelId="{906B72F5-19C5-431A-B3C5-FAD3E3D8EEF7}" type="presOf" srcId="{FD5EBE26-E518-44C9-A83D-B5E9D5C5625A}" destId="{567BF8E2-194E-4EBF-8CBC-A92987D73585}" srcOrd="0" destOrd="0" presId="urn:microsoft.com/office/officeart/2008/layout/VerticalCurvedList"/>
    <dgm:cxn modelId="{7CADFEED-4F9E-4FBD-AB4C-1CF17221CFDD}" srcId="{0D82094F-6E55-40D5-9CCE-1F03FE3D98AF}" destId="{FD5EBE26-E518-44C9-A83D-B5E9D5C5625A}" srcOrd="3" destOrd="0" parTransId="{0851F0CE-09AE-43D9-B22E-CB27EA692951}" sibTransId="{880FB88D-6B50-4D58-84F6-B48B9A0E1952}"/>
    <dgm:cxn modelId="{906C1E7B-C1F0-4BF7-972E-ED5A0B3F42AA}" type="presOf" srcId="{2C492095-53D3-46B8-9165-AF365A0DC00B}" destId="{106A7808-A20A-4B96-A140-ED7D7F5F631B}" srcOrd="0" destOrd="0" presId="urn:microsoft.com/office/officeart/2008/layout/VerticalCurvedList"/>
    <dgm:cxn modelId="{BA1561A9-94FB-4C06-B73B-4D455E8653F7}" type="presOf" srcId="{30799640-B4AC-4929-AFB7-F0DEACF5DD1F}" destId="{04EB5AAF-A9F6-4F5F-A1BD-301005699685}"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CDCDEC7C-4349-48AC-9BCB-A38C7A33CF0D}" type="presOf" srcId="{EEB5AE80-98C2-4CE9-9163-CD4B0E30E9F8}" destId="{972DD067-5AE1-48B9-931D-57D6AF80A499}" srcOrd="0" destOrd="0" presId="urn:microsoft.com/office/officeart/2008/layout/VerticalCurvedList"/>
    <dgm:cxn modelId="{660481E2-2C65-48CD-ADE7-E9CAA1D07D3C}" type="presParOf" srcId="{D1A8A0D6-B6CE-4EFA-AA9A-C8F89665B506}" destId="{81A99DD1-19A9-4ECE-97B2-B03347D0EA01}" srcOrd="0" destOrd="0" presId="urn:microsoft.com/office/officeart/2008/layout/VerticalCurvedList"/>
    <dgm:cxn modelId="{58963446-F502-49DA-88E0-CE7F6011BCEC}" type="presParOf" srcId="{81A99DD1-19A9-4ECE-97B2-B03347D0EA01}" destId="{A0A8D4CB-A058-44BD-9639-BA68ECDC007F}" srcOrd="0" destOrd="0" presId="urn:microsoft.com/office/officeart/2008/layout/VerticalCurvedList"/>
    <dgm:cxn modelId="{46BF6D14-A71E-40AC-94F3-81B5C0A57E0E}" type="presParOf" srcId="{A0A8D4CB-A058-44BD-9639-BA68ECDC007F}" destId="{6998C099-6D80-425B-B585-5D587C9C4024}" srcOrd="0" destOrd="0" presId="urn:microsoft.com/office/officeart/2008/layout/VerticalCurvedList"/>
    <dgm:cxn modelId="{A9E0F198-DA76-454D-8D45-01683B494D4E}" type="presParOf" srcId="{A0A8D4CB-A058-44BD-9639-BA68ECDC007F}" destId="{04EB5AAF-A9F6-4F5F-A1BD-301005699685}" srcOrd="1" destOrd="0" presId="urn:microsoft.com/office/officeart/2008/layout/VerticalCurvedList"/>
    <dgm:cxn modelId="{5D0C8C30-8EF0-46D8-BF33-9C3CC1A2602C}" type="presParOf" srcId="{A0A8D4CB-A058-44BD-9639-BA68ECDC007F}" destId="{ECEE5A49-405A-45B7-9118-229EEC89FFB2}" srcOrd="2" destOrd="0" presId="urn:microsoft.com/office/officeart/2008/layout/VerticalCurvedList"/>
    <dgm:cxn modelId="{309AB236-5E1E-4235-85A7-49BD14A0581D}" type="presParOf" srcId="{A0A8D4CB-A058-44BD-9639-BA68ECDC007F}" destId="{2BF5D59C-B0C2-4423-B303-1FE2FC4EDA25}" srcOrd="3" destOrd="0" presId="urn:microsoft.com/office/officeart/2008/layout/VerticalCurvedList"/>
    <dgm:cxn modelId="{E6D57A1B-867C-4F03-BB52-DEF9E2EE3BD7}" type="presParOf" srcId="{81A99DD1-19A9-4ECE-97B2-B03347D0EA01}" destId="{972DD067-5AE1-48B9-931D-57D6AF80A499}" srcOrd="1" destOrd="0" presId="urn:microsoft.com/office/officeart/2008/layout/VerticalCurvedList"/>
    <dgm:cxn modelId="{6FF47220-8E60-4E3D-8788-0DD8CD630ADE}" type="presParOf" srcId="{81A99DD1-19A9-4ECE-97B2-B03347D0EA01}" destId="{D44E646F-1152-4B32-A944-5F35968EB0DA}" srcOrd="2" destOrd="0" presId="urn:microsoft.com/office/officeart/2008/layout/VerticalCurvedList"/>
    <dgm:cxn modelId="{D8D640C2-8D02-48FF-88E3-1B08A364BE11}" type="presParOf" srcId="{D44E646F-1152-4B32-A944-5F35968EB0DA}" destId="{D39CD076-1651-4B15-98C3-E062B7DD8C79}" srcOrd="0" destOrd="0" presId="urn:microsoft.com/office/officeart/2008/layout/VerticalCurvedList"/>
    <dgm:cxn modelId="{8B161372-5186-4FE9-A744-95E92CD76AF3}" type="presParOf" srcId="{81A99DD1-19A9-4ECE-97B2-B03347D0EA01}" destId="{A6A191BE-1A22-471E-923C-FC1084A0380F}" srcOrd="3" destOrd="0" presId="urn:microsoft.com/office/officeart/2008/layout/VerticalCurvedList"/>
    <dgm:cxn modelId="{383ED4E2-7F2D-488D-8F1C-188E1A0F0FFB}" type="presParOf" srcId="{81A99DD1-19A9-4ECE-97B2-B03347D0EA01}" destId="{429DBD9A-C202-47DF-80D2-8114F320EDAC}" srcOrd="4" destOrd="0" presId="urn:microsoft.com/office/officeart/2008/layout/VerticalCurvedList"/>
    <dgm:cxn modelId="{9B23B149-C545-42D4-B57F-4F981B34AA66}" type="presParOf" srcId="{429DBD9A-C202-47DF-80D2-8114F320EDAC}" destId="{67CCBFBB-666E-4D39-8619-7C93248ADA8E}" srcOrd="0" destOrd="0" presId="urn:microsoft.com/office/officeart/2008/layout/VerticalCurvedList"/>
    <dgm:cxn modelId="{7E767ADE-FF21-482F-B72D-AB84812625D3}" type="presParOf" srcId="{81A99DD1-19A9-4ECE-97B2-B03347D0EA01}" destId="{106A7808-A20A-4B96-A140-ED7D7F5F631B}" srcOrd="5" destOrd="0" presId="urn:microsoft.com/office/officeart/2008/layout/VerticalCurvedList"/>
    <dgm:cxn modelId="{25CCFE52-812E-4248-83B3-8731F8917A9D}" type="presParOf" srcId="{81A99DD1-19A9-4ECE-97B2-B03347D0EA01}" destId="{0302CDCD-5F22-4745-8D0E-42E9A6AAF370}" srcOrd="6" destOrd="0" presId="urn:microsoft.com/office/officeart/2008/layout/VerticalCurvedList"/>
    <dgm:cxn modelId="{C963EF8F-EC72-467B-A2FD-827044618548}" type="presParOf" srcId="{0302CDCD-5F22-4745-8D0E-42E9A6AAF370}" destId="{3320B226-5EB5-4FA0-BAEE-9D08A50A1F86}" srcOrd="0" destOrd="0" presId="urn:microsoft.com/office/officeart/2008/layout/VerticalCurvedList"/>
    <dgm:cxn modelId="{BA80C114-79D5-4B06-9040-70950B013723}" type="presParOf" srcId="{81A99DD1-19A9-4ECE-97B2-B03347D0EA01}" destId="{567BF8E2-194E-4EBF-8CBC-A92987D73585}" srcOrd="7" destOrd="0" presId="urn:microsoft.com/office/officeart/2008/layout/VerticalCurvedList"/>
    <dgm:cxn modelId="{8A0A8B4C-F9A3-4966-8674-E95A3D908091}" type="presParOf" srcId="{81A99DD1-19A9-4ECE-97B2-B03347D0EA01}" destId="{FE4AF9B2-7C01-4BF2-B86B-CA3C2FB0C163}" srcOrd="8" destOrd="0" presId="urn:microsoft.com/office/officeart/2008/layout/VerticalCurvedList"/>
    <dgm:cxn modelId="{4407D567-6A53-4CF2-81EB-B7E4475D02C2}" type="presParOf" srcId="{FE4AF9B2-7C01-4BF2-B86B-CA3C2FB0C163}"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Habilidades Requeridas</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1BE0AF19-A724-49F4-A290-B942C25EBBFB}">
      <dgm:prSet phldrT="[Texto]"/>
      <dgm:spPr/>
      <dgm:t>
        <a:bodyPr/>
        <a:lstStyle/>
        <a:p>
          <a:r>
            <a:rPr lang="es-CO"/>
            <a:t>Plantilla Especificación de Personal</a:t>
          </a:r>
        </a:p>
      </dgm:t>
    </dgm:pt>
    <dgm:pt modelId="{0BF506E0-7E50-471A-AC41-D1FA9FD5944E}" type="parTrans" cxnId="{1D96F1C7-07B4-4775-B634-2B1B620C2B2B}">
      <dgm:prSet/>
      <dgm:spPr/>
      <dgm:t>
        <a:bodyPr/>
        <a:lstStyle/>
        <a:p>
          <a:endParaRPr lang="es-CO"/>
        </a:p>
      </dgm:t>
    </dgm:pt>
    <dgm:pt modelId="{893EA09D-5AA3-4963-927F-7B68748C25B0}" type="sibTrans" cxnId="{1D96F1C7-07B4-4775-B634-2B1B620C2B2B}">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0D10FA1C-35E8-41F5-951A-D4B2C26186C1}" type="pres">
      <dgm:prSet presAssocID="{1BE0AF19-A724-49F4-A290-B942C25EBBFB}" presName="text_2" presStyleLbl="node1" presStyleIdx="1" presStyleCnt="2">
        <dgm:presLayoutVars>
          <dgm:bulletEnabled val="1"/>
        </dgm:presLayoutVars>
      </dgm:prSet>
      <dgm:spPr/>
      <dgm:t>
        <a:bodyPr/>
        <a:lstStyle/>
        <a:p>
          <a:endParaRPr lang="es-CO"/>
        </a:p>
      </dgm:t>
    </dgm:pt>
    <dgm:pt modelId="{E71C96AC-26F5-4CA3-89BE-2EF737D347DC}" type="pres">
      <dgm:prSet presAssocID="{1BE0AF19-A724-49F4-A290-B942C25EBBFB}" presName="accent_2" presStyleCnt="0"/>
      <dgm:spPr/>
    </dgm:pt>
    <dgm:pt modelId="{693678B5-ACAA-4200-8D50-98669146D249}" type="pres">
      <dgm:prSet presAssocID="{1BE0AF19-A724-49F4-A290-B942C25EBBFB}" presName="accentRepeatNode" presStyleLbl="solidFgAcc1" presStyleIdx="1" presStyleCnt="2" custLinFactNeighborX="-1476" custLinFactNeighborY="-2696"/>
      <dgm:spPr>
        <a:blipFill rotWithShape="0">
          <a:blip xmlns:r="http://schemas.openxmlformats.org/officeDocument/2006/relationships" r:embed="rId2"/>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F210C8E7-84FA-4A5E-A65E-DB0FCA5BF85F}" type="presOf" srcId="{FD5EBE26-E518-44C9-A83D-B5E9D5C5625A}" destId="{B88FB101-6B60-4688-B918-460E135144A5}" srcOrd="0" destOrd="0" presId="urn:microsoft.com/office/officeart/2008/layout/VerticalCurvedList"/>
    <dgm:cxn modelId="{1CE3E9A7-0840-402F-AE08-2F6F67674111}" type="presOf" srcId="{1BE0AF19-A724-49F4-A290-B942C25EBBFB}" destId="{0D10FA1C-35E8-41F5-951A-D4B2C26186C1}" srcOrd="0" destOrd="0" presId="urn:microsoft.com/office/officeart/2008/layout/VerticalCurvedList"/>
    <dgm:cxn modelId="{1D96F1C7-07B4-4775-B634-2B1B620C2B2B}" srcId="{0D82094F-6E55-40D5-9CCE-1F03FE3D98AF}" destId="{1BE0AF19-A724-49F4-A290-B942C25EBBFB}" srcOrd="1" destOrd="0" parTransId="{0BF506E0-7E50-471A-AC41-D1FA9FD5944E}" sibTransId="{893EA09D-5AA3-4963-927F-7B68748C25B0}"/>
    <dgm:cxn modelId="{DC603754-28D8-47B3-8731-E0CAC28F46A9}" type="presOf" srcId="{0D82094F-6E55-40D5-9CCE-1F03FE3D98AF}" destId="{D1A8A0D6-B6CE-4EFA-AA9A-C8F89665B506}" srcOrd="0" destOrd="0" presId="urn:microsoft.com/office/officeart/2008/layout/VerticalCurvedList"/>
    <dgm:cxn modelId="{9B293DEF-8A1D-4BE7-A03D-E6AE205DE35E}" type="presOf" srcId="{880FB88D-6B50-4D58-84F6-B48B9A0E1952}" destId="{04EB5AAF-A9F6-4F5F-A1BD-301005699685}" srcOrd="0" destOrd="0" presId="urn:microsoft.com/office/officeart/2008/layout/VerticalCurvedList"/>
    <dgm:cxn modelId="{36F39AC3-563B-4333-AA99-37B3C3B14A32}" type="presParOf" srcId="{D1A8A0D6-B6CE-4EFA-AA9A-C8F89665B506}" destId="{81A99DD1-19A9-4ECE-97B2-B03347D0EA01}" srcOrd="0" destOrd="0" presId="urn:microsoft.com/office/officeart/2008/layout/VerticalCurvedList"/>
    <dgm:cxn modelId="{DF4FF79E-0842-4DDB-8208-0D230AC42D92}" type="presParOf" srcId="{81A99DD1-19A9-4ECE-97B2-B03347D0EA01}" destId="{A0A8D4CB-A058-44BD-9639-BA68ECDC007F}" srcOrd="0" destOrd="0" presId="urn:microsoft.com/office/officeart/2008/layout/VerticalCurvedList"/>
    <dgm:cxn modelId="{253FD81A-A8D0-4B63-9717-B68DBC4AB925}" type="presParOf" srcId="{A0A8D4CB-A058-44BD-9639-BA68ECDC007F}" destId="{6998C099-6D80-425B-B585-5D587C9C4024}" srcOrd="0" destOrd="0" presId="urn:microsoft.com/office/officeart/2008/layout/VerticalCurvedList"/>
    <dgm:cxn modelId="{65B2BD5F-F6C7-4669-A3D9-4F838EE26076}" type="presParOf" srcId="{A0A8D4CB-A058-44BD-9639-BA68ECDC007F}" destId="{04EB5AAF-A9F6-4F5F-A1BD-301005699685}" srcOrd="1" destOrd="0" presId="urn:microsoft.com/office/officeart/2008/layout/VerticalCurvedList"/>
    <dgm:cxn modelId="{D0EB9A5C-679A-409C-8959-0A47B5F4017F}" type="presParOf" srcId="{A0A8D4CB-A058-44BD-9639-BA68ECDC007F}" destId="{ECEE5A49-405A-45B7-9118-229EEC89FFB2}" srcOrd="2" destOrd="0" presId="urn:microsoft.com/office/officeart/2008/layout/VerticalCurvedList"/>
    <dgm:cxn modelId="{C5C73917-1614-4E55-B08A-7227E58B60DA}" type="presParOf" srcId="{A0A8D4CB-A058-44BD-9639-BA68ECDC007F}" destId="{2BF5D59C-B0C2-4423-B303-1FE2FC4EDA25}" srcOrd="3" destOrd="0" presId="urn:microsoft.com/office/officeart/2008/layout/VerticalCurvedList"/>
    <dgm:cxn modelId="{45D9C0D4-8542-462B-9CD3-0BDDC388D29F}" type="presParOf" srcId="{81A99DD1-19A9-4ECE-97B2-B03347D0EA01}" destId="{B88FB101-6B60-4688-B918-460E135144A5}" srcOrd="1" destOrd="0" presId="urn:microsoft.com/office/officeart/2008/layout/VerticalCurvedList"/>
    <dgm:cxn modelId="{7FDC78E8-E9E8-4FF6-8E3D-95AA7A058519}" type="presParOf" srcId="{81A99DD1-19A9-4ECE-97B2-B03347D0EA01}" destId="{B384FC19-976A-46ED-A5CB-A268B28F4C84}" srcOrd="2" destOrd="0" presId="urn:microsoft.com/office/officeart/2008/layout/VerticalCurvedList"/>
    <dgm:cxn modelId="{841D192E-95F0-4BB5-8B65-512C02F65F39}" type="presParOf" srcId="{B384FC19-976A-46ED-A5CB-A268B28F4C84}" destId="{8E054785-EFB1-4516-8182-BAD0F89599D7}" srcOrd="0" destOrd="0" presId="urn:microsoft.com/office/officeart/2008/layout/VerticalCurvedList"/>
    <dgm:cxn modelId="{57E3F384-CAE8-4B45-BCE1-BB84E2688F74}" type="presParOf" srcId="{81A99DD1-19A9-4ECE-97B2-B03347D0EA01}" destId="{0D10FA1C-35E8-41F5-951A-D4B2C26186C1}" srcOrd="3" destOrd="0" presId="urn:microsoft.com/office/officeart/2008/layout/VerticalCurvedList"/>
    <dgm:cxn modelId="{47E8146A-C87C-4FD4-B186-8D30AB6E18DA}" type="presParOf" srcId="{81A99DD1-19A9-4ECE-97B2-B03347D0EA01}" destId="{E71C96AC-26F5-4CA3-89BE-2EF737D347DC}" srcOrd="4" destOrd="0" presId="urn:microsoft.com/office/officeart/2008/layout/VerticalCurvedList"/>
    <dgm:cxn modelId="{3400498C-E726-457E-9744-B9669E57ABD3}" type="presParOf" srcId="{E71C96AC-26F5-4CA3-89BE-2EF737D347DC}" destId="{693678B5-ACAA-4200-8D50-98669146D249}" srcOrd="0" destOrd="0" presId="urn:microsoft.com/office/officeart/2008/layout/VerticalCurv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1FD81E35-703C-462B-B141-2E0D436500D5}" type="presOf" srcId="{6ADF9024-1E95-4095-B5AB-5D1986C7DBF1}" destId="{B0505C13-B9A0-4699-B1D3-A0E9E6F7DDD9}"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FDCA2815-B69E-47C0-B7CC-2F5CB791D02A}" type="presOf" srcId="{FD5EBE26-E518-44C9-A83D-B5E9D5C5625A}" destId="{B88FB101-6B60-4688-B918-460E135144A5}" srcOrd="0" destOrd="0" presId="urn:microsoft.com/office/officeart/2008/layout/VerticalCurvedList"/>
    <dgm:cxn modelId="{44CFC258-6BF7-4561-9BA4-000DAF7541FF}" type="presOf" srcId="{0D82094F-6E55-40D5-9CCE-1F03FE3D98AF}" destId="{D1A8A0D6-B6CE-4EFA-AA9A-C8F89665B506}"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34826E9E-A0D0-4151-9DF5-B0882690991B}" type="presOf" srcId="{880FB88D-6B50-4D58-84F6-B48B9A0E1952}" destId="{04EB5AAF-A9F6-4F5F-A1BD-301005699685}" srcOrd="0" destOrd="0" presId="urn:microsoft.com/office/officeart/2008/layout/VerticalCurvedList"/>
    <dgm:cxn modelId="{6A9DC345-3637-4D79-97D8-9DA25C7F02FF}" type="presParOf" srcId="{D1A8A0D6-B6CE-4EFA-AA9A-C8F89665B506}" destId="{81A99DD1-19A9-4ECE-97B2-B03347D0EA01}" srcOrd="0" destOrd="0" presId="urn:microsoft.com/office/officeart/2008/layout/VerticalCurvedList"/>
    <dgm:cxn modelId="{098AA3D3-684E-4AF3-A3FD-6A2E20F36F79}" type="presParOf" srcId="{81A99DD1-19A9-4ECE-97B2-B03347D0EA01}" destId="{A0A8D4CB-A058-44BD-9639-BA68ECDC007F}" srcOrd="0" destOrd="0" presId="urn:microsoft.com/office/officeart/2008/layout/VerticalCurvedList"/>
    <dgm:cxn modelId="{9F39376E-FFFF-4E52-B326-DEB9BE907425}" type="presParOf" srcId="{A0A8D4CB-A058-44BD-9639-BA68ECDC007F}" destId="{6998C099-6D80-425B-B585-5D587C9C4024}" srcOrd="0" destOrd="0" presId="urn:microsoft.com/office/officeart/2008/layout/VerticalCurvedList"/>
    <dgm:cxn modelId="{CC392DF5-34CC-4C11-9325-6EE48ED98F6A}" type="presParOf" srcId="{A0A8D4CB-A058-44BD-9639-BA68ECDC007F}" destId="{04EB5AAF-A9F6-4F5F-A1BD-301005699685}" srcOrd="1" destOrd="0" presId="urn:microsoft.com/office/officeart/2008/layout/VerticalCurvedList"/>
    <dgm:cxn modelId="{91FE4D30-5A30-44B6-8273-65B8CD4E7EE3}" type="presParOf" srcId="{A0A8D4CB-A058-44BD-9639-BA68ECDC007F}" destId="{ECEE5A49-405A-45B7-9118-229EEC89FFB2}" srcOrd="2" destOrd="0" presId="urn:microsoft.com/office/officeart/2008/layout/VerticalCurvedList"/>
    <dgm:cxn modelId="{AFABDF85-0D77-40EB-99F8-D87B2A96F834}" type="presParOf" srcId="{A0A8D4CB-A058-44BD-9639-BA68ECDC007F}" destId="{2BF5D59C-B0C2-4423-B303-1FE2FC4EDA25}" srcOrd="3" destOrd="0" presId="urn:microsoft.com/office/officeart/2008/layout/VerticalCurvedList"/>
    <dgm:cxn modelId="{6603D6C3-C0B0-4450-82CF-DCAA41BB2DD2}" type="presParOf" srcId="{81A99DD1-19A9-4ECE-97B2-B03347D0EA01}" destId="{B88FB101-6B60-4688-B918-460E135144A5}" srcOrd="1" destOrd="0" presId="urn:microsoft.com/office/officeart/2008/layout/VerticalCurvedList"/>
    <dgm:cxn modelId="{A86AB694-B0B6-495C-8100-1AC15117975D}" type="presParOf" srcId="{81A99DD1-19A9-4ECE-97B2-B03347D0EA01}" destId="{B384FC19-976A-46ED-A5CB-A268B28F4C84}" srcOrd="2" destOrd="0" presId="urn:microsoft.com/office/officeart/2008/layout/VerticalCurvedList"/>
    <dgm:cxn modelId="{59BB1572-DDB7-4E73-98DA-9F5ECC2D2AD9}" type="presParOf" srcId="{B384FC19-976A-46ED-A5CB-A268B28F4C84}" destId="{8E054785-EFB1-4516-8182-BAD0F89599D7}" srcOrd="0" destOrd="0" presId="urn:microsoft.com/office/officeart/2008/layout/VerticalCurvedList"/>
    <dgm:cxn modelId="{078AD7EF-35AC-4AA6-BFD8-FCF2D9CEE603}" type="presParOf" srcId="{81A99DD1-19A9-4ECE-97B2-B03347D0EA01}" destId="{B0505C13-B9A0-4699-B1D3-A0E9E6F7DDD9}" srcOrd="3" destOrd="0" presId="urn:microsoft.com/office/officeart/2008/layout/VerticalCurvedList"/>
    <dgm:cxn modelId="{5E4EF45D-58C4-4E02-B011-A5497DB2D38D}" type="presParOf" srcId="{81A99DD1-19A9-4ECE-97B2-B03347D0EA01}" destId="{C5D54D5A-423D-4ED2-8437-45567CBC0C3D}" srcOrd="4" destOrd="0" presId="urn:microsoft.com/office/officeart/2008/layout/VerticalCurvedList"/>
    <dgm:cxn modelId="{5B9820C1-01B1-4E6C-B764-9BCAD9C83C04}"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23600F00-025D-45F9-8035-4D3EFC067E13}" type="presOf" srcId="{FD5EBE26-E518-44C9-A83D-B5E9D5C5625A}" destId="{B88FB101-6B60-4688-B918-460E135144A5}" srcOrd="0" destOrd="0" presId="urn:microsoft.com/office/officeart/2008/layout/VerticalCurvedList"/>
    <dgm:cxn modelId="{9E540B5B-1436-4B84-84A1-A4FBE3417CAF}" type="presOf" srcId="{880FB88D-6B50-4D58-84F6-B48B9A0E1952}" destId="{04EB5AAF-A9F6-4F5F-A1BD-301005699685}" srcOrd="0" destOrd="0" presId="urn:microsoft.com/office/officeart/2008/layout/VerticalCurvedList"/>
    <dgm:cxn modelId="{CC122CF0-C38C-481A-914A-53B6DEC114FF}" type="presOf" srcId="{0D82094F-6E55-40D5-9CCE-1F03FE3D98AF}" destId="{D1A8A0D6-B6CE-4EFA-AA9A-C8F89665B506}" srcOrd="0" destOrd="0" presId="urn:microsoft.com/office/officeart/2008/layout/VerticalCurvedList"/>
    <dgm:cxn modelId="{83ED461B-D979-44EA-82C2-A20F798FD1D5}" type="presParOf" srcId="{D1A8A0D6-B6CE-4EFA-AA9A-C8F89665B506}" destId="{81A99DD1-19A9-4ECE-97B2-B03347D0EA01}" srcOrd="0" destOrd="0" presId="urn:microsoft.com/office/officeart/2008/layout/VerticalCurvedList"/>
    <dgm:cxn modelId="{E259AAE3-79AC-454E-9F72-4BD0CDCD1470}" type="presParOf" srcId="{81A99DD1-19A9-4ECE-97B2-B03347D0EA01}" destId="{A0A8D4CB-A058-44BD-9639-BA68ECDC007F}" srcOrd="0" destOrd="0" presId="urn:microsoft.com/office/officeart/2008/layout/VerticalCurvedList"/>
    <dgm:cxn modelId="{93F811DA-90AD-4F63-8E4B-6F69884BC012}" type="presParOf" srcId="{A0A8D4CB-A058-44BD-9639-BA68ECDC007F}" destId="{6998C099-6D80-425B-B585-5D587C9C4024}" srcOrd="0" destOrd="0" presId="urn:microsoft.com/office/officeart/2008/layout/VerticalCurvedList"/>
    <dgm:cxn modelId="{62934C1A-B584-4267-AF13-2B0E1B5A59A5}" type="presParOf" srcId="{A0A8D4CB-A058-44BD-9639-BA68ECDC007F}" destId="{04EB5AAF-A9F6-4F5F-A1BD-301005699685}" srcOrd="1" destOrd="0" presId="urn:microsoft.com/office/officeart/2008/layout/VerticalCurvedList"/>
    <dgm:cxn modelId="{F34ADC22-BB3A-4F8F-AA92-FEE77ECCE6F5}" type="presParOf" srcId="{A0A8D4CB-A058-44BD-9639-BA68ECDC007F}" destId="{ECEE5A49-405A-45B7-9118-229EEC89FFB2}" srcOrd="2" destOrd="0" presId="urn:microsoft.com/office/officeart/2008/layout/VerticalCurvedList"/>
    <dgm:cxn modelId="{40A8F614-4155-48FE-ABA3-DAB213A44580}" type="presParOf" srcId="{A0A8D4CB-A058-44BD-9639-BA68ECDC007F}" destId="{2BF5D59C-B0C2-4423-B303-1FE2FC4EDA25}" srcOrd="3" destOrd="0" presId="urn:microsoft.com/office/officeart/2008/layout/VerticalCurvedList"/>
    <dgm:cxn modelId="{172324FD-205C-4885-8A20-60A860821608}" type="presParOf" srcId="{81A99DD1-19A9-4ECE-97B2-B03347D0EA01}" destId="{B88FB101-6B60-4688-B918-460E135144A5}" srcOrd="1" destOrd="0" presId="urn:microsoft.com/office/officeart/2008/layout/VerticalCurvedList"/>
    <dgm:cxn modelId="{89207491-F828-46B0-AC29-4359E8805559}" type="presParOf" srcId="{81A99DD1-19A9-4ECE-97B2-B03347D0EA01}" destId="{B384FC19-976A-46ED-A5CB-A268B28F4C84}" srcOrd="2" destOrd="0" presId="urn:microsoft.com/office/officeart/2008/layout/VerticalCurvedList"/>
    <dgm:cxn modelId="{19EF5EA5-4E57-450C-9D51-B5832C38B127}"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60E02705-B4B3-43C1-B624-CAE01B2D198F}" type="presOf" srcId="{7513B4D6-5F51-4A7E-B9C6-07A365D932B8}" destId="{04EB5AAF-A9F6-4F5F-A1BD-301005699685}" srcOrd="0" destOrd="0" presId="urn:microsoft.com/office/officeart/2008/layout/VerticalCurvedList"/>
    <dgm:cxn modelId="{1427F8B3-47EE-47E4-B578-FB89B80D26DF}" type="presOf" srcId="{0D82094F-6E55-40D5-9CCE-1F03FE3D98AF}" destId="{D1A8A0D6-B6CE-4EFA-AA9A-C8F89665B506}" srcOrd="0" destOrd="0" presId="urn:microsoft.com/office/officeart/2008/layout/VerticalCurvedList"/>
    <dgm:cxn modelId="{821CEC51-9ADF-44B7-9A12-D5497A2A9B15}" type="presOf" srcId="{54AB5FF4-FCB3-40F6-8E0F-9D69F7E0ECAD}" destId="{0109CDC9-9C90-4DB3-A043-0F0A5FCB2F33}" srcOrd="0" destOrd="0" presId="urn:microsoft.com/office/officeart/2008/layout/VerticalCurvedList"/>
    <dgm:cxn modelId="{02FC6956-9F67-4DCE-B343-3CB48AC5A966}" type="presParOf" srcId="{D1A8A0D6-B6CE-4EFA-AA9A-C8F89665B506}" destId="{81A99DD1-19A9-4ECE-97B2-B03347D0EA01}" srcOrd="0" destOrd="0" presId="urn:microsoft.com/office/officeart/2008/layout/VerticalCurvedList"/>
    <dgm:cxn modelId="{21459C29-D749-4670-AE22-FB812ED16993}" type="presParOf" srcId="{81A99DD1-19A9-4ECE-97B2-B03347D0EA01}" destId="{A0A8D4CB-A058-44BD-9639-BA68ECDC007F}" srcOrd="0" destOrd="0" presId="urn:microsoft.com/office/officeart/2008/layout/VerticalCurvedList"/>
    <dgm:cxn modelId="{C58FA8B2-F274-49C4-AB45-BA90D990D985}" type="presParOf" srcId="{A0A8D4CB-A058-44BD-9639-BA68ECDC007F}" destId="{6998C099-6D80-425B-B585-5D587C9C4024}" srcOrd="0" destOrd="0" presId="urn:microsoft.com/office/officeart/2008/layout/VerticalCurvedList"/>
    <dgm:cxn modelId="{2F735C62-2411-40B6-B78E-EF3D532A9D3D}" type="presParOf" srcId="{A0A8D4CB-A058-44BD-9639-BA68ECDC007F}" destId="{04EB5AAF-A9F6-4F5F-A1BD-301005699685}" srcOrd="1" destOrd="0" presId="urn:microsoft.com/office/officeart/2008/layout/VerticalCurvedList"/>
    <dgm:cxn modelId="{FDDDE501-D4F5-4685-84D3-456BEE93628E}" type="presParOf" srcId="{A0A8D4CB-A058-44BD-9639-BA68ECDC007F}" destId="{ECEE5A49-405A-45B7-9118-229EEC89FFB2}" srcOrd="2" destOrd="0" presId="urn:microsoft.com/office/officeart/2008/layout/VerticalCurvedList"/>
    <dgm:cxn modelId="{6F8AB206-3C0D-49DE-A8AA-7ECADE66400A}" type="presParOf" srcId="{A0A8D4CB-A058-44BD-9639-BA68ECDC007F}" destId="{2BF5D59C-B0C2-4423-B303-1FE2FC4EDA25}" srcOrd="3" destOrd="0" presId="urn:microsoft.com/office/officeart/2008/layout/VerticalCurvedList"/>
    <dgm:cxn modelId="{5EFD0B5F-1876-4BEC-AEC9-D4F1A602EAD2}" type="presParOf" srcId="{81A99DD1-19A9-4ECE-97B2-B03347D0EA01}" destId="{0109CDC9-9C90-4DB3-A043-0F0A5FCB2F33}" srcOrd="1" destOrd="0" presId="urn:microsoft.com/office/officeart/2008/layout/VerticalCurvedList"/>
    <dgm:cxn modelId="{79090777-D167-42A3-A075-EA2C23F749A1}" type="presParOf" srcId="{81A99DD1-19A9-4ECE-97B2-B03347D0EA01}" destId="{88C9A956-E463-4CC8-AFCB-AE3AFD43A02F}" srcOrd="2" destOrd="0" presId="urn:microsoft.com/office/officeart/2008/layout/VerticalCurvedList"/>
    <dgm:cxn modelId="{E75D815A-F217-47ED-B0C0-EDD288FD6E5A}"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92F12165-4BF0-4C08-85D8-D3773A7266EA}" type="presOf" srcId="{1AFB8E65-991C-4274-91E6-4ABE2CA9C0FA}" destId="{A6A191BE-1A22-471E-923C-FC1084A0380F}" srcOrd="0" destOrd="0" presId="urn:microsoft.com/office/officeart/2008/layout/VerticalCurvedList"/>
    <dgm:cxn modelId="{AE0A3402-5AD4-4F75-A28D-998F0F414FDA}" type="presOf" srcId="{30799640-B4AC-4929-AFB7-F0DEACF5DD1F}" destId="{04EB5AAF-A9F6-4F5F-A1BD-301005699685}" srcOrd="0" destOrd="0" presId="urn:microsoft.com/office/officeart/2008/layout/VerticalCurvedList"/>
    <dgm:cxn modelId="{10B07C1B-5D84-4230-964F-6454BED15473}" type="presOf" srcId="{2C492095-53D3-46B8-9165-AF365A0DC00B}" destId="{106A7808-A20A-4B96-A140-ED7D7F5F631B}"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9C4D2B8E-801C-4866-BA5D-017D44532516}" type="presOf" srcId="{EEB5AE80-98C2-4CE9-9163-CD4B0E30E9F8}" destId="{972DD067-5AE1-48B9-931D-57D6AF80A499}" srcOrd="0" destOrd="0" presId="urn:microsoft.com/office/officeart/2008/layout/VerticalCurvedList"/>
    <dgm:cxn modelId="{85E1F11C-75AC-45F5-BC54-AF38CBE4E17A}" type="presOf" srcId="{0D82094F-6E55-40D5-9CCE-1F03FE3D98AF}" destId="{D1A8A0D6-B6CE-4EFA-AA9A-C8F89665B506}"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ABAE9A92-288E-40CF-B985-50042B0B7D44}" type="presParOf" srcId="{D1A8A0D6-B6CE-4EFA-AA9A-C8F89665B506}" destId="{81A99DD1-19A9-4ECE-97B2-B03347D0EA01}" srcOrd="0" destOrd="0" presId="urn:microsoft.com/office/officeart/2008/layout/VerticalCurvedList"/>
    <dgm:cxn modelId="{6E0D1323-D010-41AF-8872-6B800AA9A6CD}" type="presParOf" srcId="{81A99DD1-19A9-4ECE-97B2-B03347D0EA01}" destId="{A0A8D4CB-A058-44BD-9639-BA68ECDC007F}" srcOrd="0" destOrd="0" presId="urn:microsoft.com/office/officeart/2008/layout/VerticalCurvedList"/>
    <dgm:cxn modelId="{5C2CBEB7-907C-4DBE-B999-7A7867B3AD26}" type="presParOf" srcId="{A0A8D4CB-A058-44BD-9639-BA68ECDC007F}" destId="{6998C099-6D80-425B-B585-5D587C9C4024}" srcOrd="0" destOrd="0" presId="urn:microsoft.com/office/officeart/2008/layout/VerticalCurvedList"/>
    <dgm:cxn modelId="{29FAA0BF-CC02-4F8B-950B-DA9FDAAD0E89}" type="presParOf" srcId="{A0A8D4CB-A058-44BD-9639-BA68ECDC007F}" destId="{04EB5AAF-A9F6-4F5F-A1BD-301005699685}" srcOrd="1" destOrd="0" presId="urn:microsoft.com/office/officeart/2008/layout/VerticalCurvedList"/>
    <dgm:cxn modelId="{92FB6458-6131-4D6E-89F9-56BAD4F9EE7E}" type="presParOf" srcId="{A0A8D4CB-A058-44BD-9639-BA68ECDC007F}" destId="{ECEE5A49-405A-45B7-9118-229EEC89FFB2}" srcOrd="2" destOrd="0" presId="urn:microsoft.com/office/officeart/2008/layout/VerticalCurvedList"/>
    <dgm:cxn modelId="{B743AD7D-7DF0-49D2-8524-3073529D8373}" type="presParOf" srcId="{A0A8D4CB-A058-44BD-9639-BA68ECDC007F}" destId="{2BF5D59C-B0C2-4423-B303-1FE2FC4EDA25}" srcOrd="3" destOrd="0" presId="urn:microsoft.com/office/officeart/2008/layout/VerticalCurvedList"/>
    <dgm:cxn modelId="{185B24B6-05EF-4516-B4F0-F7425273B7DC}" type="presParOf" srcId="{81A99DD1-19A9-4ECE-97B2-B03347D0EA01}" destId="{972DD067-5AE1-48B9-931D-57D6AF80A499}" srcOrd="1" destOrd="0" presId="urn:microsoft.com/office/officeart/2008/layout/VerticalCurvedList"/>
    <dgm:cxn modelId="{968DEEDD-54DE-417D-85AA-60DA82E31911}" type="presParOf" srcId="{81A99DD1-19A9-4ECE-97B2-B03347D0EA01}" destId="{D44E646F-1152-4B32-A944-5F35968EB0DA}" srcOrd="2" destOrd="0" presId="urn:microsoft.com/office/officeart/2008/layout/VerticalCurvedList"/>
    <dgm:cxn modelId="{CF26C551-F189-492E-A703-2CA790C29DF8}" type="presParOf" srcId="{D44E646F-1152-4B32-A944-5F35968EB0DA}" destId="{D39CD076-1651-4B15-98C3-E062B7DD8C79}" srcOrd="0" destOrd="0" presId="urn:microsoft.com/office/officeart/2008/layout/VerticalCurvedList"/>
    <dgm:cxn modelId="{2F186EA5-9D57-460D-9BE4-8738120C0408}" type="presParOf" srcId="{81A99DD1-19A9-4ECE-97B2-B03347D0EA01}" destId="{A6A191BE-1A22-471E-923C-FC1084A0380F}" srcOrd="3" destOrd="0" presId="urn:microsoft.com/office/officeart/2008/layout/VerticalCurvedList"/>
    <dgm:cxn modelId="{17B71328-C675-4518-A3D1-3D6F6E5FD935}" type="presParOf" srcId="{81A99DD1-19A9-4ECE-97B2-B03347D0EA01}" destId="{429DBD9A-C202-47DF-80D2-8114F320EDAC}" srcOrd="4" destOrd="0" presId="urn:microsoft.com/office/officeart/2008/layout/VerticalCurvedList"/>
    <dgm:cxn modelId="{FA0AA979-DEFA-4E08-91C2-DDE9E45DB155}" type="presParOf" srcId="{429DBD9A-C202-47DF-80D2-8114F320EDAC}" destId="{67CCBFBB-666E-4D39-8619-7C93248ADA8E}" srcOrd="0" destOrd="0" presId="urn:microsoft.com/office/officeart/2008/layout/VerticalCurvedList"/>
    <dgm:cxn modelId="{A11C3E1D-35CE-4F67-A494-3616987DB7E0}" type="presParOf" srcId="{81A99DD1-19A9-4ECE-97B2-B03347D0EA01}" destId="{106A7808-A20A-4B96-A140-ED7D7F5F631B}" srcOrd="5" destOrd="0" presId="urn:microsoft.com/office/officeart/2008/layout/VerticalCurvedList"/>
    <dgm:cxn modelId="{AB71B0D5-B786-4E00-9523-7186823A98CC}" type="presParOf" srcId="{81A99DD1-19A9-4ECE-97B2-B03347D0EA01}" destId="{0302CDCD-5F22-4745-8D0E-42E9A6AAF370}" srcOrd="6" destOrd="0" presId="urn:microsoft.com/office/officeart/2008/layout/VerticalCurvedList"/>
    <dgm:cxn modelId="{A91E51A0-DEBB-48D2-9DB9-455FB8DFB093}"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BCE874E0-5115-4626-8DB2-B493A8C05C6F}" type="presOf" srcId="{7513B4D6-5F51-4A7E-B9C6-07A365D932B8}" destId="{04EB5AAF-A9F6-4F5F-A1BD-301005699685}" srcOrd="0" destOrd="0" presId="urn:microsoft.com/office/officeart/2008/layout/VerticalCurvedList"/>
    <dgm:cxn modelId="{9B233CE0-F545-4D7D-960C-0BD6C5668FD4}" type="presOf" srcId="{0D82094F-6E55-40D5-9CCE-1F03FE3D98AF}" destId="{D1A8A0D6-B6CE-4EFA-AA9A-C8F89665B506}" srcOrd="0" destOrd="0" presId="urn:microsoft.com/office/officeart/2008/layout/VerticalCurvedList"/>
    <dgm:cxn modelId="{32BB7E6C-EFE0-4EE2-8673-9DCD72522F53}" srcId="{0D82094F-6E55-40D5-9CCE-1F03FE3D98AF}" destId="{83CE001A-08FC-4176-B5D9-A42F036A4477}" srcOrd="1" destOrd="0" parTransId="{9038BF9C-10A9-4681-9AFC-914491DECD1C}" sibTransId="{24694FD1-457B-4E70-AAF1-B11974BAD8C6}"/>
    <dgm:cxn modelId="{AEA57F67-EEE2-4C48-A250-83C9969A7313}" type="presOf" srcId="{83CE001A-08FC-4176-B5D9-A42F036A4477}" destId="{93693445-86A5-4B9F-8F55-74B6C8DDE07B}" srcOrd="0" destOrd="0" presId="urn:microsoft.com/office/officeart/2008/layout/VerticalCurvedList"/>
    <dgm:cxn modelId="{1E6A5892-F030-48DF-B077-8A916BE6C57A}" type="presOf" srcId="{54AB5FF4-FCB3-40F6-8E0F-9D69F7E0ECAD}" destId="{0109CDC9-9C90-4DB3-A043-0F0A5FCB2F33}" srcOrd="0" destOrd="0" presId="urn:microsoft.com/office/officeart/2008/layout/VerticalCurvedList"/>
    <dgm:cxn modelId="{5D00BD48-BEE3-4D74-9069-A4F337DA3126}" type="presParOf" srcId="{D1A8A0D6-B6CE-4EFA-AA9A-C8F89665B506}" destId="{81A99DD1-19A9-4ECE-97B2-B03347D0EA01}" srcOrd="0" destOrd="0" presId="urn:microsoft.com/office/officeart/2008/layout/VerticalCurvedList"/>
    <dgm:cxn modelId="{3F9164D7-68DB-48A0-AF9E-1673DEC7D3B1}" type="presParOf" srcId="{81A99DD1-19A9-4ECE-97B2-B03347D0EA01}" destId="{A0A8D4CB-A058-44BD-9639-BA68ECDC007F}" srcOrd="0" destOrd="0" presId="urn:microsoft.com/office/officeart/2008/layout/VerticalCurvedList"/>
    <dgm:cxn modelId="{7C74887F-C7E6-4764-80D9-3FFD82F33370}" type="presParOf" srcId="{A0A8D4CB-A058-44BD-9639-BA68ECDC007F}" destId="{6998C099-6D80-425B-B585-5D587C9C4024}" srcOrd="0" destOrd="0" presId="urn:microsoft.com/office/officeart/2008/layout/VerticalCurvedList"/>
    <dgm:cxn modelId="{566A068B-5569-42F2-93CA-CA8BA463E022}" type="presParOf" srcId="{A0A8D4CB-A058-44BD-9639-BA68ECDC007F}" destId="{04EB5AAF-A9F6-4F5F-A1BD-301005699685}" srcOrd="1" destOrd="0" presId="urn:microsoft.com/office/officeart/2008/layout/VerticalCurvedList"/>
    <dgm:cxn modelId="{63609A02-6856-4ADA-AB65-6A4F8D75ADAA}" type="presParOf" srcId="{A0A8D4CB-A058-44BD-9639-BA68ECDC007F}" destId="{ECEE5A49-405A-45B7-9118-229EEC89FFB2}" srcOrd="2" destOrd="0" presId="urn:microsoft.com/office/officeart/2008/layout/VerticalCurvedList"/>
    <dgm:cxn modelId="{22093BE6-4408-4DB5-BDDB-456381A6F57A}" type="presParOf" srcId="{A0A8D4CB-A058-44BD-9639-BA68ECDC007F}" destId="{2BF5D59C-B0C2-4423-B303-1FE2FC4EDA25}" srcOrd="3" destOrd="0" presId="urn:microsoft.com/office/officeart/2008/layout/VerticalCurvedList"/>
    <dgm:cxn modelId="{BEEB6C30-F5FB-4C52-8DAA-8721114CE0B1}" type="presParOf" srcId="{81A99DD1-19A9-4ECE-97B2-B03347D0EA01}" destId="{0109CDC9-9C90-4DB3-A043-0F0A5FCB2F33}" srcOrd="1" destOrd="0" presId="urn:microsoft.com/office/officeart/2008/layout/VerticalCurvedList"/>
    <dgm:cxn modelId="{59E2C7A5-D452-469E-9A45-F7B04A69C780}" type="presParOf" srcId="{81A99DD1-19A9-4ECE-97B2-B03347D0EA01}" destId="{88C9A956-E463-4CC8-AFCB-AE3AFD43A02F}" srcOrd="2" destOrd="0" presId="urn:microsoft.com/office/officeart/2008/layout/VerticalCurvedList"/>
    <dgm:cxn modelId="{CE0CFEC2-B99D-405D-A7A3-2196EA9459B4}" type="presParOf" srcId="{88C9A956-E463-4CC8-AFCB-AE3AFD43A02F}" destId="{7939FAFE-A9BE-4868-BB06-D0B4E4F1321B}" srcOrd="0" destOrd="0" presId="urn:microsoft.com/office/officeart/2008/layout/VerticalCurvedList"/>
    <dgm:cxn modelId="{D3EBE43D-D913-4AA7-AF7E-47F4AB686EAB}" type="presParOf" srcId="{81A99DD1-19A9-4ECE-97B2-B03347D0EA01}" destId="{93693445-86A5-4B9F-8F55-74B6C8DDE07B}" srcOrd="3" destOrd="0" presId="urn:microsoft.com/office/officeart/2008/layout/VerticalCurvedList"/>
    <dgm:cxn modelId="{672475B5-7872-4BA2-ADF3-7B4B93A2B685}" type="presParOf" srcId="{81A99DD1-19A9-4ECE-97B2-B03347D0EA01}" destId="{A2F8102F-D25C-4FD0-932F-0278C7B5CD50}" srcOrd="4" destOrd="0" presId="urn:microsoft.com/office/officeart/2008/layout/VerticalCurvedList"/>
    <dgm:cxn modelId="{7E86F8CF-AA18-4A05-9CF3-E340FC925B07}"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82824" y="189644"/>
          <a:ext cx="3738220" cy="37948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WBS Primera Entrega</a:t>
          </a:r>
        </a:p>
      </dsp:txBody>
      <dsp:txXfrm>
        <a:off x="282824" y="189644"/>
        <a:ext cx="3738220" cy="379485"/>
      </dsp:txXfrm>
    </dsp:sp>
    <dsp:sp modelId="{D39CD076-1651-4B15-98C3-E062B7DD8C79}">
      <dsp:nvSpPr>
        <dsp:cNvPr id="0" name=""/>
        <dsp:cNvSpPr/>
      </dsp:nvSpPr>
      <dsp:spPr>
        <a:xfrm>
          <a:off x="45646" y="142208"/>
          <a:ext cx="474356" cy="474356"/>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00392" y="758970"/>
          <a:ext cx="3520652" cy="37948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Gantt</a:t>
          </a:r>
        </a:p>
      </dsp:txBody>
      <dsp:txXfrm>
        <a:off x="500392" y="758970"/>
        <a:ext cx="3520652" cy="379485"/>
      </dsp:txXfrm>
    </dsp:sp>
    <dsp:sp modelId="{67CCBFBB-666E-4D39-8619-7C93248ADA8E}">
      <dsp:nvSpPr>
        <dsp:cNvPr id="0" name=""/>
        <dsp:cNvSpPr/>
      </dsp:nvSpPr>
      <dsp:spPr>
        <a:xfrm>
          <a:off x="263213" y="711535"/>
          <a:ext cx="474356" cy="474356"/>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500392" y="1328297"/>
          <a:ext cx="3520652" cy="3794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PERT</a:t>
          </a:r>
        </a:p>
      </dsp:txBody>
      <dsp:txXfrm>
        <a:off x="500392" y="1328297"/>
        <a:ext cx="3520652" cy="379485"/>
      </dsp:txXfrm>
    </dsp:sp>
    <dsp:sp modelId="{3320B226-5EB5-4FA0-BAEE-9D08A50A1F86}">
      <dsp:nvSpPr>
        <dsp:cNvPr id="0" name=""/>
        <dsp:cNvSpPr/>
      </dsp:nvSpPr>
      <dsp:spPr>
        <a:xfrm>
          <a:off x="263213" y="1280862"/>
          <a:ext cx="474356" cy="474356"/>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7BF8E2-194E-4EBF-8CBC-A92987D73585}">
      <dsp:nvSpPr>
        <dsp:cNvPr id="0" name=""/>
        <dsp:cNvSpPr/>
      </dsp:nvSpPr>
      <dsp:spPr>
        <a:xfrm>
          <a:off x="282824" y="1897624"/>
          <a:ext cx="3738220" cy="37948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Hojas De Vida</a:t>
          </a:r>
        </a:p>
      </dsp:txBody>
      <dsp:txXfrm>
        <a:off x="282824" y="1897624"/>
        <a:ext cx="3738220" cy="379485"/>
      </dsp:txXfrm>
    </dsp:sp>
    <dsp:sp modelId="{8E054785-EFB1-4516-8182-BAD0F89599D7}">
      <dsp:nvSpPr>
        <dsp:cNvPr id="0" name=""/>
        <dsp:cNvSpPr/>
      </dsp:nvSpPr>
      <dsp:spPr>
        <a:xfrm>
          <a:off x="45646" y="1850188"/>
          <a:ext cx="474356" cy="474356"/>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0292"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453451" y="352400"/>
          <a:ext cx="3584541" cy="7047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Habilidades Requeridas</a:t>
          </a:r>
        </a:p>
      </dsp:txBody>
      <dsp:txXfrm>
        <a:off x="453451" y="352400"/>
        <a:ext cx="3584541" cy="704702"/>
      </dsp:txXfrm>
    </dsp:sp>
    <dsp:sp modelId="{8E054785-EFB1-4516-8182-BAD0F89599D7}">
      <dsp:nvSpPr>
        <dsp:cNvPr id="0" name=""/>
        <dsp:cNvSpPr/>
      </dsp:nvSpPr>
      <dsp:spPr>
        <a:xfrm>
          <a:off x="13012" y="264312"/>
          <a:ext cx="880877" cy="880877"/>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10FA1C-35E8-41F5-951A-D4B2C26186C1}">
      <dsp:nvSpPr>
        <dsp:cNvPr id="0" name=""/>
        <dsp:cNvSpPr/>
      </dsp:nvSpPr>
      <dsp:spPr>
        <a:xfrm>
          <a:off x="453451" y="1409651"/>
          <a:ext cx="3584541" cy="7047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Especificación de Personal</a:t>
          </a:r>
        </a:p>
      </dsp:txBody>
      <dsp:txXfrm>
        <a:off x="453451" y="1409651"/>
        <a:ext cx="3584541" cy="704702"/>
      </dsp:txXfrm>
    </dsp:sp>
    <dsp:sp modelId="{693678B5-ACAA-4200-8D50-98669146D249}">
      <dsp:nvSpPr>
        <dsp:cNvPr id="0" name=""/>
        <dsp:cNvSpPr/>
      </dsp:nvSpPr>
      <dsp:spPr>
        <a:xfrm>
          <a:off x="10" y="1297814"/>
          <a:ext cx="880877" cy="880877"/>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387999" y="-371017"/>
          <a:ext cx="2867717" cy="2867717"/>
        </a:xfrm>
        <a:prstGeom prst="blockArc">
          <a:avLst>
            <a:gd name="adj1" fmla="val 18900000"/>
            <a:gd name="adj2" fmla="val 2700000"/>
            <a:gd name="adj3" fmla="val 75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0753" y="303675"/>
          <a:ext cx="3644921" cy="60726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a:t>
          </a:r>
        </a:p>
      </dsp:txBody>
      <dsp:txXfrm>
        <a:off x="390753" y="303675"/>
        <a:ext cx="3644921" cy="607265"/>
      </dsp:txXfrm>
    </dsp:sp>
    <dsp:sp modelId="{8E054785-EFB1-4516-8182-BAD0F89599D7}">
      <dsp:nvSpPr>
        <dsp:cNvPr id="0" name=""/>
        <dsp:cNvSpPr/>
      </dsp:nvSpPr>
      <dsp:spPr>
        <a:xfrm>
          <a:off x="11212" y="227766"/>
          <a:ext cx="759081" cy="75908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90753" y="1214742"/>
          <a:ext cx="3644921" cy="6072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Encuesta De Habilidades</a:t>
          </a:r>
        </a:p>
      </dsp:txBody>
      <dsp:txXfrm>
        <a:off x="390753" y="1214742"/>
        <a:ext cx="3644921" cy="607265"/>
      </dsp:txXfrm>
    </dsp:sp>
    <dsp:sp modelId="{2360594F-F073-41B4-A83D-E0AED5EDADA8}">
      <dsp:nvSpPr>
        <dsp:cNvPr id="0" name=""/>
        <dsp:cNvSpPr/>
      </dsp:nvSpPr>
      <dsp:spPr>
        <a:xfrm>
          <a:off x="11212" y="1138834"/>
          <a:ext cx="759081" cy="75908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44153" y="-228038"/>
          <a:ext cx="1750487" cy="1750487"/>
        </a:xfrm>
        <a:prstGeom prst="blockArc">
          <a:avLst>
            <a:gd name="adj1" fmla="val 18900000"/>
            <a:gd name="adj2" fmla="val 2700000"/>
            <a:gd name="adj3" fmla="val 1234"/>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3571" y="332348"/>
          <a:ext cx="3670016" cy="6297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3719"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 </a:t>
          </a:r>
        </a:p>
      </dsp:txBody>
      <dsp:txXfrm>
        <a:off x="393571" y="332348"/>
        <a:ext cx="3670016" cy="629713"/>
      </dsp:txXfrm>
    </dsp:sp>
    <dsp:sp modelId="{8E054785-EFB1-4516-8182-BAD0F89599D7}">
      <dsp:nvSpPr>
        <dsp:cNvPr id="0" name=""/>
        <dsp:cNvSpPr/>
      </dsp:nvSpPr>
      <dsp:spPr>
        <a:xfrm>
          <a:off x="0" y="253633"/>
          <a:ext cx="787142" cy="787142"/>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56428885-813C-40D1-8771-DBC1C1719B47}">
  <ds:schemaRefs>
    <ds:schemaRef ds:uri="http://schemas.openxmlformats.org/officeDocument/2006/bibliography"/>
  </ds:schemaRefs>
</ds:datastoreItem>
</file>

<file path=customXml/itemProps11.xml><?xml version="1.0" encoding="utf-8"?>
<ds:datastoreItem xmlns:ds="http://schemas.openxmlformats.org/officeDocument/2006/customXml" ds:itemID="{7D758EB3-E71C-4234-9080-EE9ABBACC668}">
  <ds:schemaRefs>
    <ds:schemaRef ds:uri="http://schemas.openxmlformats.org/officeDocument/2006/bibliography"/>
  </ds:schemaRefs>
</ds:datastoreItem>
</file>

<file path=customXml/itemProps12.xml><?xml version="1.0" encoding="utf-8"?>
<ds:datastoreItem xmlns:ds="http://schemas.openxmlformats.org/officeDocument/2006/customXml" ds:itemID="{E2687BF8-17B1-4DC6-9E68-F5DE9C444B47}">
  <ds:schemaRefs>
    <ds:schemaRef ds:uri="http://schemas.openxmlformats.org/officeDocument/2006/bibliography"/>
  </ds:schemaRefs>
</ds:datastoreItem>
</file>

<file path=customXml/itemProps13.xml><?xml version="1.0" encoding="utf-8"?>
<ds:datastoreItem xmlns:ds="http://schemas.openxmlformats.org/officeDocument/2006/customXml" ds:itemID="{4131659F-1CA8-4C1E-B356-D39ADB26A092}">
  <ds:schemaRefs>
    <ds:schemaRef ds:uri="http://schemas.openxmlformats.org/officeDocument/2006/bibliography"/>
  </ds:schemaRefs>
</ds:datastoreItem>
</file>

<file path=customXml/itemProps14.xml><?xml version="1.0" encoding="utf-8"?>
<ds:datastoreItem xmlns:ds="http://schemas.openxmlformats.org/officeDocument/2006/customXml" ds:itemID="{A4D10461-7E66-41B7-987F-242F2FC33703}">
  <ds:schemaRefs>
    <ds:schemaRef ds:uri="http://schemas.openxmlformats.org/officeDocument/2006/bibliography"/>
  </ds:schemaRefs>
</ds:datastoreItem>
</file>

<file path=customXml/itemProps15.xml><?xml version="1.0" encoding="utf-8"?>
<ds:datastoreItem xmlns:ds="http://schemas.openxmlformats.org/officeDocument/2006/customXml" ds:itemID="{45704B91-96CE-46BC-80C9-C1D49D9493C1}">
  <ds:schemaRefs>
    <ds:schemaRef ds:uri="http://schemas.openxmlformats.org/officeDocument/2006/bibliography"/>
  </ds:schemaRefs>
</ds:datastoreItem>
</file>

<file path=customXml/itemProps16.xml><?xml version="1.0" encoding="utf-8"?>
<ds:datastoreItem xmlns:ds="http://schemas.openxmlformats.org/officeDocument/2006/customXml" ds:itemID="{A9D43BB4-C087-4373-AB97-5EDA2B26D8A4}">
  <ds:schemaRefs>
    <ds:schemaRef ds:uri="http://schemas.openxmlformats.org/officeDocument/2006/bibliography"/>
  </ds:schemaRefs>
</ds:datastoreItem>
</file>

<file path=customXml/itemProps2.xml><?xml version="1.0" encoding="utf-8"?>
<ds:datastoreItem xmlns:ds="http://schemas.openxmlformats.org/officeDocument/2006/customXml" ds:itemID="{C9D994FA-438E-46B5-B76A-E4C31ECBB1DB}">
  <ds:schemaRefs>
    <ds:schemaRef ds:uri="http://schemas.openxmlformats.org/officeDocument/2006/bibliography"/>
  </ds:schemaRefs>
</ds:datastoreItem>
</file>

<file path=customXml/itemProps3.xml><?xml version="1.0" encoding="utf-8"?>
<ds:datastoreItem xmlns:ds="http://schemas.openxmlformats.org/officeDocument/2006/customXml" ds:itemID="{752BDCEF-032C-48B8-B9CB-A7E686F8AFB6}">
  <ds:schemaRefs>
    <ds:schemaRef ds:uri="http://schemas.openxmlformats.org/officeDocument/2006/bibliography"/>
  </ds:schemaRefs>
</ds:datastoreItem>
</file>

<file path=customXml/itemProps4.xml><?xml version="1.0" encoding="utf-8"?>
<ds:datastoreItem xmlns:ds="http://schemas.openxmlformats.org/officeDocument/2006/customXml" ds:itemID="{63C3EECD-B80C-49EA-AAAD-4F7245F45090}">
  <ds:schemaRefs>
    <ds:schemaRef ds:uri="http://schemas.openxmlformats.org/officeDocument/2006/bibliography"/>
  </ds:schemaRefs>
</ds:datastoreItem>
</file>

<file path=customXml/itemProps5.xml><?xml version="1.0" encoding="utf-8"?>
<ds:datastoreItem xmlns:ds="http://schemas.openxmlformats.org/officeDocument/2006/customXml" ds:itemID="{DE9DC0F9-672A-46C6-AADE-7333760E8FB2}">
  <ds:schemaRefs>
    <ds:schemaRef ds:uri="http://schemas.openxmlformats.org/officeDocument/2006/bibliography"/>
  </ds:schemaRefs>
</ds:datastoreItem>
</file>

<file path=customXml/itemProps6.xml><?xml version="1.0" encoding="utf-8"?>
<ds:datastoreItem xmlns:ds="http://schemas.openxmlformats.org/officeDocument/2006/customXml" ds:itemID="{833F38D5-9036-47FA-B1FF-589CEEF03275}">
  <ds:schemaRefs>
    <ds:schemaRef ds:uri="http://schemas.openxmlformats.org/officeDocument/2006/bibliography"/>
  </ds:schemaRefs>
</ds:datastoreItem>
</file>

<file path=customXml/itemProps7.xml><?xml version="1.0" encoding="utf-8"?>
<ds:datastoreItem xmlns:ds="http://schemas.openxmlformats.org/officeDocument/2006/customXml" ds:itemID="{E62F9747-E453-487E-865F-8613900FFEC4}">
  <ds:schemaRefs>
    <ds:schemaRef ds:uri="http://schemas.openxmlformats.org/officeDocument/2006/bibliography"/>
  </ds:schemaRefs>
</ds:datastoreItem>
</file>

<file path=customXml/itemProps8.xml><?xml version="1.0" encoding="utf-8"?>
<ds:datastoreItem xmlns:ds="http://schemas.openxmlformats.org/officeDocument/2006/customXml" ds:itemID="{75F216CF-DCA1-4152-B176-7C667F40B690}">
  <ds:schemaRefs>
    <ds:schemaRef ds:uri="http://schemas.openxmlformats.org/officeDocument/2006/bibliography"/>
  </ds:schemaRefs>
</ds:datastoreItem>
</file>

<file path=customXml/itemProps9.xml><?xml version="1.0" encoding="utf-8"?>
<ds:datastoreItem xmlns:ds="http://schemas.openxmlformats.org/officeDocument/2006/customXml" ds:itemID="{43316610-6140-4FBA-83D6-ADA5B848E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47</Pages>
  <Words>8294</Words>
  <Characters>45618</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53805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Zebaxtian</cp:lastModifiedBy>
  <cp:revision>21</cp:revision>
  <dcterms:created xsi:type="dcterms:W3CDTF">2012-09-07T13:16:00Z</dcterms:created>
  <dcterms:modified xsi:type="dcterms:W3CDTF">2012-09-08T21:19:00Z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