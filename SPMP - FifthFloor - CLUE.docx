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firstRow="1" w:lastRow="0" w:firstColumn="1" w:lastColumn="0" w:noHBand="1" w:noVBand="1"/>
      </w:tblPr>
      <w:tblGrid>
        <w:gridCol w:w="1867"/>
        <w:gridCol w:w="2264"/>
        <w:gridCol w:w="2264"/>
        <w:gridCol w:w="3056"/>
        <w:gridCol w:w="13"/>
      </w:tblGrid>
      <w:tr w:rsidR="00CB37B2" w:rsidRPr="00D53C3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7354D3">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sidR="007354D3">
          <w:rPr>
            <w:noProof/>
            <w:webHidden/>
          </w:rPr>
          <w:fldChar w:fldCharType="begin"/>
        </w:r>
        <w:r w:rsidR="00D8668B">
          <w:rPr>
            <w:noProof/>
            <w:webHidden/>
          </w:rPr>
          <w:instrText xml:space="preserve"> PAGEREF _Toc334451468 \h </w:instrText>
        </w:r>
        <w:r w:rsidR="007354D3">
          <w:rPr>
            <w:noProof/>
            <w:webHidden/>
          </w:rPr>
        </w:r>
        <w:r w:rsidR="007354D3">
          <w:rPr>
            <w:noProof/>
            <w:webHidden/>
          </w:rPr>
          <w:fldChar w:fldCharType="separate"/>
        </w:r>
        <w:r w:rsidR="00D8668B">
          <w:rPr>
            <w:noProof/>
            <w:webHidden/>
          </w:rPr>
          <w:t>2</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sidR="007354D3">
          <w:rPr>
            <w:noProof/>
            <w:webHidden/>
          </w:rPr>
          <w:fldChar w:fldCharType="begin"/>
        </w:r>
        <w:r w:rsidR="00D8668B">
          <w:rPr>
            <w:noProof/>
            <w:webHidden/>
          </w:rPr>
          <w:instrText xml:space="preserve"> PAGEREF _Toc334451469 \h </w:instrText>
        </w:r>
        <w:r w:rsidR="007354D3">
          <w:rPr>
            <w:noProof/>
            <w:webHidden/>
          </w:rPr>
        </w:r>
        <w:r w:rsidR="007354D3">
          <w:rPr>
            <w:noProof/>
            <w:webHidden/>
          </w:rPr>
          <w:fldChar w:fldCharType="separate"/>
        </w:r>
        <w:r w:rsidR="00D8668B">
          <w:rPr>
            <w:noProof/>
            <w:webHidden/>
          </w:rPr>
          <w:t>4</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sidR="007354D3">
          <w:rPr>
            <w:noProof/>
            <w:webHidden/>
          </w:rPr>
          <w:fldChar w:fldCharType="begin"/>
        </w:r>
        <w:r w:rsidR="00D8668B">
          <w:rPr>
            <w:noProof/>
            <w:webHidden/>
          </w:rPr>
          <w:instrText xml:space="preserve"> PAGEREF _Toc334451470 \h </w:instrText>
        </w:r>
        <w:r w:rsidR="007354D3">
          <w:rPr>
            <w:noProof/>
            <w:webHidden/>
          </w:rPr>
        </w:r>
        <w:r w:rsidR="007354D3">
          <w:rPr>
            <w:noProof/>
            <w:webHidden/>
          </w:rPr>
          <w:fldChar w:fldCharType="separate"/>
        </w:r>
        <w:r w:rsidR="00D8668B">
          <w:rPr>
            <w:noProof/>
            <w:webHidden/>
          </w:rPr>
          <w:t>9</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sidR="007354D3">
          <w:rPr>
            <w:noProof/>
            <w:webHidden/>
          </w:rPr>
          <w:fldChar w:fldCharType="begin"/>
        </w:r>
        <w:r w:rsidR="00D8668B">
          <w:rPr>
            <w:noProof/>
            <w:webHidden/>
          </w:rPr>
          <w:instrText xml:space="preserve"> PAGEREF _Toc334451471 \h </w:instrText>
        </w:r>
        <w:r w:rsidR="007354D3">
          <w:rPr>
            <w:noProof/>
            <w:webHidden/>
          </w:rPr>
        </w:r>
        <w:r w:rsidR="007354D3">
          <w:rPr>
            <w:noProof/>
            <w:webHidden/>
          </w:rPr>
          <w:fldChar w:fldCharType="separate"/>
        </w:r>
        <w:r w:rsidR="00D8668B">
          <w:rPr>
            <w:noProof/>
            <w:webHidden/>
          </w:rPr>
          <w:t>10</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sidR="007354D3">
          <w:rPr>
            <w:noProof/>
            <w:webHidden/>
          </w:rPr>
          <w:fldChar w:fldCharType="begin"/>
        </w:r>
        <w:r w:rsidR="00D8668B">
          <w:rPr>
            <w:noProof/>
            <w:webHidden/>
          </w:rPr>
          <w:instrText xml:space="preserve"> PAGEREF _Toc334451472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sidR="007354D3">
          <w:rPr>
            <w:noProof/>
            <w:webHidden/>
          </w:rPr>
          <w:fldChar w:fldCharType="begin"/>
        </w:r>
        <w:r w:rsidR="00D8668B">
          <w:rPr>
            <w:noProof/>
            <w:webHidden/>
          </w:rPr>
          <w:instrText xml:space="preserve"> PAGEREF _Toc334451473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sidR="007354D3">
          <w:rPr>
            <w:noProof/>
            <w:webHidden/>
          </w:rPr>
          <w:fldChar w:fldCharType="begin"/>
        </w:r>
        <w:r w:rsidR="00D8668B">
          <w:rPr>
            <w:noProof/>
            <w:webHidden/>
          </w:rPr>
          <w:instrText xml:space="preserve"> PAGEREF _Toc334451474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sidR="007354D3">
          <w:rPr>
            <w:noProof/>
            <w:webHidden/>
          </w:rPr>
          <w:fldChar w:fldCharType="begin"/>
        </w:r>
        <w:r w:rsidR="00D8668B">
          <w:rPr>
            <w:noProof/>
            <w:webHidden/>
          </w:rPr>
          <w:instrText xml:space="preserve"> PAGEREF _Toc334451475 \h </w:instrText>
        </w:r>
        <w:r w:rsidR="007354D3">
          <w:rPr>
            <w:noProof/>
            <w:webHidden/>
          </w:rPr>
        </w:r>
        <w:r w:rsidR="007354D3">
          <w:rPr>
            <w:noProof/>
            <w:webHidden/>
          </w:rPr>
          <w:fldChar w:fldCharType="separate"/>
        </w:r>
        <w:r w:rsidR="00D8668B">
          <w:rPr>
            <w:noProof/>
            <w:webHidden/>
          </w:rPr>
          <w:t>11</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sidR="007354D3">
          <w:rPr>
            <w:noProof/>
            <w:webHidden/>
          </w:rPr>
          <w:fldChar w:fldCharType="begin"/>
        </w:r>
        <w:r w:rsidR="00D8668B">
          <w:rPr>
            <w:noProof/>
            <w:webHidden/>
          </w:rPr>
          <w:instrText xml:space="preserve"> PAGEREF _Toc334451476 \h </w:instrText>
        </w:r>
        <w:r w:rsidR="007354D3">
          <w:rPr>
            <w:noProof/>
            <w:webHidden/>
          </w:rPr>
        </w:r>
        <w:r w:rsidR="007354D3">
          <w:rPr>
            <w:noProof/>
            <w:webHidden/>
          </w:rPr>
          <w:fldChar w:fldCharType="separate"/>
        </w:r>
        <w:r w:rsidR="00D8668B">
          <w:rPr>
            <w:noProof/>
            <w:webHidden/>
          </w:rPr>
          <w:t>12</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sidR="007354D3">
          <w:rPr>
            <w:noProof/>
            <w:webHidden/>
          </w:rPr>
          <w:fldChar w:fldCharType="begin"/>
        </w:r>
        <w:r w:rsidR="00D8668B">
          <w:rPr>
            <w:noProof/>
            <w:webHidden/>
          </w:rPr>
          <w:instrText xml:space="preserve"> PAGEREF _Toc334451477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sidR="007354D3">
          <w:rPr>
            <w:noProof/>
            <w:webHidden/>
          </w:rPr>
          <w:fldChar w:fldCharType="begin"/>
        </w:r>
        <w:r w:rsidR="00D8668B">
          <w:rPr>
            <w:noProof/>
            <w:webHidden/>
          </w:rPr>
          <w:instrText xml:space="preserve"> PAGEREF _Toc334451478 \h </w:instrText>
        </w:r>
        <w:r w:rsidR="007354D3">
          <w:rPr>
            <w:noProof/>
            <w:webHidden/>
          </w:rPr>
        </w:r>
        <w:r w:rsidR="007354D3">
          <w:rPr>
            <w:noProof/>
            <w:webHidden/>
          </w:rPr>
          <w:fldChar w:fldCharType="separate"/>
        </w:r>
        <w:r w:rsidR="00D8668B">
          <w:rPr>
            <w:noProof/>
            <w:webHidden/>
          </w:rPr>
          <w:t>13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sidR="007354D3">
          <w:rPr>
            <w:noProof/>
            <w:webHidden/>
          </w:rPr>
          <w:fldChar w:fldCharType="begin"/>
        </w:r>
        <w:r w:rsidR="00D8668B">
          <w:rPr>
            <w:noProof/>
            <w:webHidden/>
          </w:rPr>
          <w:instrText xml:space="preserve"> PAGEREF _Toc334451479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sidR="007354D3">
          <w:rPr>
            <w:noProof/>
            <w:webHidden/>
          </w:rPr>
          <w:fldChar w:fldCharType="begin"/>
        </w:r>
        <w:r w:rsidR="00D8668B">
          <w:rPr>
            <w:noProof/>
            <w:webHidden/>
          </w:rPr>
          <w:instrText xml:space="preserve"> PAGEREF _Toc334451480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sidR="007354D3">
          <w:rPr>
            <w:noProof/>
            <w:webHidden/>
          </w:rPr>
          <w:fldChar w:fldCharType="begin"/>
        </w:r>
        <w:r w:rsidR="00D8668B">
          <w:rPr>
            <w:noProof/>
            <w:webHidden/>
          </w:rPr>
          <w:instrText xml:space="preserve"> PAGEREF _Toc334451481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sidR="007354D3">
          <w:rPr>
            <w:noProof/>
            <w:webHidden/>
          </w:rPr>
          <w:fldChar w:fldCharType="begin"/>
        </w:r>
        <w:r w:rsidR="00D8668B">
          <w:rPr>
            <w:noProof/>
            <w:webHidden/>
          </w:rPr>
          <w:instrText xml:space="preserve"> PAGEREF _Toc334451482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sidR="007354D3">
          <w:rPr>
            <w:noProof/>
            <w:webHidden/>
          </w:rPr>
          <w:fldChar w:fldCharType="begin"/>
        </w:r>
        <w:r w:rsidR="00D8668B">
          <w:rPr>
            <w:noProof/>
            <w:webHidden/>
          </w:rPr>
          <w:instrText xml:space="preserve"> PAGEREF _Toc334451483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sidR="007354D3">
          <w:rPr>
            <w:noProof/>
            <w:webHidden/>
          </w:rPr>
          <w:fldChar w:fldCharType="begin"/>
        </w:r>
        <w:r w:rsidR="00D8668B">
          <w:rPr>
            <w:noProof/>
            <w:webHidden/>
          </w:rPr>
          <w:instrText xml:space="preserve"> PAGEREF _Toc334451484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sidR="007354D3">
          <w:rPr>
            <w:noProof/>
            <w:webHidden/>
          </w:rPr>
          <w:fldChar w:fldCharType="begin"/>
        </w:r>
        <w:r w:rsidR="00D8668B">
          <w:rPr>
            <w:noProof/>
            <w:webHidden/>
          </w:rPr>
          <w:instrText xml:space="preserve"> PAGEREF _Toc334451485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sidR="007354D3">
          <w:rPr>
            <w:noProof/>
            <w:webHidden/>
          </w:rPr>
          <w:fldChar w:fldCharType="begin"/>
        </w:r>
        <w:r w:rsidR="00D8668B">
          <w:rPr>
            <w:noProof/>
            <w:webHidden/>
          </w:rPr>
          <w:instrText xml:space="preserve"> PAGEREF _Toc334451486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sidR="007354D3">
          <w:rPr>
            <w:noProof/>
            <w:webHidden/>
          </w:rPr>
          <w:fldChar w:fldCharType="begin"/>
        </w:r>
        <w:r w:rsidR="00D8668B">
          <w:rPr>
            <w:noProof/>
            <w:webHidden/>
          </w:rPr>
          <w:instrText xml:space="preserve"> PAGEREF _Toc334451487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sidR="007354D3">
          <w:rPr>
            <w:noProof/>
            <w:webHidden/>
          </w:rPr>
          <w:fldChar w:fldCharType="begin"/>
        </w:r>
        <w:r w:rsidR="00D8668B">
          <w:rPr>
            <w:noProof/>
            <w:webHidden/>
          </w:rPr>
          <w:instrText xml:space="preserve"> PAGEREF _Toc334451488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sidR="007354D3">
          <w:rPr>
            <w:noProof/>
            <w:webHidden/>
          </w:rPr>
          <w:fldChar w:fldCharType="begin"/>
        </w:r>
        <w:r w:rsidR="00D8668B">
          <w:rPr>
            <w:noProof/>
            <w:webHidden/>
          </w:rPr>
          <w:instrText xml:space="preserve"> PAGEREF _Toc334451489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sidR="007354D3">
          <w:rPr>
            <w:noProof/>
            <w:webHidden/>
          </w:rPr>
          <w:fldChar w:fldCharType="begin"/>
        </w:r>
        <w:r w:rsidR="00D8668B">
          <w:rPr>
            <w:noProof/>
            <w:webHidden/>
          </w:rPr>
          <w:instrText xml:space="preserve"> PAGEREF _Toc334451490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sidR="007354D3">
          <w:rPr>
            <w:noProof/>
            <w:webHidden/>
          </w:rPr>
          <w:fldChar w:fldCharType="begin"/>
        </w:r>
        <w:r w:rsidR="00D8668B">
          <w:rPr>
            <w:noProof/>
            <w:webHidden/>
          </w:rPr>
          <w:instrText xml:space="preserve"> PAGEREF _Toc334451491 \h </w:instrText>
        </w:r>
        <w:r w:rsidR="007354D3">
          <w:rPr>
            <w:noProof/>
            <w:webHidden/>
          </w:rPr>
        </w:r>
        <w:r w:rsidR="007354D3">
          <w:rPr>
            <w:noProof/>
            <w:webHidden/>
          </w:rPr>
          <w:fldChar w:fldCharType="separate"/>
        </w:r>
        <w:r w:rsidR="00D8668B">
          <w:rPr>
            <w:noProof/>
            <w:webHidden/>
          </w:rPr>
          <w:t>16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sidR="007354D3">
          <w:rPr>
            <w:noProof/>
            <w:webHidden/>
          </w:rPr>
          <w:fldChar w:fldCharType="begin"/>
        </w:r>
        <w:r w:rsidR="00D8668B">
          <w:rPr>
            <w:noProof/>
            <w:webHidden/>
          </w:rPr>
          <w:instrText xml:space="preserve"> PAGEREF _Toc334451492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sidR="007354D3">
          <w:rPr>
            <w:noProof/>
            <w:webHidden/>
          </w:rPr>
          <w:fldChar w:fldCharType="begin"/>
        </w:r>
        <w:r w:rsidR="00D8668B">
          <w:rPr>
            <w:noProof/>
            <w:webHidden/>
          </w:rPr>
          <w:instrText xml:space="preserve"> PAGEREF _Toc334451493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sidR="007354D3">
          <w:rPr>
            <w:noProof/>
            <w:webHidden/>
          </w:rPr>
          <w:fldChar w:fldCharType="begin"/>
        </w:r>
        <w:r w:rsidR="00D8668B">
          <w:rPr>
            <w:noProof/>
            <w:webHidden/>
          </w:rPr>
          <w:instrText xml:space="preserve"> PAGEREF _Toc334451494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sidR="007354D3">
          <w:rPr>
            <w:noProof/>
            <w:webHidden/>
          </w:rPr>
          <w:fldChar w:fldCharType="begin"/>
        </w:r>
        <w:r w:rsidR="00D8668B">
          <w:rPr>
            <w:noProof/>
            <w:webHidden/>
          </w:rPr>
          <w:instrText xml:space="preserve"> PAGEREF _Toc334451495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sidR="007354D3">
          <w:rPr>
            <w:noProof/>
            <w:webHidden/>
          </w:rPr>
          <w:fldChar w:fldCharType="begin"/>
        </w:r>
        <w:r w:rsidR="00D8668B">
          <w:rPr>
            <w:noProof/>
            <w:webHidden/>
          </w:rPr>
          <w:instrText xml:space="preserve"> PAGEREF _Toc334451496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sidR="007354D3">
          <w:rPr>
            <w:noProof/>
            <w:webHidden/>
          </w:rPr>
          <w:fldChar w:fldCharType="begin"/>
        </w:r>
        <w:r w:rsidR="00D8668B">
          <w:rPr>
            <w:noProof/>
            <w:webHidden/>
          </w:rPr>
          <w:instrText xml:space="preserve"> PAGEREF _Toc334451497 \h </w:instrText>
        </w:r>
        <w:r w:rsidR="007354D3">
          <w:rPr>
            <w:noProof/>
            <w:webHidden/>
          </w:rPr>
        </w:r>
        <w:r w:rsidR="007354D3">
          <w:rPr>
            <w:noProof/>
            <w:webHidden/>
          </w:rPr>
          <w:fldChar w:fldCharType="separate"/>
        </w:r>
        <w:r w:rsidR="00D8668B">
          <w:rPr>
            <w:noProof/>
            <w:webHidden/>
          </w:rPr>
          <w:t>17</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sidR="007354D3">
          <w:rPr>
            <w:noProof/>
            <w:webHidden/>
          </w:rPr>
          <w:fldChar w:fldCharType="begin"/>
        </w:r>
        <w:r w:rsidR="00D8668B">
          <w:rPr>
            <w:noProof/>
            <w:webHidden/>
          </w:rPr>
          <w:instrText xml:space="preserve"> PAGEREF _Toc334451498 \h </w:instrText>
        </w:r>
        <w:r w:rsidR="007354D3">
          <w:rPr>
            <w:noProof/>
            <w:webHidden/>
          </w:rPr>
        </w:r>
        <w:r w:rsidR="007354D3">
          <w:rPr>
            <w:noProof/>
            <w:webHidden/>
          </w:rPr>
          <w:fldChar w:fldCharType="separate"/>
        </w:r>
        <w:r w:rsidR="00D8668B">
          <w:rPr>
            <w:noProof/>
            <w:webHidden/>
          </w:rPr>
          <w:t>18</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sidR="007354D3">
          <w:rPr>
            <w:noProof/>
            <w:webHidden/>
          </w:rPr>
          <w:fldChar w:fldCharType="begin"/>
        </w:r>
        <w:r w:rsidR="00D8668B">
          <w:rPr>
            <w:noProof/>
            <w:webHidden/>
          </w:rPr>
          <w:instrText xml:space="preserve"> PAGEREF _Toc334451499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sidR="007354D3">
          <w:rPr>
            <w:noProof/>
            <w:webHidden/>
          </w:rPr>
          <w:fldChar w:fldCharType="begin"/>
        </w:r>
        <w:r w:rsidR="00D8668B">
          <w:rPr>
            <w:noProof/>
            <w:webHidden/>
          </w:rPr>
          <w:instrText xml:space="preserve"> PAGEREF _Toc334451500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sidR="007354D3">
          <w:rPr>
            <w:noProof/>
            <w:webHidden/>
          </w:rPr>
          <w:fldChar w:fldCharType="begin"/>
        </w:r>
        <w:r w:rsidR="00D8668B">
          <w:rPr>
            <w:noProof/>
            <w:webHidden/>
          </w:rPr>
          <w:instrText xml:space="preserve"> PAGEREF _Toc334451501 \h </w:instrText>
        </w:r>
        <w:r w:rsidR="007354D3">
          <w:rPr>
            <w:noProof/>
            <w:webHidden/>
          </w:rPr>
        </w:r>
        <w:r w:rsidR="007354D3">
          <w:rPr>
            <w:noProof/>
            <w:webHidden/>
          </w:rPr>
          <w:fldChar w:fldCharType="separate"/>
        </w:r>
        <w:r w:rsidR="00D8668B">
          <w:rPr>
            <w:noProof/>
            <w:webHidden/>
          </w:rPr>
          <w:t>19</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sidR="007354D3">
          <w:rPr>
            <w:noProof/>
            <w:webHidden/>
          </w:rPr>
          <w:fldChar w:fldCharType="begin"/>
        </w:r>
        <w:r w:rsidR="00D8668B">
          <w:rPr>
            <w:noProof/>
            <w:webHidden/>
          </w:rPr>
          <w:instrText xml:space="preserve"> PAGEREF _Toc334451502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sidR="007354D3">
          <w:rPr>
            <w:noProof/>
            <w:webHidden/>
          </w:rPr>
          <w:fldChar w:fldCharType="begin"/>
        </w:r>
        <w:r w:rsidR="00D8668B">
          <w:rPr>
            <w:noProof/>
            <w:webHidden/>
          </w:rPr>
          <w:instrText xml:space="preserve"> PAGEREF _Toc334451503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sidR="007354D3">
          <w:rPr>
            <w:noProof/>
            <w:webHidden/>
          </w:rPr>
          <w:fldChar w:fldCharType="begin"/>
        </w:r>
        <w:r w:rsidR="00D8668B">
          <w:rPr>
            <w:noProof/>
            <w:webHidden/>
          </w:rPr>
          <w:instrText xml:space="preserve"> PAGEREF _Toc334451504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sidR="007354D3">
          <w:rPr>
            <w:noProof/>
            <w:webHidden/>
          </w:rPr>
          <w:fldChar w:fldCharType="begin"/>
        </w:r>
        <w:r w:rsidR="00D8668B">
          <w:rPr>
            <w:noProof/>
            <w:webHidden/>
          </w:rPr>
          <w:instrText xml:space="preserve"> PAGEREF _Toc334451505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sidR="007354D3">
          <w:rPr>
            <w:noProof/>
            <w:webHidden/>
          </w:rPr>
          <w:fldChar w:fldCharType="begin"/>
        </w:r>
        <w:r w:rsidR="00D8668B">
          <w:rPr>
            <w:noProof/>
            <w:webHidden/>
          </w:rPr>
          <w:instrText xml:space="preserve"> PAGEREF _Toc334451506 \h </w:instrText>
        </w:r>
        <w:r w:rsidR="007354D3">
          <w:rPr>
            <w:noProof/>
            <w:webHidden/>
          </w:rPr>
        </w:r>
        <w:r w:rsidR="007354D3">
          <w:rPr>
            <w:noProof/>
            <w:webHidden/>
          </w:rPr>
          <w:fldChar w:fldCharType="separate"/>
        </w:r>
        <w:r w:rsidR="00D8668B">
          <w:rPr>
            <w:noProof/>
            <w:webHidden/>
          </w:rPr>
          <w:t>20</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sidR="007354D3">
          <w:rPr>
            <w:noProof/>
            <w:webHidden/>
          </w:rPr>
          <w:fldChar w:fldCharType="begin"/>
        </w:r>
        <w:r w:rsidR="00D8668B">
          <w:rPr>
            <w:noProof/>
            <w:webHidden/>
          </w:rPr>
          <w:instrText xml:space="preserve"> PAGEREF _Toc334451507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sidR="007354D3">
          <w:rPr>
            <w:noProof/>
            <w:webHidden/>
          </w:rPr>
          <w:fldChar w:fldCharType="begin"/>
        </w:r>
        <w:r w:rsidR="00D8668B">
          <w:rPr>
            <w:noProof/>
            <w:webHidden/>
          </w:rPr>
          <w:instrText xml:space="preserve"> PAGEREF _Toc334451508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sidR="007354D3">
          <w:rPr>
            <w:noProof/>
            <w:webHidden/>
          </w:rPr>
          <w:fldChar w:fldCharType="begin"/>
        </w:r>
        <w:r w:rsidR="00D8668B">
          <w:rPr>
            <w:noProof/>
            <w:webHidden/>
          </w:rPr>
          <w:instrText xml:space="preserve"> PAGEREF _Toc334451509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A03E78">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sidR="007354D3">
          <w:rPr>
            <w:noProof/>
            <w:webHidden/>
          </w:rPr>
          <w:fldChar w:fldCharType="begin"/>
        </w:r>
        <w:r w:rsidR="00D8668B">
          <w:rPr>
            <w:noProof/>
            <w:webHidden/>
          </w:rPr>
          <w:instrText xml:space="preserve"> PAGEREF _Toc334451510 \h </w:instrText>
        </w:r>
        <w:r w:rsidR="007354D3">
          <w:rPr>
            <w:noProof/>
            <w:webHidden/>
          </w:rPr>
        </w:r>
        <w:r w:rsidR="007354D3">
          <w:rPr>
            <w:noProof/>
            <w:webHidden/>
          </w:rPr>
          <w:fldChar w:fldCharType="separate"/>
        </w:r>
        <w:r w:rsidR="00D8668B">
          <w:rPr>
            <w:noProof/>
            <w:webHidden/>
          </w:rPr>
          <w:t>21</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sidR="007354D3">
          <w:rPr>
            <w:noProof/>
            <w:webHidden/>
          </w:rPr>
          <w:fldChar w:fldCharType="begin"/>
        </w:r>
        <w:r w:rsidR="00D8668B">
          <w:rPr>
            <w:noProof/>
            <w:webHidden/>
          </w:rPr>
          <w:instrText xml:space="preserve"> PAGEREF _Toc334451511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sidR="007354D3">
          <w:rPr>
            <w:noProof/>
            <w:webHidden/>
          </w:rPr>
          <w:fldChar w:fldCharType="begin"/>
        </w:r>
        <w:r w:rsidR="00D8668B">
          <w:rPr>
            <w:noProof/>
            <w:webHidden/>
          </w:rPr>
          <w:instrText xml:space="preserve"> PAGEREF _Toc334451512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sidR="007354D3">
          <w:rPr>
            <w:noProof/>
            <w:webHidden/>
          </w:rPr>
          <w:fldChar w:fldCharType="begin"/>
        </w:r>
        <w:r w:rsidR="00D8668B">
          <w:rPr>
            <w:noProof/>
            <w:webHidden/>
          </w:rPr>
          <w:instrText xml:space="preserve"> PAGEREF _Toc334451513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sidR="007354D3">
          <w:rPr>
            <w:noProof/>
            <w:webHidden/>
          </w:rPr>
          <w:fldChar w:fldCharType="begin"/>
        </w:r>
        <w:r w:rsidR="00D8668B">
          <w:rPr>
            <w:noProof/>
            <w:webHidden/>
          </w:rPr>
          <w:instrText xml:space="preserve"> PAGEREF _Toc334451514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sidR="007354D3">
          <w:rPr>
            <w:noProof/>
            <w:webHidden/>
          </w:rPr>
          <w:fldChar w:fldCharType="begin"/>
        </w:r>
        <w:r w:rsidR="00D8668B">
          <w:rPr>
            <w:noProof/>
            <w:webHidden/>
          </w:rPr>
          <w:instrText xml:space="preserve"> PAGEREF _Toc334451515 \h </w:instrText>
        </w:r>
        <w:r w:rsidR="007354D3">
          <w:rPr>
            <w:noProof/>
            <w:webHidden/>
          </w:rPr>
        </w:r>
        <w:r w:rsidR="007354D3">
          <w:rPr>
            <w:noProof/>
            <w:webHidden/>
          </w:rPr>
          <w:fldChar w:fldCharType="separate"/>
        </w:r>
        <w:r w:rsidR="00D8668B">
          <w:rPr>
            <w:noProof/>
            <w:webHidden/>
          </w:rPr>
          <w:t>22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sidR="007354D3">
          <w:rPr>
            <w:noProof/>
            <w:webHidden/>
          </w:rPr>
          <w:fldChar w:fldCharType="begin"/>
        </w:r>
        <w:r w:rsidR="00D8668B">
          <w:rPr>
            <w:noProof/>
            <w:webHidden/>
          </w:rPr>
          <w:instrText xml:space="preserve"> PAGEREF _Toc334451516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sidR="007354D3">
          <w:rPr>
            <w:noProof/>
            <w:webHidden/>
          </w:rPr>
          <w:fldChar w:fldCharType="begin"/>
        </w:r>
        <w:r w:rsidR="00D8668B">
          <w:rPr>
            <w:noProof/>
            <w:webHidden/>
          </w:rPr>
          <w:instrText xml:space="preserve"> PAGEREF _Toc334451517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4.5 Plan de Aceptación del Producto</w:t>
        </w:r>
        <w:r w:rsidR="00D8668B">
          <w:rPr>
            <w:noProof/>
            <w:webHidden/>
          </w:rPr>
          <w:tab/>
        </w:r>
        <w:r w:rsidR="007354D3">
          <w:rPr>
            <w:noProof/>
            <w:webHidden/>
          </w:rPr>
          <w:fldChar w:fldCharType="begin"/>
        </w:r>
        <w:r w:rsidR="00D8668B">
          <w:rPr>
            <w:noProof/>
            <w:webHidden/>
          </w:rPr>
          <w:instrText xml:space="preserve"> PAGEREF _Toc334451518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sidR="007354D3">
          <w:rPr>
            <w:noProof/>
            <w:webHidden/>
          </w:rPr>
          <w:fldChar w:fldCharType="begin"/>
        </w:r>
        <w:r w:rsidR="00D8668B">
          <w:rPr>
            <w:noProof/>
            <w:webHidden/>
          </w:rPr>
          <w:instrText xml:space="preserve"> PAGEREF _Toc334451519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sidR="007354D3">
          <w:rPr>
            <w:noProof/>
            <w:webHidden/>
          </w:rPr>
          <w:fldChar w:fldCharType="begin"/>
        </w:r>
        <w:r w:rsidR="00D8668B">
          <w:rPr>
            <w:noProof/>
            <w:webHidden/>
          </w:rPr>
          <w:instrText xml:space="preserve"> PAGEREF _Toc334451520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sidR="007354D3">
          <w:rPr>
            <w:noProof/>
            <w:webHidden/>
          </w:rPr>
          <w:fldChar w:fldCharType="begin"/>
        </w:r>
        <w:r w:rsidR="00D8668B">
          <w:rPr>
            <w:noProof/>
            <w:webHidden/>
          </w:rPr>
          <w:instrText xml:space="preserve"> PAGEREF _Toc334451521 \h </w:instrText>
        </w:r>
        <w:r w:rsidR="007354D3">
          <w:rPr>
            <w:noProof/>
            <w:webHidden/>
          </w:rPr>
        </w:r>
        <w:r w:rsidR="007354D3">
          <w:rPr>
            <w:noProof/>
            <w:webHidden/>
          </w:rPr>
          <w:fldChar w:fldCharType="separate"/>
        </w:r>
        <w:r w:rsidR="00D8668B">
          <w:rPr>
            <w:noProof/>
            <w:webHidden/>
          </w:rPr>
          <w:t>23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sidR="007354D3">
          <w:rPr>
            <w:noProof/>
            <w:webHidden/>
          </w:rPr>
          <w:fldChar w:fldCharType="begin"/>
        </w:r>
        <w:r w:rsidR="00D8668B">
          <w:rPr>
            <w:noProof/>
            <w:webHidden/>
          </w:rPr>
          <w:instrText xml:space="preserve"> PAGEREF _Toc334451522 \h </w:instrText>
        </w:r>
        <w:r w:rsidR="007354D3">
          <w:rPr>
            <w:noProof/>
            <w:webHidden/>
          </w:rPr>
        </w:r>
        <w:r w:rsidR="007354D3">
          <w:rPr>
            <w:noProof/>
            <w:webHidden/>
          </w:rPr>
          <w:fldChar w:fldCharType="separate"/>
        </w:r>
        <w:r w:rsidR="00D8668B">
          <w:rPr>
            <w:noProof/>
            <w:webHidden/>
          </w:rPr>
          <w:t>24</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sidR="007354D3">
          <w:rPr>
            <w:noProof/>
            <w:webHidden/>
          </w:rPr>
          <w:fldChar w:fldCharType="begin"/>
        </w:r>
        <w:r w:rsidR="00D8668B">
          <w:rPr>
            <w:noProof/>
            <w:webHidden/>
          </w:rPr>
          <w:instrText xml:space="preserve"> PAGEREF _Toc334451523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sidR="007354D3">
          <w:rPr>
            <w:noProof/>
            <w:webHidden/>
          </w:rPr>
          <w:fldChar w:fldCharType="begin"/>
        </w:r>
        <w:r w:rsidR="00D8668B">
          <w:rPr>
            <w:noProof/>
            <w:webHidden/>
          </w:rPr>
          <w:instrText xml:space="preserve"> PAGEREF _Toc334451524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sidR="007354D3">
          <w:rPr>
            <w:noProof/>
            <w:webHidden/>
          </w:rPr>
          <w:fldChar w:fldCharType="begin"/>
        </w:r>
        <w:r w:rsidR="00D8668B">
          <w:rPr>
            <w:noProof/>
            <w:webHidden/>
          </w:rPr>
          <w:instrText xml:space="preserve"> PAGEREF _Toc334451525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sidR="007354D3">
          <w:rPr>
            <w:noProof/>
            <w:webHidden/>
          </w:rPr>
          <w:fldChar w:fldCharType="begin"/>
        </w:r>
        <w:r w:rsidR="00D8668B">
          <w:rPr>
            <w:noProof/>
            <w:webHidden/>
          </w:rPr>
          <w:instrText xml:space="preserve"> PAGEREF _Toc334451526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sidR="007354D3">
          <w:rPr>
            <w:noProof/>
            <w:webHidden/>
          </w:rPr>
          <w:fldChar w:fldCharType="begin"/>
        </w:r>
        <w:r w:rsidR="00D8668B">
          <w:rPr>
            <w:noProof/>
            <w:webHidden/>
          </w:rPr>
          <w:instrText xml:space="preserve"> PAGEREF _Toc334451527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sidR="007354D3">
          <w:rPr>
            <w:noProof/>
            <w:webHidden/>
          </w:rPr>
          <w:fldChar w:fldCharType="begin"/>
        </w:r>
        <w:r w:rsidR="00D8668B">
          <w:rPr>
            <w:noProof/>
            <w:webHidden/>
          </w:rPr>
          <w:instrText xml:space="preserve"> PAGEREF _Toc334451528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sidR="007354D3">
          <w:rPr>
            <w:noProof/>
            <w:webHidden/>
          </w:rPr>
          <w:fldChar w:fldCharType="begin"/>
        </w:r>
        <w:r w:rsidR="00D8668B">
          <w:rPr>
            <w:noProof/>
            <w:webHidden/>
          </w:rPr>
          <w:instrText xml:space="preserve"> PAGEREF _Toc334451529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sidR="007354D3">
          <w:rPr>
            <w:noProof/>
            <w:webHidden/>
          </w:rPr>
          <w:fldChar w:fldCharType="begin"/>
        </w:r>
        <w:r w:rsidR="00D8668B">
          <w:rPr>
            <w:noProof/>
            <w:webHidden/>
          </w:rPr>
          <w:instrText xml:space="preserve"> PAGEREF _Toc334451530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sidR="007354D3">
          <w:rPr>
            <w:noProof/>
            <w:webHidden/>
          </w:rPr>
          <w:fldChar w:fldCharType="begin"/>
        </w:r>
        <w:r w:rsidR="00D8668B">
          <w:rPr>
            <w:noProof/>
            <w:webHidden/>
          </w:rPr>
          <w:instrText xml:space="preserve"> PAGEREF _Toc334451531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sidR="007354D3">
          <w:rPr>
            <w:noProof/>
            <w:webHidden/>
          </w:rPr>
          <w:fldChar w:fldCharType="begin"/>
        </w:r>
        <w:r w:rsidR="00D8668B">
          <w:rPr>
            <w:noProof/>
            <w:webHidden/>
          </w:rPr>
          <w:instrText xml:space="preserve"> PAGEREF _Toc334451532 \h </w:instrText>
        </w:r>
        <w:r w:rsidR="007354D3">
          <w:rPr>
            <w:noProof/>
            <w:webHidden/>
          </w:rPr>
        </w:r>
        <w:r w:rsidR="007354D3">
          <w:rPr>
            <w:noProof/>
            <w:webHidden/>
          </w:rPr>
          <w:fldChar w:fldCharType="separate"/>
        </w:r>
        <w:r w:rsidR="00D8668B">
          <w:rPr>
            <w:noProof/>
            <w:webHidden/>
          </w:rPr>
          <w:t>25</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sidR="007354D3">
          <w:rPr>
            <w:noProof/>
            <w:webHidden/>
          </w:rPr>
          <w:fldChar w:fldCharType="begin"/>
        </w:r>
        <w:r w:rsidR="00D8668B">
          <w:rPr>
            <w:noProof/>
            <w:webHidden/>
          </w:rPr>
          <w:instrText xml:space="preserve"> PAGEREF _Toc334451533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sidR="007354D3">
          <w:rPr>
            <w:noProof/>
            <w:webHidden/>
          </w:rPr>
          <w:fldChar w:fldCharType="begin"/>
        </w:r>
        <w:r w:rsidR="00D8668B">
          <w:rPr>
            <w:noProof/>
            <w:webHidden/>
          </w:rPr>
          <w:instrText xml:space="preserve"> PAGEREF _Toc334451534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sidR="007354D3">
          <w:rPr>
            <w:noProof/>
            <w:webHidden/>
          </w:rPr>
          <w:fldChar w:fldCharType="begin"/>
        </w:r>
        <w:r w:rsidR="00D8668B">
          <w:rPr>
            <w:noProof/>
            <w:webHidden/>
          </w:rPr>
          <w:instrText xml:space="preserve"> PAGEREF _Toc334451535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sidR="007354D3">
          <w:rPr>
            <w:noProof/>
            <w:webHidden/>
          </w:rPr>
          <w:fldChar w:fldCharType="begin"/>
        </w:r>
        <w:r w:rsidR="00D8668B">
          <w:rPr>
            <w:noProof/>
            <w:webHidden/>
          </w:rPr>
          <w:instrText xml:space="preserve"> PAGEREF _Toc334451536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sidR="007354D3">
          <w:rPr>
            <w:noProof/>
            <w:webHidden/>
          </w:rPr>
          <w:fldChar w:fldCharType="begin"/>
        </w:r>
        <w:r w:rsidR="00D8668B">
          <w:rPr>
            <w:noProof/>
            <w:webHidden/>
          </w:rPr>
          <w:instrText xml:space="preserve"> PAGEREF _Toc334451537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sidR="007354D3">
          <w:rPr>
            <w:noProof/>
            <w:webHidden/>
          </w:rPr>
          <w:fldChar w:fldCharType="begin"/>
        </w:r>
        <w:r w:rsidR="00D8668B">
          <w:rPr>
            <w:noProof/>
            <w:webHidden/>
          </w:rPr>
          <w:instrText xml:space="preserve"> PAGEREF _Toc334451538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sidR="007354D3">
          <w:rPr>
            <w:noProof/>
            <w:webHidden/>
          </w:rPr>
          <w:fldChar w:fldCharType="begin"/>
        </w:r>
        <w:r w:rsidR="00D8668B">
          <w:rPr>
            <w:noProof/>
            <w:webHidden/>
          </w:rPr>
          <w:instrText xml:space="preserve"> PAGEREF _Toc334451539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sidR="007354D3">
          <w:rPr>
            <w:noProof/>
            <w:webHidden/>
          </w:rPr>
          <w:fldChar w:fldCharType="begin"/>
        </w:r>
        <w:r w:rsidR="00D8668B">
          <w:rPr>
            <w:noProof/>
            <w:webHidden/>
          </w:rPr>
          <w:instrText xml:space="preserve"> PAGEREF _Toc334451540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sidR="007354D3">
          <w:rPr>
            <w:noProof/>
            <w:webHidden/>
          </w:rPr>
          <w:fldChar w:fldCharType="begin"/>
        </w:r>
        <w:r w:rsidR="00D8668B">
          <w:rPr>
            <w:noProof/>
            <w:webHidden/>
          </w:rPr>
          <w:instrText xml:space="preserve"> PAGEREF _Toc334451541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sidR="007354D3">
          <w:rPr>
            <w:noProof/>
            <w:webHidden/>
          </w:rPr>
          <w:fldChar w:fldCharType="begin"/>
        </w:r>
        <w:r w:rsidR="00D8668B">
          <w:rPr>
            <w:noProof/>
            <w:webHidden/>
          </w:rPr>
          <w:instrText xml:space="preserve"> PAGEREF _Toc334451542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sidR="007354D3">
          <w:rPr>
            <w:noProof/>
            <w:webHidden/>
          </w:rPr>
          <w:fldChar w:fldCharType="begin"/>
        </w:r>
        <w:r w:rsidR="00D8668B">
          <w:rPr>
            <w:noProof/>
            <w:webHidden/>
          </w:rPr>
          <w:instrText xml:space="preserve"> PAGEREF _Toc334451543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sidR="007354D3">
          <w:rPr>
            <w:noProof/>
            <w:webHidden/>
          </w:rPr>
          <w:fldChar w:fldCharType="begin"/>
        </w:r>
        <w:r w:rsidR="00D8668B">
          <w:rPr>
            <w:noProof/>
            <w:webHidden/>
          </w:rPr>
          <w:instrText xml:space="preserve"> PAGEREF _Toc334451544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sidR="007354D3">
          <w:rPr>
            <w:noProof/>
            <w:webHidden/>
          </w:rPr>
          <w:fldChar w:fldCharType="begin"/>
        </w:r>
        <w:r w:rsidR="00D8668B">
          <w:rPr>
            <w:noProof/>
            <w:webHidden/>
          </w:rPr>
          <w:instrText xml:space="preserve"> PAGEREF _Toc334451545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sidR="007354D3">
          <w:rPr>
            <w:noProof/>
            <w:webHidden/>
          </w:rPr>
          <w:fldChar w:fldCharType="begin"/>
        </w:r>
        <w:r w:rsidR="00D8668B">
          <w:rPr>
            <w:noProof/>
            <w:webHidden/>
          </w:rPr>
          <w:instrText xml:space="preserve"> PAGEREF _Toc334451546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sidR="007354D3">
          <w:rPr>
            <w:noProof/>
            <w:webHidden/>
          </w:rPr>
          <w:fldChar w:fldCharType="begin"/>
        </w:r>
        <w:r w:rsidR="00D8668B">
          <w:rPr>
            <w:noProof/>
            <w:webHidden/>
          </w:rPr>
          <w:instrText xml:space="preserve"> PAGEREF _Toc334451547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sidR="007354D3">
          <w:rPr>
            <w:noProof/>
            <w:webHidden/>
          </w:rPr>
          <w:fldChar w:fldCharType="begin"/>
        </w:r>
        <w:r w:rsidR="00D8668B">
          <w:rPr>
            <w:noProof/>
            <w:webHidden/>
          </w:rPr>
          <w:instrText xml:space="preserve"> PAGEREF _Toc334451548 \h </w:instrText>
        </w:r>
        <w:r w:rsidR="007354D3">
          <w:rPr>
            <w:noProof/>
            <w:webHidden/>
          </w:rPr>
        </w:r>
        <w:r w:rsidR="007354D3">
          <w:rPr>
            <w:noProof/>
            <w:webHidden/>
          </w:rPr>
          <w:fldChar w:fldCharType="separate"/>
        </w:r>
        <w:r w:rsidR="00D8668B">
          <w:rPr>
            <w:noProof/>
            <w:webHidden/>
          </w:rPr>
          <w:t>26</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sidR="007354D3">
          <w:rPr>
            <w:noProof/>
            <w:webHidden/>
          </w:rPr>
          <w:fldChar w:fldCharType="begin"/>
        </w:r>
        <w:r w:rsidR="00D8668B">
          <w:rPr>
            <w:noProof/>
            <w:webHidden/>
          </w:rPr>
          <w:instrText xml:space="preserve"> PAGEREF _Toc334451549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sidR="007354D3">
          <w:rPr>
            <w:noProof/>
            <w:webHidden/>
          </w:rPr>
          <w:fldChar w:fldCharType="begin"/>
        </w:r>
        <w:r w:rsidR="00D8668B">
          <w:rPr>
            <w:noProof/>
            <w:webHidden/>
          </w:rPr>
          <w:instrText xml:space="preserve"> PAGEREF _Toc334451550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sidR="007354D3">
          <w:rPr>
            <w:noProof/>
            <w:webHidden/>
          </w:rPr>
          <w:fldChar w:fldCharType="begin"/>
        </w:r>
        <w:r w:rsidR="00D8668B">
          <w:rPr>
            <w:noProof/>
            <w:webHidden/>
          </w:rPr>
          <w:instrText xml:space="preserve"> PAGEREF _Toc334451551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sidR="007354D3">
          <w:rPr>
            <w:noProof/>
            <w:webHidden/>
          </w:rPr>
          <w:fldChar w:fldCharType="begin"/>
        </w:r>
        <w:r w:rsidR="00D8668B">
          <w:rPr>
            <w:noProof/>
            <w:webHidden/>
          </w:rPr>
          <w:instrText xml:space="preserve"> PAGEREF _Toc334451552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sidR="007354D3">
          <w:rPr>
            <w:noProof/>
            <w:webHidden/>
          </w:rPr>
          <w:fldChar w:fldCharType="begin"/>
        </w:r>
        <w:r w:rsidR="00D8668B">
          <w:rPr>
            <w:noProof/>
            <w:webHidden/>
          </w:rPr>
          <w:instrText xml:space="preserve"> PAGEREF _Toc334451553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sidR="007354D3">
          <w:rPr>
            <w:noProof/>
            <w:webHidden/>
          </w:rPr>
          <w:fldChar w:fldCharType="begin"/>
        </w:r>
        <w:r w:rsidR="00D8668B">
          <w:rPr>
            <w:noProof/>
            <w:webHidden/>
          </w:rPr>
          <w:instrText xml:space="preserve"> PAGEREF _Toc334451554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sidR="007354D3">
          <w:rPr>
            <w:noProof/>
            <w:webHidden/>
          </w:rPr>
          <w:fldChar w:fldCharType="begin"/>
        </w:r>
        <w:r w:rsidR="00D8668B">
          <w:rPr>
            <w:noProof/>
            <w:webHidden/>
          </w:rPr>
          <w:instrText xml:space="preserve"> PAGEREF _Toc334451555 \h </w:instrText>
        </w:r>
        <w:r w:rsidR="007354D3">
          <w:rPr>
            <w:noProof/>
            <w:webHidden/>
          </w:rPr>
        </w:r>
        <w:r w:rsidR="007354D3">
          <w:rPr>
            <w:noProof/>
            <w:webHidden/>
          </w:rPr>
          <w:fldChar w:fldCharType="separate"/>
        </w:r>
        <w:r w:rsidR="00D8668B">
          <w:rPr>
            <w:noProof/>
            <w:webHidden/>
          </w:rPr>
          <w:t>27</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sidR="007354D3">
          <w:rPr>
            <w:noProof/>
            <w:webHidden/>
          </w:rPr>
          <w:fldChar w:fldCharType="begin"/>
        </w:r>
        <w:r w:rsidR="00D8668B">
          <w:rPr>
            <w:noProof/>
            <w:webHidden/>
          </w:rPr>
          <w:instrText xml:space="preserve"> PAGEREF _Toc334451556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sidR="007354D3">
          <w:rPr>
            <w:noProof/>
            <w:webHidden/>
          </w:rPr>
          <w:fldChar w:fldCharType="begin"/>
        </w:r>
        <w:r w:rsidR="00D8668B">
          <w:rPr>
            <w:noProof/>
            <w:webHidden/>
          </w:rPr>
          <w:instrText xml:space="preserve"> PAGEREF _Toc334451557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sidR="007354D3">
          <w:rPr>
            <w:noProof/>
            <w:webHidden/>
          </w:rPr>
          <w:fldChar w:fldCharType="begin"/>
        </w:r>
        <w:r w:rsidR="00D8668B">
          <w:rPr>
            <w:noProof/>
            <w:webHidden/>
          </w:rPr>
          <w:instrText xml:space="preserve"> PAGEREF _Toc334451558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sidR="007354D3">
          <w:rPr>
            <w:noProof/>
            <w:webHidden/>
          </w:rPr>
          <w:fldChar w:fldCharType="begin"/>
        </w:r>
        <w:r w:rsidR="00D8668B">
          <w:rPr>
            <w:noProof/>
            <w:webHidden/>
          </w:rPr>
          <w:instrText xml:space="preserve"> PAGEREF _Toc334451559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sidR="007354D3">
          <w:rPr>
            <w:noProof/>
            <w:webHidden/>
          </w:rPr>
          <w:fldChar w:fldCharType="begin"/>
        </w:r>
        <w:r w:rsidR="00D8668B">
          <w:rPr>
            <w:noProof/>
            <w:webHidden/>
          </w:rPr>
          <w:instrText xml:space="preserve"> PAGEREF _Toc334451560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sidR="007354D3">
          <w:rPr>
            <w:noProof/>
            <w:webHidden/>
          </w:rPr>
          <w:fldChar w:fldCharType="begin"/>
        </w:r>
        <w:r w:rsidR="00D8668B">
          <w:rPr>
            <w:noProof/>
            <w:webHidden/>
          </w:rPr>
          <w:instrText xml:space="preserve"> PAGEREF _Toc334451561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sidR="007354D3">
          <w:rPr>
            <w:noProof/>
            <w:webHidden/>
          </w:rPr>
          <w:fldChar w:fldCharType="begin"/>
        </w:r>
        <w:r w:rsidR="00D8668B">
          <w:rPr>
            <w:noProof/>
            <w:webHidden/>
          </w:rPr>
          <w:instrText xml:space="preserve"> PAGEREF _Toc334451562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Producto</w:t>
        </w:r>
        <w:r w:rsidR="00D8668B">
          <w:rPr>
            <w:noProof/>
            <w:webHidden/>
          </w:rPr>
          <w:tab/>
        </w:r>
        <w:r w:rsidR="007354D3">
          <w:rPr>
            <w:noProof/>
            <w:webHidden/>
          </w:rPr>
          <w:fldChar w:fldCharType="begin"/>
        </w:r>
        <w:r w:rsidR="00D8668B">
          <w:rPr>
            <w:noProof/>
            <w:webHidden/>
          </w:rPr>
          <w:instrText xml:space="preserve"> PAGEREF _Toc334451563 \h </w:instrText>
        </w:r>
        <w:r w:rsidR="007354D3">
          <w:rPr>
            <w:noProof/>
            <w:webHidden/>
          </w:rPr>
        </w:r>
        <w:r w:rsidR="007354D3">
          <w:rPr>
            <w:noProof/>
            <w:webHidden/>
          </w:rPr>
          <w:fldChar w:fldCharType="separate"/>
        </w:r>
        <w:r w:rsidR="00D8668B">
          <w:rPr>
            <w:noProof/>
            <w:webHidden/>
          </w:rPr>
          <w:t>28</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sidR="007354D3">
          <w:rPr>
            <w:noProof/>
            <w:webHidden/>
          </w:rPr>
          <w:fldChar w:fldCharType="begin"/>
        </w:r>
        <w:r w:rsidR="00D8668B">
          <w:rPr>
            <w:noProof/>
            <w:webHidden/>
          </w:rPr>
          <w:instrText xml:space="preserve"> PAGEREF _Toc334451564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sidR="007354D3">
          <w:rPr>
            <w:noProof/>
            <w:webHidden/>
          </w:rPr>
          <w:fldChar w:fldCharType="begin"/>
        </w:r>
        <w:r w:rsidR="00D8668B">
          <w:rPr>
            <w:noProof/>
            <w:webHidden/>
          </w:rPr>
          <w:instrText xml:space="preserve"> PAGEREF _Toc334451565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sidR="007354D3">
          <w:rPr>
            <w:noProof/>
            <w:webHidden/>
          </w:rPr>
          <w:fldChar w:fldCharType="begin"/>
        </w:r>
        <w:r w:rsidR="00D8668B">
          <w:rPr>
            <w:noProof/>
            <w:webHidden/>
          </w:rPr>
          <w:instrText xml:space="preserve"> PAGEREF _Toc334451566 \h </w:instrText>
        </w:r>
        <w:r w:rsidR="007354D3">
          <w:rPr>
            <w:noProof/>
            <w:webHidden/>
          </w:rPr>
        </w:r>
        <w:r w:rsidR="007354D3">
          <w:rPr>
            <w:noProof/>
            <w:webHidden/>
          </w:rPr>
          <w:fldChar w:fldCharType="separate"/>
        </w:r>
        <w:r w:rsidR="00D8668B">
          <w:rPr>
            <w:noProof/>
            <w:webHidden/>
          </w:rPr>
          <w:t>29</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sidR="007354D3">
          <w:rPr>
            <w:noProof/>
            <w:webHidden/>
          </w:rPr>
          <w:fldChar w:fldCharType="begin"/>
        </w:r>
        <w:r w:rsidR="00D8668B">
          <w:rPr>
            <w:noProof/>
            <w:webHidden/>
          </w:rPr>
          <w:instrText xml:space="preserve"> PAGEREF _Toc334451567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sidR="007354D3">
          <w:rPr>
            <w:noProof/>
            <w:webHidden/>
          </w:rPr>
          <w:fldChar w:fldCharType="begin"/>
        </w:r>
        <w:r w:rsidR="00D8668B">
          <w:rPr>
            <w:noProof/>
            <w:webHidden/>
          </w:rPr>
          <w:instrText xml:space="preserve"> PAGEREF _Toc334451568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sidR="007354D3">
          <w:rPr>
            <w:noProof/>
            <w:webHidden/>
          </w:rPr>
          <w:fldChar w:fldCharType="begin"/>
        </w:r>
        <w:r w:rsidR="00D8668B">
          <w:rPr>
            <w:noProof/>
            <w:webHidden/>
          </w:rPr>
          <w:instrText xml:space="preserve"> PAGEREF _Toc334451569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sidR="007354D3">
          <w:rPr>
            <w:noProof/>
            <w:webHidden/>
          </w:rPr>
          <w:fldChar w:fldCharType="begin"/>
        </w:r>
        <w:r w:rsidR="00D8668B">
          <w:rPr>
            <w:noProof/>
            <w:webHidden/>
          </w:rPr>
          <w:instrText xml:space="preserve"> PAGEREF _Toc334451570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sidR="007354D3">
          <w:rPr>
            <w:noProof/>
            <w:webHidden/>
          </w:rPr>
          <w:fldChar w:fldCharType="begin"/>
        </w:r>
        <w:r w:rsidR="00D8668B">
          <w:rPr>
            <w:noProof/>
            <w:webHidden/>
          </w:rPr>
          <w:instrText xml:space="preserve"> PAGEREF _Toc334451571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sidR="007354D3">
          <w:rPr>
            <w:noProof/>
            <w:webHidden/>
          </w:rPr>
          <w:fldChar w:fldCharType="begin"/>
        </w:r>
        <w:r w:rsidR="00D8668B">
          <w:rPr>
            <w:noProof/>
            <w:webHidden/>
          </w:rPr>
          <w:instrText xml:space="preserve"> PAGEREF _Toc334451572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sidR="007354D3">
          <w:rPr>
            <w:noProof/>
            <w:webHidden/>
          </w:rPr>
          <w:fldChar w:fldCharType="begin"/>
        </w:r>
        <w:r w:rsidR="00D8668B">
          <w:rPr>
            <w:noProof/>
            <w:webHidden/>
          </w:rPr>
          <w:instrText xml:space="preserve"> PAGEREF _Toc334451573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_Toc334451574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_Toc334451575 \h </w:instrText>
        </w:r>
        <w:r w:rsidR="007354D3">
          <w:rPr>
            <w:noProof/>
            <w:webHidden/>
          </w:rPr>
        </w:r>
        <w:r w:rsidR="007354D3">
          <w:rPr>
            <w:noProof/>
            <w:webHidden/>
          </w:rPr>
          <w:fldChar w:fldCharType="separate"/>
        </w:r>
        <w:r w:rsidR="00D8668B">
          <w:rPr>
            <w:noProof/>
            <w:webHidden/>
          </w:rPr>
          <w:t>30</w:t>
        </w:r>
        <w:r w:rsidR="007354D3">
          <w:rPr>
            <w:noProof/>
            <w:webHidden/>
          </w:rPr>
          <w:fldChar w:fldCharType="end"/>
        </w:r>
      </w:hyperlink>
    </w:p>
    <w:p w:rsidR="00D8668B" w:rsidRDefault="00A03E78">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sidR="007354D3">
          <w:rPr>
            <w:noProof/>
            <w:webHidden/>
          </w:rPr>
          <w:fldChar w:fldCharType="begin"/>
        </w:r>
        <w:r w:rsidR="00D8668B">
          <w:rPr>
            <w:noProof/>
            <w:webHidden/>
          </w:rPr>
          <w:instrText xml:space="preserve"> PAGEREF _Toc334451576 \h </w:instrText>
        </w:r>
        <w:r w:rsidR="007354D3">
          <w:rPr>
            <w:noProof/>
            <w:webHidden/>
          </w:rPr>
        </w:r>
        <w:r w:rsidR="007354D3">
          <w:rPr>
            <w:noProof/>
            <w:webHidden/>
          </w:rPr>
          <w:fldChar w:fldCharType="separate"/>
        </w:r>
        <w:r w:rsidR="00D8668B">
          <w:rPr>
            <w:noProof/>
            <w:webHidden/>
          </w:rPr>
          <w:t>32</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sidR="007354D3">
          <w:rPr>
            <w:noProof/>
            <w:webHidden/>
          </w:rPr>
          <w:fldChar w:fldCharType="begin"/>
        </w:r>
        <w:r w:rsidR="00D8668B">
          <w:rPr>
            <w:noProof/>
            <w:webHidden/>
          </w:rPr>
          <w:instrText xml:space="preserve"> PAGEREF _Toc334451577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sidR="007354D3">
          <w:rPr>
            <w:noProof/>
            <w:webHidden/>
          </w:rPr>
          <w:fldChar w:fldCharType="begin"/>
        </w:r>
        <w:r w:rsidR="00D8668B">
          <w:rPr>
            <w:noProof/>
            <w:webHidden/>
          </w:rPr>
          <w:instrText xml:space="preserve"> PAGEREF _Toc334451578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sidR="007354D3">
          <w:rPr>
            <w:noProof/>
            <w:webHidden/>
          </w:rPr>
          <w:fldChar w:fldCharType="begin"/>
        </w:r>
        <w:r w:rsidR="00D8668B">
          <w:rPr>
            <w:noProof/>
            <w:webHidden/>
          </w:rPr>
          <w:instrText xml:space="preserve"> PAGEREF _Toc334451579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sidR="007354D3">
          <w:rPr>
            <w:noProof/>
            <w:webHidden/>
          </w:rPr>
          <w:fldChar w:fldCharType="begin"/>
        </w:r>
        <w:r w:rsidR="00D8668B">
          <w:rPr>
            <w:noProof/>
            <w:webHidden/>
          </w:rPr>
          <w:instrText xml:space="preserve"> PAGEREF _Toc334451580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sidR="007354D3">
          <w:rPr>
            <w:noProof/>
            <w:webHidden/>
          </w:rPr>
          <w:fldChar w:fldCharType="begin"/>
        </w:r>
        <w:r w:rsidR="00D8668B">
          <w:rPr>
            <w:noProof/>
            <w:webHidden/>
          </w:rPr>
          <w:instrText xml:space="preserve"> PAGEREF _Toc334451581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sidR="007354D3">
          <w:rPr>
            <w:noProof/>
            <w:webHidden/>
          </w:rPr>
          <w:fldChar w:fldCharType="begin"/>
        </w:r>
        <w:r w:rsidR="00D8668B">
          <w:rPr>
            <w:noProof/>
            <w:webHidden/>
          </w:rPr>
          <w:instrText xml:space="preserve"> PAGEREF _Toc334451582 \h </w:instrText>
        </w:r>
        <w:r w:rsidR="007354D3">
          <w:rPr>
            <w:noProof/>
            <w:webHidden/>
          </w:rPr>
        </w:r>
        <w:r w:rsidR="007354D3">
          <w:rPr>
            <w:noProof/>
            <w:webHidden/>
          </w:rPr>
          <w:fldChar w:fldCharType="separate"/>
        </w:r>
        <w:r w:rsidR="00D8668B">
          <w:rPr>
            <w:noProof/>
            <w:webHidden/>
          </w:rPr>
          <w:t>33</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sidR="007354D3">
          <w:rPr>
            <w:noProof/>
            <w:webHidden/>
          </w:rPr>
          <w:fldChar w:fldCharType="begin"/>
        </w:r>
        <w:r w:rsidR="00D8668B">
          <w:rPr>
            <w:noProof/>
            <w:webHidden/>
          </w:rPr>
          <w:instrText xml:space="preserve"> PAGEREF _Toc334451583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sidR="007354D3">
          <w:rPr>
            <w:noProof/>
            <w:webHidden/>
          </w:rPr>
          <w:fldChar w:fldCharType="begin"/>
        </w:r>
        <w:r w:rsidR="00D8668B">
          <w:rPr>
            <w:noProof/>
            <w:webHidden/>
          </w:rPr>
          <w:instrText xml:space="preserve"> PAGEREF _Toc334451584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sidR="007354D3">
          <w:rPr>
            <w:noProof/>
            <w:webHidden/>
          </w:rPr>
          <w:fldChar w:fldCharType="begin"/>
        </w:r>
        <w:r w:rsidR="00D8668B">
          <w:rPr>
            <w:noProof/>
            <w:webHidden/>
          </w:rPr>
          <w:instrText xml:space="preserve"> PAGEREF _Toc334451585 \h </w:instrText>
        </w:r>
        <w:r w:rsidR="007354D3">
          <w:rPr>
            <w:noProof/>
            <w:webHidden/>
          </w:rPr>
        </w:r>
        <w:r w:rsidR="007354D3">
          <w:rPr>
            <w:noProof/>
            <w:webHidden/>
          </w:rPr>
          <w:fldChar w:fldCharType="separate"/>
        </w:r>
        <w:r w:rsidR="00D8668B">
          <w:rPr>
            <w:noProof/>
            <w:webHidden/>
          </w:rPr>
          <w:t>34</w:t>
        </w:r>
        <w:r w:rsidR="007354D3">
          <w:rPr>
            <w:noProof/>
            <w:webHidden/>
          </w:rPr>
          <w:fldChar w:fldCharType="end"/>
        </w:r>
      </w:hyperlink>
    </w:p>
    <w:p w:rsidR="00D8668B" w:rsidRDefault="00A03E78">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sidR="007354D3">
          <w:rPr>
            <w:noProof/>
            <w:webHidden/>
          </w:rPr>
          <w:fldChar w:fldCharType="begin"/>
        </w:r>
        <w:r w:rsidR="00D8668B">
          <w:rPr>
            <w:noProof/>
            <w:webHidden/>
          </w:rPr>
          <w:instrText xml:space="preserve"> PAGEREF _Toc334451586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sidR="007354D3">
          <w:rPr>
            <w:noProof/>
            <w:webHidden/>
          </w:rPr>
          <w:fldChar w:fldCharType="begin"/>
        </w:r>
        <w:r w:rsidR="00D8668B">
          <w:rPr>
            <w:noProof/>
            <w:webHidden/>
          </w:rPr>
          <w:instrText xml:space="preserve"> PAGEREF _Toc334451587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sidR="007354D3">
          <w:rPr>
            <w:noProof/>
            <w:webHidden/>
          </w:rPr>
          <w:fldChar w:fldCharType="begin"/>
        </w:r>
        <w:r w:rsidR="00D8668B">
          <w:rPr>
            <w:noProof/>
            <w:webHidden/>
          </w:rPr>
          <w:instrText xml:space="preserve"> PAGEREF _Toc334451588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sidR="007354D3">
          <w:rPr>
            <w:noProof/>
            <w:webHidden/>
          </w:rPr>
          <w:fldChar w:fldCharType="begin"/>
        </w:r>
        <w:r w:rsidR="00D8668B">
          <w:rPr>
            <w:noProof/>
            <w:webHidden/>
          </w:rPr>
          <w:instrText xml:space="preserve"> PAGEREF _Toc334451589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A03E78">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sidR="007354D3">
          <w:rPr>
            <w:noProof/>
            <w:webHidden/>
          </w:rPr>
          <w:fldChar w:fldCharType="begin"/>
        </w:r>
        <w:r w:rsidR="00D8668B">
          <w:rPr>
            <w:noProof/>
            <w:webHidden/>
          </w:rPr>
          <w:instrText xml:space="preserve"> PAGEREF _Toc334451590 \h </w:instrText>
        </w:r>
        <w:r w:rsidR="007354D3">
          <w:rPr>
            <w:noProof/>
            <w:webHidden/>
          </w:rPr>
        </w:r>
        <w:r w:rsidR="007354D3">
          <w:rPr>
            <w:noProof/>
            <w:webHidden/>
          </w:rPr>
          <w:fldChar w:fldCharType="separate"/>
        </w:r>
        <w:r w:rsidR="00D8668B">
          <w:rPr>
            <w:noProof/>
            <w:webHidden/>
          </w:rPr>
          <w:t>35</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Additional plans</w:t>
        </w:r>
        <w:r w:rsidR="00D8668B">
          <w:rPr>
            <w:noProof/>
            <w:webHidden/>
          </w:rPr>
          <w:tab/>
        </w:r>
        <w:r w:rsidR="007354D3">
          <w:rPr>
            <w:noProof/>
            <w:webHidden/>
          </w:rPr>
          <w:fldChar w:fldCharType="begin"/>
        </w:r>
        <w:r w:rsidR="00D8668B">
          <w:rPr>
            <w:noProof/>
            <w:webHidden/>
          </w:rPr>
          <w:instrText xml:space="preserve"> PAGEREF _Toc334451591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sidR="007354D3">
          <w:rPr>
            <w:noProof/>
            <w:webHidden/>
          </w:rPr>
          <w:fldChar w:fldCharType="begin"/>
        </w:r>
        <w:r w:rsidR="00D8668B">
          <w:rPr>
            <w:noProof/>
            <w:webHidden/>
          </w:rPr>
          <w:instrText xml:space="preserve"> PAGEREF _Toc334451592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A03E78">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sidR="007354D3">
          <w:rPr>
            <w:noProof/>
            <w:webHidden/>
          </w:rPr>
          <w:fldChar w:fldCharType="begin"/>
        </w:r>
        <w:r w:rsidR="00D8668B">
          <w:rPr>
            <w:noProof/>
            <w:webHidden/>
          </w:rPr>
          <w:instrText xml:space="preserve"> PAGEREF _Toc334451593 \h </w:instrText>
        </w:r>
        <w:r w:rsidR="007354D3">
          <w:rPr>
            <w:noProof/>
            <w:webHidden/>
          </w:rPr>
        </w:r>
        <w:r w:rsidR="007354D3">
          <w:rPr>
            <w:noProof/>
            <w:webHidden/>
          </w:rPr>
          <w:fldChar w:fldCharType="separate"/>
        </w:r>
        <w:r w:rsidR="00D8668B">
          <w:rPr>
            <w:noProof/>
            <w:webHidden/>
          </w:rPr>
          <w:t>37</w:t>
        </w:r>
        <w:r w:rsidR="007354D3">
          <w:rPr>
            <w:noProof/>
            <w:webHidden/>
          </w:rPr>
          <w:fldChar w:fldCharType="end"/>
        </w:r>
      </w:hyperlink>
    </w:p>
    <w:p w:rsidR="00D8668B" w:rsidRDefault="007354D3"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proofErr w:type="spellStart"/>
      <w:r w:rsidRPr="00D53C37">
        <w:rPr>
          <w:rFonts w:ascii="Arial" w:hAnsi="Arial"/>
          <w:lang w:val="es-CO"/>
        </w:rPr>
        <w:lastRenderedPageBreak/>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7354D3"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7354D3" w:rsidRPr="00595763">
        <w:rPr>
          <w:rFonts w:ascii="Arial" w:hAnsi="Arial"/>
          <w:lang w:val="es-CO"/>
        </w:rPr>
        <w:fldChar w:fldCharType="begin"/>
      </w:r>
      <w:r w:rsidR="000F2B5B" w:rsidRPr="00D53C37">
        <w:rPr>
          <w:rFonts w:ascii="Arial" w:hAnsi="Arial" w:cs="Arial"/>
          <w:lang w:val="es-CO"/>
        </w:rPr>
        <w:instrText xml:space="preserve"> TOC \h \z \c "Tabla" </w:instrText>
      </w:r>
      <w:r w:rsidR="007354D3"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7354D3" w:rsidRPr="00595763">
          <w:rPr>
            <w:webHidden/>
            <w:lang w:val="es-CO"/>
          </w:rPr>
          <w:fldChar w:fldCharType="begin"/>
        </w:r>
        <w:r w:rsidR="000F2B5B" w:rsidRPr="00D53C37">
          <w:rPr>
            <w:webHidden/>
            <w:lang w:val="es-CO"/>
          </w:rPr>
          <w:instrText xml:space="preserve"> PAGEREF _Toc333012790 \h </w:instrText>
        </w:r>
        <w:r w:rsidR="007354D3" w:rsidRPr="00595763">
          <w:rPr>
            <w:webHidden/>
            <w:lang w:val="es-CO"/>
          </w:rPr>
        </w:r>
        <w:r w:rsidR="007354D3" w:rsidRPr="00595763">
          <w:rPr>
            <w:webHidden/>
            <w:lang w:val="es-CO"/>
          </w:rPr>
          <w:fldChar w:fldCharType="separate"/>
        </w:r>
        <w:r w:rsidR="00C11889">
          <w:rPr>
            <w:noProof/>
            <w:webHidden/>
            <w:lang w:val="es-CO"/>
          </w:rPr>
          <w:t>15</w:t>
        </w:r>
        <w:r w:rsidR="007354D3" w:rsidRPr="00595763">
          <w:rPr>
            <w:webHidden/>
            <w:lang w:val="es-CO"/>
          </w:rPr>
          <w:fldChar w:fldCharType="end"/>
        </w:r>
      </w:hyperlink>
    </w:p>
    <w:p w:rsidR="00D9745F" w:rsidRPr="00595763" w:rsidRDefault="007354D3"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El alcance de este proyecto esta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9D7F6B">
      <w:pPr>
        <w:pStyle w:val="Prrafodelista"/>
        <w:numPr>
          <w:ilvl w:val="0"/>
          <w:numId w:val="5"/>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proofErr w:type="gramStart"/>
      <w:r w:rsidR="00F811C5" w:rsidRPr="00EA7D3F">
        <w:rPr>
          <w:lang w:val="es-CO"/>
        </w:rPr>
        <w:t>,</w:t>
      </w:r>
      <w:r w:rsidR="00EA0183" w:rsidRPr="00EA7D3F">
        <w:rPr>
          <w:lang w:val="es-CO"/>
        </w:rPr>
        <w:t>etc</w:t>
      </w:r>
      <w:proofErr w:type="spellEnd"/>
      <w:proofErr w:type="gram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9D7F6B">
            <w:pPr>
              <w:pStyle w:val="Prrafodelista"/>
              <w:numPr>
                <w:ilvl w:val="0"/>
                <w:numId w:val="1"/>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9D7F6B">
            <w:pPr>
              <w:pStyle w:val="Prrafodelista"/>
              <w:numPr>
                <w:ilvl w:val="0"/>
                <w:numId w:val="1"/>
              </w:numPr>
              <w:jc w:val="both"/>
              <w:rPr>
                <w:sz w:val="20"/>
                <w:lang w:val="es-CO"/>
              </w:rPr>
            </w:pPr>
            <w:r w:rsidRPr="00595763">
              <w:rPr>
                <w:sz w:val="20"/>
                <w:lang w:val="es-CO"/>
              </w:rPr>
              <w:t>Casos de Uso refinados</w:t>
            </w:r>
          </w:p>
          <w:p w:rsidR="0030124A" w:rsidRPr="00595763" w:rsidRDefault="0030124A" w:rsidP="009D7F6B">
            <w:pPr>
              <w:pStyle w:val="Prrafodelista"/>
              <w:numPr>
                <w:ilvl w:val="0"/>
                <w:numId w:val="1"/>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30124A" w:rsidRPr="00595763" w:rsidRDefault="0030124A" w:rsidP="009D7F6B">
            <w:pPr>
              <w:pStyle w:val="Prrafodelista"/>
              <w:numPr>
                <w:ilvl w:val="0"/>
                <w:numId w:val="2"/>
              </w:numPr>
              <w:jc w:val="both"/>
              <w:rPr>
                <w:sz w:val="20"/>
                <w:lang w:val="es-CO"/>
              </w:rPr>
            </w:pPr>
            <w:r w:rsidRPr="00595763">
              <w:rPr>
                <w:sz w:val="20"/>
                <w:lang w:val="es-CO"/>
              </w:rPr>
              <w:t xml:space="preserve">Prototipo Funcional, con la implementación  del caso de uso mas difícil </w:t>
            </w:r>
          </w:p>
          <w:p w:rsidR="0030124A" w:rsidRPr="00595763" w:rsidRDefault="0030124A" w:rsidP="009D7F6B">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2"/>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30124A" w:rsidRPr="00595763" w:rsidRDefault="0030124A"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lastRenderedPageBreak/>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Prototipo funcional final</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Manuales</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Resultados de las pruebas</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7354D3" w:rsidRPr="00595763">
        <w:rPr>
          <w:lang w:val="es-CO"/>
        </w:rPr>
        <w:fldChar w:fldCharType="begin"/>
      </w:r>
      <w:r w:rsidRPr="00595763">
        <w:rPr>
          <w:lang w:val="es-CO"/>
        </w:rPr>
        <w:instrText xml:space="preserve"> SEQ Tabla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proofErr w:type="gramStart"/>
      <w:r w:rsidRPr="00027FCC">
        <w:rPr>
          <w:rFonts w:ascii="Arial" w:hAnsi="Arial"/>
          <w:b w:val="0"/>
          <w:bCs w:val="0"/>
          <w:lang w:val="es-CO"/>
        </w:rPr>
        <w:t>3.</w:t>
      </w:r>
      <w:r w:rsidR="00895FEE">
        <w:rPr>
          <w:rFonts w:ascii="Arial" w:hAnsi="Arial"/>
          <w:lang w:val="es-CO"/>
        </w:rPr>
        <w:t>Definiciones</w:t>
      </w:r>
      <w:bookmarkEnd w:id="56"/>
      <w:bookmarkEnd w:id="57"/>
      <w:proofErr w:type="gramEnd"/>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proofErr w:type="gramStart"/>
      <w:r w:rsidRPr="00D53C37">
        <w:rPr>
          <w:rFonts w:ascii="Arial" w:hAnsi="Arial"/>
          <w:lang w:val="es-CO"/>
        </w:rPr>
        <w:t>4.</w:t>
      </w:r>
      <w:r w:rsidR="00EC7126">
        <w:rPr>
          <w:rFonts w:ascii="Arial" w:hAnsi="Arial"/>
          <w:lang w:val="es-CO"/>
        </w:rPr>
        <w:t>Contexto</w:t>
      </w:r>
      <w:proofErr w:type="gramEnd"/>
      <w:r w:rsidR="00EC7126">
        <w:rPr>
          <w:rFonts w:ascii="Arial" w:hAnsi="Arial"/>
          <w:lang w:val="es-CO"/>
        </w:rPr>
        <w:t xml:space="preserve">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t>4.3</w:t>
      </w:r>
      <w:r w:rsidRPr="00B90D45">
        <w:rPr>
          <w:rFonts w:ascii="Arial" w:hAnsi="Arial"/>
          <w:sz w:val="28"/>
          <w:lang w:val="es-CO"/>
        </w:rPr>
        <w:t>.1. Objetivos</w:t>
      </w:r>
      <w:bookmarkEnd w:id="68"/>
      <w:bookmarkEnd w:id="69"/>
    </w:p>
    <w:p w:rsidR="008D6C04" w:rsidRDefault="008D6C04" w:rsidP="008D6C04">
      <w:pPr>
        <w:jc w:val="both"/>
      </w:pPr>
      <w:r>
        <w:t xml:space="preserve">En este plan se especificaran </w:t>
      </w:r>
      <w:r w:rsidR="006D4F3F">
        <w:t xml:space="preserve">los siguientes numerales, </w:t>
      </w:r>
      <w:r>
        <w:t xml:space="preserve">en los cuales la organización de </w:t>
      </w:r>
      <w:proofErr w:type="spellStart"/>
      <w:r>
        <w:t>FifthFloorCorp</w:t>
      </w:r>
      <w:proofErr w:type="spellEnd"/>
      <w:r>
        <w:t xml:space="preserve"> se basara para el desarrollo de este proyecto de software.</w:t>
      </w:r>
    </w:p>
    <w:p w:rsidR="006D4F3F" w:rsidRDefault="006D4F3F" w:rsidP="00893287">
      <w:pPr>
        <w:pStyle w:val="Prrafodelista"/>
        <w:numPr>
          <w:ilvl w:val="0"/>
          <w:numId w:val="44"/>
        </w:numPr>
        <w:jc w:val="both"/>
      </w:pPr>
      <w:r>
        <w:t>Instalaciones físicas</w:t>
      </w:r>
    </w:p>
    <w:p w:rsidR="006D4F3F" w:rsidRDefault="006D4F3F" w:rsidP="00893287">
      <w:pPr>
        <w:pStyle w:val="Prrafodelista"/>
        <w:numPr>
          <w:ilvl w:val="0"/>
          <w:numId w:val="44"/>
        </w:numPr>
        <w:jc w:val="both"/>
      </w:pPr>
      <w:r>
        <w:t>Descripción de equipos</w:t>
      </w:r>
    </w:p>
    <w:p w:rsidR="006D4F3F" w:rsidRDefault="006D4F3F" w:rsidP="00893287">
      <w:pPr>
        <w:pStyle w:val="Prrafodelista"/>
        <w:numPr>
          <w:ilvl w:val="0"/>
          <w:numId w:val="44"/>
        </w:numPr>
        <w:jc w:val="both"/>
      </w:pPr>
      <w:r>
        <w:lastRenderedPageBreak/>
        <w:t>Redes de comunicación</w:t>
      </w:r>
    </w:p>
    <w:p w:rsidR="006D4F3F" w:rsidRDefault="006D4F3F" w:rsidP="00893287">
      <w:pPr>
        <w:pStyle w:val="Prrafodelista"/>
        <w:numPr>
          <w:ilvl w:val="0"/>
          <w:numId w:val="44"/>
        </w:numPr>
        <w:jc w:val="both"/>
      </w:pPr>
      <w:r>
        <w:t>Entornos de desarrollo y pruebas</w:t>
      </w:r>
    </w:p>
    <w:p w:rsidR="008D6C04" w:rsidRPr="008D6C04" w:rsidRDefault="008D6C04" w:rsidP="008D6C04"/>
    <w:p w:rsid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rsidR="00740C4F" w:rsidRPr="00740C4F" w:rsidRDefault="00740C4F" w:rsidP="00740C4F">
      <w:pPr>
        <w:jc w:val="both"/>
        <w:rPr>
          <w:lang w:val="es-CO"/>
        </w:rPr>
      </w:pPr>
      <w:r>
        <w:rPr>
          <w:lang w:val="es-CO"/>
        </w:rPr>
        <w:t>Definir las instalaciones físicas, redes de comunicación</w:t>
      </w:r>
      <w:r w:rsidR="006D4F3F">
        <w:rPr>
          <w:lang w:val="es-CO"/>
        </w:rPr>
        <w:t>, entornos de desarrollo</w:t>
      </w:r>
      <w:r>
        <w:rPr>
          <w:lang w:val="es-CO"/>
        </w:rPr>
        <w:t xml:space="preserve"> y los recursos </w:t>
      </w:r>
      <w:r w:rsidR="006D4F3F">
        <w:rPr>
          <w:lang w:val="es-CO"/>
        </w:rPr>
        <w:t>tecnológicos</w:t>
      </w:r>
      <w:r>
        <w:rPr>
          <w:lang w:val="es-CO"/>
        </w:rPr>
        <w:t xml:space="preserve"> </w:t>
      </w:r>
      <w:r w:rsidR="006D4F3F">
        <w:rPr>
          <w:lang w:val="es-CO"/>
        </w:rPr>
        <w:t>a los cuales la</w:t>
      </w:r>
      <w:r>
        <w:rPr>
          <w:lang w:val="es-CO"/>
        </w:rPr>
        <w:t xml:space="preserve">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tendrá acceso durante el tiempo de desarrollo </w:t>
      </w:r>
      <w:r w:rsidR="006D4F3F">
        <w:rPr>
          <w:lang w:val="es-CO"/>
        </w:rPr>
        <w:t>del proyecto.</w:t>
      </w:r>
    </w:p>
    <w:p w:rsid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rsidR="00DB2373" w:rsidRDefault="00740C4F" w:rsidP="00740C4F">
      <w:pPr>
        <w:jc w:val="both"/>
        <w:rPr>
          <w:lang w:val="es-CO"/>
        </w:rPr>
      </w:pPr>
      <w:r>
        <w:rPr>
          <w:lang w:val="es-CO"/>
        </w:rPr>
        <w:t xml:space="preserve">La Documentadora y Administradora de riegos, será la responsable en cuanto a la instalación física de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de coordinar los encuentros de desarrollo del proyecto dependiendo de la disposición de este espacio de trabajo.</w:t>
      </w:r>
    </w:p>
    <w:p w:rsidR="00740C4F" w:rsidRPr="00DB2373" w:rsidRDefault="00740C4F" w:rsidP="00740C4F">
      <w:pPr>
        <w:jc w:val="both"/>
        <w:rPr>
          <w:lang w:val="es-CO"/>
        </w:rPr>
      </w:pPr>
      <w:r>
        <w:rPr>
          <w:lang w:val="es-CO"/>
        </w:rPr>
        <w:t xml:space="preserve">Para los recursos que serán usados en el desarrollo, cada integrante de la organización será responsable de su equipo (laptop) para realizar su trabajo. Los </w:t>
      </w:r>
      <w:proofErr w:type="spellStart"/>
      <w:r>
        <w:rPr>
          <w:lang w:val="es-CO"/>
        </w:rPr>
        <w:t>routers</w:t>
      </w:r>
      <w:proofErr w:type="spellEnd"/>
      <w:r>
        <w:rPr>
          <w:lang w:val="es-CO"/>
        </w:rPr>
        <w:t xml:space="preserve"> serán responsabilidad del Administrador de Calidad y del Director de desarrollo. </w:t>
      </w:r>
    </w:p>
    <w:p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w:t>
      </w:r>
      <w:r>
        <w:lastRenderedPageBreak/>
        <w:t xml:space="preserve">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eastAsia="ja-JP"/>
        </w:rPr>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0"/>
    </w:p>
    <w:p w:rsidR="001E566B" w:rsidRPr="001E566B" w:rsidRDefault="001E566B" w:rsidP="001E566B">
      <w:pPr>
        <w:rPr>
          <w:lang w:val="es-CO"/>
        </w:rPr>
      </w:pPr>
    </w:p>
    <w:p w:rsidR="00B90D45" w:rsidRDefault="00B90D45" w:rsidP="009D7F6B">
      <w:pPr>
        <w:pStyle w:val="Prrafodelista"/>
        <w:numPr>
          <w:ilvl w:val="0"/>
          <w:numId w:val="20"/>
        </w:numPr>
      </w:pPr>
      <w:r>
        <w:t xml:space="preserve">CASA ALICIA BELTRAN </w:t>
      </w:r>
    </w:p>
    <w:p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FifthFloor</w:t>
      </w:r>
      <w:proofErr w:type="spellEnd"/>
      <w:r>
        <w:t xml:space="preserve"> Corp. y estará disponible con más frecuencia.</w:t>
      </w:r>
    </w:p>
    <w:p w:rsidR="00B90D45" w:rsidRDefault="00B90D45" w:rsidP="0011798C">
      <w:pPr>
        <w:pStyle w:val="Prrafodelista"/>
        <w:jc w:val="both"/>
      </w:pPr>
      <w:r>
        <w:rPr>
          <w:noProof/>
          <w:lang w:eastAsia="ja-JP"/>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1"/>
    </w:p>
    <w:p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rsidR="00B90D45" w:rsidRDefault="0011798C" w:rsidP="00DB2373">
      <w:r>
        <w:rPr>
          <w:noProof/>
          <w:lang w:eastAsia="ja-JP"/>
        </w:rPr>
        <w:drawing>
          <wp:inline distT="0" distB="0" distL="0" distR="0" wp14:anchorId="532EDB76" wp14:editId="47A60E7D">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rsidR="00EB2285" w:rsidRDefault="00EB2285" w:rsidP="00EB2285"/>
    <w:p w:rsidR="00F31C00" w:rsidRPr="00595763" w:rsidRDefault="00D9745F" w:rsidP="00014AF3">
      <w:pPr>
        <w:pStyle w:val="Ttulo2"/>
        <w:jc w:val="both"/>
        <w:rPr>
          <w:rFonts w:ascii="Arial" w:hAnsi="Arial"/>
          <w:sz w:val="28"/>
          <w:lang w:val="es-CO"/>
        </w:rPr>
      </w:pPr>
      <w:bookmarkStart w:id="89" w:name="_Toc334451280"/>
      <w:bookmarkStart w:id="90"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89"/>
      <w:bookmarkEnd w:id="90"/>
    </w:p>
    <w:p w:rsidR="009D7F6B" w:rsidRDefault="009D7F6B" w:rsidP="009D7F6B">
      <w:pPr>
        <w:pStyle w:val="Ttulo41"/>
      </w:pPr>
      <w:bookmarkStart w:id="91" w:name="_Toc334451281"/>
      <w:bookmarkStart w:id="92" w:name="_Toc334451518"/>
      <w:r>
        <w:t xml:space="preserve">4.4.1 </w:t>
      </w:r>
      <w:bookmarkStart w:id="93" w:name="_Toc333053691"/>
      <w:r>
        <w:t>Herramientas de Software</w:t>
      </w:r>
      <w:bookmarkEnd w:id="93"/>
    </w:p>
    <w:p w:rsidR="009D7F6B" w:rsidRDefault="009D7F6B" w:rsidP="009D7F6B">
      <w:pPr>
        <w:pStyle w:val="Ttulo51"/>
      </w:pPr>
      <w:bookmarkStart w:id="94" w:name="_Toc333053692"/>
      <w:r>
        <w:t>Lenguajes de programación</w:t>
      </w:r>
      <w:bookmarkEnd w:id="94"/>
    </w:p>
    <w:p w:rsidR="009D7F6B" w:rsidRDefault="009D7F6B" w:rsidP="009D7F6B">
      <w:pPr>
        <w:pStyle w:val="Prrafodelista"/>
        <w:numPr>
          <w:ilvl w:val="0"/>
          <w:numId w:val="30"/>
        </w:numPr>
        <w:suppressAutoHyphens/>
        <w:autoSpaceDN w:val="0"/>
        <w:contextualSpacing w:val="0"/>
        <w:textAlignment w:val="baseline"/>
      </w:pPr>
      <w:r>
        <w:rPr>
          <w:lang w:val="es-CO"/>
        </w:rPr>
        <w:t>JavaScript</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nombre a </w:t>
      </w:r>
      <w:proofErr w:type="spellStart"/>
      <w:r>
        <w:rPr>
          <w:lang w:val="es-CO"/>
        </w:rPr>
        <w:t>javascript</w:t>
      </w:r>
      <w:proofErr w:type="spellEnd"/>
      <w:r>
        <w:rPr>
          <w:lang w:val="es-CO"/>
        </w:rPr>
        <w:t xml:space="preserve"> por cuestiones de marketing.</w:t>
      </w:r>
    </w:p>
    <w:p w:rsidR="009D7F6B" w:rsidRDefault="009D7F6B" w:rsidP="009D7F6B">
      <w:pPr>
        <w:pStyle w:val="Prrafodelista"/>
        <w:numPr>
          <w:ilvl w:val="1"/>
          <w:numId w:val="27"/>
        </w:numPr>
        <w:suppressAutoHyphens/>
        <w:autoSpaceDN w:val="0"/>
        <w:contextualSpacing w:val="0"/>
        <w:textAlignment w:val="baseline"/>
      </w:pPr>
      <w:r>
        <w:rPr>
          <w:lang w:val="es-CO"/>
        </w:rPr>
        <w:t xml:space="preserve">“ … </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JavaScript es un lenguaje de programación dinámico que soporta construcción de objetos</w:t>
      </w:r>
      <w:r>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Pr>
            <w:rFonts w:ascii="Lucida Sans Unicode" w:hAnsi="Lucida Sans Unicode" w:cs="Lucida Sans Unicode"/>
            <w:color w:val="00000A"/>
            <w:sz w:val="21"/>
            <w:szCs w:val="21"/>
            <w:shd w:val="clear" w:color="auto" w:fill="FFFFFF"/>
            <w:lang w:val="es-CO"/>
          </w:rPr>
          <w:t>basado en prototipos</w:t>
        </w:r>
      </w:hyperlink>
      <w:r>
        <w:rPr>
          <w:rFonts w:ascii="Lucida Sans Unicode" w:hAnsi="Lucida Sans Unicode" w:cs="Lucida Sans Unicode"/>
          <w:sz w:val="21"/>
          <w:szCs w:val="21"/>
          <w:shd w:val="clear" w:color="auto" w:fill="FFFFFF"/>
          <w:lang w:val="es-CO"/>
        </w:rPr>
        <w:t>.</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La sintaxis básica es similar a Java y C++</w:t>
      </w:r>
      <w:r>
        <w:rPr>
          <w:rStyle w:val="apple-converted-space"/>
          <w:rFonts w:ascii="Lucida Sans Unicode" w:hAnsi="Lucida Sans Unicode" w:cs="Lucida Sans Unicode"/>
          <w:sz w:val="21"/>
          <w:szCs w:val="21"/>
          <w:shd w:val="clear" w:color="auto" w:fill="FFFFFF"/>
          <w:lang w:val="es-CO"/>
        </w:rPr>
        <w:t> </w:t>
      </w:r>
      <w:r>
        <w:rPr>
          <w:lang w:val="es-CO"/>
        </w:rPr>
        <w:t xml:space="preserve"> …”</w:t>
      </w:r>
      <w:commentRangeStart w:id="95"/>
      <w:r>
        <w:rPr>
          <w:lang w:val="es-CO"/>
        </w:rPr>
        <w:commentReference w:id="95"/>
      </w:r>
      <w:commentRangeEnd w:id="95"/>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96"/>
      <w:r>
        <w:rPr>
          <w:lang w:val="es-CO"/>
        </w:rPr>
        <w:commentReference w:id="96"/>
      </w:r>
      <w:commentRangeEnd w:id="96"/>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Ttulo51"/>
      </w:pPr>
      <w:bookmarkStart w:id="97" w:name="_Toc333053693"/>
      <w:r>
        <w:t>Sistema Operativo</w:t>
      </w:r>
      <w:bookmarkEnd w:id="97"/>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98"/>
      <w:r>
        <w:rPr>
          <w:lang w:val="es-CO"/>
        </w:rPr>
        <w:commentReference w:id="98"/>
      </w:r>
      <w:commentRangeEnd w:id="98"/>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tipo propietario perteneciente a la compañía desarrolladora </w:t>
      </w:r>
      <w:r>
        <w:rPr>
          <w:i/>
          <w:lang w:val="es-CO"/>
        </w:rPr>
        <w:t xml:space="preserve">Microsoft </w:t>
      </w:r>
      <w:proofErr w:type="spellStart"/>
      <w:r>
        <w:rPr>
          <w:i/>
          <w:lang w:val="es-CO"/>
        </w:rPr>
        <w:t>Corporation</w:t>
      </w:r>
      <w:proofErr w:type="spellEnd"/>
      <w:r>
        <w:rPr>
          <w:i/>
          <w:lang w:val="es-CO"/>
        </w:rPr>
        <w:t xml:space="preserve">, </w:t>
      </w:r>
      <w:r>
        <w:rPr>
          <w:lang w:val="es-CO"/>
        </w:rPr>
        <w:t xml:space="preserve"> la cual lo distribuye a través del esquema de licenciamiento, disponible para múltiples arquitecturas de hardware.</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99"/>
      <w:r>
        <w:rPr>
          <w:lang w:val="es-CO"/>
        </w:rPr>
        <w:commentReference w:id="99"/>
      </w:r>
      <w:commentRangeEnd w:id="99"/>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0"/>
      <w:r>
        <w:rPr>
          <w:lang w:val="es-CO"/>
        </w:rPr>
        <w:commentReference w:id="100"/>
      </w:r>
      <w:commentRangeEnd w:id="100"/>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Sistema operativo libre y de código abierto, el cual por defecto incluye GNOME como gestor de interfaz grafica.</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1"/>
      <w:r>
        <w:rPr>
          <w:lang w:val="es-CO"/>
        </w:rPr>
        <w:commentReference w:id="101"/>
      </w:r>
      <w:commentRangeEnd w:id="101"/>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2"/>
      <w:r>
        <w:rPr>
          <w:lang w:val="es-CO"/>
        </w:rPr>
        <w:commentReference w:id="102"/>
      </w:r>
      <w:commentRangeEnd w:id="102"/>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Ttulo51"/>
      </w:pPr>
      <w:bookmarkStart w:id="103" w:name="_Toc333053694"/>
      <w:r>
        <w:lastRenderedPageBreak/>
        <w:t>Entornos de Desarrollo (IDE)</w:t>
      </w:r>
      <w:bookmarkEnd w:id="103"/>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04"/>
      <w:r>
        <w:rPr>
          <w:lang w:val="es-CO"/>
        </w:rPr>
        <w:commentReference w:id="104"/>
      </w:r>
      <w:commentRangeEnd w:id="104"/>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05"/>
      <w:r>
        <w:rPr>
          <w:lang w:val="es-CO"/>
        </w:rPr>
        <w:commentReference w:id="105"/>
      </w:r>
      <w:commentRangeEnd w:id="105"/>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06"/>
      <w:r>
        <w:rPr>
          <w:lang w:val="es-CO"/>
        </w:rPr>
        <w:commentReference w:id="106"/>
      </w:r>
      <w:commentRangeEnd w:id="106"/>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7"/>
      <w:r>
        <w:commentReference w:id="107"/>
      </w:r>
      <w:commentRangeEnd w:id="107"/>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08"/>
      <w:r>
        <w:commentReference w:id="108"/>
      </w:r>
      <w:commentRangeEnd w:id="108"/>
      <w:r>
        <w:t>Descarga</w:t>
      </w:r>
    </w:p>
    <w:p w:rsidR="009D7F6B" w:rsidRDefault="009D7F6B" w:rsidP="009D7F6B">
      <w:pPr>
        <w:pStyle w:val="Ttulo51"/>
        <w:jc w:val="both"/>
      </w:pPr>
      <w:r>
        <w:t>Bases de Datos</w:t>
      </w:r>
    </w:p>
    <w:p w:rsidR="009D7F6B" w:rsidRDefault="009D7F6B" w:rsidP="009D7F6B">
      <w:pPr>
        <w:pStyle w:val="Textbody"/>
        <w:jc w:val="both"/>
      </w:pPr>
    </w:p>
    <w:p w:rsidR="009D7F6B" w:rsidRDefault="009D7F6B" w:rsidP="009D7F6B">
      <w:pPr>
        <w:pStyle w:val="Prrafodelista"/>
        <w:numPr>
          <w:ilvl w:val="0"/>
          <w:numId w:val="33"/>
        </w:numPr>
        <w:suppressAutoHyphens/>
        <w:autoSpaceDN w:val="0"/>
        <w:contextualSpacing w:val="0"/>
        <w:textAlignment w:val="baseline"/>
      </w:pPr>
      <w:proofErr w:type="spellStart"/>
      <w:r>
        <w:rPr>
          <w:lang w:val="es-CO"/>
        </w:rPr>
        <w:t>SQLite</w:t>
      </w:r>
      <w:proofErr w:type="spellEnd"/>
    </w:p>
    <w:p w:rsidR="009D7F6B" w:rsidRDefault="009D7F6B" w:rsidP="009D7F6B">
      <w:pPr>
        <w:pStyle w:val="Prrafodelista"/>
        <w:numPr>
          <w:ilvl w:val="1"/>
          <w:numId w:val="33"/>
        </w:numPr>
        <w:suppressAutoHyphens/>
        <w:autoSpaceDN w:val="0"/>
        <w:contextualSpacing w:val="0"/>
        <w:textAlignment w:val="baseline"/>
      </w:pPr>
      <w:commentRangeStart w:id="109"/>
      <w:r>
        <w:rPr>
          <w:lang w:val="es-CO"/>
        </w:rPr>
        <w:commentReference w:id="109"/>
      </w:r>
      <w:commentRangeEnd w:id="109"/>
      <w:r>
        <w:rPr>
          <w:lang w:val="es-CO"/>
        </w:rPr>
        <w:t>Sitio Web</w:t>
      </w:r>
    </w:p>
    <w:p w:rsidR="009D7F6B" w:rsidRDefault="009D7F6B" w:rsidP="009D7F6B">
      <w:pPr>
        <w:pStyle w:val="Prrafodelista"/>
        <w:numPr>
          <w:ilvl w:val="1"/>
          <w:numId w:val="33"/>
        </w:numPr>
        <w:suppressAutoHyphens/>
        <w:autoSpaceDN w:val="0"/>
        <w:contextualSpacing w:val="0"/>
        <w:textAlignment w:val="baseline"/>
      </w:pPr>
      <w:r>
        <w:rPr>
          <w:lang w:val="es-CO"/>
        </w:rPr>
        <w:t>Base de Datos liviana, la cual esta desarrollado como una librería de aproximadamente 350 KB, permitiendo un mejor manejo de datos en ambientes que no requieren un manejo excesivo de los mismo.</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Link de </w:t>
      </w:r>
      <w:commentRangeStart w:id="110"/>
      <w:r>
        <w:rPr>
          <w:lang w:val="es-CO"/>
        </w:rPr>
        <w:commentReference w:id="110"/>
      </w:r>
      <w:commentRangeEnd w:id="110"/>
      <w:r>
        <w:rPr>
          <w:lang w:val="es-CO"/>
        </w:rPr>
        <w:t>Descarga</w:t>
      </w:r>
    </w:p>
    <w:p w:rsidR="009D7F6B" w:rsidRDefault="009D7F6B" w:rsidP="009D7F6B">
      <w:pPr>
        <w:pStyle w:val="Prrafodelista"/>
        <w:jc w:val="both"/>
      </w:pPr>
    </w:p>
    <w:p w:rsidR="009D7F6B" w:rsidRDefault="009D7F6B" w:rsidP="009D7F6B">
      <w:pPr>
        <w:pStyle w:val="Prrafodelista"/>
        <w:numPr>
          <w:ilvl w:val="0"/>
          <w:numId w:val="29"/>
        </w:numPr>
        <w:suppressAutoHyphens/>
        <w:autoSpaceDN w:val="0"/>
        <w:contextualSpacing w:val="0"/>
        <w:textAlignment w:val="baseline"/>
      </w:pPr>
      <w:r>
        <w:rPr>
          <w:lang w:val="es-CO"/>
        </w:rPr>
        <w:t xml:space="preserve">SQL </w:t>
      </w:r>
      <w:proofErr w:type="spellStart"/>
      <w:r>
        <w:rPr>
          <w:lang w:val="es-CO"/>
        </w:rPr>
        <w:t>Developer</w:t>
      </w:r>
      <w:proofErr w:type="spellEnd"/>
      <w:r>
        <w:rPr>
          <w:lang w:val="es-CO"/>
        </w:rPr>
        <w:t xml:space="preserve"> </w:t>
      </w:r>
      <w:proofErr w:type="spellStart"/>
      <w:r>
        <w:rPr>
          <w:lang w:val="es-CO"/>
        </w:rPr>
        <w:t>Datamodeler</w:t>
      </w:r>
      <w:proofErr w:type="spellEnd"/>
    </w:p>
    <w:p w:rsidR="009D7F6B" w:rsidRDefault="009D7F6B" w:rsidP="009D7F6B">
      <w:pPr>
        <w:pStyle w:val="Prrafodelista"/>
        <w:numPr>
          <w:ilvl w:val="1"/>
          <w:numId w:val="29"/>
        </w:numPr>
        <w:suppressAutoHyphens/>
        <w:autoSpaceDN w:val="0"/>
        <w:contextualSpacing w:val="0"/>
        <w:textAlignment w:val="baseline"/>
      </w:pPr>
      <w:commentRangeStart w:id="111"/>
      <w:r>
        <w:rPr>
          <w:lang w:val="es-CO"/>
        </w:rPr>
        <w:commentReference w:id="111"/>
      </w:r>
      <w:commentRangeEnd w:id="111"/>
      <w:r>
        <w:rPr>
          <w:lang w:val="es-CO"/>
        </w:rPr>
        <w:t>Sitio Web</w:t>
      </w:r>
    </w:p>
    <w:p w:rsidR="009D7F6B" w:rsidRDefault="009D7F6B" w:rsidP="009D7F6B">
      <w:pPr>
        <w:pStyle w:val="Prrafodelista"/>
        <w:numPr>
          <w:ilvl w:val="1"/>
          <w:numId w:val="29"/>
        </w:numPr>
        <w:suppressAutoHyphens/>
        <w:autoSpaceDN w:val="0"/>
        <w:contextualSpacing w:val="0"/>
        <w:jc w:val="both"/>
        <w:textAlignment w:val="baseline"/>
      </w:pPr>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entidad-relación, modelo lógico, y físico.</w:t>
      </w:r>
      <w:commentRangeStart w:id="112"/>
      <w:r>
        <w:rPr>
          <w:lang w:val="es-CO"/>
        </w:rPr>
        <w:commentReference w:id="112"/>
      </w:r>
      <w:commentRangeEnd w:id="112"/>
    </w:p>
    <w:p w:rsidR="009D7F6B" w:rsidRDefault="009D7F6B" w:rsidP="009D7F6B">
      <w:pPr>
        <w:pStyle w:val="Prrafodelista"/>
        <w:numPr>
          <w:ilvl w:val="1"/>
          <w:numId w:val="29"/>
        </w:numPr>
        <w:suppressAutoHyphens/>
        <w:autoSpaceDN w:val="0"/>
        <w:contextualSpacing w:val="0"/>
        <w:jc w:val="both"/>
        <w:textAlignment w:val="baseline"/>
      </w:pPr>
      <w:r>
        <w:rPr>
          <w:lang w:val="es-CO"/>
        </w:rPr>
        <w:lastRenderedPageBreak/>
        <w:t xml:space="preserve">Link de </w:t>
      </w:r>
      <w:commentRangeStart w:id="113"/>
      <w:r>
        <w:rPr>
          <w:lang w:val="es-CO"/>
        </w:rPr>
        <w:commentReference w:id="113"/>
      </w:r>
      <w:commentRangeEnd w:id="113"/>
      <w:r>
        <w:rPr>
          <w:lang w:val="es-CO"/>
        </w:rPr>
        <w:t>Descarga</w:t>
      </w:r>
    </w:p>
    <w:p w:rsidR="009D7F6B" w:rsidRDefault="009D7F6B" w:rsidP="009D7F6B">
      <w:pPr>
        <w:pStyle w:val="Ttulo51"/>
        <w:jc w:val="both"/>
      </w:pPr>
      <w:bookmarkStart w:id="114" w:name="_Toc333053695"/>
      <w:proofErr w:type="spellStart"/>
      <w:r>
        <w:t>Frameworks</w:t>
      </w:r>
      <w:bookmarkEnd w:id="114"/>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5"/>
      <w:r>
        <w:rPr>
          <w:lang w:val="es-CO"/>
        </w:rPr>
        <w:commentReference w:id="115"/>
      </w:r>
      <w:commentRangeEnd w:id="115"/>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6"/>
      <w:r>
        <w:rPr>
          <w:lang w:val="es-CO"/>
        </w:rPr>
        <w:commentReference w:id="116"/>
      </w:r>
      <w:commentRangeEnd w:id="116"/>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17"/>
      <w:r>
        <w:rPr>
          <w:lang w:val="es-CO"/>
        </w:rPr>
        <w:commentReference w:id="117"/>
      </w:r>
      <w:commentRangeEnd w:id="117"/>
      <w:r>
        <w:rPr>
          <w:lang w:val="es-CO"/>
        </w:rPr>
        <w:t>Descarga</w:t>
      </w:r>
    </w:p>
    <w:p w:rsidR="009D7F6B" w:rsidRDefault="009D7F6B" w:rsidP="009D7F6B">
      <w:pPr>
        <w:pStyle w:val="Ttulo51"/>
      </w:pPr>
      <w:bookmarkStart w:id="118" w:name="_Toc333053696"/>
      <w:r>
        <w:t>Control de Versiones</w:t>
      </w:r>
      <w:bookmarkEnd w:id="118"/>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19"/>
      <w:r>
        <w:rPr>
          <w:lang w:val="es-CO"/>
        </w:rPr>
        <w:commentReference w:id="119"/>
      </w:r>
      <w:commentRangeEnd w:id="119"/>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2"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3"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4"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0"/>
      <w:r>
        <w:rPr>
          <w:lang w:val="es-CO"/>
        </w:rPr>
        <w:commentReference w:id="120"/>
      </w:r>
      <w:commentRangeEnd w:id="120"/>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1"/>
      <w:r>
        <w:rPr>
          <w:lang w:val="es-CO"/>
        </w:rPr>
        <w:commentReference w:id="121"/>
      </w:r>
      <w:commentRangeEnd w:id="121"/>
      <w:r>
        <w:rPr>
          <w:lang w:val="es-CO"/>
        </w:rPr>
        <w:t>Descarga</w:t>
      </w:r>
    </w:p>
    <w:p w:rsidR="009D7F6B" w:rsidRDefault="009D7F6B" w:rsidP="009D7F6B">
      <w:pPr>
        <w:pStyle w:val="Ttulo51"/>
      </w:pPr>
      <w:bookmarkStart w:id="122" w:name="_Toc333053697"/>
      <w:r>
        <w:t>Herramientas CASE</w:t>
      </w:r>
      <w:bookmarkEnd w:id="122"/>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lastRenderedPageBreak/>
        <w:t xml:space="preserve">Link de </w:t>
      </w:r>
      <w:commentRangeStart w:id="124"/>
      <w:r>
        <w:rPr>
          <w:lang w:val="es-CO"/>
        </w:rPr>
        <w:commentReference w:id="124"/>
      </w:r>
      <w:commentRangeEnd w:id="124"/>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9D7F6B" w:rsidP="009D7F6B">
      <w:pPr>
        <w:pStyle w:val="Ttulo51"/>
      </w:pPr>
      <w:bookmarkStart w:id="127" w:name="_Toc333053698"/>
      <w:r>
        <w:t>Diseño de Interfaz</w:t>
      </w:r>
      <w:bookmarkEnd w:id="127"/>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28"/>
      <w:r>
        <w:rPr>
          <w:lang w:val="es-CO"/>
        </w:rPr>
        <w:commentReference w:id="128"/>
      </w:r>
      <w:commentRangeEnd w:id="12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29"/>
      <w:r>
        <w:rPr>
          <w:lang w:val="es-CO"/>
        </w:rPr>
        <w:commentReference w:id="129"/>
      </w:r>
      <w:commentRangeEnd w:id="12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0"/>
      <w:r>
        <w:rPr>
          <w:lang w:val="es-CO"/>
        </w:rPr>
        <w:commentReference w:id="130"/>
      </w:r>
      <w:commentRangeEnd w:id="13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1"/>
      <w:r>
        <w:rPr>
          <w:lang w:val="es-CO"/>
        </w:rPr>
        <w:commentReference w:id="131"/>
      </w:r>
      <w:commentRangeEnd w:id="131"/>
      <w:r>
        <w:rPr>
          <w:lang w:val="es-CO"/>
        </w:rPr>
        <w:t>Descarga</w:t>
      </w:r>
    </w:p>
    <w:p w:rsidR="009D7F6B" w:rsidRDefault="009D7F6B" w:rsidP="009D7F6B">
      <w:pPr>
        <w:pStyle w:val="Ttulo51"/>
      </w:pPr>
      <w:r>
        <w:t>Utilidades</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2"/>
      <w:r>
        <w:rPr>
          <w:lang w:val="es-CO"/>
        </w:rPr>
        <w:commentReference w:id="132"/>
      </w:r>
      <w:commentRangeEnd w:id="13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3"/>
      <w:r>
        <w:rPr>
          <w:lang w:val="es-CO"/>
        </w:rPr>
        <w:commentReference w:id="133"/>
      </w:r>
      <w:commentRangeEnd w:id="13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4"/>
      <w:r>
        <w:rPr>
          <w:lang w:val="es-CO"/>
        </w:rPr>
        <w:lastRenderedPageBreak/>
        <w:commentReference w:id="134"/>
      </w:r>
      <w:commentRangeEnd w:id="13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dvi,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2"/>
      <w:r>
        <w:rPr>
          <w:lang w:val="es-CO"/>
        </w:rPr>
        <w:lastRenderedPageBreak/>
        <w:commentReference w:id="142"/>
      </w:r>
      <w:commentRangeEnd w:id="14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9D7F6B">
      <w:pPr>
        <w:pStyle w:val="Ttulo51"/>
      </w:pPr>
      <w:r>
        <w:t>Navegadores de Internet</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Firefox</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0"/>
      <w:r>
        <w:rPr>
          <w:lang w:val="es-CO"/>
        </w:rPr>
        <w:lastRenderedPageBreak/>
        <w:commentReference w:id="150"/>
      </w:r>
      <w:commentRangeEnd w:id="15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1"/>
      <w:r>
        <w:rPr>
          <w:lang w:val="es-CO"/>
        </w:rPr>
        <w:commentReference w:id="151"/>
      </w:r>
      <w:commentRangeEnd w:id="151"/>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54"/>
      <w:r>
        <w:rPr>
          <w:lang w:val="es-CO"/>
        </w:rPr>
        <w:commentReference w:id="154"/>
      </w:r>
      <w:commentRangeEnd w:id="154"/>
      <w:r>
        <w:rPr>
          <w:lang w:val="es-CO"/>
        </w:rPr>
        <w:t>Descarga</w:t>
      </w:r>
    </w:p>
    <w:p w:rsidR="009D7F6B" w:rsidRDefault="009D7F6B" w:rsidP="009D7F6B">
      <w:pPr>
        <w:pStyle w:val="Ttulo51"/>
      </w:pPr>
      <w:bookmarkStart w:id="155" w:name="_Toc333053699"/>
      <w:r>
        <w:t>Listas de Distribución de Correos</w:t>
      </w:r>
      <w:bookmarkEnd w:id="155"/>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Ttulo41"/>
      </w:pPr>
      <w:r>
        <w:t xml:space="preserve">4.4.2 </w:t>
      </w:r>
      <w:bookmarkStart w:id="156" w:name="_Toc333053700"/>
      <w:r>
        <w:t>Herramientas de Hardware</w:t>
      </w:r>
      <w:bookmarkEnd w:id="156"/>
    </w:p>
    <w:p w:rsidR="009D7F6B" w:rsidRDefault="009D7F6B" w:rsidP="009D7F6B">
      <w:pPr>
        <w:pStyle w:val="Prrafodelista"/>
        <w:numPr>
          <w:ilvl w:val="0"/>
          <w:numId w:val="22"/>
        </w:numPr>
        <w:suppressAutoHyphens/>
        <w:autoSpaceDN w:val="0"/>
        <w:ind w:hanging="360"/>
        <w:contextualSpacing w:val="0"/>
        <w:textAlignment w:val="baseline"/>
      </w:pPr>
      <w:commentRangeStart w:id="157"/>
      <w:r>
        <w:rPr>
          <w:lang w:val="es-CO"/>
        </w:rPr>
        <w:commentReference w:id="157"/>
      </w:r>
      <w:commentRangeEnd w:id="157"/>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u46E</w:t>
      </w:r>
    </w:p>
    <w:p w:rsidR="009D7F6B" w:rsidRDefault="009D7F6B" w:rsidP="009D7F6B">
      <w:pPr>
        <w:pStyle w:val="Prrafodelista"/>
        <w:numPr>
          <w:ilvl w:val="0"/>
          <w:numId w:val="22"/>
        </w:numPr>
        <w:suppressAutoHyphens/>
        <w:autoSpaceDN w:val="0"/>
        <w:ind w:hanging="360"/>
        <w:contextualSpacing w:val="0"/>
        <w:textAlignment w:val="baseline"/>
      </w:pPr>
      <w:r>
        <w:rPr>
          <w:lang w:val="es-CO"/>
        </w:rPr>
        <w:t xml:space="preserve">Pen Tablet para diseño </w:t>
      </w:r>
      <w:proofErr w:type="spellStart"/>
      <w:r>
        <w:rPr>
          <w:lang w:val="es-CO"/>
        </w:rPr>
        <w:t>Genius</w:t>
      </w:r>
      <w:proofErr w:type="spellEnd"/>
      <w:r>
        <w:rPr>
          <w:lang w:val="es-CO"/>
        </w:rPr>
        <w:t xml:space="preserve"> i608.</w:t>
      </w:r>
    </w:p>
    <w:p w:rsidR="001B342C" w:rsidRPr="00595763" w:rsidRDefault="00D9745F" w:rsidP="00014AF3">
      <w:pPr>
        <w:pStyle w:val="Ttulo2"/>
        <w:jc w:val="both"/>
        <w:rPr>
          <w:lang w:val="es-CO"/>
        </w:rPr>
      </w:pPr>
      <w:r w:rsidRPr="00D53C37">
        <w:rPr>
          <w:rFonts w:ascii="Arial" w:hAnsi="Arial"/>
          <w:sz w:val="28"/>
          <w:lang w:val="es-CO"/>
        </w:rPr>
        <w:lastRenderedPageBreak/>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92"/>
    </w:p>
    <w:p w:rsidR="00D9745F" w:rsidRPr="00595763" w:rsidRDefault="00D9745F" w:rsidP="00014AF3">
      <w:pPr>
        <w:pStyle w:val="Ttulo2"/>
        <w:jc w:val="both"/>
        <w:rPr>
          <w:rFonts w:ascii="Arial" w:hAnsi="Arial"/>
          <w:sz w:val="28"/>
          <w:lang w:val="es-CO"/>
        </w:rPr>
      </w:pPr>
      <w:bookmarkStart w:id="158" w:name="_Toc333053702"/>
      <w:bookmarkStart w:id="159" w:name="_Toc334451282"/>
      <w:bookmarkStart w:id="160" w:name="_Toc334451519"/>
      <w:r w:rsidRPr="00595763">
        <w:rPr>
          <w:rFonts w:ascii="Arial" w:hAnsi="Arial"/>
          <w:sz w:val="28"/>
          <w:lang w:val="es-CO"/>
        </w:rPr>
        <w:t xml:space="preserve">4.6 </w:t>
      </w:r>
      <w:bookmarkEnd w:id="158"/>
      <w:r w:rsidR="001D238D">
        <w:rPr>
          <w:rFonts w:ascii="Arial" w:hAnsi="Arial"/>
          <w:sz w:val="28"/>
          <w:lang w:val="es-CO"/>
        </w:rPr>
        <w:t>Organización</w:t>
      </w:r>
      <w:r w:rsidR="00A33432">
        <w:rPr>
          <w:rFonts w:ascii="Arial" w:hAnsi="Arial"/>
          <w:sz w:val="28"/>
          <w:lang w:val="es-CO"/>
        </w:rPr>
        <w:t xml:space="preserve"> del Proyecto</w:t>
      </w:r>
      <w:bookmarkEnd w:id="159"/>
      <w:bookmarkEnd w:id="160"/>
    </w:p>
    <w:p w:rsidR="00D9745F" w:rsidRPr="00595763" w:rsidRDefault="00D9745F" w:rsidP="00014AF3">
      <w:pPr>
        <w:pStyle w:val="Ttulo3"/>
        <w:jc w:val="both"/>
        <w:rPr>
          <w:rFonts w:ascii="Arial" w:hAnsi="Arial"/>
          <w:sz w:val="28"/>
          <w:lang w:val="es-CO"/>
        </w:rPr>
      </w:pPr>
      <w:bookmarkStart w:id="161" w:name="_Toc333053703"/>
      <w:bookmarkStart w:id="162" w:name="_Toc334451283"/>
      <w:bookmarkStart w:id="163" w:name="_Toc334451520"/>
      <w:r w:rsidRPr="00595763">
        <w:rPr>
          <w:rFonts w:ascii="Arial" w:hAnsi="Arial"/>
          <w:sz w:val="28"/>
          <w:lang w:val="es-CO"/>
        </w:rPr>
        <w:t xml:space="preserve">4.6.1 </w:t>
      </w:r>
      <w:r w:rsidR="001D238D" w:rsidRPr="00595763">
        <w:rPr>
          <w:rFonts w:ascii="Arial" w:hAnsi="Arial"/>
          <w:sz w:val="28"/>
          <w:lang w:val="es-CO"/>
        </w:rPr>
        <w:t>Interfaces</w:t>
      </w:r>
      <w:bookmarkEnd w:id="161"/>
      <w:r w:rsidR="001D238D">
        <w:rPr>
          <w:rFonts w:ascii="Arial" w:hAnsi="Arial"/>
          <w:sz w:val="28"/>
          <w:lang w:val="es-CO"/>
        </w:rPr>
        <w:t xml:space="preserve"> Externas</w:t>
      </w:r>
      <w:bookmarkEnd w:id="162"/>
      <w:bookmarkEnd w:id="163"/>
    </w:p>
    <w:p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164"/>
      <w:r w:rsidRPr="004B1804">
        <w:rPr>
          <w:b/>
        </w:rPr>
        <w:t>stakeholders</w:t>
      </w:r>
      <w:commentRangeEnd w:id="164"/>
      <w:r>
        <w:rPr>
          <w:rStyle w:val="Refdecomentario"/>
        </w:rPr>
        <w:commentReference w:id="164"/>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65" w:name="_Toc333053704"/>
      <w:bookmarkStart w:id="166" w:name="_Toc334451284"/>
      <w:bookmarkStart w:id="167"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65"/>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66"/>
      <w:bookmarkEnd w:id="167"/>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68"/>
      <w:r w:rsidRPr="00595763">
        <w:rPr>
          <w:lang w:val="es-CO"/>
        </w:rPr>
        <w:t>hoja de vida</w:t>
      </w:r>
      <w:commentRangeEnd w:id="168"/>
      <w:r w:rsidRPr="00595763">
        <w:rPr>
          <w:rStyle w:val="Refdecomentario"/>
          <w:lang w:val="es-CO"/>
        </w:rPr>
        <w:commentReference w:id="168"/>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xml:space="preserve">, y otros secundarios, </w:t>
      </w:r>
      <w:proofErr w:type="spellStart"/>
      <w:r w:rsidR="00B24F6B" w:rsidRPr="00595763">
        <w:rPr>
          <w:lang w:val="es-CO"/>
        </w:rPr>
        <w:t>quee</w:t>
      </w:r>
      <w:r w:rsidRPr="00595763">
        <w:rPr>
          <w:lang w:val="es-CO"/>
        </w:rPr>
        <w:t>n</w:t>
      </w:r>
      <w:proofErr w:type="spellEnd"/>
      <w:r w:rsidRPr="00595763">
        <w:rPr>
          <w:lang w:val="es-CO"/>
        </w:rPr>
        <w:t xml:space="preserve">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69"/>
      <w:r w:rsidRPr="00595763">
        <w:rPr>
          <w:lang w:val="es-CO"/>
        </w:rPr>
        <w:t>Bazar</w:t>
      </w:r>
      <w:commentRangeEnd w:id="169"/>
      <w:r w:rsidR="00FD5458" w:rsidRPr="00595763">
        <w:rPr>
          <w:rStyle w:val="Refdecomentario"/>
          <w:lang w:val="es-CO"/>
        </w:rPr>
        <w:commentReference w:id="169"/>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w:t>
      </w:r>
      <w:proofErr w:type="spellStart"/>
      <w:r w:rsidR="00D148D6" w:rsidRPr="00595763">
        <w:rPr>
          <w:lang w:val="es-CO"/>
        </w:rPr>
        <w:t>mientrasque</w:t>
      </w:r>
      <w:proofErr w:type="spellEnd"/>
      <w:r w:rsidR="00D148D6" w:rsidRPr="00595763">
        <w:rPr>
          <w:lang w:val="es-CO"/>
        </w:rPr>
        <w:t xml:space="preserve"> para indagar por la </w:t>
      </w:r>
      <w:r w:rsidR="00053705" w:rsidRPr="00D53C37">
        <w:rPr>
          <w:lang w:val="es-CO"/>
        </w:rPr>
        <w:t>interacción</w:t>
      </w:r>
      <w:r w:rsidR="00D148D6" w:rsidRPr="00595763">
        <w:rPr>
          <w:lang w:val="es-CO"/>
        </w:rPr>
        <w:t xml:space="preserve"> interna del grupo puede leer las </w:t>
      </w:r>
      <w:commentRangeStart w:id="170"/>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70"/>
      <w:proofErr w:type="spellEnd"/>
      <w:r w:rsidR="008E78A1" w:rsidRPr="00595763">
        <w:rPr>
          <w:rStyle w:val="Refdecomentario"/>
          <w:lang w:val="es-CO"/>
        </w:rPr>
        <w:commentReference w:id="170"/>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eastAsia="ja-JP"/>
        </w:rPr>
        <w:lastRenderedPageBreak/>
        <w:drawing>
          <wp:inline distT="0" distB="0" distL="0" distR="0">
            <wp:extent cx="5252085" cy="3063875"/>
            <wp:effectExtent l="0" t="19050" r="0" b="603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A2B6E" w:rsidRPr="00595763" w:rsidRDefault="00A460BF" w:rsidP="00014AF3">
      <w:pPr>
        <w:pStyle w:val="Epgrafe"/>
        <w:jc w:val="both"/>
        <w:rPr>
          <w:lang w:val="es-CO"/>
        </w:rPr>
      </w:pPr>
      <w:bookmarkStart w:id="171" w:name="_Toc333018256"/>
      <w:r w:rsidRPr="00595763">
        <w:rPr>
          <w:lang w:val="es-CO"/>
        </w:rPr>
        <w:t xml:space="preserve">Ilustración </w:t>
      </w:r>
      <w:r w:rsidR="007354D3" w:rsidRPr="00595763">
        <w:rPr>
          <w:lang w:val="es-CO"/>
        </w:rPr>
        <w:fldChar w:fldCharType="begin"/>
      </w:r>
      <w:r w:rsidRPr="00595763">
        <w:rPr>
          <w:lang w:val="es-CO"/>
        </w:rPr>
        <w:instrText xml:space="preserve"> SEQ Ilustración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1"/>
      <w:proofErr w:type="spellEnd"/>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72" w:name="_4.6.3_Authorities_and"/>
      <w:bookmarkStart w:id="173" w:name="_Toc333053705"/>
      <w:bookmarkStart w:id="174" w:name="_Toc334451285"/>
      <w:bookmarkStart w:id="175" w:name="_Toc334451522"/>
      <w:bookmarkEnd w:id="172"/>
      <w:r>
        <w:rPr>
          <w:rFonts w:ascii="Arial" w:hAnsi="Arial"/>
          <w:sz w:val="28"/>
          <w:lang w:val="es-CO"/>
        </w:rPr>
        <w:t>4</w:t>
      </w:r>
      <w:r w:rsidR="00D9745F" w:rsidRPr="00595763">
        <w:rPr>
          <w:rFonts w:ascii="Arial" w:hAnsi="Arial"/>
          <w:sz w:val="28"/>
          <w:lang w:val="es-CO"/>
        </w:rPr>
        <w:t xml:space="preserve">.6.3 </w:t>
      </w:r>
      <w:bookmarkEnd w:id="173"/>
      <w:r w:rsidR="00446913">
        <w:rPr>
          <w:rFonts w:ascii="Arial" w:hAnsi="Arial"/>
          <w:sz w:val="28"/>
          <w:lang w:val="es-CO"/>
        </w:rPr>
        <w:t>Roles y Responsabilidades</w:t>
      </w:r>
      <w:bookmarkEnd w:id="174"/>
      <w:bookmarkEnd w:id="175"/>
    </w:p>
    <w:p w:rsidR="00B477EF" w:rsidRPr="000676F2" w:rsidRDefault="00B477EF" w:rsidP="00014AF3">
      <w:pPr>
        <w:jc w:val="both"/>
        <w:rPr>
          <w:lang w:val="es-CO"/>
        </w:rPr>
      </w:pPr>
      <w:r w:rsidRPr="000676F2">
        <w:rPr>
          <w:lang w:val="es-CO"/>
        </w:rPr>
        <w:t xml:space="preserve">A continuación se muestra un </w:t>
      </w:r>
      <w:hyperlink r:id="rId41"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FifthFloor</w:t>
      </w:r>
      <w:proofErr w:type="spellEnd"/>
      <w:r w:rsidR="00C7183A">
        <w:rPr>
          <w:lang w:val="es-CO"/>
        </w:rPr>
        <w:t xml:space="preserve"> Corp.</w:t>
      </w:r>
    </w:p>
    <w:p w:rsidR="00D9745F" w:rsidRPr="003C1C46" w:rsidRDefault="00D9745F" w:rsidP="00A03E78">
      <w:pPr>
        <w:pStyle w:val="Ttulo1"/>
        <w:rPr>
          <w:lang w:val="es-CO"/>
        </w:rPr>
      </w:pPr>
      <w:bookmarkStart w:id="176" w:name="_Toc333053706"/>
      <w:bookmarkStart w:id="177" w:name="_Toc334451286"/>
      <w:bookmarkStart w:id="178" w:name="_Toc334451523"/>
      <w:r w:rsidRPr="003C1C46">
        <w:rPr>
          <w:lang w:val="es-CO"/>
        </w:rPr>
        <w:lastRenderedPageBreak/>
        <w:t xml:space="preserve">5. </w:t>
      </w:r>
      <w:bookmarkEnd w:id="176"/>
      <w:r w:rsidR="002C62DE" w:rsidRPr="003C1C46">
        <w:rPr>
          <w:lang w:val="es-CO"/>
        </w:rPr>
        <w:t>Planeación</w:t>
      </w:r>
      <w:r w:rsidR="00953B17" w:rsidRPr="003C1C46">
        <w:rPr>
          <w:lang w:val="es-CO"/>
        </w:rPr>
        <w:t xml:space="preserve"> del Proyecto</w:t>
      </w:r>
      <w:bookmarkEnd w:id="177"/>
      <w:bookmarkEnd w:id="178"/>
    </w:p>
    <w:p w:rsidR="00D9745F" w:rsidRPr="00595763" w:rsidRDefault="00D9745F" w:rsidP="00014AF3">
      <w:pPr>
        <w:pStyle w:val="Ttulo2"/>
        <w:jc w:val="both"/>
        <w:rPr>
          <w:rFonts w:ascii="Arial" w:hAnsi="Arial"/>
          <w:sz w:val="28"/>
          <w:lang w:val="es-CO"/>
        </w:rPr>
      </w:pPr>
      <w:bookmarkStart w:id="179" w:name="_Toc333053707"/>
      <w:bookmarkStart w:id="180" w:name="_Toc334451287"/>
      <w:bookmarkStart w:id="181" w:name="_Toc334451524"/>
      <w:r w:rsidRPr="00595763">
        <w:rPr>
          <w:rFonts w:ascii="Arial" w:hAnsi="Arial"/>
          <w:sz w:val="28"/>
          <w:lang w:val="es-CO"/>
        </w:rPr>
        <w:t xml:space="preserve">5.1 </w:t>
      </w:r>
      <w:bookmarkEnd w:id="179"/>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80"/>
      <w:bookmarkEnd w:id="181"/>
    </w:p>
    <w:p w:rsidR="00D9745F" w:rsidRDefault="00D9745F" w:rsidP="00014AF3">
      <w:pPr>
        <w:pStyle w:val="Ttulo3"/>
        <w:jc w:val="both"/>
        <w:rPr>
          <w:rFonts w:ascii="Arial" w:hAnsi="Arial" w:cs="Arial"/>
          <w:sz w:val="28"/>
          <w:szCs w:val="28"/>
          <w:lang w:val="es-CO"/>
        </w:rPr>
      </w:pPr>
      <w:bookmarkStart w:id="182" w:name="_Toc333053708"/>
      <w:bookmarkStart w:id="183" w:name="_Toc334451288"/>
      <w:bookmarkStart w:id="184" w:name="_Toc334451525"/>
      <w:r w:rsidRPr="00595763">
        <w:rPr>
          <w:rFonts w:ascii="Arial" w:hAnsi="Arial"/>
          <w:sz w:val="28"/>
          <w:lang w:val="es-CO"/>
        </w:rPr>
        <w:t xml:space="preserve">5.1.1 </w:t>
      </w:r>
      <w:r w:rsidR="001A07D6" w:rsidRPr="00595763">
        <w:rPr>
          <w:rFonts w:ascii="Arial" w:hAnsi="Arial"/>
          <w:sz w:val="28"/>
          <w:lang w:val="es-CO"/>
        </w:rPr>
        <w:t>Plan</w:t>
      </w:r>
      <w:bookmarkEnd w:id="182"/>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83"/>
      <w:bookmarkEnd w:id="184"/>
    </w:p>
    <w:p w:rsidR="003C1C46" w:rsidRPr="00B90D45" w:rsidRDefault="00C00694" w:rsidP="00860219">
      <w:pPr>
        <w:pStyle w:val="Ttulo4"/>
        <w:rPr>
          <w:rFonts w:ascii="Arial" w:hAnsi="Arial"/>
          <w:sz w:val="28"/>
          <w:lang w:val="es-CO"/>
        </w:rPr>
      </w:pPr>
      <w:bookmarkStart w:id="185" w:name="_Toc334451526"/>
      <w:r w:rsidRPr="00595763">
        <w:rPr>
          <w:rFonts w:ascii="Arial" w:hAnsi="Arial"/>
          <w:sz w:val="28"/>
          <w:lang w:val="es-CO"/>
        </w:rPr>
        <w:t>5.1.1</w:t>
      </w:r>
      <w:r w:rsidR="003C1C46" w:rsidRPr="00B90D45">
        <w:rPr>
          <w:rFonts w:ascii="Arial" w:hAnsi="Arial"/>
          <w:sz w:val="28"/>
          <w:lang w:val="es-CO"/>
        </w:rPr>
        <w:t>.1. Objetivos</w:t>
      </w:r>
      <w:bookmarkEnd w:id="185"/>
    </w:p>
    <w:p w:rsidR="003C1C46" w:rsidRPr="00B90D45" w:rsidRDefault="00C00694" w:rsidP="00860219">
      <w:pPr>
        <w:pStyle w:val="Ttulo4"/>
        <w:rPr>
          <w:rFonts w:ascii="Arial" w:hAnsi="Arial"/>
          <w:sz w:val="28"/>
          <w:lang w:val="es-CO"/>
        </w:rPr>
      </w:pPr>
      <w:bookmarkStart w:id="186" w:name="_Toc334451527"/>
      <w:r w:rsidRPr="00595763">
        <w:rPr>
          <w:rFonts w:ascii="Arial" w:hAnsi="Arial"/>
          <w:sz w:val="28"/>
          <w:lang w:val="es-CO"/>
        </w:rPr>
        <w:t>5.1.1</w:t>
      </w:r>
      <w:r w:rsidR="003C1C46" w:rsidRPr="00B90D45">
        <w:rPr>
          <w:rFonts w:ascii="Arial" w:hAnsi="Arial"/>
          <w:sz w:val="28"/>
          <w:lang w:val="es-CO"/>
        </w:rPr>
        <w:t>.2. Alcance</w:t>
      </w:r>
      <w:bookmarkEnd w:id="186"/>
    </w:p>
    <w:p w:rsidR="003C1C46" w:rsidRPr="00B90D45" w:rsidRDefault="00C00694" w:rsidP="00860219">
      <w:pPr>
        <w:pStyle w:val="Ttulo4"/>
        <w:rPr>
          <w:rFonts w:ascii="Arial" w:hAnsi="Arial"/>
          <w:sz w:val="28"/>
          <w:lang w:val="es-CO"/>
        </w:rPr>
      </w:pPr>
      <w:bookmarkStart w:id="187" w:name="_Toc334451528"/>
      <w:r w:rsidRPr="00595763">
        <w:rPr>
          <w:rFonts w:ascii="Arial" w:hAnsi="Arial"/>
          <w:sz w:val="28"/>
          <w:lang w:val="es-CO"/>
        </w:rPr>
        <w:t>5.1.1</w:t>
      </w:r>
      <w:r w:rsidR="003C1C46" w:rsidRPr="00B90D45">
        <w:rPr>
          <w:rFonts w:ascii="Arial" w:hAnsi="Arial"/>
          <w:sz w:val="28"/>
          <w:lang w:val="es-CO"/>
        </w:rPr>
        <w:t>.3. Responsable</w:t>
      </w:r>
      <w:bookmarkEnd w:id="187"/>
    </w:p>
    <w:p w:rsidR="003C1C46" w:rsidRPr="00B90D45" w:rsidRDefault="00C00694" w:rsidP="00860219">
      <w:pPr>
        <w:pStyle w:val="Ttulo4"/>
        <w:rPr>
          <w:rFonts w:ascii="Arial" w:hAnsi="Arial"/>
          <w:sz w:val="28"/>
          <w:lang w:val="es-CO"/>
        </w:rPr>
      </w:pPr>
      <w:bookmarkStart w:id="188" w:name="_Toc334451529"/>
      <w:r w:rsidRPr="00595763">
        <w:rPr>
          <w:rFonts w:ascii="Arial" w:hAnsi="Arial"/>
          <w:sz w:val="28"/>
          <w:lang w:val="es-CO"/>
        </w:rPr>
        <w:t>5.1.1</w:t>
      </w:r>
      <w:r w:rsidR="003C1C46" w:rsidRPr="00B90D45">
        <w:rPr>
          <w:rFonts w:ascii="Arial" w:hAnsi="Arial"/>
          <w:sz w:val="28"/>
          <w:lang w:val="es-CO"/>
        </w:rPr>
        <w:t>.4. Desarrollo</w:t>
      </w:r>
      <w:bookmarkEnd w:id="188"/>
    </w:p>
    <w:p w:rsidR="003C1C46" w:rsidRPr="00B90D45" w:rsidRDefault="00C00694" w:rsidP="00860219">
      <w:pPr>
        <w:pStyle w:val="Ttulo4"/>
        <w:rPr>
          <w:rFonts w:ascii="Arial" w:hAnsi="Arial"/>
          <w:sz w:val="28"/>
          <w:lang w:val="es-CO"/>
        </w:rPr>
      </w:pPr>
      <w:bookmarkStart w:id="189" w:name="_Toc334451530"/>
      <w:r w:rsidRPr="00595763">
        <w:rPr>
          <w:rFonts w:ascii="Arial" w:hAnsi="Arial"/>
          <w:sz w:val="28"/>
          <w:lang w:val="es-CO"/>
        </w:rPr>
        <w:t>5.1.1</w:t>
      </w:r>
      <w:r w:rsidR="003C1C46" w:rsidRPr="00B90D45">
        <w:rPr>
          <w:rFonts w:ascii="Arial" w:hAnsi="Arial"/>
          <w:sz w:val="28"/>
          <w:lang w:val="es-CO"/>
        </w:rPr>
        <w:t>.5. Recursos</w:t>
      </w:r>
      <w:bookmarkEnd w:id="189"/>
    </w:p>
    <w:p w:rsidR="003C1C46" w:rsidRPr="00C00694" w:rsidRDefault="00C00694" w:rsidP="00860219">
      <w:pPr>
        <w:pStyle w:val="Ttulo4"/>
        <w:jc w:val="both"/>
        <w:rPr>
          <w:rFonts w:ascii="Arial" w:hAnsi="Arial"/>
          <w:sz w:val="28"/>
          <w:lang w:val="es-CO"/>
        </w:rPr>
      </w:pPr>
      <w:bookmarkStart w:id="190" w:name="_Toc334451531"/>
      <w:r w:rsidRPr="00595763">
        <w:rPr>
          <w:rFonts w:ascii="Arial" w:hAnsi="Arial"/>
          <w:sz w:val="28"/>
          <w:lang w:val="es-CO"/>
        </w:rPr>
        <w:t>5.1.1</w:t>
      </w:r>
      <w:r w:rsidR="003C1C46" w:rsidRPr="00B90D45">
        <w:rPr>
          <w:rFonts w:ascii="Arial" w:hAnsi="Arial"/>
          <w:sz w:val="28"/>
          <w:lang w:val="es-CO"/>
        </w:rPr>
        <w:t>.6. Producto de Trabajo</w:t>
      </w:r>
      <w:bookmarkEnd w:id="190"/>
    </w:p>
    <w:p w:rsidR="00D9745F" w:rsidRDefault="00D9745F" w:rsidP="00014AF3">
      <w:pPr>
        <w:pStyle w:val="Ttulo3"/>
        <w:jc w:val="both"/>
        <w:rPr>
          <w:rFonts w:ascii="Arial" w:hAnsi="Arial" w:cs="Arial"/>
          <w:sz w:val="28"/>
          <w:szCs w:val="28"/>
          <w:lang w:val="es-CO"/>
        </w:rPr>
      </w:pPr>
      <w:bookmarkStart w:id="191" w:name="_Toc333053709"/>
      <w:bookmarkStart w:id="192" w:name="_Toc334451289"/>
      <w:bookmarkStart w:id="193" w:name="_Toc334451532"/>
      <w:r w:rsidRPr="00595763">
        <w:rPr>
          <w:rFonts w:ascii="Arial" w:hAnsi="Arial"/>
          <w:sz w:val="28"/>
          <w:lang w:val="es-CO"/>
        </w:rPr>
        <w:t xml:space="preserve">5.1.2 </w:t>
      </w:r>
      <w:r w:rsidR="00B94CC9" w:rsidRPr="00595763">
        <w:rPr>
          <w:rFonts w:ascii="Arial" w:hAnsi="Arial"/>
          <w:sz w:val="28"/>
          <w:lang w:val="es-CO"/>
        </w:rPr>
        <w:t>Plan</w:t>
      </w:r>
      <w:bookmarkEnd w:id="191"/>
      <w:r w:rsidR="00B94CC9">
        <w:rPr>
          <w:rFonts w:ascii="Arial" w:hAnsi="Arial" w:cs="Arial"/>
          <w:sz w:val="28"/>
          <w:szCs w:val="28"/>
          <w:lang w:val="es-CO"/>
        </w:rPr>
        <w:t xml:space="preserve"> de Personal</w:t>
      </w:r>
      <w:bookmarkEnd w:id="192"/>
      <w:bookmarkEnd w:id="193"/>
    </w:p>
    <w:p w:rsidR="003C1C46" w:rsidRDefault="003C1C46" w:rsidP="003C1C46">
      <w:pPr>
        <w:pStyle w:val="Ttulo4"/>
        <w:rPr>
          <w:rFonts w:ascii="Arial" w:hAnsi="Arial"/>
          <w:sz w:val="28"/>
          <w:lang w:val="es-CO"/>
        </w:rPr>
      </w:pPr>
      <w:bookmarkStart w:id="194" w:name="_Toc334451533"/>
      <w:r w:rsidRPr="00595763">
        <w:rPr>
          <w:rFonts w:ascii="Arial" w:hAnsi="Arial"/>
          <w:sz w:val="28"/>
          <w:lang w:val="es-CO"/>
        </w:rPr>
        <w:t>5.1.</w:t>
      </w:r>
      <w:r w:rsidRPr="00B90D45">
        <w:rPr>
          <w:rFonts w:ascii="Arial" w:hAnsi="Arial"/>
          <w:sz w:val="28"/>
          <w:lang w:val="es-CO"/>
        </w:rPr>
        <w:t>2.1. Objetivos</w:t>
      </w:r>
      <w:bookmarkEnd w:id="194"/>
    </w:p>
    <w:p w:rsidR="00604DFB" w:rsidRPr="00604DFB" w:rsidRDefault="00604DFB" w:rsidP="00893287">
      <w:pPr>
        <w:pStyle w:val="Prrafodelista"/>
        <w:numPr>
          <w:ilvl w:val="0"/>
          <w:numId w:val="39"/>
        </w:numPr>
        <w:jc w:val="both"/>
        <w:rPr>
          <w:lang w:val="es-CO"/>
        </w:rPr>
      </w:pPr>
      <w:r w:rsidRPr="00604DFB">
        <w:rPr>
          <w:lang w:val="es-CO"/>
        </w:rPr>
        <w:t>Identificar y especificar las habilidades necesarias para el desarrollo de las Actividades.</w:t>
      </w:r>
    </w:p>
    <w:p w:rsidR="00604DFB" w:rsidRPr="00604DFB" w:rsidRDefault="00604DFB" w:rsidP="00893287">
      <w:pPr>
        <w:pStyle w:val="Prrafodelista"/>
        <w:numPr>
          <w:ilvl w:val="0"/>
          <w:numId w:val="39"/>
        </w:numPr>
        <w:jc w:val="both"/>
        <w:rPr>
          <w:lang w:val="es-CO"/>
        </w:rPr>
      </w:pPr>
      <w:r w:rsidRPr="00604DFB">
        <w:rPr>
          <w:lang w:val="es-CO"/>
        </w:rPr>
        <w:t>Identificar las habilidades técnicas con las que cuentan los integrantes del grupo</w:t>
      </w:r>
    </w:p>
    <w:p w:rsidR="00604DFB" w:rsidRPr="00604DFB" w:rsidRDefault="00604DFB" w:rsidP="00893287">
      <w:pPr>
        <w:pStyle w:val="Prrafodelista"/>
        <w:numPr>
          <w:ilvl w:val="0"/>
          <w:numId w:val="39"/>
        </w:numPr>
        <w:jc w:val="both"/>
        <w:rPr>
          <w:lang w:val="es-CO"/>
        </w:rPr>
      </w:pPr>
      <w:r w:rsidRPr="00604DFB">
        <w:rPr>
          <w:lang w:val="es-CO"/>
        </w:rPr>
        <w:t>Diferenciar el conjunto de habilidades requeridas para las actividades y su responsable según análisis de perfil y rol acorde a las mismas.</w:t>
      </w:r>
      <w:r w:rsidRPr="00604DFB">
        <w:rPr>
          <w:lang w:val="es-CO"/>
        </w:rPr>
        <w:tab/>
      </w:r>
    </w:p>
    <w:p w:rsidR="003C1C46" w:rsidRDefault="003C1C46" w:rsidP="003C1C46">
      <w:pPr>
        <w:pStyle w:val="Ttulo4"/>
        <w:rPr>
          <w:rFonts w:ascii="Arial" w:hAnsi="Arial"/>
          <w:sz w:val="28"/>
          <w:lang w:val="es-CO"/>
        </w:rPr>
      </w:pPr>
      <w:bookmarkStart w:id="195" w:name="_Toc334451534"/>
      <w:r w:rsidRPr="00595763">
        <w:rPr>
          <w:rFonts w:ascii="Arial" w:hAnsi="Arial"/>
          <w:sz w:val="28"/>
          <w:lang w:val="es-CO"/>
        </w:rPr>
        <w:t>5.</w:t>
      </w:r>
      <w:r w:rsidRPr="00B90D45">
        <w:rPr>
          <w:rFonts w:ascii="Arial" w:hAnsi="Arial"/>
          <w:sz w:val="28"/>
          <w:lang w:val="es-CO"/>
        </w:rPr>
        <w:t>1.2.2. Alcance</w:t>
      </w:r>
      <w:bookmarkEnd w:id="195"/>
    </w:p>
    <w:p w:rsidR="00604DFB" w:rsidRPr="00604DFB" w:rsidRDefault="00604DFB" w:rsidP="00893287">
      <w:pPr>
        <w:pStyle w:val="Prrafodelista"/>
        <w:numPr>
          <w:ilvl w:val="0"/>
          <w:numId w:val="40"/>
        </w:numPr>
        <w:jc w:val="both"/>
        <w:rPr>
          <w:lang w:val="es-CO"/>
        </w:rPr>
      </w:pPr>
      <w:r w:rsidRPr="00604DFB">
        <w:rPr>
          <w:lang w:val="es-CO"/>
        </w:rPr>
        <w:t>Identificación de las habilidades que se requieren para el desarrollo de cada actividad.</w:t>
      </w:r>
    </w:p>
    <w:p w:rsidR="00604DFB" w:rsidRPr="00604DFB" w:rsidRDefault="00604DFB" w:rsidP="00893287">
      <w:pPr>
        <w:pStyle w:val="Prrafodelista"/>
        <w:numPr>
          <w:ilvl w:val="0"/>
          <w:numId w:val="40"/>
        </w:numPr>
        <w:jc w:val="both"/>
        <w:rPr>
          <w:lang w:val="es-CO"/>
        </w:rPr>
      </w:pPr>
      <w:r w:rsidRPr="00604DFB">
        <w:rPr>
          <w:lang w:val="es-CO"/>
        </w:rPr>
        <w:t>Asignación de responsables a cada una de las actividades del proyecto.</w:t>
      </w:r>
    </w:p>
    <w:p w:rsidR="00604DFB" w:rsidRPr="00604DFB" w:rsidRDefault="00604DFB" w:rsidP="00893287">
      <w:pPr>
        <w:pStyle w:val="Prrafodelista"/>
        <w:numPr>
          <w:ilvl w:val="0"/>
          <w:numId w:val="40"/>
        </w:numPr>
        <w:jc w:val="both"/>
        <w:rPr>
          <w:lang w:val="es-CO"/>
        </w:rPr>
      </w:pPr>
      <w:r w:rsidRPr="00604DFB">
        <w:rPr>
          <w:lang w:val="es-CO"/>
        </w:rPr>
        <w:t>Realización del Calendario de las actividades por fase en el avance del proyecto.</w:t>
      </w:r>
    </w:p>
    <w:p w:rsidR="00604DFB" w:rsidRPr="00604DFB" w:rsidRDefault="00604DFB" w:rsidP="00604DFB">
      <w:pPr>
        <w:rPr>
          <w:lang w:val="es-CO"/>
        </w:rPr>
      </w:pPr>
    </w:p>
    <w:p w:rsidR="003C1C46" w:rsidRDefault="003C1C46" w:rsidP="003C1C46">
      <w:pPr>
        <w:pStyle w:val="Ttulo4"/>
        <w:rPr>
          <w:rFonts w:ascii="Arial" w:hAnsi="Arial"/>
          <w:sz w:val="28"/>
          <w:lang w:val="es-CO"/>
        </w:rPr>
      </w:pPr>
      <w:bookmarkStart w:id="196" w:name="_Toc334451535"/>
      <w:r w:rsidRPr="00595763">
        <w:rPr>
          <w:rFonts w:ascii="Arial" w:hAnsi="Arial"/>
          <w:sz w:val="28"/>
          <w:lang w:val="es-CO"/>
        </w:rPr>
        <w:lastRenderedPageBreak/>
        <w:t>5.</w:t>
      </w:r>
      <w:r w:rsidRPr="00B90D45">
        <w:rPr>
          <w:rFonts w:ascii="Arial" w:hAnsi="Arial"/>
          <w:sz w:val="28"/>
          <w:lang w:val="es-CO"/>
        </w:rPr>
        <w:t>1.2.3. Responsable</w:t>
      </w:r>
      <w:bookmarkEnd w:id="196"/>
    </w:p>
    <w:p w:rsidR="00604DFB" w:rsidRPr="00604DFB" w:rsidRDefault="00604DFB" w:rsidP="00604DFB">
      <w:pPr>
        <w:rPr>
          <w:lang w:val="es-CO"/>
        </w:rPr>
      </w:pPr>
      <w:r w:rsidRPr="00604DFB">
        <w:rPr>
          <w:noProof/>
          <w:lang w:eastAsia="ja-JP"/>
        </w:rPr>
        <w:drawing>
          <wp:inline distT="0" distB="0" distL="0" distR="0">
            <wp:extent cx="2570672" cy="1371600"/>
            <wp:effectExtent l="0" t="0" r="77470" b="0"/>
            <wp:docPr id="2"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3C1C46" w:rsidRDefault="003C1C46" w:rsidP="003C1C46">
      <w:pPr>
        <w:pStyle w:val="Ttulo4"/>
        <w:rPr>
          <w:rFonts w:ascii="Arial" w:hAnsi="Arial"/>
          <w:sz w:val="28"/>
          <w:lang w:val="es-CO"/>
        </w:rPr>
      </w:pPr>
      <w:bookmarkStart w:id="197" w:name="_Toc334451536"/>
      <w:r w:rsidRPr="00595763">
        <w:rPr>
          <w:rFonts w:ascii="Arial" w:hAnsi="Arial"/>
          <w:sz w:val="28"/>
          <w:lang w:val="es-CO"/>
        </w:rPr>
        <w:t>5.</w:t>
      </w:r>
      <w:r w:rsidRPr="00B90D45">
        <w:rPr>
          <w:rFonts w:ascii="Arial" w:hAnsi="Arial"/>
          <w:sz w:val="28"/>
          <w:lang w:val="es-CO"/>
        </w:rPr>
        <w:t>1.2.4. Desarrollo</w:t>
      </w:r>
      <w:bookmarkEnd w:id="197"/>
    </w:p>
    <w:p w:rsidR="00604DFB" w:rsidRPr="00604DFB" w:rsidRDefault="00604DFB" w:rsidP="00604DFB">
      <w:pPr>
        <w:jc w:val="both"/>
        <w:rPr>
          <w:lang w:val="es-CO"/>
        </w:rPr>
      </w:pPr>
      <w:r w:rsidRPr="00604DFB">
        <w:rPr>
          <w:lang w:val="es-CO"/>
        </w:rPr>
        <w:t xml:space="preserve">Debido a las restricciones impuestas por falta de presupuesto, no se contratara empleados, sin embargo para el desarrollo de las actividades los </w:t>
      </w:r>
      <w:r w:rsidRPr="00604DFB">
        <w:rPr>
          <w:i/>
          <w:iCs/>
          <w:lang w:val="es-CO"/>
        </w:rPr>
        <w:t xml:space="preserve">“cambios” </w:t>
      </w:r>
      <w:r w:rsidRPr="00604DFB">
        <w:rPr>
          <w:lang w:val="es-CO"/>
        </w:rPr>
        <w:t>de personal se harán a través de transferencia interna de los integrantes del grupo. Además durante el desarrollo se monitoreara el r</w:t>
      </w:r>
      <w:commentRangeStart w:id="198"/>
      <w:r w:rsidRPr="00604DFB">
        <w:rPr>
          <w:lang w:val="es-CO"/>
        </w:rPr>
        <w:commentReference w:id="198"/>
      </w:r>
      <w:commentRangeEnd w:id="198"/>
      <w:r w:rsidRPr="00604DFB">
        <w:rPr>
          <w:lang w:val="es-CO"/>
        </w:rPr>
        <w:t xml:space="preserve">iesgo asociado a la transferencia interna de los integrantes y las habilidades de cada uno, </w:t>
      </w:r>
      <w:commentRangeStart w:id="199"/>
      <w:r w:rsidRPr="00604DFB">
        <w:rPr>
          <w:lang w:val="es-CO"/>
        </w:rPr>
        <w:commentReference w:id="199"/>
      </w:r>
      <w:commentRangeEnd w:id="199"/>
      <w:proofErr w:type="gramStart"/>
      <w:r w:rsidRPr="00604DFB">
        <w:rPr>
          <w:lang w:val="es-CO"/>
        </w:rPr>
        <w:t>mas</w:t>
      </w:r>
      <w:proofErr w:type="gramEnd"/>
      <w:r w:rsidRPr="00604DFB">
        <w:rPr>
          <w:lang w:val="es-CO"/>
        </w:rPr>
        <w:t xml:space="preserve"> aun asumido por el plan de entrenamiento del personal.</w:t>
      </w:r>
    </w:p>
    <w:p w:rsidR="003C1C46" w:rsidRDefault="003C1C46" w:rsidP="003C1C46">
      <w:pPr>
        <w:pStyle w:val="Ttulo4"/>
        <w:rPr>
          <w:rFonts w:ascii="Arial" w:hAnsi="Arial"/>
          <w:sz w:val="28"/>
          <w:lang w:val="es-CO"/>
        </w:rPr>
      </w:pPr>
      <w:bookmarkStart w:id="200" w:name="_Toc334451537"/>
      <w:r w:rsidRPr="00595763">
        <w:rPr>
          <w:rFonts w:ascii="Arial" w:hAnsi="Arial"/>
          <w:sz w:val="28"/>
          <w:lang w:val="es-CO"/>
        </w:rPr>
        <w:t>5.</w:t>
      </w:r>
      <w:r w:rsidRPr="00B90D45">
        <w:rPr>
          <w:rFonts w:ascii="Arial" w:hAnsi="Arial"/>
          <w:sz w:val="28"/>
          <w:lang w:val="es-CO"/>
        </w:rPr>
        <w:t>1.2.5. Recursos</w:t>
      </w:r>
      <w:bookmarkEnd w:id="200"/>
    </w:p>
    <w:p w:rsidR="00604DFB" w:rsidRPr="00604DFB" w:rsidRDefault="00604DFB" w:rsidP="00604DFB">
      <w:pPr>
        <w:rPr>
          <w:lang w:val="es-CO"/>
        </w:rPr>
      </w:pPr>
      <w:r w:rsidRPr="00604DFB">
        <w:rPr>
          <w:noProof/>
          <w:lang w:eastAsia="ja-JP"/>
        </w:rPr>
        <w:drawing>
          <wp:inline distT="0" distB="0" distL="0" distR="0">
            <wp:extent cx="4051005" cy="2466754"/>
            <wp:effectExtent l="0" t="0" r="0" b="0"/>
            <wp:docPr id="1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3C1C46" w:rsidRDefault="003C1C46" w:rsidP="003C1C46">
      <w:pPr>
        <w:pStyle w:val="Ttulo4"/>
        <w:rPr>
          <w:rFonts w:ascii="Arial" w:hAnsi="Arial"/>
          <w:sz w:val="28"/>
          <w:lang w:val="es-CO"/>
        </w:rPr>
      </w:pPr>
      <w:bookmarkStart w:id="201" w:name="_Toc334451538"/>
      <w:r w:rsidRPr="00595763">
        <w:rPr>
          <w:rFonts w:ascii="Arial" w:hAnsi="Arial"/>
          <w:sz w:val="28"/>
          <w:lang w:val="es-CO"/>
        </w:rPr>
        <w:lastRenderedPageBreak/>
        <w:t>5.</w:t>
      </w:r>
      <w:r w:rsidRPr="00B90D45">
        <w:rPr>
          <w:rFonts w:ascii="Arial" w:hAnsi="Arial"/>
          <w:sz w:val="28"/>
          <w:lang w:val="es-CO"/>
        </w:rPr>
        <w:t>1.2.6. Producto de Trabajo</w:t>
      </w:r>
      <w:bookmarkEnd w:id="201"/>
    </w:p>
    <w:p w:rsidR="009B661D" w:rsidRPr="009B661D" w:rsidRDefault="009B661D" w:rsidP="009B661D">
      <w:pPr>
        <w:rPr>
          <w:lang w:val="es-CO"/>
        </w:rPr>
      </w:pPr>
      <w:r w:rsidRPr="009B661D">
        <w:rPr>
          <w:noProof/>
          <w:lang w:eastAsia="ja-JP"/>
        </w:rPr>
        <w:drawing>
          <wp:inline distT="0" distB="0" distL="0" distR="0">
            <wp:extent cx="4051005" cy="2466754"/>
            <wp:effectExtent l="0" t="0" r="0" b="0"/>
            <wp:docPr id="12"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D9745F" w:rsidRDefault="00D9745F" w:rsidP="00014AF3">
      <w:pPr>
        <w:pStyle w:val="Ttulo3"/>
        <w:jc w:val="both"/>
        <w:rPr>
          <w:rFonts w:ascii="Arial" w:hAnsi="Arial"/>
          <w:sz w:val="28"/>
          <w:lang w:val="es-CO"/>
        </w:rPr>
      </w:pPr>
      <w:bookmarkStart w:id="202" w:name="_Toc334451290"/>
      <w:bookmarkStart w:id="203" w:name="_Toc334451539"/>
      <w:r w:rsidRPr="00D53C37">
        <w:rPr>
          <w:rFonts w:ascii="Arial" w:hAnsi="Arial"/>
          <w:sz w:val="28"/>
          <w:lang w:val="es-CO"/>
        </w:rPr>
        <w:t>5.1.</w:t>
      </w:r>
      <w:commentRangeStart w:id="204"/>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202"/>
      <w:bookmarkEnd w:id="203"/>
      <w:commentRangeEnd w:id="204"/>
      <w:r w:rsidR="00E50B24">
        <w:rPr>
          <w:rStyle w:val="Refdecomentario"/>
          <w:rFonts w:asciiTheme="minorHAnsi" w:eastAsiaTheme="minorHAnsi" w:hAnsiTheme="minorHAnsi" w:cstheme="minorBidi"/>
          <w:b w:val="0"/>
          <w:bCs w:val="0"/>
          <w:color w:val="auto"/>
        </w:rPr>
        <w:commentReference w:id="204"/>
      </w:r>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1842CA" w:rsidRDefault="003C1C46" w:rsidP="001842CA">
      <w:pPr>
        <w:pStyle w:val="Ttulo4"/>
        <w:rPr>
          <w:rFonts w:ascii="Arial" w:hAnsi="Arial"/>
          <w:sz w:val="28"/>
          <w:lang w:val="es-CO"/>
        </w:rPr>
      </w:pPr>
      <w:bookmarkStart w:id="205"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205"/>
    </w:p>
    <w:p w:rsidR="003C1C46" w:rsidRPr="00B90D45" w:rsidRDefault="003C1C46" w:rsidP="003C1C46">
      <w:pPr>
        <w:pStyle w:val="Ttulo4"/>
        <w:rPr>
          <w:rFonts w:ascii="Arial" w:hAnsi="Arial"/>
          <w:sz w:val="28"/>
          <w:lang w:val="es-CO"/>
        </w:rPr>
      </w:pPr>
      <w:bookmarkStart w:id="206"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206"/>
    </w:p>
    <w:p w:rsidR="003C1C46" w:rsidRPr="00B90D45" w:rsidRDefault="003C1C46" w:rsidP="003C1C46">
      <w:pPr>
        <w:pStyle w:val="Ttulo4"/>
        <w:rPr>
          <w:rFonts w:ascii="Arial" w:hAnsi="Arial"/>
          <w:sz w:val="28"/>
          <w:lang w:val="es-CO"/>
        </w:rPr>
      </w:pPr>
      <w:bookmarkStart w:id="207"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207"/>
    </w:p>
    <w:p w:rsidR="003C1C46" w:rsidRDefault="003C1C46" w:rsidP="003C1C46">
      <w:pPr>
        <w:pStyle w:val="Ttulo4"/>
        <w:rPr>
          <w:rFonts w:ascii="Arial" w:hAnsi="Arial"/>
          <w:sz w:val="28"/>
          <w:lang w:val="es-CO"/>
        </w:rPr>
      </w:pPr>
      <w:bookmarkStart w:id="208"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208"/>
    </w:p>
    <w:p w:rsidR="001842CA" w:rsidRDefault="001842CA" w:rsidP="00893287">
      <w:pPr>
        <w:pStyle w:val="Ttulo21"/>
        <w:numPr>
          <w:ilvl w:val="0"/>
          <w:numId w:val="43"/>
        </w:numPr>
        <w:jc w:val="both"/>
      </w:pPr>
      <w:r>
        <w:rPr>
          <w:rFonts w:ascii="Arial" w:hAnsi="Arial" w:cs="Arial"/>
        </w:rPr>
        <w:t>Definición de Necesidades de Entrenamiento</w:t>
      </w:r>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09"/>
      </w:r>
      <w:hyperlink r:id="rId57" w:history="1">
        <w:r w:rsidRPr="0024388C">
          <w:rPr>
            <w:rStyle w:val="Hipervnculo"/>
          </w:rPr>
          <w:t>documento</w:t>
        </w:r>
        <w:r w:rsidRPr="0024388C">
          <w:rPr>
            <w:rStyle w:val="Hipervnculo"/>
          </w:rPr>
          <w:commentReference w:id="210"/>
        </w:r>
      </w:hyperlink>
    </w:p>
    <w:p w:rsidR="001842CA" w:rsidRDefault="001842CA" w:rsidP="001842CA">
      <w:pPr>
        <w:jc w:val="both"/>
      </w:pPr>
      <w:r>
        <w:t xml:space="preserve">Debido a los resultados que arrojó el anterior sondeo, se debió generar el presente plan en el cual se definen puntualmente los ejes temáticos por los cuales se van a regir los </w:t>
      </w:r>
      <w:r>
        <w:lastRenderedPageBreak/>
        <w:t>entrenamientos del grupo, esto como medida preventiva abordada desde ya para la fase de desarrollo e implementación del proyecto.</w:t>
      </w:r>
    </w:p>
    <w:p w:rsidR="001842CA" w:rsidRDefault="001842CA" w:rsidP="001842CA">
      <w:pPr>
        <w:pStyle w:val="Ttulo21"/>
        <w:jc w:val="both"/>
      </w:pPr>
      <w:r w:rsidRPr="004B76CE">
        <w:rPr>
          <w:rFonts w:ascii="Arial" w:hAnsi="Arial"/>
          <w:sz w:val="28"/>
          <w:szCs w:val="28"/>
        </w:rPr>
        <w:t>5.1.4.4</w:t>
      </w:r>
      <w:r w:rsidRPr="004B76CE">
        <w:rPr>
          <w:rFonts w:ascii="Arial" w:hAnsi="Arial" w:cs="Arial"/>
          <w:sz w:val="28"/>
          <w:szCs w:val="28"/>
        </w:rPr>
        <w:t>.2.</w:t>
      </w:r>
      <w:r>
        <w:rPr>
          <w:rFonts w:ascii="Arial" w:hAnsi="Arial" w:cs="Arial"/>
        </w:rPr>
        <w:t xml:space="preserve"> Diseño y Planificación del Entrenamiento</w:t>
      </w:r>
    </w:p>
    <w:p w:rsidR="001842CA" w:rsidRDefault="001842CA" w:rsidP="00893287">
      <w:pPr>
        <w:pStyle w:val="Ttulo31"/>
        <w:numPr>
          <w:ilvl w:val="0"/>
          <w:numId w:val="42"/>
        </w:numPr>
        <w:jc w:val="both"/>
      </w:pPr>
      <w:bookmarkStart w:id="211" w:name="__RefHeading__2675_287308769"/>
      <w:bookmarkEnd w:id="211"/>
      <w:r>
        <w:rPr>
          <w:rFonts w:ascii="Arial" w:hAnsi="Arial" w:cs="Arial"/>
        </w:rPr>
        <w:t>Especificación Plan de Entrenamiento</w:t>
      </w:r>
    </w:p>
    <w:p w:rsidR="001842CA" w:rsidRDefault="001842CA" w:rsidP="001842CA">
      <w:pPr>
        <w:jc w:val="both"/>
      </w:pPr>
      <w:r>
        <w:rPr>
          <w:rFonts w:ascii="Arial" w:hAnsi="Arial" w:cs="Arial"/>
        </w:rPr>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Pr>
          <w:rFonts w:ascii="Arial" w:hAnsi="Arial" w:cs="Arial"/>
        </w:rPr>
        <w:t xml:space="preserve">Esta especificación del entrenamiento se ve reflejada en la </w:t>
      </w:r>
      <w:hyperlink r:id="rId58" w:history="1">
        <w:r w:rsidRPr="0024388C">
          <w:rPr>
            <w:rStyle w:val="Hipervnculo"/>
            <w:rFonts w:ascii="Arial" w:hAnsi="Arial" w:cs="Arial"/>
          </w:rPr>
          <w:t>plantilla</w:t>
        </w:r>
      </w:hyperlink>
      <w:r>
        <w:rPr>
          <w:rFonts w:ascii="Arial" w:hAnsi="Arial" w:cs="Arial"/>
        </w:rPr>
        <w:t xml:space="preserve"> para la realización de cada sesión, curso o taller que se dicte a los integrantes del equipo de trabajo.</w:t>
      </w:r>
      <w:r>
        <w:commentReference w:id="212"/>
      </w:r>
    </w:p>
    <w:p w:rsidR="001842CA" w:rsidRDefault="001842CA" w:rsidP="00893287">
      <w:pPr>
        <w:pStyle w:val="Ttulo31"/>
        <w:numPr>
          <w:ilvl w:val="0"/>
          <w:numId w:val="42"/>
        </w:numPr>
        <w:jc w:val="both"/>
      </w:pPr>
      <w:bookmarkStart w:id="213" w:name="__RefHeading__2677_287308769"/>
      <w:bookmarkStart w:id="214" w:name="__RefHeading__2679_287308769"/>
      <w:bookmarkEnd w:id="213"/>
      <w:bookmarkEnd w:id="214"/>
      <w:r>
        <w:rPr>
          <w:rFonts w:ascii="Arial" w:hAnsi="Arial" w:cs="Arial"/>
        </w:rPr>
        <w:t>Apoyo Pre- Entrenamiento</w:t>
      </w:r>
    </w:p>
    <w:p w:rsidR="004B76CE" w:rsidRDefault="001842CA" w:rsidP="004B76CE">
      <w:pPr>
        <w:jc w:val="both"/>
        <w:rPr>
          <w:rFonts w:ascii="Arial" w:hAnsi="Arial" w:cs="Arial"/>
        </w:rPr>
      </w:pPr>
      <w:r>
        <w:rPr>
          <w:rFonts w:ascii="Arial" w:hAnsi="Arial" w:cs="Arial"/>
        </w:rPr>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59" w:history="1">
        <w:r w:rsidRPr="0024388C">
          <w:rPr>
            <w:rStyle w:val="Hipervnculo"/>
            <w:rFonts w:ascii="Arial" w:hAnsi="Arial" w:cs="Arial"/>
          </w:rPr>
          <w:t>plantilla</w:t>
        </w:r>
      </w:hyperlink>
      <w:r>
        <w:rPr>
          <w:rFonts w:ascii="Arial" w:hAnsi="Arial" w:cs="Arial"/>
        </w:rPr>
        <w:t xml:space="preserve"> de entrenamiento en la sección de requerimiento del entrenamiento. </w:t>
      </w:r>
      <w:r>
        <w:commentReference w:id="215"/>
      </w:r>
      <w:bookmarkStart w:id="216" w:name="__RefHeading__2681_287308769"/>
      <w:bookmarkEnd w:id="216"/>
    </w:p>
    <w:p w:rsidR="004B76CE" w:rsidRPr="004B76CE" w:rsidRDefault="001842CA" w:rsidP="00893287">
      <w:pPr>
        <w:pStyle w:val="Ttulo31"/>
        <w:numPr>
          <w:ilvl w:val="0"/>
          <w:numId w:val="42"/>
        </w:numPr>
        <w:jc w:val="both"/>
        <w:rPr>
          <w:rFonts w:ascii="Arial" w:hAnsi="Arial" w:cs="Arial"/>
        </w:rPr>
      </w:pPr>
      <w:r>
        <w:rPr>
          <w:rFonts w:ascii="Arial" w:hAnsi="Arial" w:cs="Arial"/>
        </w:rPr>
        <w:t>Soporte Durante el Entrenamiento</w:t>
      </w:r>
    </w:p>
    <w:p w:rsidR="001842CA" w:rsidRDefault="001842CA" w:rsidP="001842CA">
      <w:pPr>
        <w:jc w:val="both"/>
      </w:pPr>
      <w:r>
        <w:rPr>
          <w:rFonts w:ascii="Arial" w:hAnsi="Arial" w:cs="Arial"/>
        </w:rPr>
        <w:t xml:space="preserve">Proveer las herramientas que se utilizaran durante el desarrollo de cada entrenamiento, tales como el software para el desarrollo del </w:t>
      </w:r>
      <w:proofErr w:type="gramStart"/>
      <w:r>
        <w:rPr>
          <w:rFonts w:ascii="Arial" w:hAnsi="Arial" w:cs="Arial"/>
        </w:rPr>
        <w:t>taller(</w:t>
      </w:r>
      <w:proofErr w:type="gramEnd"/>
      <w:r>
        <w:rPr>
          <w:rFonts w:ascii="Arial" w:hAnsi="Arial" w:cs="Arial"/>
        </w:rPr>
        <w:t xml:space="preserve">ej. </w:t>
      </w:r>
      <w:proofErr w:type="spellStart"/>
      <w:r>
        <w:rPr>
          <w:rFonts w:ascii="Arial" w:hAnsi="Arial" w:cs="Arial"/>
        </w:rPr>
        <w:t>Unity</w:t>
      </w:r>
      <w:proofErr w:type="spellEnd"/>
      <w:r>
        <w:rPr>
          <w:rFonts w:ascii="Arial" w:hAnsi="Arial" w:cs="Arial"/>
        </w:rPr>
        <w:t>).</w:t>
      </w:r>
    </w:p>
    <w:p w:rsidR="001842CA" w:rsidRDefault="001842CA" w:rsidP="00893287">
      <w:pPr>
        <w:pStyle w:val="Ttulo31"/>
        <w:numPr>
          <w:ilvl w:val="0"/>
          <w:numId w:val="42"/>
        </w:numPr>
        <w:jc w:val="both"/>
      </w:pPr>
      <w:bookmarkStart w:id="217" w:name="__RefHeading__2683_287308769"/>
      <w:bookmarkEnd w:id="217"/>
      <w:r>
        <w:rPr>
          <w:rFonts w:ascii="Arial" w:hAnsi="Arial" w:cs="Arial"/>
        </w:rPr>
        <w:t>Confirmación Posterior al Entrenamiento</w:t>
      </w:r>
    </w:p>
    <w:p w:rsidR="001842CA" w:rsidRPr="001842CA" w:rsidRDefault="001842CA" w:rsidP="001842CA">
      <w:pPr>
        <w:jc w:val="both"/>
      </w:pPr>
      <w:r>
        <w:rPr>
          <w:rFonts w:ascii="Arial" w:hAnsi="Arial" w:cs="Arial"/>
        </w:rPr>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18"/>
      </w:r>
      <w:r>
        <w:rPr>
          <w:rFonts w:ascii="Arial" w:hAnsi="Arial" w:cs="Arial"/>
        </w:rPr>
        <w:t>.</w:t>
      </w:r>
    </w:p>
    <w:p w:rsidR="003C1C46" w:rsidRDefault="003C1C46" w:rsidP="003C1C46">
      <w:pPr>
        <w:pStyle w:val="Ttulo4"/>
        <w:rPr>
          <w:rFonts w:ascii="Arial" w:hAnsi="Arial"/>
          <w:sz w:val="28"/>
          <w:lang w:val="es-CO"/>
        </w:rPr>
      </w:pPr>
      <w:bookmarkStart w:id="219" w:name="_Toc334451544"/>
      <w:r w:rsidRPr="00D53C37">
        <w:rPr>
          <w:rFonts w:ascii="Arial" w:hAnsi="Arial"/>
          <w:sz w:val="28"/>
          <w:lang w:val="es-CO"/>
        </w:rPr>
        <w:lastRenderedPageBreak/>
        <w:t>5.1.</w:t>
      </w:r>
      <w:r>
        <w:rPr>
          <w:rFonts w:ascii="Arial" w:hAnsi="Arial"/>
          <w:sz w:val="28"/>
          <w:lang w:val="es-CO"/>
        </w:rPr>
        <w:t>4.</w:t>
      </w:r>
      <w:r w:rsidRPr="00B90D45">
        <w:rPr>
          <w:rFonts w:ascii="Arial" w:hAnsi="Arial"/>
          <w:sz w:val="28"/>
          <w:lang w:val="es-CO"/>
        </w:rPr>
        <w:t>5. Recursos</w:t>
      </w:r>
      <w:bookmarkEnd w:id="219"/>
    </w:p>
    <w:p w:rsidR="004B76CE" w:rsidRPr="004B76CE" w:rsidRDefault="0024388C" w:rsidP="004B76CE">
      <w:pPr>
        <w:rPr>
          <w:lang w:val="es-CO"/>
        </w:rPr>
      </w:pPr>
      <w:r w:rsidRPr="0024388C">
        <w:rPr>
          <w:noProof/>
          <w:lang w:eastAsia="ja-JP"/>
        </w:rPr>
        <w:drawing>
          <wp:inline distT="0" distB="0" distL="0" distR="0">
            <wp:extent cx="4046888" cy="2125683"/>
            <wp:effectExtent l="0" t="0" r="67945"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C1C46" w:rsidRDefault="003C1C46" w:rsidP="003C1C46">
      <w:pPr>
        <w:pStyle w:val="Ttulo4"/>
        <w:jc w:val="both"/>
        <w:rPr>
          <w:rFonts w:ascii="Arial" w:hAnsi="Arial"/>
          <w:sz w:val="28"/>
          <w:lang w:val="es-CO"/>
        </w:rPr>
      </w:pPr>
      <w:bookmarkStart w:id="220"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220"/>
    </w:p>
    <w:p w:rsidR="004B76CE" w:rsidRPr="004B76CE" w:rsidRDefault="00FF23CE" w:rsidP="004B76CE">
      <w:pPr>
        <w:rPr>
          <w:lang w:val="es-CO"/>
        </w:rPr>
      </w:pPr>
      <w:r w:rsidRPr="00FF23CE">
        <w:rPr>
          <w:noProof/>
          <w:lang w:eastAsia="ja-JP"/>
        </w:rPr>
        <w:drawing>
          <wp:inline distT="0" distB="0" distL="0" distR="0">
            <wp:extent cx="4063588" cy="1294410"/>
            <wp:effectExtent l="0" t="0" r="5143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B4525D" w:rsidRDefault="00D9745F" w:rsidP="00014AF3">
      <w:pPr>
        <w:pStyle w:val="Ttulo2"/>
        <w:jc w:val="both"/>
        <w:rPr>
          <w:lang w:val="es-CO"/>
        </w:rPr>
      </w:pPr>
      <w:bookmarkStart w:id="221" w:name="_Toc334451291"/>
      <w:bookmarkStart w:id="222"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1"/>
      <w:bookmarkEnd w:id="222"/>
    </w:p>
    <w:p w:rsidR="008A4941" w:rsidRPr="00D0041B" w:rsidRDefault="008A4941" w:rsidP="00D0041B">
      <w:pPr>
        <w:pStyle w:val="Ttulo3"/>
        <w:jc w:val="both"/>
        <w:rPr>
          <w:rFonts w:ascii="Arial" w:hAnsi="Arial" w:cs="Arial"/>
          <w:sz w:val="28"/>
          <w:szCs w:val="28"/>
          <w:lang w:val="es-CO"/>
        </w:rPr>
      </w:pPr>
      <w:bookmarkStart w:id="223" w:name="_5.2.1._Actividades_de"/>
      <w:bookmarkStart w:id="224" w:name="_Toc334451292"/>
      <w:bookmarkStart w:id="225" w:name="_Toc334451547"/>
      <w:bookmarkEnd w:id="223"/>
      <w:r w:rsidRPr="00D0041B">
        <w:rPr>
          <w:rFonts w:ascii="Arial" w:hAnsi="Arial" w:cs="Arial"/>
          <w:sz w:val="28"/>
          <w:szCs w:val="28"/>
          <w:lang w:val="es-CO"/>
        </w:rPr>
        <w:t>5.2.1. Objetivos</w:t>
      </w:r>
      <w:bookmarkEnd w:id="224"/>
      <w:bookmarkEnd w:id="225"/>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6" w:name="_Toc334451293"/>
      <w:bookmarkStart w:id="227" w:name="_Toc334451548"/>
      <w:r w:rsidRPr="00D0041B">
        <w:rPr>
          <w:rFonts w:ascii="Arial" w:hAnsi="Arial" w:cs="Arial"/>
          <w:sz w:val="28"/>
          <w:szCs w:val="28"/>
          <w:lang w:val="es-CO"/>
        </w:rPr>
        <w:t>5.2.2. Alcance</w:t>
      </w:r>
      <w:bookmarkEnd w:id="226"/>
      <w:bookmarkEnd w:id="227"/>
    </w:p>
    <w:p w:rsidR="008A4941" w:rsidRPr="00691968" w:rsidRDefault="008A4941" w:rsidP="008A4941">
      <w:pPr>
        <w:jc w:val="both"/>
        <w:rPr>
          <w:lang w:val="es-CO"/>
        </w:rPr>
      </w:pPr>
      <w:r>
        <w:rPr>
          <w:lang w:val="es-CO"/>
        </w:rPr>
        <w:t xml:space="preserve">Este plan tiene alcance total de todo el proyecto, ya que es donde cada una de las actividades </w:t>
      </w:r>
      <w:proofErr w:type="gramStart"/>
      <w:r>
        <w:rPr>
          <w:lang w:val="es-CO"/>
        </w:rPr>
        <w:t>son</w:t>
      </w:r>
      <w:proofErr w:type="gramEnd"/>
      <w:r>
        <w:rPr>
          <w:lang w:val="es-CO"/>
        </w:rPr>
        <w:t xml:space="preserve">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28" w:name="_Toc334451294"/>
      <w:bookmarkStart w:id="229" w:name="_Toc334451549"/>
      <w:r w:rsidRPr="00D0041B">
        <w:rPr>
          <w:rFonts w:ascii="Arial" w:hAnsi="Arial" w:cs="Arial"/>
          <w:sz w:val="28"/>
          <w:szCs w:val="28"/>
          <w:lang w:val="es-CO"/>
        </w:rPr>
        <w:t>5.2.3. Responsable</w:t>
      </w:r>
      <w:bookmarkEnd w:id="228"/>
      <w:bookmarkEnd w:id="229"/>
    </w:p>
    <w:p w:rsidR="008A4941" w:rsidRPr="008A4941" w:rsidRDefault="00575330" w:rsidP="008A4941">
      <w:pPr>
        <w:rPr>
          <w:lang w:val="es-CO"/>
        </w:rPr>
      </w:pPr>
      <w:r>
        <w:rPr>
          <w:noProof/>
          <w:lang w:eastAsia="ja-JP"/>
        </w:rPr>
        <w:drawing>
          <wp:inline distT="0" distB="0" distL="0" distR="0">
            <wp:extent cx="2570672" cy="1371600"/>
            <wp:effectExtent l="0" t="0" r="7747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EE5D54" w:rsidRDefault="008A4941" w:rsidP="00D0041B">
      <w:pPr>
        <w:pStyle w:val="Ttulo3"/>
        <w:rPr>
          <w:rFonts w:ascii="Arial" w:hAnsi="Arial" w:cs="Arial"/>
          <w:sz w:val="28"/>
          <w:szCs w:val="28"/>
          <w:lang w:val="es-CO"/>
        </w:rPr>
      </w:pPr>
      <w:bookmarkStart w:id="230" w:name="_Toc334451295"/>
      <w:bookmarkStart w:id="231" w:name="_Toc334451550"/>
      <w:r w:rsidRPr="00D0041B">
        <w:rPr>
          <w:rFonts w:ascii="Arial" w:hAnsi="Arial" w:cs="Arial"/>
          <w:sz w:val="28"/>
          <w:szCs w:val="28"/>
          <w:lang w:val="es-CO"/>
        </w:rPr>
        <w:lastRenderedPageBreak/>
        <w:t>5.2.</w:t>
      </w:r>
      <w:r w:rsidR="00EE5D54" w:rsidRPr="00D0041B">
        <w:rPr>
          <w:rFonts w:ascii="Arial" w:hAnsi="Arial" w:cs="Arial"/>
          <w:sz w:val="28"/>
          <w:szCs w:val="28"/>
          <w:lang w:val="es-CO"/>
        </w:rPr>
        <w:t>4. Desarrollo</w:t>
      </w:r>
      <w:bookmarkEnd w:id="230"/>
      <w:bookmarkEnd w:id="231"/>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2"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2"/>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3" w:name="_Toc333053718"/>
      <w:bookmarkStart w:id="234" w:name="_Toc334451552"/>
      <w:r w:rsidRPr="00595763">
        <w:rPr>
          <w:rFonts w:ascii="Arial" w:hAnsi="Arial"/>
          <w:sz w:val="28"/>
          <w:lang w:val="es-CO"/>
        </w:rPr>
        <w:t>5.2.</w:t>
      </w:r>
      <w:r>
        <w:rPr>
          <w:rFonts w:ascii="Arial" w:hAnsi="Arial"/>
          <w:sz w:val="28"/>
          <w:lang w:val="es-CO"/>
        </w:rPr>
        <w:t>4.2</w:t>
      </w:r>
      <w:proofErr w:type="gramStart"/>
      <w:r>
        <w:rPr>
          <w:rFonts w:ascii="Arial" w:hAnsi="Arial"/>
          <w:sz w:val="28"/>
          <w:lang w:val="es-CO"/>
        </w:rPr>
        <w:t>.</w:t>
      </w:r>
      <w:bookmarkEnd w:id="233"/>
      <w:r>
        <w:rPr>
          <w:rFonts w:ascii="Arial" w:hAnsi="Arial" w:cs="Arial"/>
          <w:sz w:val="28"/>
          <w:szCs w:val="28"/>
          <w:lang w:val="es-CO"/>
        </w:rPr>
        <w:t>Asignación</w:t>
      </w:r>
      <w:proofErr w:type="gramEnd"/>
      <w:r>
        <w:rPr>
          <w:rFonts w:ascii="Arial" w:hAnsi="Arial" w:cs="Arial"/>
          <w:sz w:val="28"/>
          <w:szCs w:val="28"/>
          <w:lang w:val="es-CO"/>
        </w:rPr>
        <w:t xml:space="preserve"> de Calendario</w:t>
      </w:r>
      <w:bookmarkEnd w:id="234"/>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5" w:name="_5.2.3_Asignación_de"/>
      <w:bookmarkStart w:id="236" w:name="_Toc333053719"/>
      <w:bookmarkStart w:id="237" w:name="_Toc334451553"/>
      <w:bookmarkEnd w:id="235"/>
      <w:r w:rsidRPr="00595763">
        <w:rPr>
          <w:rFonts w:ascii="Arial" w:hAnsi="Arial"/>
          <w:sz w:val="28"/>
          <w:lang w:val="es-CO"/>
        </w:rPr>
        <w:t>5.2.</w:t>
      </w:r>
      <w:r>
        <w:rPr>
          <w:rFonts w:ascii="Arial" w:hAnsi="Arial"/>
          <w:sz w:val="28"/>
          <w:lang w:val="es-CO"/>
        </w:rPr>
        <w:t>4.</w:t>
      </w:r>
      <w:r w:rsidRPr="00595763">
        <w:rPr>
          <w:rFonts w:ascii="Arial" w:hAnsi="Arial"/>
          <w:sz w:val="28"/>
          <w:lang w:val="es-CO"/>
        </w:rPr>
        <w:t>3</w:t>
      </w:r>
      <w:proofErr w:type="gramStart"/>
      <w:r>
        <w:rPr>
          <w:rFonts w:ascii="Arial" w:hAnsi="Arial"/>
          <w:sz w:val="28"/>
          <w:lang w:val="es-CO"/>
        </w:rPr>
        <w:t>.</w:t>
      </w:r>
      <w:r>
        <w:rPr>
          <w:rFonts w:ascii="Arial" w:hAnsi="Arial" w:cs="Arial"/>
          <w:sz w:val="28"/>
          <w:szCs w:val="28"/>
          <w:lang w:val="es-CO"/>
        </w:rPr>
        <w:t>Asignación</w:t>
      </w:r>
      <w:proofErr w:type="gramEnd"/>
      <w:r>
        <w:rPr>
          <w:rFonts w:ascii="Arial" w:hAnsi="Arial" w:cs="Arial"/>
          <w:sz w:val="28"/>
          <w:szCs w:val="28"/>
          <w:lang w:val="es-CO"/>
        </w:rPr>
        <w:t xml:space="preserve"> de Recursos</w:t>
      </w:r>
      <w:bookmarkEnd w:id="236"/>
      <w:bookmarkEnd w:id="237"/>
    </w:p>
    <w:p w:rsidR="00EB7A44" w:rsidRPr="00EB7A44" w:rsidRDefault="00556389" w:rsidP="00EB7A44">
      <w:pPr>
        <w:rPr>
          <w:lang w:val="es-CO"/>
        </w:rPr>
      </w:pPr>
      <w:r>
        <w:rPr>
          <w:lang w:val="es-CO"/>
        </w:rPr>
        <w:t>Que personas están en que actividades</w:t>
      </w:r>
    </w:p>
    <w:p w:rsidR="00EE5D54" w:rsidRPr="00D0041B" w:rsidRDefault="00D0041B" w:rsidP="00D0041B">
      <w:pPr>
        <w:pStyle w:val="Ttulo3"/>
        <w:rPr>
          <w:rFonts w:ascii="Arial" w:hAnsi="Arial" w:cs="Arial"/>
          <w:sz w:val="28"/>
          <w:szCs w:val="28"/>
          <w:lang w:val="es-CO"/>
        </w:rPr>
      </w:pPr>
      <w:bookmarkStart w:id="238" w:name="_Toc334451296"/>
      <w:bookmarkStart w:id="239"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238"/>
      <w:bookmarkEnd w:id="239"/>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0" w:name="_Toc334451297"/>
      <w:bookmarkStart w:id="241"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40"/>
      <w:bookmarkEnd w:id="241"/>
    </w:p>
    <w:p w:rsidR="00510198" w:rsidRPr="00510198" w:rsidRDefault="00510198" w:rsidP="00510198">
      <w:pPr>
        <w:rPr>
          <w:lang w:val="es-CO"/>
        </w:rPr>
      </w:pPr>
      <w:r>
        <w:rPr>
          <w:noProof/>
          <w:lang w:eastAsia="ja-JP"/>
        </w:rPr>
        <w:drawing>
          <wp:inline distT="0" distB="0" distL="0" distR="0">
            <wp:extent cx="4051005" cy="2466754"/>
            <wp:effectExtent l="0" t="0" r="0" b="0"/>
            <wp:docPr id="10" name="Diagrama 10">
              <a:hlinkClick xmlns:a="http://schemas.openxmlformats.org/drawingml/2006/main" r:id="rId75"/>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D9745F" w:rsidRPr="00595763" w:rsidRDefault="00D9745F" w:rsidP="00014AF3">
      <w:pPr>
        <w:pStyle w:val="Ttulo1"/>
        <w:jc w:val="both"/>
        <w:rPr>
          <w:rFonts w:ascii="Arial" w:hAnsi="Arial"/>
          <w:lang w:val="es-CO"/>
        </w:rPr>
      </w:pPr>
      <w:bookmarkStart w:id="242" w:name="_Toc333053722"/>
      <w:bookmarkStart w:id="243" w:name="_Toc334451298"/>
      <w:bookmarkStart w:id="244"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42"/>
      <w:bookmarkEnd w:id="243"/>
      <w:bookmarkEnd w:id="244"/>
    </w:p>
    <w:bookmarkStart w:id="245" w:name="_Toc334451299"/>
    <w:bookmarkStart w:id="246" w:name="_Toc334451557"/>
    <w:p w:rsidR="00D9745F" w:rsidRPr="00595763" w:rsidRDefault="007354D3" w:rsidP="00014AF3">
      <w:pPr>
        <w:pStyle w:val="Ttulo2"/>
        <w:jc w:val="both"/>
        <w:rPr>
          <w:rFonts w:ascii="Arial" w:hAnsi="Arial"/>
          <w:sz w:val="28"/>
          <w:lang w:val="es-CO"/>
        </w:rPr>
      </w:pPr>
      <w:r>
        <w:rPr>
          <w:rFonts w:ascii="Arial" w:hAnsi="Arial" w:cs="Arial"/>
          <w:sz w:val="28"/>
          <w:szCs w:val="28"/>
          <w:lang w:val="es-CO"/>
        </w:rPr>
        <w:fldChar w:fldCharType="begin"/>
      </w:r>
      <w:r w:rsidR="00E0373D">
        <w:rPr>
          <w:rFonts w:ascii="Arial" w:hAnsi="Arial" w:cs="Arial"/>
          <w:sz w:val="28"/>
          <w:szCs w:val="28"/>
          <w:lang w:val="es-CO"/>
        </w:rPr>
        <w:instrText xml:space="preserve"> HYPERLINK "SPMP%20-%20FifthFloor%20-%20Plan%20de%20Control.docx" </w:instrText>
      </w:r>
      <w:r>
        <w:rPr>
          <w:rFonts w:ascii="Arial" w:hAnsi="Arial" w:cs="Arial"/>
          <w:sz w:val="28"/>
          <w:szCs w:val="28"/>
          <w:lang w:val="es-CO"/>
        </w:rPr>
        <w:fldChar w:fldCharType="separate"/>
      </w:r>
      <w:r w:rsidR="00D9745F" w:rsidRPr="00E0373D">
        <w:rPr>
          <w:rStyle w:val="Hipervnculo"/>
          <w:rFonts w:ascii="Arial" w:hAnsi="Arial" w:cs="Arial"/>
          <w:sz w:val="28"/>
          <w:szCs w:val="28"/>
          <w:lang w:val="es-CO"/>
        </w:rPr>
        <w:t>6.1</w:t>
      </w:r>
      <w:r w:rsidR="008B02E3" w:rsidRPr="00E0373D">
        <w:rPr>
          <w:rStyle w:val="Hipervnculo"/>
          <w:rFonts w:ascii="Arial" w:hAnsi="Arial" w:cs="Arial"/>
          <w:sz w:val="28"/>
          <w:szCs w:val="28"/>
          <w:lang w:val="es-CO"/>
        </w:rPr>
        <w:t xml:space="preserve"> Plan de Gerencia de Requerimientos</w:t>
      </w:r>
      <w:bookmarkEnd w:id="245"/>
      <w:bookmarkEnd w:id="246"/>
      <w:r>
        <w:rPr>
          <w:rFonts w:ascii="Arial" w:hAnsi="Arial" w:cs="Arial"/>
          <w:sz w:val="28"/>
          <w:szCs w:val="28"/>
          <w:lang w:val="es-CO"/>
        </w:rPr>
        <w:fldChar w:fldCharType="end"/>
      </w:r>
    </w:p>
    <w:p w:rsidR="00D9745F" w:rsidRPr="00595763" w:rsidRDefault="00D9745F" w:rsidP="00014AF3">
      <w:pPr>
        <w:pStyle w:val="Ttulo2"/>
        <w:jc w:val="both"/>
        <w:rPr>
          <w:rFonts w:ascii="Arial" w:hAnsi="Arial"/>
          <w:sz w:val="28"/>
          <w:lang w:val="es-CO"/>
        </w:rPr>
      </w:pPr>
      <w:bookmarkStart w:id="247" w:name="_Toc333053724"/>
      <w:bookmarkStart w:id="248" w:name="_Toc334451300"/>
      <w:bookmarkStart w:id="249"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47"/>
      <w:r w:rsidR="00BD4837">
        <w:rPr>
          <w:rFonts w:ascii="Arial" w:hAnsi="Arial" w:cs="Arial"/>
          <w:sz w:val="28"/>
          <w:szCs w:val="28"/>
          <w:lang w:val="es-CO"/>
        </w:rPr>
        <w:t>de Cambios</w:t>
      </w:r>
      <w:bookmarkEnd w:id="248"/>
      <w:bookmarkEnd w:id="249"/>
    </w:p>
    <w:bookmarkStart w:id="250" w:name="_Toc333053725"/>
    <w:bookmarkStart w:id="251" w:name="_Toc334451301"/>
    <w:bookmarkStart w:id="252" w:name="_Toc334451559"/>
    <w:p w:rsidR="001D2DDB" w:rsidRPr="00595763" w:rsidRDefault="007354D3"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0"/>
      <w:r w:rsidR="00EA2121" w:rsidRPr="00E0373D">
        <w:rPr>
          <w:rStyle w:val="Hipervnculo"/>
          <w:rFonts w:ascii="Arial" w:hAnsi="Arial" w:cs="Arial"/>
          <w:sz w:val="28"/>
          <w:szCs w:val="28"/>
          <w:lang w:val="es-CO"/>
        </w:rPr>
        <w:t>de Calendario</w:t>
      </w:r>
      <w:bookmarkEnd w:id="251"/>
      <w:bookmarkEnd w:id="252"/>
      <w:r>
        <w:rPr>
          <w:rFonts w:ascii="Arial" w:hAnsi="Arial"/>
          <w:sz w:val="28"/>
          <w:lang w:val="es-CO"/>
        </w:rPr>
        <w:fldChar w:fldCharType="end"/>
      </w:r>
    </w:p>
    <w:p w:rsidR="00D9745F" w:rsidRPr="00595763" w:rsidRDefault="00D9745F" w:rsidP="00014AF3">
      <w:pPr>
        <w:pStyle w:val="Ttulo2"/>
        <w:jc w:val="both"/>
        <w:rPr>
          <w:rFonts w:ascii="Arial" w:hAnsi="Arial"/>
          <w:sz w:val="28"/>
          <w:lang w:val="es-CO"/>
        </w:rPr>
      </w:pPr>
      <w:bookmarkStart w:id="253" w:name="_Toc334451302"/>
      <w:bookmarkStart w:id="254" w:name="_Toc334451560"/>
      <w:commentRangeStart w:id="255"/>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3"/>
      <w:bookmarkEnd w:id="254"/>
      <w:commentRangeEnd w:id="255"/>
      <w:r w:rsidR="003A3625">
        <w:rPr>
          <w:rStyle w:val="Refdecomentario"/>
          <w:rFonts w:asciiTheme="minorHAnsi" w:eastAsiaTheme="minorHAnsi" w:hAnsiTheme="minorHAnsi" w:cstheme="minorBidi"/>
          <w:b w:val="0"/>
          <w:bCs w:val="0"/>
          <w:color w:val="auto"/>
        </w:rPr>
        <w:commentReference w:id="255"/>
      </w:r>
    </w:p>
    <w:p w:rsidR="00D9745F" w:rsidRPr="00595763" w:rsidRDefault="00D9745F" w:rsidP="00014AF3">
      <w:pPr>
        <w:pStyle w:val="Ttulo2"/>
        <w:jc w:val="both"/>
        <w:rPr>
          <w:rFonts w:ascii="Arial" w:hAnsi="Arial"/>
          <w:sz w:val="28"/>
        </w:rPr>
      </w:pPr>
      <w:bookmarkStart w:id="256" w:name="_Toc334451303"/>
      <w:bookmarkStart w:id="257"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56"/>
      <w:bookmarkEnd w:id="257"/>
    </w:p>
    <w:bookmarkStart w:id="258" w:name="_Toc333053728"/>
    <w:p w:rsidR="00E0373D" w:rsidRPr="00E0373D" w:rsidRDefault="007354D3" w:rsidP="00014AF3">
      <w:pPr>
        <w:jc w:val="both"/>
        <w:rPr>
          <w:rStyle w:val="Hipervnculo"/>
        </w:rPr>
      </w:pPr>
      <w:r>
        <w:fldChar w:fldCharType="begin"/>
      </w:r>
      <w:r w:rsidR="00E0373D">
        <w:instrText xml:space="preserve"> HYPERLINK "SPMP%20-%20FifthFloor%20-%20Plan%20de%20Control.docx" </w:instrText>
      </w:r>
      <w:r>
        <w:fldChar w:fldCharType="separate"/>
      </w:r>
      <w:r w:rsidR="00E0373D" w:rsidRPr="00E0373D">
        <w:rPr>
          <w:rStyle w:val="Hipervnculo"/>
        </w:rPr>
        <w:t xml:space="preserve">Plan de Recolección de </w:t>
      </w:r>
      <w:proofErr w:type="spellStart"/>
      <w:r w:rsidR="00E0373D" w:rsidRPr="00E0373D">
        <w:rPr>
          <w:rStyle w:val="Hipervnculo"/>
        </w:rPr>
        <w:t>Metricas</w:t>
      </w:r>
      <w:proofErr w:type="spellEnd"/>
    </w:p>
    <w:p w:rsidR="00354894" w:rsidRPr="00C13EE0" w:rsidRDefault="00E0373D" w:rsidP="00014AF3">
      <w:pPr>
        <w:jc w:val="both"/>
      </w:pPr>
      <w:r w:rsidRPr="00E0373D">
        <w:rPr>
          <w:rStyle w:val="Hipervnculo"/>
        </w:rPr>
        <w:t>Plan de Control de La calidad</w:t>
      </w:r>
      <w:r w:rsidR="007354D3">
        <w:fldChar w:fldCharType="end"/>
      </w:r>
    </w:p>
    <w:p w:rsidR="00D9745F" w:rsidRDefault="00A466EE" w:rsidP="00A466EE">
      <w:pPr>
        <w:pStyle w:val="Ttulo2"/>
        <w:jc w:val="both"/>
        <w:rPr>
          <w:rFonts w:ascii="Arial" w:hAnsi="Arial" w:cs="Arial"/>
          <w:sz w:val="28"/>
          <w:szCs w:val="28"/>
          <w:lang w:val="es-CO"/>
        </w:rPr>
      </w:pPr>
      <w:bookmarkStart w:id="259" w:name="_Toc334451304"/>
      <w:bookmarkStart w:id="260" w:name="_Toc334451562"/>
      <w:bookmarkEnd w:id="258"/>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59"/>
      <w:bookmarkEnd w:id="260"/>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rsidR="00A466EE" w:rsidRPr="00C02BCD" w:rsidRDefault="00897FF1" w:rsidP="00C02BCD">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0F397B" w:rsidRDefault="00D9745F" w:rsidP="00014AF3">
      <w:pPr>
        <w:pStyle w:val="Ttulo1"/>
        <w:jc w:val="both"/>
        <w:rPr>
          <w:rFonts w:ascii="Arial" w:hAnsi="Arial"/>
          <w:lang w:val="es-CO"/>
        </w:rPr>
      </w:pPr>
      <w:bookmarkStart w:id="261" w:name="_Toc333053730"/>
      <w:bookmarkStart w:id="262" w:name="_Toc334451305"/>
      <w:bookmarkStart w:id="263" w:name="_Toc334451563"/>
      <w:r w:rsidRPr="00A16953">
        <w:rPr>
          <w:rFonts w:ascii="Arial" w:hAnsi="Arial"/>
          <w:lang w:val="es-CO"/>
        </w:rPr>
        <w:t xml:space="preserve">7. </w:t>
      </w:r>
      <w:bookmarkEnd w:id="261"/>
      <w:r w:rsidR="00DE4DB7" w:rsidRPr="00A16953">
        <w:rPr>
          <w:rFonts w:ascii="Arial" w:hAnsi="Arial"/>
          <w:lang w:val="es-CO"/>
        </w:rPr>
        <w:t>Entrega del P</w:t>
      </w:r>
      <w:r w:rsidR="008B4FE5" w:rsidRPr="00A16953">
        <w:rPr>
          <w:rFonts w:ascii="Arial" w:hAnsi="Arial"/>
          <w:lang w:val="es-CO"/>
        </w:rPr>
        <w:t>roducto</w:t>
      </w:r>
      <w:bookmarkStart w:id="264" w:name="_Toc333053731"/>
      <w:bookmarkStart w:id="265" w:name="_Toc334451306"/>
      <w:bookmarkStart w:id="266" w:name="_Toc334451564"/>
      <w:bookmarkEnd w:id="262"/>
      <w:bookmarkEnd w:id="263"/>
    </w:p>
    <w:p w:rsidR="000F397B" w:rsidRDefault="000F397B" w:rsidP="000F397B">
      <w:pPr>
        <w:jc w:val="both"/>
        <w:rPr>
          <w:lang w:val="es-CO"/>
        </w:rPr>
      </w:pPr>
      <w:r>
        <w:rPr>
          <w:lang w:val="es-CO"/>
        </w:rPr>
        <w:t xml:space="preserve">Para la entrega del producto, el cliente Miguel Torres y la organización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 acordaron 4 entregas obligatorias las cuales están comprendidas en el segundo semestre del año 2012, estas entregas serán progresivas y acumulativas para que el cliente tenga amplio conocimiento de los avances realizados por la organización en cada etapa.</w:t>
      </w:r>
    </w:p>
    <w:p w:rsidR="000F397B" w:rsidRDefault="000F397B" w:rsidP="000F397B">
      <w:pPr>
        <w:jc w:val="both"/>
        <w:rPr>
          <w:lang w:val="es-CO"/>
        </w:rPr>
      </w:pPr>
      <w:r>
        <w:rPr>
          <w:lang w:val="es-CO"/>
        </w:rPr>
        <w:t xml:space="preserve">Las entregas acordadas serán especificadas a continuación con cada uno de los documentos y avances de software que tendrán que ser entregadas al cliente por </w:t>
      </w:r>
      <w:proofErr w:type="spellStart"/>
      <w:r>
        <w:rPr>
          <w:lang w:val="es-CO"/>
        </w:rPr>
        <w:t>Fifth</w:t>
      </w:r>
      <w:proofErr w:type="spellEnd"/>
      <w:r>
        <w:rPr>
          <w:lang w:val="es-CO"/>
        </w:rPr>
        <w:t xml:space="preserve"> </w:t>
      </w:r>
      <w:proofErr w:type="spellStart"/>
      <w:r>
        <w:rPr>
          <w:lang w:val="es-CO"/>
        </w:rPr>
        <w:t>Floor</w:t>
      </w:r>
      <w:proofErr w:type="spellEnd"/>
      <w:r>
        <w:rPr>
          <w:lang w:val="es-CO"/>
        </w:rPr>
        <w:t xml:space="preserve"> Corp.</w:t>
      </w:r>
    </w:p>
    <w:p w:rsidR="000F397B" w:rsidRDefault="000F397B" w:rsidP="000F397B">
      <w:pPr>
        <w:pStyle w:val="Ttulo2"/>
        <w:rPr>
          <w:lang w:val="es-CO"/>
        </w:rPr>
      </w:pPr>
      <w:r>
        <w:rPr>
          <w:lang w:val="es-CO"/>
        </w:rPr>
        <w:t xml:space="preserve">7.1 </w:t>
      </w:r>
      <w:r w:rsidR="00057D7C">
        <w:rPr>
          <w:lang w:val="es-CO"/>
        </w:rPr>
        <w:t xml:space="preserve">Primera Entrega </w:t>
      </w:r>
      <w:r w:rsidR="008D769B">
        <w:rPr>
          <w:lang w:val="es-CO"/>
        </w:rPr>
        <w:t>SPMP</w:t>
      </w:r>
    </w:p>
    <w:p w:rsidR="009D60A4" w:rsidRDefault="009D60A4" w:rsidP="008D769B">
      <w:pPr>
        <w:jc w:val="both"/>
        <w:rPr>
          <w:lang w:val="es-CO"/>
        </w:rPr>
      </w:pPr>
      <w:r>
        <w:rPr>
          <w:lang w:val="es-CO"/>
        </w:rPr>
        <w:t>Esta entrega se realizara a las 16:00 horas del 11 de septiembre del 2012</w:t>
      </w:r>
      <w:r w:rsidR="008D769B">
        <w:rPr>
          <w:lang w:val="es-CO"/>
        </w:rPr>
        <w:t xml:space="preserve">, para ver los elementos que componen esta entrega ver sección </w:t>
      </w:r>
      <w:commentRangeStart w:id="267"/>
      <w:r w:rsidR="008D769B">
        <w:rPr>
          <w:lang w:val="es-CO"/>
        </w:rPr>
        <w:t>[1.1.3 Entregables del proyecto]</w:t>
      </w:r>
      <w:commentRangeEnd w:id="267"/>
      <w:r w:rsidR="008D769B">
        <w:rPr>
          <w:rStyle w:val="Refdecomentario"/>
        </w:rPr>
        <w:commentReference w:id="267"/>
      </w:r>
      <w:r w:rsidR="008D769B">
        <w:rPr>
          <w:lang w:val="es-CO"/>
        </w:rPr>
        <w:t>.</w:t>
      </w:r>
    </w:p>
    <w:p w:rsidR="009D60A4" w:rsidRDefault="009D60A4" w:rsidP="008D769B">
      <w:pPr>
        <w:pStyle w:val="Ttulo2"/>
        <w:jc w:val="both"/>
        <w:rPr>
          <w:lang w:val="es-CO"/>
        </w:rPr>
      </w:pPr>
      <w:r>
        <w:rPr>
          <w:lang w:val="es-CO"/>
        </w:rPr>
        <w:lastRenderedPageBreak/>
        <w:t>7.2 Segunda Entrega</w:t>
      </w:r>
      <w:r w:rsidR="008D769B">
        <w:rPr>
          <w:lang w:val="es-CO"/>
        </w:rPr>
        <w:t xml:space="preserve"> SRS</w:t>
      </w:r>
    </w:p>
    <w:p w:rsidR="008D769B" w:rsidRDefault="008D769B" w:rsidP="008D769B">
      <w:pPr>
        <w:jc w:val="both"/>
        <w:rPr>
          <w:lang w:val="es-CO"/>
        </w:rPr>
      </w:pPr>
      <w:r>
        <w:rPr>
          <w:lang w:val="es-CO"/>
        </w:rPr>
        <w:t xml:space="preserve">Esta entrega se realizara a las 16:00 horas del 18 de octubre del 2012, para ver los elementos que componen esta entrega ver sección </w:t>
      </w:r>
      <w:commentRangeStart w:id="268"/>
      <w:r>
        <w:rPr>
          <w:lang w:val="es-CO"/>
        </w:rPr>
        <w:t>[1.1.3 Entregables del proyecto]</w:t>
      </w:r>
      <w:commentRangeEnd w:id="268"/>
      <w:r>
        <w:rPr>
          <w:rStyle w:val="Refdecomentario"/>
        </w:rPr>
        <w:commentReference w:id="268"/>
      </w:r>
      <w:r>
        <w:rPr>
          <w:lang w:val="es-CO"/>
        </w:rPr>
        <w:t>.</w:t>
      </w:r>
    </w:p>
    <w:p w:rsidR="008D769B" w:rsidRDefault="008D769B" w:rsidP="008D769B">
      <w:pPr>
        <w:pStyle w:val="Ttulo2"/>
        <w:jc w:val="both"/>
        <w:rPr>
          <w:lang w:val="es-CO"/>
        </w:rPr>
      </w:pPr>
      <w:r>
        <w:rPr>
          <w:lang w:val="es-CO"/>
        </w:rPr>
        <w:t>7.3 Tercera Entrega SDD</w:t>
      </w:r>
    </w:p>
    <w:p w:rsidR="008D769B" w:rsidRDefault="008D769B" w:rsidP="008D769B">
      <w:pPr>
        <w:jc w:val="both"/>
        <w:rPr>
          <w:lang w:val="es-CO"/>
        </w:rPr>
      </w:pPr>
      <w:r>
        <w:rPr>
          <w:lang w:val="es-CO"/>
        </w:rPr>
        <w:t xml:space="preserve">Esta entrega se realizara a las 16:00 horas del 6 de noviembre del 2012, para ver los elementos que componen esta entrega ver sección </w:t>
      </w:r>
      <w:commentRangeStart w:id="269"/>
      <w:r>
        <w:rPr>
          <w:lang w:val="es-CO"/>
        </w:rPr>
        <w:t>[1.1.3 Entregables del proyecto]</w:t>
      </w:r>
      <w:commentRangeEnd w:id="269"/>
      <w:r>
        <w:rPr>
          <w:rStyle w:val="Refdecomentario"/>
        </w:rPr>
        <w:commentReference w:id="269"/>
      </w:r>
      <w:r>
        <w:rPr>
          <w:lang w:val="es-CO"/>
        </w:rPr>
        <w:t>.</w:t>
      </w:r>
    </w:p>
    <w:p w:rsidR="008D769B" w:rsidRPr="00A03E78" w:rsidRDefault="008D769B" w:rsidP="008D769B">
      <w:pPr>
        <w:pStyle w:val="Ttulo2"/>
      </w:pPr>
      <w:r w:rsidRPr="00A03E78">
        <w:t>7.4 Entrega FINAL</w:t>
      </w:r>
    </w:p>
    <w:p w:rsidR="008D769B" w:rsidRPr="008D769B" w:rsidRDefault="008D769B" w:rsidP="003F7A11">
      <w:pPr>
        <w:jc w:val="both"/>
        <w:rPr>
          <w:lang w:val="es-CO"/>
        </w:rPr>
      </w:pPr>
      <w:r w:rsidRPr="008D769B">
        <w:t xml:space="preserve">Esta entrega será realizada el día 30 de noviembre del 2012 en la sala de base de datos de la Pontificia Universidad </w:t>
      </w:r>
      <w:r>
        <w:t>Javeriana. En esta entrega se presentara el</w:t>
      </w:r>
      <w:r w:rsidR="003F7A11">
        <w:t xml:space="preserve"> desarrollo del</w:t>
      </w:r>
      <w:r>
        <w:t xml:space="preserve"> producto de software con un porcentaje superior al 80% </w:t>
      </w:r>
      <w:r w:rsidR="003F7A11">
        <w:t>de la totalidad</w:t>
      </w:r>
      <w:r>
        <w:t xml:space="preserve"> del proyecto. Para conocer los documentos detallados de la entrega dirigirse a la sección </w:t>
      </w:r>
      <w:commentRangeStart w:id="270"/>
      <w:r>
        <w:rPr>
          <w:lang w:val="es-CO"/>
        </w:rPr>
        <w:t>[1.1.3 Entregables del proyecto]</w:t>
      </w:r>
      <w:commentRangeEnd w:id="270"/>
      <w:r>
        <w:rPr>
          <w:rStyle w:val="Refdecomentario"/>
        </w:rPr>
        <w:commentReference w:id="270"/>
      </w:r>
      <w:r>
        <w:rPr>
          <w:lang w:val="es-CO"/>
        </w:rPr>
        <w:t>.</w:t>
      </w:r>
    </w:p>
    <w:p w:rsidR="008D769B" w:rsidRPr="008D769B" w:rsidRDefault="003F7A11" w:rsidP="003F7A11">
      <w:pPr>
        <w:jc w:val="both"/>
      </w:pPr>
      <w:r>
        <w:t xml:space="preserve">En esta entrega la organización </w:t>
      </w:r>
      <w:proofErr w:type="spellStart"/>
      <w:r>
        <w:t>Fifth</w:t>
      </w:r>
      <w:proofErr w:type="spellEnd"/>
      <w:r>
        <w:t xml:space="preserve"> </w:t>
      </w:r>
      <w:proofErr w:type="spellStart"/>
      <w:r>
        <w:t>Floor</w:t>
      </w:r>
      <w:proofErr w:type="spellEnd"/>
      <w:r>
        <w:t xml:space="preserve"> Corp. sustentara y expondrá el desarrollo del proyecto frente al cliente, jurado y las personas invitadas a la hora asignada por el cliente.</w:t>
      </w:r>
    </w:p>
    <w:p w:rsidR="00D9745F" w:rsidRPr="008D769B" w:rsidRDefault="00D9745F" w:rsidP="00014AF3">
      <w:pPr>
        <w:pStyle w:val="Ttulo1"/>
        <w:jc w:val="both"/>
        <w:rPr>
          <w:rFonts w:ascii="Arial" w:hAnsi="Arial"/>
          <w:lang w:val="en-US"/>
        </w:rPr>
      </w:pPr>
      <w:r w:rsidRPr="008D769B">
        <w:rPr>
          <w:rFonts w:ascii="Arial" w:hAnsi="Arial"/>
          <w:lang w:val="en-US"/>
        </w:rPr>
        <w:t>8. Supporting process plans</w:t>
      </w:r>
      <w:bookmarkEnd w:id="264"/>
      <w:bookmarkEnd w:id="265"/>
      <w:bookmarkEnd w:id="266"/>
    </w:p>
    <w:p w:rsidR="00D9745F" w:rsidRPr="007D5D4D" w:rsidRDefault="00D9745F" w:rsidP="00014AF3">
      <w:pPr>
        <w:pStyle w:val="Ttulo2"/>
        <w:jc w:val="both"/>
        <w:rPr>
          <w:rFonts w:ascii="Arial" w:hAnsi="Arial" w:cs="Arial"/>
          <w:sz w:val="28"/>
          <w:szCs w:val="28"/>
          <w:lang w:val="en-US"/>
        </w:rPr>
      </w:pPr>
      <w:bookmarkStart w:id="271" w:name="_Toc333053732"/>
      <w:bookmarkStart w:id="272" w:name="_Toc334451307"/>
      <w:bookmarkStart w:id="273" w:name="_Toc334451565"/>
      <w:r w:rsidRPr="007D5D4D">
        <w:rPr>
          <w:rFonts w:ascii="Arial" w:hAnsi="Arial" w:cs="Arial"/>
          <w:sz w:val="28"/>
          <w:szCs w:val="28"/>
          <w:lang w:val="en-US"/>
        </w:rPr>
        <w:t>8.1 Project supervision and work environment</w:t>
      </w:r>
      <w:bookmarkEnd w:id="271"/>
      <w:bookmarkEnd w:id="272"/>
      <w:bookmarkEnd w:id="273"/>
    </w:p>
    <w:p w:rsidR="00F330A6" w:rsidRDefault="00F330A6" w:rsidP="00014AF3">
      <w:pPr>
        <w:jc w:val="both"/>
      </w:pPr>
      <w:bookmarkStart w:id="274"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75"/>
      <w:r w:rsidR="00A7274C">
        <w:t xml:space="preserve">en la cuales el equipo de trabajo elige las actividades a </w:t>
      </w:r>
      <w:proofErr w:type="spellStart"/>
      <w:r w:rsidR="00A7274C">
        <w:t>a</w:t>
      </w:r>
      <w:proofErr w:type="spellEnd"/>
      <w:r w:rsidR="00A7274C">
        <w:t xml:space="preserve"> desarrollar en cada semana</w:t>
      </w:r>
      <w:commentRangeEnd w:id="275"/>
      <w:r w:rsidR="001F52C6">
        <w:rPr>
          <w:rStyle w:val="Refdecomentario"/>
        </w:rPr>
        <w:commentReference w:id="275"/>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76"/>
      <w:r w:rsidRPr="00C13EE0">
        <w:rPr>
          <w:b/>
        </w:rPr>
        <w:t>revisión cruzada</w:t>
      </w:r>
      <w:commentRangeEnd w:id="276"/>
      <w:r w:rsidR="00DD5E78">
        <w:rPr>
          <w:rStyle w:val="Refdecomentario"/>
        </w:rPr>
        <w:commentReference w:id="276"/>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77"/>
      <w:r w:rsidRPr="00C13EE0">
        <w:t xml:space="preserve">canales de comunicación </w:t>
      </w:r>
      <w:commentRangeEnd w:id="277"/>
      <w:r w:rsidRPr="00C13EE0">
        <w:rPr>
          <w:rStyle w:val="Refdecomentario"/>
        </w:rPr>
        <w:commentReference w:id="277"/>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lastRenderedPageBreak/>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78"/>
      <w:r>
        <w:t>plantillas.</w:t>
      </w:r>
      <w:commentRangeEnd w:id="278"/>
      <w:r w:rsidR="001F52C6">
        <w:rPr>
          <w:rStyle w:val="Refdecomentario"/>
        </w:rPr>
        <w:commentReference w:id="278"/>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79"/>
      <w:r w:rsidRPr="00DD5E78">
        <w:rPr>
          <w:b/>
        </w:rPr>
        <w:t>informe gerencial</w:t>
      </w:r>
      <w:commentRangeEnd w:id="279"/>
      <w:r w:rsidR="00DD5E78">
        <w:rPr>
          <w:rStyle w:val="Refdecomentario"/>
        </w:rPr>
        <w:commentReference w:id="279"/>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80" w:name="_Toc334451308"/>
      <w:bookmarkStart w:id="281" w:name="_Toc334451566"/>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74"/>
      <w:bookmarkEnd w:id="280"/>
      <w:bookmarkEnd w:id="281"/>
    </w:p>
    <w:p w:rsidR="0015045F" w:rsidRPr="00C22962" w:rsidRDefault="0015045F" w:rsidP="0015045F">
      <w:pPr>
        <w:pStyle w:val="Ttulo2"/>
        <w:jc w:val="both"/>
        <w:rPr>
          <w:rFonts w:ascii="Arial" w:hAnsi="Arial" w:cs="Arial"/>
          <w:sz w:val="28"/>
          <w:szCs w:val="28"/>
          <w:lang w:val="es-ES_tradnl"/>
        </w:rPr>
      </w:pPr>
      <w:bookmarkStart w:id="282" w:name="_Toc333053734"/>
      <w:bookmarkStart w:id="283" w:name="_Toc333653892"/>
      <w:commentRangeStart w:id="284"/>
      <w:r w:rsidRPr="00C22962">
        <w:rPr>
          <w:rFonts w:ascii="Arial" w:hAnsi="Arial"/>
          <w:sz w:val="28"/>
          <w:lang w:val="es-ES_tradnl"/>
        </w:rPr>
        <w:t xml:space="preserve">8.3 </w:t>
      </w:r>
      <w:bookmarkEnd w:id="282"/>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83"/>
      <w:commentRangeEnd w:id="284"/>
      <w:r w:rsidRPr="00C22962">
        <w:rPr>
          <w:rStyle w:val="Refdecomentario"/>
          <w:rFonts w:asciiTheme="minorHAnsi" w:eastAsiaTheme="minorHAnsi" w:hAnsiTheme="minorHAnsi" w:cstheme="minorBidi"/>
          <w:color w:val="auto"/>
          <w:lang w:val="es-ES_tradnl"/>
        </w:rPr>
        <w:commentReference w:id="284"/>
      </w:r>
    </w:p>
    <w:p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285"/>
      <w:r w:rsidRPr="00C22962">
        <w:rPr>
          <w:lang w:val="es-ES_tradnl"/>
        </w:rPr>
        <w:t>Diseñar los planes de contingencia, asociados a cada riesgo teniendo en cuenta el tiempo de respuesta, los responsables, así como la incidencia del riesgo sobre las diferentes partes del proyecto.</w:t>
      </w:r>
      <w:commentRangeEnd w:id="285"/>
      <w:r>
        <w:rPr>
          <w:rStyle w:val="Refdecomentario"/>
        </w:rPr>
        <w:commentReference w:id="285"/>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mas importantes </w:t>
      </w:r>
      <w:proofErr w:type="gramStart"/>
      <w:r>
        <w:t>identificados  tras</w:t>
      </w:r>
      <w:proofErr w:type="gramEnd"/>
      <w:r>
        <w:t xml:space="preserve">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eastAsia="ja-JP"/>
        </w:rPr>
        <w:lastRenderedPageBreak/>
        <w:drawing>
          <wp:inline distT="0" distB="0" distL="0" distR="0">
            <wp:extent cx="2570672" cy="1371600"/>
            <wp:effectExtent l="0" t="0" r="7747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w:t>
      </w:r>
      <w:proofErr w:type="gramStart"/>
      <w:r w:rsidRPr="00C22962">
        <w:rPr>
          <w:lang w:val="es-ES_tradnl"/>
        </w:rPr>
        <w:t>nutrirá ,</w:t>
      </w:r>
      <w:proofErr w:type="gramEnd"/>
      <w:r w:rsidRPr="00C22962">
        <w:rPr>
          <w:lang w:val="es-ES_tradnl"/>
        </w:rPr>
        <w:t xml:space="preserve">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286"/>
      <w:r w:rsidR="007354D3">
        <w:fldChar w:fldCharType="begin"/>
      </w:r>
      <w:r>
        <w:instrText xml:space="preserve"> HYPERLINK "Dept%20Calidad/Riesgos%20del%20%20proyecto.xlsx" </w:instrText>
      </w:r>
      <w:r w:rsidR="007354D3">
        <w:fldChar w:fldCharType="separate"/>
      </w:r>
      <w:r w:rsidRPr="00C22962">
        <w:rPr>
          <w:rStyle w:val="Hipervnculo"/>
          <w:lang w:val="es-ES_tradnl"/>
        </w:rPr>
        <w:t>riesgos</w:t>
      </w:r>
      <w:proofErr w:type="spellEnd"/>
      <w:r w:rsidRPr="00C22962">
        <w:rPr>
          <w:rStyle w:val="Hipervnculo"/>
          <w:lang w:val="es-ES_tradnl"/>
        </w:rPr>
        <w:t xml:space="preserve"> del proyecto</w:t>
      </w:r>
      <w:r w:rsidR="007354D3">
        <w:rPr>
          <w:rStyle w:val="Hipervnculo"/>
          <w:lang w:val="es-ES_tradnl"/>
        </w:rPr>
        <w:fldChar w:fldCharType="end"/>
      </w:r>
      <w:r w:rsidRPr="00C22962">
        <w:rPr>
          <w:lang w:val="es-ES_tradnl"/>
        </w:rPr>
        <w:t xml:space="preserve">, </w:t>
      </w:r>
      <w:commentRangeEnd w:id="286"/>
      <w:r>
        <w:rPr>
          <w:rStyle w:val="Refdecomentario"/>
        </w:rPr>
        <w:commentReference w:id="286"/>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firstRow="1" w:lastRow="0" w:firstColumn="1" w:lastColumn="0" w:noHBand="0" w:noVBand="1"/>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287"/>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Identificador del  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 xml:space="preserve">Identificador del </w:t>
            </w:r>
            <w:r>
              <w:rPr>
                <w:lang w:val="es-ES_tradnl"/>
              </w:rPr>
              <w:lastRenderedPageBreak/>
              <w:t>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287"/>
            <w:r w:rsidR="00A278FA">
              <w:rPr>
                <w:rStyle w:val="Refdecomentario"/>
              </w:rPr>
              <w:commentReference w:id="287"/>
            </w:r>
          </w:p>
        </w:tc>
      </w:tr>
    </w:tbl>
    <w:p w:rsidR="0015045F" w:rsidRPr="00C22962" w:rsidRDefault="0015045F" w:rsidP="0015045F">
      <w:pPr>
        <w:pStyle w:val="Epgrafe"/>
        <w:keepNext/>
        <w:jc w:val="center"/>
        <w:rPr>
          <w:lang w:val="es-ES_tradnl"/>
        </w:rPr>
      </w:pPr>
      <w:proofErr w:type="gramStart"/>
      <w:r w:rsidRPr="00C22962">
        <w:rPr>
          <w:lang w:val="es-ES_tradnl"/>
        </w:rPr>
        <w:lastRenderedPageBreak/>
        <w:t>Table</w:t>
      </w:r>
      <w:r>
        <w:rPr>
          <w:lang w:val="es-ES_tradnl"/>
        </w:rPr>
        <w:t>1 :</w:t>
      </w:r>
      <w:proofErr w:type="gramEnd"/>
      <w:r>
        <w:rPr>
          <w:lang w:val="es-ES_tradnl"/>
        </w:rPr>
        <w:t xml:space="preserve">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88" w:name="_Toc334451309"/>
      <w:bookmarkStart w:id="289" w:name="_Toc334451567"/>
      <w:bookmarkStart w:id="290" w:name="_Toc333053735"/>
      <w:bookmarkStart w:id="291"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88"/>
      <w:bookmarkEnd w:id="289"/>
    </w:p>
    <w:bookmarkEnd w:id="290"/>
    <w:p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86" w:history="1">
        <w:commentRangeStart w:id="292"/>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292"/>
        <w:r w:rsidRPr="00E0373D">
          <w:rPr>
            <w:rStyle w:val="Hipervnculo"/>
          </w:rPr>
          <w:commentReference w:id="292"/>
        </w:r>
      </w:hyperlink>
    </w:p>
    <w:p w:rsidR="00D9745F" w:rsidRDefault="00D9745F" w:rsidP="00014AF3">
      <w:pPr>
        <w:pStyle w:val="Ttulo2"/>
        <w:jc w:val="both"/>
        <w:rPr>
          <w:rFonts w:ascii="Arial" w:hAnsi="Arial" w:cs="Arial"/>
          <w:sz w:val="28"/>
          <w:szCs w:val="28"/>
          <w:lang w:val="es-CO"/>
        </w:rPr>
      </w:pPr>
      <w:bookmarkStart w:id="293" w:name="_Toc334451310"/>
      <w:bookmarkStart w:id="294" w:name="_Toc334451568"/>
      <w:r w:rsidRPr="00595763">
        <w:rPr>
          <w:rFonts w:ascii="Arial" w:hAnsi="Arial"/>
          <w:sz w:val="28"/>
        </w:rPr>
        <w:t xml:space="preserve">8.5 </w:t>
      </w:r>
      <w:bookmarkEnd w:id="291"/>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93"/>
      <w:bookmarkEnd w:id="294"/>
    </w:p>
    <w:p w:rsidR="00257C62" w:rsidRDefault="00257C62" w:rsidP="00257C62">
      <w:pPr>
        <w:pStyle w:val="Ttulo3"/>
        <w:jc w:val="both"/>
        <w:rPr>
          <w:rFonts w:ascii="Arial" w:hAnsi="Arial"/>
          <w:sz w:val="28"/>
        </w:rPr>
      </w:pPr>
      <w:bookmarkStart w:id="295" w:name="_Toc334451311"/>
      <w:bookmarkStart w:id="296" w:name="_Toc334451569"/>
      <w:r w:rsidRPr="00257C62">
        <w:rPr>
          <w:rFonts w:ascii="Arial" w:hAnsi="Arial"/>
          <w:sz w:val="28"/>
          <w:szCs w:val="26"/>
        </w:rPr>
        <w:t>8.5.1</w:t>
      </w:r>
      <w:r w:rsidRPr="00257C62">
        <w:rPr>
          <w:rFonts w:ascii="Arial" w:hAnsi="Arial"/>
          <w:sz w:val="28"/>
        </w:rPr>
        <w:t xml:space="preserve">. </w:t>
      </w:r>
      <w:commentRangeStart w:id="297"/>
      <w:r w:rsidRPr="00257C62">
        <w:rPr>
          <w:rFonts w:ascii="Arial" w:hAnsi="Arial"/>
          <w:sz w:val="28"/>
        </w:rPr>
        <w:t>Objetivos</w:t>
      </w:r>
      <w:bookmarkEnd w:id="295"/>
      <w:bookmarkEnd w:id="296"/>
      <w:commentRangeEnd w:id="297"/>
      <w:r w:rsidR="006C1775">
        <w:rPr>
          <w:rStyle w:val="Refdecomentario"/>
          <w:rFonts w:asciiTheme="minorHAnsi" w:eastAsiaTheme="minorHAnsi" w:hAnsiTheme="minorHAnsi" w:cstheme="minorBidi"/>
          <w:b w:val="0"/>
          <w:bCs w:val="0"/>
          <w:color w:val="auto"/>
        </w:rPr>
        <w:commentReference w:id="297"/>
      </w:r>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98"/>
      <w:r>
        <w:t>(Poner el estilo de referencia que vamos a manejar)</w:t>
      </w:r>
      <w:commentRangeEnd w:id="298"/>
      <w:r>
        <w:rPr>
          <w:rStyle w:val="Refdecomentario"/>
        </w:rPr>
        <w:commentReference w:id="298"/>
      </w:r>
      <w:r>
        <w:t>.</w:t>
      </w:r>
    </w:p>
    <w:p w:rsidR="00257C62" w:rsidRDefault="00257C62" w:rsidP="00257C62">
      <w:pPr>
        <w:pStyle w:val="Ttulo3"/>
        <w:rPr>
          <w:rFonts w:ascii="Arial" w:hAnsi="Arial"/>
          <w:sz w:val="28"/>
        </w:rPr>
      </w:pPr>
      <w:bookmarkStart w:id="299" w:name="_Toc334451312"/>
      <w:bookmarkStart w:id="300" w:name="_Toc334451570"/>
      <w:r>
        <w:rPr>
          <w:rFonts w:ascii="Arial" w:hAnsi="Arial"/>
          <w:sz w:val="28"/>
        </w:rPr>
        <w:lastRenderedPageBreak/>
        <w:t>8.5.2</w:t>
      </w:r>
      <w:r w:rsidRPr="00257C62">
        <w:rPr>
          <w:rFonts w:ascii="Arial" w:hAnsi="Arial"/>
          <w:sz w:val="28"/>
        </w:rPr>
        <w:t>. Alcance</w:t>
      </w:r>
      <w:bookmarkEnd w:id="299"/>
      <w:bookmarkEnd w:id="300"/>
    </w:p>
    <w:p w:rsidR="00257C62" w:rsidRPr="00257C62" w:rsidRDefault="00257C62" w:rsidP="00257C62">
      <w:pPr>
        <w:pStyle w:val="Ttulo3"/>
        <w:jc w:val="both"/>
        <w:rPr>
          <w:rFonts w:ascii="Arial" w:hAnsi="Arial"/>
          <w:sz w:val="28"/>
        </w:rPr>
      </w:pPr>
      <w:bookmarkStart w:id="301" w:name="_Toc334451313"/>
      <w:bookmarkStart w:id="302" w:name="_Toc334451571"/>
      <w:r>
        <w:rPr>
          <w:rFonts w:ascii="Arial" w:hAnsi="Arial"/>
          <w:sz w:val="28"/>
        </w:rPr>
        <w:t>8.5.3</w:t>
      </w:r>
      <w:r w:rsidRPr="00257C62">
        <w:rPr>
          <w:rFonts w:ascii="Arial" w:hAnsi="Arial"/>
          <w:sz w:val="28"/>
        </w:rPr>
        <w:t>. Desarrollo</w:t>
      </w:r>
      <w:bookmarkEnd w:id="301"/>
      <w:bookmarkEnd w:id="302"/>
    </w:p>
    <w:p w:rsidR="003346F1" w:rsidRDefault="00257C62" w:rsidP="00257C62">
      <w:pPr>
        <w:pStyle w:val="Ttulo4"/>
        <w:rPr>
          <w:rFonts w:ascii="Arial" w:hAnsi="Arial" w:cs="Arial"/>
          <w:sz w:val="28"/>
          <w:szCs w:val="28"/>
        </w:rPr>
      </w:pPr>
      <w:bookmarkStart w:id="303" w:name="_Toc333053737"/>
      <w:bookmarkStart w:id="304" w:name="_Toc334451572"/>
      <w:bookmarkStart w:id="305"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proofErr w:type="gramStart"/>
      <w:r w:rsidR="00924F48">
        <w:rPr>
          <w:rFonts w:ascii="Arial" w:hAnsi="Arial" w:cs="Arial"/>
          <w:sz w:val="28"/>
          <w:szCs w:val="28"/>
        </w:rPr>
        <w:t>.</w:t>
      </w:r>
      <w:bookmarkEnd w:id="303"/>
      <w:r w:rsidR="00B90D45">
        <w:rPr>
          <w:rFonts w:ascii="Arial" w:hAnsi="Arial" w:cs="Arial"/>
          <w:sz w:val="28"/>
          <w:szCs w:val="28"/>
        </w:rPr>
        <w:t>Plan</w:t>
      </w:r>
      <w:proofErr w:type="gramEnd"/>
      <w:r w:rsidR="00B90D45">
        <w:rPr>
          <w:rFonts w:ascii="Arial" w:hAnsi="Arial" w:cs="Arial"/>
          <w:sz w:val="28"/>
          <w:szCs w:val="28"/>
        </w:rPr>
        <w:t xml:space="preserve"> de Documentación</w:t>
      </w:r>
      <w:bookmarkEnd w:id="304"/>
    </w:p>
    <w:p w:rsidR="00D735CD" w:rsidRDefault="00924F48" w:rsidP="00257C62">
      <w:pPr>
        <w:pStyle w:val="Ttulo5"/>
        <w:rPr>
          <w:rFonts w:ascii="Arial" w:hAnsi="Arial"/>
          <w:sz w:val="28"/>
          <w:lang w:val="es-CO"/>
        </w:rPr>
      </w:pPr>
      <w:bookmarkStart w:id="306"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06"/>
    </w:p>
    <w:p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07"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07"/>
    </w:p>
    <w:p w:rsidR="00D735CD" w:rsidRPr="00D735CD" w:rsidRDefault="00924F48" w:rsidP="00257C62">
      <w:pPr>
        <w:pStyle w:val="Ttulo5"/>
        <w:jc w:val="both"/>
        <w:rPr>
          <w:rFonts w:ascii="Arial" w:hAnsi="Arial"/>
          <w:sz w:val="28"/>
          <w:lang w:val="es-CO"/>
        </w:rPr>
      </w:pPr>
      <w:bookmarkStart w:id="308"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08"/>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mas amplio acerca de los formatos y plantillas que se usaran en el plan de documentación, ver anexos </w:t>
      </w:r>
      <w:commentRangeStart w:id="309"/>
      <w:r>
        <w:t>[##]</w:t>
      </w:r>
      <w:commentRangeEnd w:id="309"/>
      <w:r>
        <w:rPr>
          <w:rStyle w:val="Refdecomentario"/>
        </w:rPr>
        <w:commentReference w:id="309"/>
      </w:r>
    </w:p>
    <w:p w:rsidR="006C1775" w:rsidRPr="003346F1" w:rsidRDefault="006C1775" w:rsidP="00257C62">
      <w:pPr>
        <w:jc w:val="both"/>
      </w:pPr>
      <w:r>
        <w:rPr>
          <w:noProof/>
          <w:lang w:eastAsia="ja-JP"/>
        </w:rPr>
        <w:drawing>
          <wp:inline distT="0" distB="0" distL="0" distR="0">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D9745F" w:rsidRDefault="00E01534" w:rsidP="00257C62">
      <w:pPr>
        <w:pStyle w:val="Ttulo4"/>
        <w:rPr>
          <w:rFonts w:ascii="Arial" w:hAnsi="Arial" w:cs="Arial"/>
          <w:sz w:val="28"/>
          <w:szCs w:val="28"/>
          <w:lang w:val="es-CO"/>
        </w:rPr>
      </w:pPr>
      <w:bookmarkStart w:id="310" w:name="_Toc334451576"/>
      <w:r>
        <w:rPr>
          <w:rFonts w:ascii="Arial" w:hAnsi="Arial" w:cs="Arial"/>
          <w:sz w:val="28"/>
          <w:szCs w:val="28"/>
        </w:rPr>
        <w:lastRenderedPageBreak/>
        <w:t>8.5.3.2</w:t>
      </w:r>
      <w:proofErr w:type="gramStart"/>
      <w:r>
        <w:rPr>
          <w:rFonts w:ascii="Arial" w:hAnsi="Arial" w:cs="Arial"/>
          <w:sz w:val="28"/>
          <w:szCs w:val="28"/>
        </w:rPr>
        <w:t>.</w:t>
      </w:r>
      <w:bookmarkEnd w:id="305"/>
      <w:r w:rsidR="002B3388">
        <w:rPr>
          <w:rFonts w:ascii="Arial" w:hAnsi="Arial" w:cs="Arial"/>
          <w:sz w:val="28"/>
          <w:szCs w:val="28"/>
          <w:lang w:val="es-CO"/>
        </w:rPr>
        <w:t>Comunicación</w:t>
      </w:r>
      <w:bookmarkEnd w:id="310"/>
      <w:proofErr w:type="gramEnd"/>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eastAsia="ja-JP"/>
        </w:rPr>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92"/>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311" w:name="_Toc334451577"/>
      <w:bookmarkStart w:id="312" w:name="_Toc333053739"/>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311"/>
    </w:p>
    <w:p w:rsidR="004663EA" w:rsidRPr="00B90D45" w:rsidRDefault="004663EA" w:rsidP="004663EA">
      <w:pPr>
        <w:pStyle w:val="Ttulo5"/>
        <w:rPr>
          <w:rFonts w:ascii="Arial" w:hAnsi="Arial"/>
          <w:sz w:val="28"/>
          <w:lang w:val="es-CO"/>
        </w:rPr>
      </w:pPr>
      <w:bookmarkStart w:id="313"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313"/>
    </w:p>
    <w:p w:rsidR="004663EA" w:rsidRPr="00D735CD" w:rsidRDefault="004663EA" w:rsidP="004663EA">
      <w:pPr>
        <w:pStyle w:val="Ttulo5"/>
        <w:jc w:val="both"/>
        <w:rPr>
          <w:rFonts w:ascii="Arial" w:hAnsi="Arial"/>
          <w:sz w:val="28"/>
          <w:lang w:val="es-CO"/>
        </w:rPr>
      </w:pPr>
      <w:bookmarkStart w:id="314"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314"/>
    </w:p>
    <w:p w:rsidR="00D9745F" w:rsidRDefault="00D9745F" w:rsidP="00014AF3">
      <w:pPr>
        <w:pStyle w:val="Ttulo2"/>
        <w:jc w:val="both"/>
        <w:rPr>
          <w:rFonts w:ascii="Arial" w:hAnsi="Arial" w:cs="Arial"/>
          <w:sz w:val="28"/>
          <w:szCs w:val="28"/>
          <w:lang w:val="es-CO"/>
        </w:rPr>
      </w:pPr>
      <w:bookmarkStart w:id="315" w:name="_Toc334451314"/>
      <w:bookmarkStart w:id="316" w:name="_Toc334451580"/>
      <w:r w:rsidRPr="00595763">
        <w:rPr>
          <w:rFonts w:ascii="Arial" w:hAnsi="Arial"/>
          <w:sz w:val="28"/>
          <w:lang w:val="es-CO"/>
        </w:rPr>
        <w:t xml:space="preserve">8.6 </w:t>
      </w:r>
      <w:bookmarkEnd w:id="312"/>
      <w:r w:rsidR="002B3388">
        <w:rPr>
          <w:rFonts w:ascii="Arial" w:hAnsi="Arial" w:cs="Arial"/>
          <w:sz w:val="28"/>
          <w:szCs w:val="28"/>
          <w:lang w:val="es-CO"/>
        </w:rPr>
        <w:t>Aseguramiento de la Calidad</w:t>
      </w:r>
      <w:bookmarkEnd w:id="315"/>
      <w:bookmarkEnd w:id="316"/>
    </w:p>
    <w:p w:rsidR="00D9745F" w:rsidRPr="00595763" w:rsidRDefault="00D9745F" w:rsidP="00014AF3">
      <w:pPr>
        <w:pStyle w:val="Ttulo2"/>
        <w:jc w:val="both"/>
        <w:rPr>
          <w:rFonts w:ascii="Arial" w:hAnsi="Arial"/>
          <w:sz w:val="28"/>
          <w:lang w:val="es-CO"/>
        </w:rPr>
      </w:pPr>
      <w:bookmarkStart w:id="317" w:name="_Toc333053740"/>
      <w:bookmarkStart w:id="318" w:name="_Toc334451315"/>
      <w:bookmarkStart w:id="319" w:name="_Toc334451581"/>
      <w:r w:rsidRPr="00595763">
        <w:rPr>
          <w:rFonts w:ascii="Arial" w:hAnsi="Arial"/>
          <w:sz w:val="28"/>
          <w:lang w:val="es-CO"/>
        </w:rPr>
        <w:t xml:space="preserve">8.7 </w:t>
      </w:r>
      <w:bookmarkEnd w:id="317"/>
      <w:r w:rsidR="00E95B47">
        <w:rPr>
          <w:rFonts w:ascii="Arial" w:hAnsi="Arial" w:cs="Arial"/>
          <w:sz w:val="28"/>
          <w:szCs w:val="28"/>
          <w:lang w:val="es-CO"/>
        </w:rPr>
        <w:t>Medición</w:t>
      </w:r>
      <w:bookmarkEnd w:id="318"/>
      <w:bookmarkEnd w:id="319"/>
    </w:p>
    <w:p w:rsidR="00D9745F" w:rsidRPr="00595763" w:rsidRDefault="00D9745F" w:rsidP="00014AF3">
      <w:pPr>
        <w:pStyle w:val="Ttulo2"/>
        <w:tabs>
          <w:tab w:val="center" w:pos="5460"/>
        </w:tabs>
        <w:jc w:val="both"/>
        <w:rPr>
          <w:rFonts w:ascii="Arial" w:hAnsi="Arial"/>
          <w:sz w:val="28"/>
          <w:lang w:val="es-CO"/>
        </w:rPr>
      </w:pPr>
      <w:bookmarkStart w:id="320" w:name="_Toc333053741"/>
      <w:bookmarkStart w:id="321" w:name="_Toc334451316"/>
      <w:bookmarkStart w:id="322" w:name="_Toc334451582"/>
      <w:r w:rsidRPr="00595763">
        <w:rPr>
          <w:rFonts w:ascii="Arial" w:hAnsi="Arial"/>
          <w:sz w:val="28"/>
          <w:lang w:val="es-CO"/>
        </w:rPr>
        <w:t xml:space="preserve">8.8 </w:t>
      </w:r>
      <w:proofErr w:type="spellStart"/>
      <w:r w:rsidRPr="00595763">
        <w:rPr>
          <w:rFonts w:ascii="Arial" w:hAnsi="Arial"/>
          <w:sz w:val="28"/>
          <w:lang w:val="es-CO"/>
        </w:rPr>
        <w:t>Re</w:t>
      </w:r>
      <w:r w:rsidR="001F52C6">
        <w:rPr>
          <w:rFonts w:ascii="Arial" w:hAnsi="Arial"/>
          <w:sz w:val="28"/>
          <w:lang w:val="es-CO"/>
        </w:rPr>
        <w:t>visiones</w:t>
      </w:r>
      <w:bookmarkEnd w:id="320"/>
      <w:r w:rsidR="001F52C6">
        <w:rPr>
          <w:rFonts w:ascii="Arial" w:hAnsi="Arial"/>
          <w:sz w:val="28"/>
          <w:lang w:val="es-CO"/>
        </w:rPr>
        <w:t>y</w:t>
      </w:r>
      <w:proofErr w:type="spellEnd"/>
      <w:r w:rsidR="001F52C6">
        <w:rPr>
          <w:rFonts w:ascii="Arial" w:hAnsi="Arial"/>
          <w:sz w:val="28"/>
          <w:lang w:val="es-CO"/>
        </w:rPr>
        <w:t xml:space="preserve"> </w:t>
      </w:r>
      <w:proofErr w:type="gramStart"/>
      <w:r w:rsidR="001F52C6">
        <w:rPr>
          <w:rFonts w:ascii="Arial" w:hAnsi="Arial"/>
          <w:sz w:val="28"/>
          <w:lang w:val="es-CO"/>
        </w:rPr>
        <w:t>auditorias</w:t>
      </w:r>
      <w:bookmarkEnd w:id="321"/>
      <w:bookmarkEnd w:id="322"/>
      <w:proofErr w:type="gramEnd"/>
    </w:p>
    <w:p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323"/>
      <w:r>
        <w:t xml:space="preserve">verificación y </w:t>
      </w:r>
      <w:proofErr w:type="spellStart"/>
      <w:r>
        <w:t>validacion</w:t>
      </w:r>
      <w:commentRangeEnd w:id="323"/>
      <w:proofErr w:type="spellEnd"/>
      <w:r>
        <w:rPr>
          <w:rStyle w:val="Refdecomentario"/>
        </w:rPr>
        <w:commentReference w:id="323"/>
      </w:r>
      <w:r>
        <w:t xml:space="preserve">. Estos artefactos bien pueden ser, </w:t>
      </w:r>
      <w:r w:rsidRPr="006219A5">
        <w:rPr>
          <w:b/>
        </w:rPr>
        <w:t>manuales</w:t>
      </w:r>
      <w:r>
        <w:t xml:space="preserve">, </w:t>
      </w:r>
      <w:r w:rsidRPr="006219A5">
        <w:rPr>
          <w:b/>
        </w:rPr>
        <w:t>modelos</w:t>
      </w:r>
      <w:r>
        <w:t xml:space="preserve">, </w:t>
      </w:r>
      <w:r w:rsidRPr="006219A5">
        <w:rPr>
          <w:b/>
        </w:rPr>
        <w:lastRenderedPageBreak/>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324" w:name="_Toc334451317"/>
      <w:bookmarkStart w:id="325" w:name="_Toc334451583"/>
      <w:r w:rsidRPr="00FF75D7">
        <w:rPr>
          <w:rFonts w:ascii="Arial" w:hAnsi="Arial" w:cs="Arial"/>
          <w:sz w:val="28"/>
          <w:szCs w:val="28"/>
          <w:lang w:val="es-CO"/>
        </w:rPr>
        <w:t>8.8.1 Objetivos</w:t>
      </w:r>
      <w:bookmarkEnd w:id="324"/>
      <w:bookmarkEnd w:id="325"/>
    </w:p>
    <w:p w:rsidR="0004205C" w:rsidRDefault="0004205C" w:rsidP="009D7F6B">
      <w:pPr>
        <w:pStyle w:val="Prrafodelista"/>
        <w:numPr>
          <w:ilvl w:val="0"/>
          <w:numId w:val="10"/>
        </w:numPr>
        <w:spacing w:after="0" w:line="240" w:lineRule="auto"/>
        <w:jc w:val="both"/>
      </w:pPr>
      <w:r>
        <w:t xml:space="preserve">Especificar el procedimiento que me permita a los </w:t>
      </w:r>
      <w:proofErr w:type="gramStart"/>
      <w:r>
        <w:t xml:space="preserve">miembros  </w:t>
      </w:r>
      <w:proofErr w:type="spellStart"/>
      <w:r>
        <w:t>deFiftthFloorCorp</w:t>
      </w:r>
      <w:proofErr w:type="spellEnd"/>
      <w:proofErr w:type="gramEnd"/>
      <w:r>
        <w:t xml:space="preserve">, efectuar exitosamente el </w:t>
      </w:r>
      <w:commentRangeStart w:id="326"/>
      <w:r>
        <w:t>plan de aseguramiento de la calidad</w:t>
      </w:r>
      <w:commentRangeEnd w:id="326"/>
      <w:r>
        <w:rPr>
          <w:rStyle w:val="Refdecomentario"/>
        </w:rPr>
        <w:commentReference w:id="326"/>
      </w:r>
      <w:r>
        <w:t>.</w:t>
      </w:r>
    </w:p>
    <w:p w:rsidR="00FF75D7" w:rsidRPr="00E0373D" w:rsidRDefault="0004205C" w:rsidP="00014AF3">
      <w:pPr>
        <w:pStyle w:val="Prrafodelista"/>
        <w:numPr>
          <w:ilvl w:val="0"/>
          <w:numId w:val="10"/>
        </w:numPr>
        <w:spacing w:after="0" w:line="240" w:lineRule="auto"/>
        <w:jc w:val="both"/>
      </w:pPr>
      <w:r>
        <w:t>Asignar responsables de la ejecución de revisión y auditoria.</w:t>
      </w:r>
      <w:bookmarkStart w:id="327" w:name="_Toc334451318"/>
      <w:bookmarkStart w:id="328"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proofErr w:type="gramStart"/>
      <w:r>
        <w:rPr>
          <w:rFonts w:ascii="Arial" w:hAnsi="Arial" w:cs="Arial"/>
          <w:sz w:val="28"/>
          <w:szCs w:val="28"/>
          <w:lang w:val="es-CO"/>
        </w:rPr>
        <w:t>.</w:t>
      </w:r>
      <w:bookmarkEnd w:id="327"/>
      <w:bookmarkEnd w:id="328"/>
      <w:r w:rsidRPr="00B90D45">
        <w:rPr>
          <w:rFonts w:ascii="Arial" w:hAnsi="Arial"/>
          <w:sz w:val="28"/>
          <w:lang w:val="es-CO"/>
        </w:rPr>
        <w:t>Responsable</w:t>
      </w:r>
      <w:proofErr w:type="gramEnd"/>
    </w:p>
    <w:p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329" w:name="_Toc334451319"/>
      <w:bookmarkStart w:id="330" w:name="_Toc334451585"/>
      <w:r>
        <w:rPr>
          <w:rFonts w:ascii="Arial" w:hAnsi="Arial" w:cs="Arial"/>
          <w:sz w:val="28"/>
          <w:szCs w:val="28"/>
          <w:lang w:val="es-CO"/>
        </w:rPr>
        <w:t>8.8.4</w:t>
      </w:r>
      <w:bookmarkEnd w:id="329"/>
      <w:bookmarkEnd w:id="330"/>
      <w:r w:rsidR="006B7638">
        <w:rPr>
          <w:rFonts w:ascii="Arial" w:hAnsi="Arial" w:cs="Arial"/>
          <w:sz w:val="28"/>
          <w:szCs w:val="28"/>
          <w:lang w:val="es-CO"/>
        </w:rPr>
        <w:t xml:space="preserve"> </w:t>
      </w:r>
      <w:r>
        <w:rPr>
          <w:rFonts w:ascii="Arial" w:hAnsi="Arial" w:cs="Arial"/>
          <w:sz w:val="28"/>
          <w:szCs w:val="28"/>
          <w:lang w:val="es-CO"/>
        </w:rPr>
        <w:t>Desarrollo</w:t>
      </w:r>
    </w:p>
    <w:p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331"/>
      <w:r>
        <w:t>plan de gestión de calidad</w:t>
      </w:r>
      <w:commentRangeEnd w:id="331"/>
      <w:r>
        <w:rPr>
          <w:rStyle w:val="Refdecomentario"/>
        </w:rPr>
        <w:commentReference w:id="331"/>
      </w:r>
      <w:r>
        <w:t xml:space="preserve">,  además estas han de ser documentadas para poder realizar cambios que sean aprobados por el departamento de calidad, y  registrado acorde al plan de administración de la configuración, efectuando las  labores del </w:t>
      </w:r>
      <w:commentRangeStart w:id="332"/>
      <w:r>
        <w:t>Plan de monitoreo y control</w:t>
      </w:r>
      <w:commentRangeEnd w:id="332"/>
      <w:r>
        <w:rPr>
          <w:rStyle w:val="Refdecomentario"/>
        </w:rPr>
        <w:commentReference w:id="332"/>
      </w:r>
      <w:r>
        <w:t>.</w:t>
      </w:r>
    </w:p>
    <w:p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rsidR="0004205C" w:rsidRDefault="0004205C" w:rsidP="00014AF3">
      <w:pPr>
        <w:jc w:val="both"/>
        <w:rPr>
          <w:lang w:val="es-CO"/>
        </w:rPr>
      </w:pPr>
      <w:proofErr w:type="spellStart"/>
      <w:r w:rsidRPr="00E3544A">
        <w:rPr>
          <w:lang w:val="es-CO"/>
        </w:rPr>
        <w:t>Revisiondels</w:t>
      </w:r>
      <w:proofErr w:type="spellEnd"/>
      <w:r w:rsidRPr="00E3544A">
        <w:rPr>
          <w:lang w:val="es-CO"/>
        </w:rPr>
        <w:t xml:space="preserve">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lastRenderedPageBreak/>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333" w:name="_Toc333053742"/>
      <w:bookmarkStart w:id="334" w:name="_Toc334451320"/>
      <w:bookmarkStart w:id="335" w:name="_Toc334451586"/>
      <w:commentRangeStart w:id="336"/>
      <w:r w:rsidRPr="00F013C5">
        <w:rPr>
          <w:rFonts w:ascii="Arial" w:hAnsi="Arial" w:cs="Arial"/>
          <w:sz w:val="28"/>
          <w:szCs w:val="28"/>
          <w:lang w:val="es-ES_tradnl"/>
        </w:rPr>
        <w:t xml:space="preserve">8.9 </w:t>
      </w:r>
      <w:proofErr w:type="spellStart"/>
      <w:r w:rsidRPr="0094070C">
        <w:rPr>
          <w:rFonts w:ascii="Arial" w:hAnsi="Arial" w:cs="Arial"/>
          <w:sz w:val="28"/>
          <w:szCs w:val="28"/>
          <w:lang w:val="es-ES_tradnl"/>
        </w:rPr>
        <w:t>Verificación</w:t>
      </w:r>
      <w:r>
        <w:rPr>
          <w:rFonts w:ascii="Arial" w:hAnsi="Arial" w:cs="Arial"/>
          <w:sz w:val="28"/>
          <w:szCs w:val="28"/>
          <w:lang w:val="es-ES_tradnl"/>
        </w:rPr>
        <w:t>y</w:t>
      </w:r>
      <w:bookmarkEnd w:id="333"/>
      <w:r w:rsidRPr="0094070C">
        <w:rPr>
          <w:rFonts w:ascii="Arial" w:hAnsi="Arial" w:cs="Arial"/>
          <w:sz w:val="28"/>
          <w:szCs w:val="28"/>
          <w:lang w:val="es-ES_tradnl"/>
        </w:rPr>
        <w:t>validación</w:t>
      </w:r>
      <w:commentRangeEnd w:id="336"/>
      <w:proofErr w:type="spellEnd"/>
      <w:r>
        <w:rPr>
          <w:rStyle w:val="Refdecomentario"/>
          <w:rFonts w:asciiTheme="minorHAnsi" w:eastAsiaTheme="minorHAnsi" w:hAnsiTheme="minorHAnsi" w:cstheme="minorBidi"/>
          <w:b w:val="0"/>
          <w:bCs w:val="0"/>
          <w:color w:val="auto"/>
        </w:rPr>
        <w:commentReference w:id="336"/>
      </w:r>
      <w:bookmarkEnd w:id="334"/>
      <w:bookmarkEnd w:id="335"/>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FifthFloor</w:t>
      </w:r>
      <w:proofErr w:type="spellEnd"/>
      <w:r w:rsidRPr="00F013C5">
        <w:rPr>
          <w:b/>
          <w:bCs/>
          <w:lang w:val="es-ES_tradnl"/>
        </w:rPr>
        <w:t xml:space="preserve"> </w:t>
      </w:r>
      <w:proofErr w:type="spellStart"/>
      <w:r w:rsidRPr="00F013C5">
        <w:rPr>
          <w:b/>
          <w:bCs/>
          <w:lang w:val="es-ES_tradnl"/>
        </w:rPr>
        <w:t>Corp.</w:t>
      </w:r>
      <w:r>
        <w:rPr>
          <w:bCs/>
          <w:lang w:val="es-ES_tradnl"/>
        </w:rPr>
        <w:t>Su</w:t>
      </w:r>
      <w:proofErr w:type="spellEnd"/>
      <w:r>
        <w:rPr>
          <w:bCs/>
          <w:lang w:val="es-ES_tradnl"/>
        </w:rPr>
        <w:t xml:space="preserve">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337" w:name="_Toc334451321"/>
      <w:bookmarkStart w:id="338" w:name="_Toc334451587"/>
      <w:r w:rsidRPr="008C1E77">
        <w:rPr>
          <w:rFonts w:ascii="Arial" w:hAnsi="Arial" w:cs="Arial"/>
          <w:sz w:val="28"/>
          <w:szCs w:val="28"/>
          <w:lang w:val="es-CO"/>
        </w:rPr>
        <w:t>8.9.1 Objetivos</w:t>
      </w:r>
      <w:bookmarkEnd w:id="337"/>
      <w:bookmarkEnd w:id="338"/>
    </w:p>
    <w:p w:rsidR="00F95C7D" w:rsidRDefault="00F95C7D" w:rsidP="009D7F6B">
      <w:pPr>
        <w:pStyle w:val="Prrafodelista"/>
        <w:numPr>
          <w:ilvl w:val="0"/>
          <w:numId w:val="13"/>
        </w:numPr>
      </w:pPr>
      <w:r>
        <w:t>Verificar que el software construido es lo que el cliente ha pedido (ver el Plan de Aceptación del Cliente)</w:t>
      </w:r>
    </w:p>
    <w:p w:rsidR="00F95C7D" w:rsidRDefault="00F95C7D" w:rsidP="009D7F6B">
      <w:pPr>
        <w:pStyle w:val="Prrafodelista"/>
        <w:numPr>
          <w:ilvl w:val="0"/>
          <w:numId w:val="13"/>
        </w:numPr>
      </w:pPr>
      <w:r>
        <w:t xml:space="preserve">Validar que el software construido es de calidad </w:t>
      </w:r>
    </w:p>
    <w:p w:rsidR="00F95C7D" w:rsidRDefault="00F95C7D" w:rsidP="009D7F6B">
      <w:pPr>
        <w:pStyle w:val="Prrafodelista"/>
        <w:numPr>
          <w:ilvl w:val="0"/>
          <w:numId w:val="13"/>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proofErr w:type="gramStart"/>
      <w:r w:rsidR="00F95C7D">
        <w:t>plan  pretende</w:t>
      </w:r>
      <w:proofErr w:type="gramEnd"/>
      <w:r w:rsidR="00F95C7D">
        <w:t xml:space="preserve"> satisfacer al cliente  y demostrar la calidad de los productos elaborados. Por ello se pretende este sea ejecutado desde el inicio del producto y mientras este exista 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339" w:name="_Toc334451324"/>
      <w:bookmarkStart w:id="340"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39"/>
      <w:bookmarkEnd w:id="340"/>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9D7F6B">
      <w:pPr>
        <w:pStyle w:val="Prrafodelista"/>
        <w:numPr>
          <w:ilvl w:val="0"/>
          <w:numId w:val="14"/>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41"/>
        <w:r w:rsidR="00F95C7D" w:rsidRPr="00B45493">
          <w:rPr>
            <w:rStyle w:val="Hipervnculo"/>
          </w:rPr>
          <w:t>Plan de Aseguramiento de la Calidad</w:t>
        </w:r>
        <w:commentRangeEnd w:id="341"/>
        <w:r w:rsidR="00F95C7D" w:rsidRPr="00B45493">
          <w:rPr>
            <w:rStyle w:val="Hipervnculo"/>
            <w:sz w:val="18"/>
            <w:szCs w:val="18"/>
          </w:rPr>
          <w:commentReference w:id="341"/>
        </w:r>
      </w:hyperlink>
      <w:r w:rsidR="00F95C7D">
        <w:t>)</w:t>
      </w:r>
    </w:p>
    <w:p w:rsidR="00F95C7D" w:rsidRDefault="00F95C7D" w:rsidP="009D7F6B">
      <w:pPr>
        <w:pStyle w:val="Prrafodelista"/>
        <w:numPr>
          <w:ilvl w:val="0"/>
          <w:numId w:val="14"/>
        </w:numPr>
        <w:jc w:val="both"/>
      </w:pPr>
      <w:r>
        <w:t xml:space="preserve">Para la verificación es necesario que realizar pruebas acordes a cada artefacto, ya sea para la documentación (ver  </w:t>
      </w:r>
      <w:hyperlink w:anchor="_8.5.1Plan_de_documentación" w:history="1">
        <w:commentRangeStart w:id="342"/>
        <w:r w:rsidRPr="00031C64">
          <w:rPr>
            <w:rStyle w:val="Hipervnculo"/>
          </w:rPr>
          <w:t>Plan de Documentación</w:t>
        </w:r>
      </w:hyperlink>
      <w:commentRangeEnd w:id="342"/>
      <w:r>
        <w:rPr>
          <w:rStyle w:val="Refdecomentario"/>
        </w:rPr>
        <w:commentReference w:id="342"/>
      </w:r>
      <w:r>
        <w:t xml:space="preserve">), o entrega de prototipos (ver Plan de Pruebas a partir a partir del Octubre). </w:t>
      </w:r>
    </w:p>
    <w:p w:rsidR="00F95C7D" w:rsidRDefault="00F95C7D" w:rsidP="009D7F6B">
      <w:pPr>
        <w:pStyle w:val="Prrafodelista"/>
        <w:numPr>
          <w:ilvl w:val="0"/>
          <w:numId w:val="14"/>
        </w:numPr>
        <w:jc w:val="both"/>
      </w:pPr>
      <w:r>
        <w:lastRenderedPageBreak/>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9D7F6B">
      <w:pPr>
        <w:pStyle w:val="Prrafodelista"/>
        <w:numPr>
          <w:ilvl w:val="0"/>
          <w:numId w:val="14"/>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rsidR="0004205C" w:rsidRDefault="00BF52A0" w:rsidP="00014AF3">
      <w:pPr>
        <w:jc w:val="both"/>
      </w:pPr>
      <w:commentRangeStart w:id="343"/>
      <w:ins w:id="344" w:author="Alicia Beltran" w:date="2012-08-27T13:13:00Z">
        <w:r>
          <w:rPr>
            <w:noProof/>
            <w:lang w:eastAsia="ja-JP"/>
          </w:rPr>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93">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43"/>
      <w:r w:rsidR="00F95C7D">
        <w:rPr>
          <w:rStyle w:val="Refdecomentario"/>
        </w:rPr>
        <w:commentReference w:id="343"/>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lastRenderedPageBreak/>
        <w:t>8.9.</w:t>
      </w:r>
      <w:r w:rsidRPr="00B90D45">
        <w:rPr>
          <w:rFonts w:ascii="Arial" w:hAnsi="Arial"/>
          <w:sz w:val="28"/>
          <w:lang w:val="es-CO"/>
        </w:rPr>
        <w:t>5. Recursos</w:t>
      </w:r>
    </w:p>
    <w:p w:rsidR="00D9745F" w:rsidRPr="00F95C7D" w:rsidRDefault="008C1E77" w:rsidP="007565BE">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bookmarkStart w:id="345" w:name="_GoBack"/>
      <w:bookmarkEnd w:id="345"/>
    </w:p>
    <w:p w:rsidR="006B7638" w:rsidRDefault="00D9745F" w:rsidP="006B7638">
      <w:pPr>
        <w:pStyle w:val="Ttulo1"/>
        <w:jc w:val="both"/>
        <w:rPr>
          <w:rFonts w:ascii="Arial" w:hAnsi="Arial"/>
          <w:lang w:val="es-CO"/>
        </w:rPr>
      </w:pPr>
      <w:bookmarkStart w:id="346" w:name="_Toc333053743"/>
      <w:bookmarkStart w:id="347" w:name="_Toc334451325"/>
      <w:bookmarkStart w:id="348" w:name="_Toc334451591"/>
      <w:r w:rsidRPr="008C1E77">
        <w:rPr>
          <w:rFonts w:ascii="Arial" w:hAnsi="Arial"/>
          <w:lang w:val="es-CO"/>
        </w:rPr>
        <w:t xml:space="preserve">9. </w:t>
      </w:r>
      <w:bookmarkEnd w:id="346"/>
      <w:bookmarkEnd w:id="347"/>
      <w:bookmarkEnd w:id="348"/>
      <w:r w:rsidR="006B7638">
        <w:rPr>
          <w:rFonts w:ascii="Arial" w:hAnsi="Arial"/>
          <w:lang w:val="es-CO"/>
        </w:rPr>
        <w:t>Planes Adicionales</w:t>
      </w:r>
    </w:p>
    <w:p w:rsidR="00A03E78" w:rsidRDefault="00A03E78" w:rsidP="00A03E78">
      <w:pPr>
        <w:pStyle w:val="Ttulo2"/>
        <w:rPr>
          <w:lang w:val="es-CO"/>
        </w:rPr>
      </w:pPr>
      <w:r>
        <w:rPr>
          <w:lang w:val="es-CO"/>
        </w:rPr>
        <w:t>9.1 Plan de Integración del grupo</w:t>
      </w:r>
    </w:p>
    <w:p w:rsidR="00A03E78" w:rsidRDefault="00A03E78" w:rsidP="00A03E78">
      <w:pPr>
        <w:pStyle w:val="Ttulo3"/>
        <w:rPr>
          <w:lang w:val="es-CO"/>
        </w:rPr>
      </w:pPr>
      <w:r>
        <w:rPr>
          <w:lang w:val="es-CO"/>
        </w:rPr>
        <w:t>9.1.1 Objetivos</w:t>
      </w:r>
    </w:p>
    <w:p w:rsidR="00A03E78" w:rsidRDefault="00532ECB" w:rsidP="00893287">
      <w:pPr>
        <w:pStyle w:val="Prrafodelista"/>
        <w:numPr>
          <w:ilvl w:val="0"/>
          <w:numId w:val="45"/>
        </w:numPr>
        <w:rPr>
          <w:lang w:val="es-CO"/>
        </w:rPr>
      </w:pPr>
      <w:r>
        <w:rPr>
          <w:lang w:val="es-CO"/>
        </w:rPr>
        <w:t>Unificar a los integrantes del grupo antes</w:t>
      </w:r>
      <w:r w:rsidR="00D5709E">
        <w:rPr>
          <w:lang w:val="es-CO"/>
        </w:rPr>
        <w:t>, mediante</w:t>
      </w:r>
      <w:r>
        <w:rPr>
          <w:lang w:val="es-CO"/>
        </w:rPr>
        <w:t xml:space="preserve"> y después de cada entrega.</w:t>
      </w:r>
    </w:p>
    <w:p w:rsidR="00532ECB" w:rsidRPr="00532ECB" w:rsidRDefault="00532ECB" w:rsidP="00893287">
      <w:pPr>
        <w:pStyle w:val="Prrafodelista"/>
        <w:numPr>
          <w:ilvl w:val="0"/>
          <w:numId w:val="45"/>
        </w:numPr>
        <w:rPr>
          <w:lang w:val="es-CO"/>
        </w:rPr>
      </w:pPr>
      <w:r>
        <w:rPr>
          <w:lang w:val="es-CO"/>
        </w:rPr>
        <w:t>Fortalecer los lazos entre los integrantes para mejorar su interacción y desempeño en cada etapa o actividad del proyecto.</w:t>
      </w:r>
    </w:p>
    <w:p w:rsidR="00A03E78" w:rsidRDefault="00A03E78" w:rsidP="00A03E78">
      <w:pPr>
        <w:pStyle w:val="Ttulo3"/>
        <w:rPr>
          <w:lang w:val="es-CO"/>
        </w:rPr>
      </w:pPr>
      <w:r>
        <w:rPr>
          <w:lang w:val="es-CO"/>
        </w:rPr>
        <w:t>9.1.2 Alcance</w:t>
      </w:r>
    </w:p>
    <w:p w:rsidR="00D5709E" w:rsidRPr="00532ECB" w:rsidRDefault="00D5709E" w:rsidP="00D5709E">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rsidR="00A03E78" w:rsidRDefault="00A03E78" w:rsidP="00A03E78">
      <w:pPr>
        <w:pStyle w:val="Ttulo3"/>
        <w:rPr>
          <w:lang w:val="es-CO"/>
        </w:rPr>
      </w:pPr>
      <w:r>
        <w:rPr>
          <w:lang w:val="es-CO"/>
        </w:rPr>
        <w:t>9.1.3 Responsable</w:t>
      </w:r>
    </w:p>
    <w:p w:rsidR="0076231A" w:rsidRPr="0076231A" w:rsidRDefault="0076231A" w:rsidP="0076231A">
      <w:pPr>
        <w:rPr>
          <w:lang w:val="es-CO"/>
        </w:rPr>
      </w:pPr>
      <w:r>
        <w:rPr>
          <w:lang w:val="es-CO"/>
        </w:rPr>
        <w:t>El plan de integración estará liderado y supervisado por el gerente del proyecto.</w:t>
      </w:r>
    </w:p>
    <w:p w:rsidR="00A03E78" w:rsidRDefault="00A03E78" w:rsidP="00E56D0C">
      <w:pPr>
        <w:pStyle w:val="Ttulo3"/>
        <w:jc w:val="both"/>
        <w:rPr>
          <w:lang w:val="es-CO"/>
        </w:rPr>
      </w:pPr>
      <w:r>
        <w:rPr>
          <w:lang w:val="es-CO"/>
        </w:rPr>
        <w:t>9.1.4 Desarrollo</w:t>
      </w:r>
    </w:p>
    <w:p w:rsidR="00E56D0C" w:rsidRDefault="00D5709E" w:rsidP="00E56D0C">
      <w:pPr>
        <w:jc w:val="both"/>
        <w:rPr>
          <w:lang w:val="es-CO"/>
        </w:rPr>
      </w:pPr>
      <w:r>
        <w:rPr>
          <w:lang w:val="es-CO"/>
        </w:rPr>
        <w:t xml:space="preserve">Para la planeación </w:t>
      </w:r>
      <w:r w:rsidR="00E56D0C">
        <w:rPr>
          <w:lang w:val="es-CO"/>
        </w:rPr>
        <w:t>de las actividades se tiene en cuenta el proceso y los trabajos que la organización esta llevando acabo para que estas concuerden con lo necesitado por el grupo.</w:t>
      </w:r>
    </w:p>
    <w:p w:rsidR="0076231A" w:rsidRPr="00D5709E" w:rsidRDefault="00E56D0C" w:rsidP="00E56D0C">
      <w:pPr>
        <w:jc w:val="both"/>
        <w:rPr>
          <w:lang w:val="es-CO"/>
        </w:rPr>
      </w:pPr>
      <w:r>
        <w:rPr>
          <w:lang w:val="es-CO"/>
        </w:rPr>
        <w:t xml:space="preserve">Las actividades establecidas se enumeraran y expondrán a continuación. </w:t>
      </w:r>
    </w:p>
    <w:p w:rsidR="00A03E78" w:rsidRDefault="00E56D0C" w:rsidP="00893287">
      <w:pPr>
        <w:pStyle w:val="Prrafodelista"/>
        <w:numPr>
          <w:ilvl w:val="0"/>
          <w:numId w:val="46"/>
        </w:numPr>
        <w:rPr>
          <w:lang w:val="es-CO"/>
        </w:rPr>
      </w:pPr>
      <w:r>
        <w:rPr>
          <w:lang w:val="es-CO"/>
        </w:rPr>
        <w:t>Salidas pos-entrega:</w:t>
      </w:r>
    </w:p>
    <w:p w:rsidR="00394775" w:rsidRPr="00394775" w:rsidRDefault="00E56D0C" w:rsidP="00893287">
      <w:pPr>
        <w:pStyle w:val="Prrafodelista"/>
        <w:numPr>
          <w:ilvl w:val="1"/>
          <w:numId w:val="46"/>
        </w:numPr>
        <w:rPr>
          <w:lang w:val="es-CO"/>
        </w:rPr>
      </w:pPr>
      <w:r>
        <w:rPr>
          <w:lang w:val="es-CO"/>
        </w:rPr>
        <w:t>Primera Entrega</w:t>
      </w:r>
      <w:r w:rsidR="00394775">
        <w:rPr>
          <w:lang w:val="es-CO"/>
        </w:rPr>
        <w:t>: bolos.</w:t>
      </w:r>
    </w:p>
    <w:p w:rsidR="00E56D0C" w:rsidRDefault="00E56D0C" w:rsidP="00893287">
      <w:pPr>
        <w:pStyle w:val="Prrafodelista"/>
        <w:numPr>
          <w:ilvl w:val="1"/>
          <w:numId w:val="46"/>
        </w:numPr>
        <w:rPr>
          <w:lang w:val="es-CO"/>
        </w:rPr>
      </w:pPr>
      <w:r>
        <w:rPr>
          <w:lang w:val="es-CO"/>
        </w:rPr>
        <w:t>Segunda Entrega</w:t>
      </w:r>
      <w:r w:rsidR="00394775">
        <w:rPr>
          <w:lang w:val="es-CO"/>
        </w:rPr>
        <w:t>: comer en un restaurante.</w:t>
      </w:r>
    </w:p>
    <w:p w:rsidR="00E56D0C" w:rsidRDefault="00E56D0C" w:rsidP="00893287">
      <w:pPr>
        <w:pStyle w:val="Prrafodelista"/>
        <w:numPr>
          <w:ilvl w:val="1"/>
          <w:numId w:val="46"/>
        </w:numPr>
        <w:rPr>
          <w:lang w:val="es-CO"/>
        </w:rPr>
      </w:pPr>
      <w:r>
        <w:rPr>
          <w:lang w:val="es-CO"/>
        </w:rPr>
        <w:t>Tercera entrega</w:t>
      </w:r>
      <w:r w:rsidR="00394775">
        <w:rPr>
          <w:lang w:val="es-CO"/>
        </w:rPr>
        <w:t>: bailar.</w:t>
      </w:r>
    </w:p>
    <w:p w:rsidR="00394775" w:rsidRPr="00394775" w:rsidRDefault="00E56D0C" w:rsidP="00893287">
      <w:pPr>
        <w:pStyle w:val="Prrafodelista"/>
        <w:numPr>
          <w:ilvl w:val="1"/>
          <w:numId w:val="46"/>
        </w:numPr>
        <w:rPr>
          <w:lang w:val="es-CO"/>
        </w:rPr>
      </w:pPr>
      <w:r w:rsidRPr="00394775">
        <w:rPr>
          <w:lang w:val="es-CO"/>
        </w:rPr>
        <w:t>Entrega Final</w:t>
      </w:r>
      <w:r w:rsidR="00394775">
        <w:rPr>
          <w:lang w:val="es-CO"/>
        </w:rPr>
        <w:t xml:space="preserve">: </w:t>
      </w:r>
      <w:r w:rsidR="00394775" w:rsidRPr="00394775">
        <w:rPr>
          <w:lang w:val="es-CO"/>
        </w:rPr>
        <w:t>paintball</w:t>
      </w:r>
      <w:r w:rsidR="00394775">
        <w:rPr>
          <w:lang w:val="es-CO"/>
        </w:rPr>
        <w:t>.</w:t>
      </w:r>
    </w:p>
    <w:p w:rsidR="00394775" w:rsidRPr="00394775" w:rsidRDefault="00394775" w:rsidP="00893287">
      <w:pPr>
        <w:pStyle w:val="Prrafodelista"/>
        <w:numPr>
          <w:ilvl w:val="0"/>
          <w:numId w:val="46"/>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rsidR="00394775" w:rsidRPr="00E56D0C" w:rsidRDefault="00394775" w:rsidP="00893287">
      <w:pPr>
        <w:pStyle w:val="Prrafodelista"/>
        <w:numPr>
          <w:ilvl w:val="0"/>
          <w:numId w:val="46"/>
        </w:numPr>
        <w:jc w:val="both"/>
        <w:rPr>
          <w:lang w:val="es-CO"/>
        </w:rPr>
      </w:pPr>
      <w:r>
        <w:rPr>
          <w:lang w:val="es-CO"/>
        </w:rPr>
        <w:t>Charlas</w:t>
      </w:r>
      <w:r w:rsidR="007565BE">
        <w:rPr>
          <w:lang w:val="es-CO"/>
        </w:rPr>
        <w:t xml:space="preserve"> grupales</w:t>
      </w:r>
      <w:r>
        <w:rPr>
          <w:lang w:val="es-CO"/>
        </w:rPr>
        <w:t>: Se harán reuniones semanales para que los integrantes de la organización puedan compartir opiniones, anécdotas, entre otras con respecto a su vida o al desarrollo del proyecto.</w:t>
      </w:r>
    </w:p>
    <w:p w:rsidR="00D9745F" w:rsidRPr="008C1E77" w:rsidRDefault="00D9745F" w:rsidP="00014AF3">
      <w:pPr>
        <w:pStyle w:val="Ttulo1"/>
        <w:jc w:val="both"/>
        <w:rPr>
          <w:rFonts w:ascii="Arial" w:hAnsi="Arial"/>
          <w:lang w:val="es-CO"/>
        </w:rPr>
      </w:pPr>
      <w:bookmarkStart w:id="349" w:name="_Toc333053744"/>
      <w:bookmarkStart w:id="350" w:name="_Toc334451326"/>
      <w:bookmarkStart w:id="351" w:name="_Toc334451592"/>
      <w:r w:rsidRPr="008C1E77">
        <w:rPr>
          <w:rFonts w:ascii="Arial" w:hAnsi="Arial"/>
          <w:lang w:val="es-CO"/>
        </w:rPr>
        <w:lastRenderedPageBreak/>
        <w:t xml:space="preserve">10. </w:t>
      </w:r>
      <w:proofErr w:type="spellStart"/>
      <w:r w:rsidRPr="008C1E77">
        <w:rPr>
          <w:rFonts w:ascii="Arial" w:hAnsi="Arial"/>
          <w:lang w:val="es-CO"/>
        </w:rPr>
        <w:t>Annexes</w:t>
      </w:r>
      <w:bookmarkEnd w:id="349"/>
      <w:bookmarkEnd w:id="350"/>
      <w:bookmarkEnd w:id="351"/>
      <w:proofErr w:type="spellEnd"/>
    </w:p>
    <w:p w:rsidR="00CB37B2" w:rsidRPr="00595763" w:rsidRDefault="00D9745F" w:rsidP="00014AF3">
      <w:pPr>
        <w:pStyle w:val="Ttulo1"/>
        <w:jc w:val="both"/>
        <w:rPr>
          <w:rFonts w:ascii="Arial" w:hAnsi="Arial"/>
          <w:lang w:val="es-CO"/>
        </w:rPr>
      </w:pPr>
      <w:bookmarkStart w:id="352" w:name="_Toc333053745"/>
      <w:bookmarkStart w:id="353" w:name="_Toc334451327"/>
      <w:bookmarkStart w:id="354" w:name="_Toc334451593"/>
      <w:r w:rsidRPr="00595763">
        <w:rPr>
          <w:rFonts w:ascii="Arial" w:hAnsi="Arial"/>
          <w:lang w:val="es-CO"/>
        </w:rPr>
        <w:t xml:space="preserve">11. </w:t>
      </w:r>
      <w:proofErr w:type="spellStart"/>
      <w:r w:rsidRPr="00595763">
        <w:rPr>
          <w:rFonts w:ascii="Arial" w:hAnsi="Arial"/>
          <w:lang w:val="es-CO"/>
        </w:rPr>
        <w:t>Index</w:t>
      </w:r>
      <w:bookmarkEnd w:id="352"/>
      <w:bookmarkEnd w:id="353"/>
      <w:bookmarkEnd w:id="354"/>
      <w:proofErr w:type="spellEnd"/>
    </w:p>
    <w:sectPr w:rsidR="00CB37B2" w:rsidRPr="00595763" w:rsidSect="00446913">
      <w:headerReference w:type="even" r:id="rId94"/>
      <w:headerReference w:type="default" r:id="rId95"/>
      <w:footerReference w:type="even" r:id="rId96"/>
      <w:footerReference w:type="default" r:id="rId97"/>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rsidR="00A03E78" w:rsidRDefault="00A03E78">
      <w:pPr>
        <w:pStyle w:val="Textocomentario"/>
      </w:pPr>
      <w:r>
        <w:rPr>
          <w:rStyle w:val="Refdecomentario"/>
        </w:rPr>
        <w:annotationRef/>
      </w:r>
      <w:r>
        <w:t>Arreglar el formato</w:t>
      </w:r>
    </w:p>
  </w:comment>
  <w:comment w:id="26" w:author="Cristhian Camilo Gomez Narvaez" w:date="2012-08-18T06:33:00Z" w:initials="CCGN">
    <w:p w:rsidR="00A03E78" w:rsidRDefault="00A03E78">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27" w:author="Cristhian Camilo Gomez Narvaez" w:date="2012-08-18T05:17:00Z" w:initials="CCGN">
    <w:p w:rsidR="00A03E78" w:rsidRDefault="00A03E78">
      <w:pPr>
        <w:pStyle w:val="Textocomentario"/>
      </w:pPr>
      <w:r>
        <w:rPr>
          <w:rStyle w:val="Refdecomentario"/>
        </w:rPr>
        <w:annotationRef/>
      </w:r>
      <w:r>
        <w:t>Revisar versión instalada en la sala de BD</w:t>
      </w:r>
    </w:p>
  </w:comment>
  <w:comment w:id="29" w:author="Cristhian Camilo Gomez Narvaez" w:date="2012-08-18T04:50:00Z" w:initials="CCGN">
    <w:p w:rsidR="00A03E78" w:rsidRPr="00006E8E" w:rsidRDefault="00A03E78">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A03E78" w:rsidRDefault="00A03E78">
      <w:pPr>
        <w:pStyle w:val="Textocomentario"/>
      </w:pPr>
      <w:r>
        <w:rPr>
          <w:rStyle w:val="Refdecomentario"/>
        </w:rPr>
        <w:annotationRef/>
      </w:r>
      <w:r>
        <w:t>¿???????</w:t>
      </w:r>
    </w:p>
  </w:comment>
  <w:comment w:id="55" w:author="Katherine" w:date="2012-09-03T16:37:00Z" w:initials="K">
    <w:p w:rsidR="00A03E78" w:rsidRDefault="00A03E78">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A03E78" w:rsidRDefault="00A03E78" w:rsidP="00027FCC">
      <w:pPr>
        <w:pStyle w:val="Textocomentario"/>
      </w:pPr>
      <w:r>
        <w:rPr>
          <w:rStyle w:val="Refdecomentario"/>
        </w:rPr>
        <w:annotationRef/>
      </w:r>
      <w:proofErr w:type="spellStart"/>
      <w:r>
        <w:t>Hipervinculo</w:t>
      </w:r>
      <w:proofErr w:type="spellEnd"/>
      <w:r>
        <w:t xml:space="preserve"> al archivo de definiciones</w:t>
      </w:r>
    </w:p>
  </w:comment>
  <w:comment w:id="67" w:author="Katherine" w:date="2012-09-02T22:43:00Z" w:initials="K">
    <w:p w:rsidR="00A03E78" w:rsidRDefault="00A03E78">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rsidR="00A03E78" w:rsidRDefault="00A03E78" w:rsidP="00B90D45">
      <w:pPr>
        <w:pStyle w:val="Textocomentario"/>
      </w:pPr>
      <w:r>
        <w:rPr>
          <w:rStyle w:val="Refdecomentario"/>
        </w:rPr>
        <w:annotationRef/>
      </w:r>
      <w:r>
        <w:t>Referencia a las interfaces externas</w:t>
      </w:r>
    </w:p>
  </w:comment>
  <w:comment w:id="79" w:author="Zebaxtian" w:date="2012-09-03T14:26:00Z" w:initials="Z">
    <w:p w:rsidR="00A03E78" w:rsidRDefault="00A03E78" w:rsidP="00B90D45">
      <w:pPr>
        <w:pStyle w:val="Textocomentario"/>
      </w:pPr>
      <w:r>
        <w:rPr>
          <w:rStyle w:val="Refdecomentario"/>
        </w:rPr>
        <w:annotationRef/>
      </w:r>
      <w:r>
        <w:t>Hipervínculo a la sección 1.1.2</w:t>
      </w:r>
    </w:p>
  </w:comment>
  <w:comment w:id="84" w:author="Zebaxtian" w:date="2012-09-03T14:26:00Z" w:initials="Z">
    <w:p w:rsidR="00A03E78" w:rsidRDefault="00A03E78" w:rsidP="00B90D45">
      <w:pPr>
        <w:pStyle w:val="Textocomentario"/>
      </w:pPr>
      <w:r>
        <w:rPr>
          <w:rStyle w:val="Refdecomentario"/>
        </w:rPr>
        <w:annotationRef/>
      </w:r>
      <w:r>
        <w:t>Hipervínculo a sección 4.4</w:t>
      </w:r>
    </w:p>
  </w:comment>
  <w:comment w:id="88" w:author="Zebaxtian" w:date="2012-09-03T14:33:00Z" w:initials="Z">
    <w:p w:rsidR="00A03E78" w:rsidRDefault="00A03E78" w:rsidP="0011798C">
      <w:pPr>
        <w:pStyle w:val="Textocomentario"/>
      </w:pPr>
      <w:r>
        <w:rPr>
          <w:rStyle w:val="Refdecomentario"/>
        </w:rPr>
        <w:annotationRef/>
      </w:r>
      <w:r>
        <w:t>Numero de la imagen</w:t>
      </w:r>
    </w:p>
  </w:comment>
  <w:comment w:id="95" w:author="Cristhian Camilo Gomez N" w:date="2012-09-07T08:16:00Z" w:initials="Cristhian">
    <w:p w:rsidR="00A03E78" w:rsidRDefault="00A03E78" w:rsidP="009D7F6B">
      <w:r>
        <w:rPr>
          <w:rStyle w:val="Refdecomentario"/>
        </w:rPr>
        <w:annotationRef/>
      </w:r>
      <w:r>
        <w:t>https://developer.mozilla.org/es/docs/JavaScript/Acerca_de_JavaScript</w:t>
      </w:r>
    </w:p>
    <w:p w:rsidR="00A03E78" w:rsidRDefault="00A03E78" w:rsidP="009D7F6B"/>
  </w:comment>
  <w:comment w:id="96" w:author="Cristhian Camilo Gomez N" w:date="2012-09-07T08:16:00Z" w:initials="Cristhian">
    <w:p w:rsidR="00A03E78" w:rsidRDefault="00A03E78" w:rsidP="009D7F6B">
      <w:r>
        <w:rPr>
          <w:rStyle w:val="Refdecomentario"/>
        </w:rPr>
        <w:annotationRef/>
      </w:r>
      <w:r>
        <w:t>http://msdn.microsoft.com/library/vstudio/z1zx9t92</w:t>
      </w:r>
    </w:p>
    <w:p w:rsidR="00A03E78" w:rsidRDefault="00A03E78" w:rsidP="009D7F6B"/>
  </w:comment>
  <w:comment w:id="98"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99"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0"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1"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http://www.debian.org/distrib/</w:t>
      </w:r>
    </w:p>
  </w:comment>
  <w:comment w:id="102"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4"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http://unity3d.com/</w:t>
      </w:r>
    </w:p>
  </w:comment>
  <w:comment w:id="105"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rPr>
        <w:t>http://unity3d.com/unity/download/</w:t>
      </w:r>
    </w:p>
  </w:comment>
  <w:comment w:id="106"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7" w:author="Cristhian Camilo Gomez N" w:date="2012-09-07T08:16:00Z" w:initials="Cristhian">
    <w:p w:rsidR="00A03E78" w:rsidRDefault="00A03E78" w:rsidP="009D7F6B">
      <w:r>
        <w:rPr>
          <w:rStyle w:val="Refdecomentario"/>
        </w:rPr>
        <w:annotationRef/>
      </w:r>
      <w:r>
        <w:t>http://www.microsoft.com/visualstudio/es-es</w:t>
      </w:r>
    </w:p>
    <w:p w:rsidR="00A03E78" w:rsidRDefault="00A03E78" w:rsidP="009D7F6B"/>
  </w:comment>
  <w:comment w:id="108"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rPr>
        <w:t>http://www.microsoft.com/visualstudio/en-us/try</w:t>
      </w:r>
    </w:p>
  </w:comment>
  <w:comment w:id="109"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http://www.sqlite.org/</w:t>
      </w:r>
    </w:p>
  </w:comment>
  <w:comment w:id="110"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http://www.sqlite.org/download.html</w:t>
      </w:r>
    </w:p>
  </w:comment>
  <w:comment w:id="111"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http://www.oracle.com/technetwork/developer-tools/datamodeler/overview/index.html</w:t>
      </w:r>
    </w:p>
  </w:comment>
  <w:comment w:id="112" w:author="Cristhian Camilo Gomez N" w:date="2012-09-07T08:16:00Z" w:initials="Cristhian">
    <w:p w:rsidR="00A03E78" w:rsidRDefault="00A03E78" w:rsidP="009D7F6B">
      <w:r>
        <w:rPr>
          <w:rStyle w:val="Refdecomentario"/>
        </w:rPr>
        <w:annotationRef/>
      </w:r>
      <w:r>
        <w:t>http://www.oracle.com/technetwork/developer-tools/datamodeler/sqldeveloperdatamodelertechreview-167686.html</w:t>
      </w:r>
    </w:p>
    <w:p w:rsidR="00A03E78" w:rsidRDefault="00A03E78" w:rsidP="009D7F6B"/>
  </w:comment>
  <w:comment w:id="113" w:author="Cristhian Camilo Gomez Narvaez" w:date="2012-09-07T08:16:00Z" w:initials="Cristhian">
    <w:p w:rsidR="00A03E78" w:rsidRDefault="00A03E78" w:rsidP="009D7F6B">
      <w:pPr>
        <w:spacing w:after="0"/>
      </w:pPr>
      <w:r>
        <w:rPr>
          <w:rStyle w:val="Refdecomentario"/>
        </w:rPr>
        <w:annotationRef/>
      </w:r>
      <w:hyperlink r:id="rId1" w:history="1">
        <w:r>
          <w:rPr>
            <w:rFonts w:ascii="DejaVu Sans" w:eastAsia="Droid Sans" w:hAnsi="DejaVu Sans" w:cs="DejaVu Sans"/>
            <w:color w:val="000000"/>
            <w:kern w:val="3"/>
            <w:lang w:val="es-CO"/>
          </w:rPr>
          <w:t>http://www.oracle.com/technetwork/developer-tools/datamodeler/downloads/datamodeler-087275.html</w:t>
        </w:r>
      </w:hyperlink>
    </w:p>
  </w:comment>
  <w:comment w:id="115"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http://www.microsoft.com/net</w:t>
      </w:r>
    </w:p>
  </w:comment>
  <w:comment w:id="116" w:author="Cristhian Camilo Gomez N" w:date="2012-09-07T08:16:00Z" w:initials="Cristhian">
    <w:p w:rsidR="00A03E78" w:rsidRDefault="00A03E78" w:rsidP="009D7F6B">
      <w:r>
        <w:rPr>
          <w:rStyle w:val="Refdecomentario"/>
        </w:rPr>
        <w:annotationRef/>
      </w:r>
      <w:r>
        <w:rPr>
          <w:color w:val="0000FF"/>
          <w:u w:val="single"/>
        </w:rPr>
        <w:t>http://msdn.microsoft.com/en-us/library/zw4w595w.aspx</w:t>
      </w:r>
    </w:p>
    <w:p w:rsidR="00A03E78" w:rsidRDefault="00A03E78" w:rsidP="009D7F6B"/>
  </w:comment>
  <w:comment w:id="117"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19"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lang w:val="es-CO"/>
        </w:rPr>
        <w:t>http://git-scm.com/</w:t>
      </w:r>
    </w:p>
  </w:comment>
  <w:comment w:id="120" w:author="Cristhian Camilo Gomez N" w:date="2012-09-07T08:16:00Z" w:initials="Cristhian">
    <w:p w:rsidR="00A03E78" w:rsidRDefault="00A03E78" w:rsidP="009D7F6B">
      <w:r>
        <w:rPr>
          <w:rStyle w:val="Refdecomentario"/>
        </w:rPr>
        <w:annotationRef/>
      </w:r>
      <w:r>
        <w:t>http://git-scm.com/</w:t>
      </w:r>
    </w:p>
    <w:p w:rsidR="00A03E78" w:rsidRDefault="00A03E78" w:rsidP="009D7F6B"/>
  </w:comment>
  <w:comment w:id="121"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rPr>
        <w:t>http://git-scm.com/downloads</w:t>
      </w:r>
    </w:p>
  </w:comment>
  <w:comment w:id="123"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rsidR="00A03E78" w:rsidRDefault="00A03E78" w:rsidP="009D7F6B">
      <w:pPr>
        <w:spacing w:after="0"/>
      </w:pPr>
      <w:r>
        <w:rPr>
          <w:rStyle w:val="Refdecomentario"/>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rsidR="00A03E78" w:rsidRDefault="00A03E78" w:rsidP="009D7F6B">
      <w:pPr>
        <w:spacing w:after="0"/>
      </w:pPr>
      <w:r>
        <w:rPr>
          <w:rStyle w:val="Refdecomentario"/>
        </w:rPr>
        <w:annotationRef/>
      </w:r>
      <w:r w:rsidRPr="00D67C44">
        <w:rPr>
          <w:rFonts w:ascii="DejaVu Sans" w:eastAsia="Droid Sans" w:hAnsi="DejaVu Sans" w:cs="DejaVu Sans"/>
          <w:kern w:val="3"/>
        </w:rPr>
        <w:t>http://www.ganttproject.biz/</w:t>
      </w:r>
    </w:p>
  </w:comment>
  <w:comment w:id="128"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lang w:val="es-CO"/>
        </w:rPr>
        <w:t>http://www.adobe.com/es/products/creativesuite.html</w:t>
      </w:r>
    </w:p>
  </w:comment>
  <w:comment w:id="129" w:author="Cristhian Camilo Gomez Narvaez" w:date="2012-09-07T08:16:00Z" w:initials="Cristhian">
    <w:p w:rsidR="00A03E78" w:rsidRDefault="00A03E78" w:rsidP="009D7F6B">
      <w:r>
        <w:rPr>
          <w:rStyle w:val="Refdecomentario"/>
        </w:rPr>
        <w:annotationRef/>
      </w:r>
      <w:r>
        <w:rPr>
          <w:rFonts w:ascii="DejaVu Sans" w:eastAsia="Droid Sans" w:hAnsi="DejaVu Sans" w:cs="DejaVu Sans"/>
          <w:kern w:val="3"/>
          <w:lang w:val="es-CO"/>
        </w:rPr>
        <w:t>http://www.adobe.com/es/downloads/</w:t>
      </w:r>
    </w:p>
  </w:comment>
  <w:comment w:id="130"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http://usa.autodesk.com/maya/</w:t>
      </w:r>
    </w:p>
  </w:comment>
  <w:comment w:id="131"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2"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3"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4"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http://www.edrawsoft.com/</w:t>
      </w:r>
    </w:p>
  </w:comment>
  <w:comment w:id="135"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6"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7"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http://get.adobe.com/reader/</w:t>
      </w:r>
    </w:p>
  </w:comment>
  <w:comment w:id="138"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39"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0"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http://www.manictime.com/</w:t>
      </w:r>
    </w:p>
  </w:comment>
  <w:comment w:id="141"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2"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3"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4"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5"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6"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https://www.dropbox.com/</w:t>
      </w:r>
    </w:p>
  </w:comment>
  <w:comment w:id="147"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48"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49"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0"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https://www.dropbox.com/</w:t>
      </w:r>
    </w:p>
  </w:comment>
  <w:comment w:id="151"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2"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3"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4" w:author="Cristhian Camilo Gomez Narvaez" w:date="2012-09-07T08:16:00Z" w:initials="Cristhian">
    <w:p w:rsidR="00A03E78" w:rsidRDefault="00A03E78"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57" w:author="Cristhian Camilo Gomez Narvaez" w:date="2012-09-07T08:16:00Z" w:initials="Cristhian">
    <w:p w:rsidR="00A03E78" w:rsidRDefault="00A03E78"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4" w:author="Katherine" w:date="2012-08-29T00:33:00Z" w:initials="K">
    <w:p w:rsidR="00A03E78" w:rsidRDefault="00A03E78" w:rsidP="001F52C6">
      <w:pPr>
        <w:pStyle w:val="Textocomentario"/>
      </w:pPr>
      <w:r>
        <w:rPr>
          <w:rStyle w:val="Refdecomentario"/>
        </w:rPr>
        <w:annotationRef/>
      </w:r>
      <w:r>
        <w:t xml:space="preserve">Referencia a que es un </w:t>
      </w:r>
      <w:proofErr w:type="spellStart"/>
      <w:r>
        <w:t>stakeholder</w:t>
      </w:r>
      <w:proofErr w:type="spellEnd"/>
    </w:p>
  </w:comment>
  <w:comment w:id="168" w:author="Alice" w:date="2012-08-18T03:41:00Z" w:initials="A">
    <w:p w:rsidR="00A03E78" w:rsidRDefault="00A03E78">
      <w:pPr>
        <w:pStyle w:val="Textocomentario"/>
      </w:pPr>
      <w:r>
        <w:rPr>
          <w:rStyle w:val="Refdecomentario"/>
        </w:rPr>
        <w:annotationRef/>
      </w:r>
      <w:r>
        <w:t>Referencia al folder de las hojas de vida</w:t>
      </w:r>
    </w:p>
  </w:comment>
  <w:comment w:id="169" w:author="Alice" w:date="2012-08-18T03:41:00Z" w:initials="A">
    <w:p w:rsidR="00A03E78" w:rsidRPr="00FD5458" w:rsidRDefault="00A03E78" w:rsidP="00FD5458">
      <w:pPr>
        <w:pStyle w:val="Textocomentario"/>
        <w:rPr>
          <w:lang w:val="en-US"/>
        </w:rPr>
      </w:pPr>
      <w:r>
        <w:rPr>
          <w:rStyle w:val="Refdecomentario"/>
        </w:rPr>
        <w:annotationRef/>
      </w:r>
      <w:r w:rsidRPr="00FD5458">
        <w:rPr>
          <w:lang w:val="en-US"/>
        </w:rPr>
        <w:t>E. Raymond, “The Cathedral and the Bazaar,” Available at http://www.tuxedo.org/</w:t>
      </w:r>
    </w:p>
    <w:p w:rsidR="00A03E78" w:rsidRPr="00FD5458" w:rsidRDefault="00A03E78"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0" w:author="Alice" w:date="2012-08-18T03:41:00Z" w:initials="A">
    <w:p w:rsidR="00A03E78" w:rsidRDefault="00A03E78">
      <w:pPr>
        <w:pStyle w:val="Textocomentario"/>
      </w:pPr>
      <w:r>
        <w:rPr>
          <w:rStyle w:val="Refdecomentario"/>
        </w:rPr>
        <w:annotationRef/>
      </w:r>
      <w:r>
        <w:t>anexo  de las  reglas de 5F</w:t>
      </w:r>
    </w:p>
  </w:comment>
  <w:comment w:id="198" w:author="Cristhian Camilo Gomez Narvaez" w:date="2012-09-07T08:19:00Z" w:initials="Cristhian">
    <w:p w:rsidR="00A03E78" w:rsidRDefault="00A03E78" w:rsidP="00604DFB">
      <w:pPr>
        <w:spacing w:after="0"/>
      </w:pPr>
      <w:r>
        <w:rPr>
          <w:rStyle w:val="Refdecomentario"/>
        </w:rPr>
        <w:annotationRef/>
      </w:r>
      <w:r>
        <w:rPr>
          <w:rFonts w:ascii="DejaVu Sans" w:eastAsia="Droid Sans" w:hAnsi="DejaVu Sans" w:cs="DejaVu Sans"/>
          <w:kern w:val="3"/>
        </w:rPr>
        <w:t>Referencia Plan de Riesgos</w:t>
      </w:r>
    </w:p>
  </w:comment>
  <w:comment w:id="199" w:author="Cristhian Camilo Gomez Narvaez" w:date="2012-09-07T08:19:00Z" w:initials="Cristhian">
    <w:p w:rsidR="00A03E78" w:rsidRDefault="00A03E78" w:rsidP="00604DFB">
      <w:pPr>
        <w:spacing w:after="0"/>
      </w:pPr>
      <w:r>
        <w:rPr>
          <w:rStyle w:val="Refdecomentario"/>
        </w:rPr>
        <w:annotationRef/>
      </w:r>
      <w:r>
        <w:rPr>
          <w:rFonts w:ascii="DejaVu Sans" w:eastAsia="Droid Sans" w:hAnsi="DejaVu Sans" w:cs="DejaVu Sans"/>
          <w:kern w:val="3"/>
        </w:rPr>
        <w:t>Referencia plan de entrenamiento</w:t>
      </w:r>
    </w:p>
  </w:comment>
  <w:comment w:id="204" w:author="Katherine" w:date="2012-09-03T16:53:00Z" w:initials="K">
    <w:p w:rsidR="00A03E78" w:rsidRDefault="00A03E78">
      <w:pPr>
        <w:pStyle w:val="Textocomentario"/>
      </w:pPr>
      <w:r>
        <w:rPr>
          <w:rStyle w:val="Refdecomentario"/>
        </w:rPr>
        <w:annotationRef/>
      </w:r>
      <w:r>
        <w:t>Revisar donde esta</w:t>
      </w:r>
    </w:p>
  </w:comment>
  <w:comment w:id="209" w:author="Unknown Author" w:date="2012-09-07T08:37:00Z" w:initials="">
    <w:p w:rsidR="00A03E78" w:rsidRDefault="00A03E78" w:rsidP="001842CA">
      <w:r>
        <w:rPr>
          <w:rFonts w:ascii="DejaVu Sans" w:eastAsia="Droid Sans" w:hAnsi="DejaVu Sans" w:cs="FreeSans"/>
          <w:color w:val="00000A"/>
          <w:sz w:val="20"/>
          <w:szCs w:val="24"/>
          <w:lang w:val="es-CO" w:eastAsia="zh-CN" w:bidi="hi-IN"/>
        </w:rPr>
        <w:t>Referencia al documento de la encuesta</w:t>
      </w:r>
    </w:p>
    <w:p w:rsidR="00A03E78" w:rsidRDefault="00A03E78" w:rsidP="001842CA"/>
    <w:p w:rsidR="00A03E78" w:rsidRDefault="00A03E78" w:rsidP="001842CA"/>
    <w:p w:rsidR="00A03E78" w:rsidRDefault="00A03E78" w:rsidP="001842CA"/>
    <w:p w:rsidR="00A03E78" w:rsidRDefault="00A03E78" w:rsidP="001842CA"/>
  </w:comment>
  <w:comment w:id="210" w:author="Cristhian Camilo Gomez N" w:date="2012-09-07T08:37:00Z" w:initials="">
    <w:p w:rsidR="00A03E78" w:rsidRDefault="00A03E78" w:rsidP="001842CA">
      <w:r>
        <w:t>Referencia al Documento de encuesta de Entrenamiento que posee las gráficas completas al detalle pregunta a pregunta</w:t>
      </w:r>
    </w:p>
    <w:p w:rsidR="00A03E78" w:rsidRDefault="00A03E78" w:rsidP="001842CA"/>
    <w:p w:rsidR="00A03E78" w:rsidRDefault="00A03E78" w:rsidP="001842CA"/>
  </w:comment>
  <w:comment w:id="212" w:author="Cristhian Camilo Gomez N" w:date="2012-09-07T08:37:00Z" w:initials="">
    <w:p w:rsidR="00A03E78" w:rsidRDefault="00A03E78" w:rsidP="001842CA">
      <w:r>
        <w:t>Plantilla de entrenamientos, la nueva Formato de entrenamiento</w:t>
      </w:r>
    </w:p>
    <w:p w:rsidR="00A03E78" w:rsidRDefault="00A03E78" w:rsidP="001842CA"/>
    <w:p w:rsidR="00A03E78" w:rsidRDefault="00A03E78" w:rsidP="001842CA"/>
    <w:p w:rsidR="00A03E78" w:rsidRDefault="00A03E78" w:rsidP="001842CA"/>
    <w:p w:rsidR="00A03E78" w:rsidRDefault="00A03E78" w:rsidP="001842CA"/>
    <w:p w:rsidR="00A03E78" w:rsidRDefault="00A03E78" w:rsidP="001842CA"/>
    <w:p w:rsidR="00A03E78" w:rsidRDefault="00A03E78" w:rsidP="001842CA"/>
  </w:comment>
  <w:comment w:id="215" w:author="Cristhian Camilo Gomez N" w:date="2012-09-07T08:37:00Z" w:initials="">
    <w:p w:rsidR="00A03E78" w:rsidRDefault="00A03E78" w:rsidP="001842CA">
      <w:proofErr w:type="spellStart"/>
      <w:r>
        <w:t>Denuevo</w:t>
      </w:r>
      <w:proofErr w:type="spellEnd"/>
      <w:r>
        <w:t xml:space="preserve"> referencia al Formato de entrenamiento en calidad</w:t>
      </w:r>
    </w:p>
    <w:p w:rsidR="00A03E78" w:rsidRDefault="00A03E78" w:rsidP="001842CA"/>
    <w:p w:rsidR="00A03E78" w:rsidRDefault="00A03E78" w:rsidP="001842CA"/>
    <w:p w:rsidR="00A03E78" w:rsidRDefault="00A03E78" w:rsidP="001842CA"/>
    <w:p w:rsidR="00A03E78" w:rsidRDefault="00A03E78" w:rsidP="001842CA"/>
    <w:p w:rsidR="00A03E78" w:rsidRDefault="00A03E78" w:rsidP="001842CA"/>
    <w:p w:rsidR="00A03E78" w:rsidRDefault="00A03E78" w:rsidP="001842CA"/>
  </w:comment>
  <w:comment w:id="218" w:author="Cristhian Camilo Gomez N" w:date="2012-09-07T08:37:00Z" w:initials="">
    <w:p w:rsidR="00A03E78" w:rsidRDefault="00A03E78" w:rsidP="001842CA">
      <w:r>
        <w:rPr>
          <w:sz w:val="24"/>
        </w:rPr>
        <w:t>Referencia Formato – Campo Diligenciamiento Post-Entrenamiento</w:t>
      </w:r>
    </w:p>
    <w:p w:rsidR="00A03E78" w:rsidRDefault="00A03E78" w:rsidP="001842CA"/>
    <w:p w:rsidR="00A03E78" w:rsidRDefault="00A03E78" w:rsidP="001842CA"/>
    <w:p w:rsidR="00A03E78" w:rsidRDefault="00A03E78" w:rsidP="001842CA"/>
    <w:p w:rsidR="00A03E78" w:rsidRDefault="00A03E78" w:rsidP="001842CA"/>
    <w:p w:rsidR="00A03E78" w:rsidRDefault="00A03E78" w:rsidP="001842CA"/>
    <w:p w:rsidR="00A03E78" w:rsidRDefault="00A03E78" w:rsidP="001842CA"/>
  </w:comment>
  <w:comment w:id="255" w:author="Katherine" w:date="2012-09-07T08:55:00Z" w:initials="K">
    <w:p w:rsidR="00A03E78" w:rsidRDefault="00A03E78">
      <w:pPr>
        <w:pStyle w:val="Textocomentario"/>
      </w:pPr>
      <w:r>
        <w:rPr>
          <w:rStyle w:val="Refdecomentario"/>
        </w:rPr>
        <w:annotationRef/>
      </w:r>
      <w:r>
        <w:t>No Aplica</w:t>
      </w:r>
    </w:p>
  </w:comment>
  <w:comment w:id="267" w:author="Zebaxtian" w:date="2012-09-08T15:51:00Z" w:initials="Z">
    <w:p w:rsidR="00A03E78" w:rsidRDefault="00A03E78">
      <w:pPr>
        <w:pStyle w:val="Textocomentario"/>
      </w:pPr>
      <w:r>
        <w:rPr>
          <w:rStyle w:val="Refdecomentario"/>
        </w:rPr>
        <w:annotationRef/>
      </w:r>
      <w:r>
        <w:t>Hipervinculito a se sección 1.1.3</w:t>
      </w:r>
    </w:p>
  </w:comment>
  <w:comment w:id="268" w:author="Zebaxtian" w:date="2012-09-08T15:51:00Z" w:initials="Z">
    <w:p w:rsidR="00A03E78" w:rsidRDefault="00A03E78" w:rsidP="008D769B">
      <w:pPr>
        <w:pStyle w:val="Textocomentario"/>
      </w:pPr>
      <w:r>
        <w:rPr>
          <w:rStyle w:val="Refdecomentario"/>
        </w:rPr>
        <w:annotationRef/>
      </w:r>
      <w:r>
        <w:t>Hipervinculito a se sección 1.1.3</w:t>
      </w:r>
    </w:p>
  </w:comment>
  <w:comment w:id="269" w:author="Zebaxtian" w:date="2012-09-08T15:53:00Z" w:initials="Z">
    <w:p w:rsidR="00A03E78" w:rsidRDefault="00A03E78" w:rsidP="008D769B">
      <w:pPr>
        <w:pStyle w:val="Textocomentario"/>
      </w:pPr>
      <w:r>
        <w:rPr>
          <w:rStyle w:val="Refdecomentario"/>
        </w:rPr>
        <w:annotationRef/>
      </w:r>
      <w:r>
        <w:t>Hipervinculito a se sección 1.1.3</w:t>
      </w:r>
    </w:p>
  </w:comment>
  <w:comment w:id="270" w:author="Zebaxtian" w:date="2012-09-08T15:59:00Z" w:initials="Z">
    <w:p w:rsidR="00A03E78" w:rsidRDefault="00A03E78" w:rsidP="008D769B">
      <w:pPr>
        <w:pStyle w:val="Textocomentario"/>
      </w:pPr>
      <w:r>
        <w:rPr>
          <w:rStyle w:val="Refdecomentario"/>
        </w:rPr>
        <w:annotationRef/>
      </w:r>
      <w:r>
        <w:t>Hipervinculito a se sección 1.1.3</w:t>
      </w:r>
    </w:p>
  </w:comment>
  <w:comment w:id="275" w:author="Katherine" w:date="2012-08-29T00:28:00Z" w:initials="K">
    <w:p w:rsidR="00A03E78" w:rsidRDefault="00A03E78">
      <w:pPr>
        <w:pStyle w:val="Textocomentario"/>
      </w:pPr>
      <w:r>
        <w:rPr>
          <w:rStyle w:val="Refdecomentario"/>
        </w:rPr>
        <w:annotationRef/>
      </w:r>
      <w:r>
        <w:t>El que elige las actividades a realizar es el gerente, el es el que en el WBS las puso , y el las asigna semana por semana.</w:t>
      </w:r>
    </w:p>
  </w:comment>
  <w:comment w:id="276" w:author="Juan Pablo Rodriguez Montoya" w:date="2012-08-25T00:29:00Z" w:initials="JP">
    <w:p w:rsidR="00A03E78" w:rsidRDefault="00A03E78">
      <w:pPr>
        <w:pStyle w:val="Textocomentario"/>
      </w:pPr>
      <w:r>
        <w:rPr>
          <w:rStyle w:val="Refdecomentario"/>
        </w:rPr>
        <w:annotationRef/>
      </w:r>
      <w:r>
        <w:t>Glosario</w:t>
      </w:r>
    </w:p>
  </w:comment>
  <w:comment w:id="277" w:author="Juan Pablo Rodriguez Montoya" w:date="2012-08-25T00:29:00Z" w:initials="JP">
    <w:p w:rsidR="00A03E78" w:rsidRDefault="00A03E78">
      <w:pPr>
        <w:pStyle w:val="Textocomentario"/>
      </w:pPr>
      <w:r>
        <w:rPr>
          <w:rStyle w:val="Refdecomentario"/>
        </w:rPr>
        <w:annotationRef/>
      </w:r>
      <w:r>
        <w:t>Referencia a reglamento canales de comunicación</w:t>
      </w:r>
    </w:p>
  </w:comment>
  <w:comment w:id="278" w:author="Katherine" w:date="2012-08-29T00:30:00Z" w:initials="K">
    <w:p w:rsidR="00A03E78" w:rsidRDefault="00A03E78">
      <w:pPr>
        <w:pStyle w:val="Textocomentario"/>
      </w:pPr>
      <w:r>
        <w:rPr>
          <w:rStyle w:val="Refdecomentario"/>
        </w:rPr>
        <w:annotationRef/>
      </w:r>
      <w:r>
        <w:t xml:space="preserve">Referencia carpeta de plantillas o al plan de </w:t>
      </w:r>
      <w:proofErr w:type="spellStart"/>
      <w:r>
        <w:t>documentacion</w:t>
      </w:r>
      <w:proofErr w:type="spellEnd"/>
    </w:p>
  </w:comment>
  <w:comment w:id="279" w:author="Juan Pablo Rodriguez Montoya" w:date="2012-08-25T00:29:00Z" w:initials="JP">
    <w:p w:rsidR="00A03E78" w:rsidRDefault="00A03E78">
      <w:pPr>
        <w:pStyle w:val="Textocomentario"/>
      </w:pPr>
      <w:r>
        <w:rPr>
          <w:rStyle w:val="Refdecomentario"/>
        </w:rPr>
        <w:annotationRef/>
      </w:r>
      <w:r>
        <w:t>Glosario</w:t>
      </w:r>
    </w:p>
  </w:comment>
  <w:comment w:id="284" w:author="Alicia Beltran" w:date="2012-09-03T16:46:00Z" w:initials="AB">
    <w:p w:rsidR="00A03E78" w:rsidRDefault="00A03E78" w:rsidP="0015045F">
      <w:pPr>
        <w:pStyle w:val="Textocomentario"/>
      </w:pPr>
      <w:r>
        <w:rPr>
          <w:rStyle w:val="Refdecomentario"/>
        </w:rPr>
        <w:annotationRef/>
      </w:r>
      <w:proofErr w:type="spellStart"/>
      <w:r>
        <w:t>Iso</w:t>
      </w:r>
      <w:proofErr w:type="spellEnd"/>
      <w:r>
        <w:t xml:space="preserve"> 31000</w:t>
      </w:r>
    </w:p>
    <w:p w:rsidR="00A03E78" w:rsidRDefault="00A03E78" w:rsidP="0015045F">
      <w:pPr>
        <w:pStyle w:val="Textocomentario"/>
      </w:pPr>
      <w:r>
        <w:t>IEEE 31010</w:t>
      </w:r>
    </w:p>
    <w:p w:rsidR="00A03E78" w:rsidRDefault="00A03E78" w:rsidP="0015045F">
      <w:pPr>
        <w:pStyle w:val="Textocomentario"/>
      </w:pPr>
    </w:p>
  </w:comment>
  <w:comment w:id="285" w:author="Katherine" w:date="2012-09-03T16:50:00Z" w:initials="K">
    <w:p w:rsidR="00A03E78" w:rsidRDefault="00A03E78">
      <w:pPr>
        <w:pStyle w:val="Textocomentario"/>
      </w:pPr>
      <w:r>
        <w:rPr>
          <w:rStyle w:val="Refdecomentario"/>
        </w:rPr>
        <w:annotationRef/>
      </w:r>
      <w:r>
        <w:t xml:space="preserve">Este va en el plan de gestión </w:t>
      </w:r>
    </w:p>
  </w:comment>
  <w:comment w:id="286" w:author="Alicia Beltran" w:date="2012-09-03T16:46:00Z" w:initials="AB">
    <w:p w:rsidR="00A03E78" w:rsidRDefault="00A03E78" w:rsidP="0015045F">
      <w:pPr>
        <w:pStyle w:val="Textocomentario"/>
      </w:pPr>
      <w:r>
        <w:rPr>
          <w:rStyle w:val="Refdecomentario"/>
        </w:rPr>
        <w:annotationRef/>
      </w:r>
      <w:r>
        <w:t>Plan de  riesgos del proyecto</w:t>
      </w:r>
    </w:p>
  </w:comment>
  <w:comment w:id="287" w:author="Katherine" w:date="2012-09-03T16:51:00Z" w:initials="K">
    <w:p w:rsidR="00A03E78" w:rsidRDefault="00A03E78">
      <w:pPr>
        <w:pStyle w:val="Textocomentario"/>
      </w:pPr>
      <w:r>
        <w:rPr>
          <w:rStyle w:val="Refdecomentario"/>
        </w:rPr>
        <w:annotationRef/>
      </w:r>
      <w:proofErr w:type="spellStart"/>
      <w:r>
        <w:t>Deberia</w:t>
      </w:r>
      <w:proofErr w:type="spellEnd"/>
      <w:r>
        <w:t xml:space="preserve"> estar en la documentación… No aquí.</w:t>
      </w:r>
    </w:p>
  </w:comment>
  <w:comment w:id="292" w:author="Juan Pablo Rodriguez Montoya" w:date="2012-09-03T11:03:00Z" w:initials="JP">
    <w:p w:rsidR="00A03E78" w:rsidRDefault="00A03E78"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A03E78" w:rsidRDefault="00A03E78" w:rsidP="00C558E2">
      <w:pPr>
        <w:pStyle w:val="Textocomentario"/>
      </w:pPr>
    </w:p>
  </w:comment>
  <w:comment w:id="297" w:author="Katherine" w:date="2012-09-03T17:06:00Z" w:initials="K">
    <w:p w:rsidR="00A03E78" w:rsidRDefault="00A03E78">
      <w:pPr>
        <w:pStyle w:val="Textocomentario"/>
      </w:pPr>
      <w:r>
        <w:rPr>
          <w:rStyle w:val="Refdecomentario"/>
        </w:rPr>
        <w:annotationRef/>
      </w:r>
      <w:r>
        <w:t>Falta especificar los objetivos de la comunicación</w:t>
      </w:r>
    </w:p>
  </w:comment>
  <w:comment w:id="298" w:author="Zebaxtian" w:date="2012-09-03T17:05:00Z" w:initials="Z">
    <w:p w:rsidR="00A03E78" w:rsidRDefault="00A03E78" w:rsidP="006C1775">
      <w:pPr>
        <w:pStyle w:val="Textocomentario"/>
      </w:pPr>
      <w:r>
        <w:rPr>
          <w:rStyle w:val="Refdecomentario"/>
        </w:rPr>
        <w:annotationRef/>
      </w:r>
      <w:r>
        <w:t>Referencias que vamos a manejar???</w:t>
      </w:r>
    </w:p>
  </w:comment>
  <w:comment w:id="309" w:author="Zebaxtian" w:date="2012-08-30T21:39:00Z" w:initials="Z">
    <w:p w:rsidR="00A03E78" w:rsidRDefault="00A03E78" w:rsidP="003346F1">
      <w:pPr>
        <w:pStyle w:val="Textocomentario"/>
      </w:pPr>
      <w:r>
        <w:rPr>
          <w:rStyle w:val="Refdecomentario"/>
        </w:rPr>
        <w:annotationRef/>
      </w:r>
      <w:r>
        <w:t>En anexos deberá aparecer las plantillas para esta referencia</w:t>
      </w:r>
    </w:p>
  </w:comment>
  <w:comment w:id="323" w:author="Alicia Beltran" w:date="2012-08-30T21:44:00Z" w:initials="AB">
    <w:p w:rsidR="00A03E78" w:rsidRDefault="00A03E78" w:rsidP="0004205C">
      <w:pPr>
        <w:pStyle w:val="Textocomentario"/>
      </w:pPr>
      <w:r>
        <w:rPr>
          <w:rStyle w:val="Refdecomentario"/>
        </w:rPr>
        <w:annotationRef/>
      </w:r>
      <w:proofErr w:type="spellStart"/>
      <w:r>
        <w:t>lonkalplan</w:t>
      </w:r>
      <w:proofErr w:type="spellEnd"/>
      <w:r>
        <w:t xml:space="preserve"> de verificación  y  validación</w:t>
      </w:r>
    </w:p>
    <w:p w:rsidR="00A03E78" w:rsidRDefault="00A03E78" w:rsidP="0004205C">
      <w:pPr>
        <w:pStyle w:val="Textocomentario"/>
      </w:pPr>
    </w:p>
  </w:comment>
  <w:comment w:id="326" w:author="Alicia Beltran" w:date="2012-08-30T21:44:00Z" w:initials="AB">
    <w:p w:rsidR="00A03E78" w:rsidRDefault="00A03E78"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331" w:author="Alicia Beltran" w:date="2012-08-30T21:44:00Z" w:initials="AB">
    <w:p w:rsidR="00A03E78" w:rsidRDefault="00A03E78" w:rsidP="0004205C">
      <w:pPr>
        <w:pStyle w:val="Textocomentario"/>
      </w:pPr>
      <w:r>
        <w:rPr>
          <w:rStyle w:val="Refdecomentario"/>
        </w:rPr>
        <w:annotationRef/>
      </w:r>
      <w:r>
        <w:t>link a ese plan</w:t>
      </w:r>
    </w:p>
  </w:comment>
  <w:comment w:id="332" w:author="Alicia Beltran" w:date="2012-08-30T21:44:00Z" w:initials="AB">
    <w:p w:rsidR="00A03E78" w:rsidRDefault="00A03E78" w:rsidP="0004205C">
      <w:pPr>
        <w:pStyle w:val="Textocomentario"/>
      </w:pPr>
      <w:r>
        <w:rPr>
          <w:rStyle w:val="Refdecomentario"/>
        </w:rPr>
        <w:annotationRef/>
      </w:r>
      <w:r>
        <w:t xml:space="preserve">link a ese </w:t>
      </w:r>
      <w:proofErr w:type="spellStart"/>
      <w:r>
        <w:t>plna</w:t>
      </w:r>
      <w:proofErr w:type="spellEnd"/>
    </w:p>
  </w:comment>
  <w:comment w:id="336" w:author="Katherine" w:date="2012-09-02T18:48:00Z" w:initials="K">
    <w:p w:rsidR="00A03E78" w:rsidRDefault="00A03E78">
      <w:pPr>
        <w:pStyle w:val="Textocomentario"/>
      </w:pPr>
      <w:r>
        <w:rPr>
          <w:rStyle w:val="Refdecomentario"/>
        </w:rPr>
        <w:annotationRef/>
      </w:r>
      <w:r>
        <w:t>Revisar</w:t>
      </w:r>
    </w:p>
  </w:comment>
  <w:comment w:id="341" w:author="Alicia Beltran" w:date="2012-09-02T18:45:00Z" w:initials="AB">
    <w:p w:rsidR="00A03E78" w:rsidRDefault="00A03E78" w:rsidP="00F95C7D">
      <w:pPr>
        <w:pStyle w:val="Textocomentario"/>
      </w:pPr>
      <w:r>
        <w:rPr>
          <w:rStyle w:val="Refdecomentario"/>
        </w:rPr>
        <w:annotationRef/>
      </w:r>
      <w:proofErr w:type="spellStart"/>
      <w:r>
        <w:t>Sec</w:t>
      </w:r>
      <w:proofErr w:type="spellEnd"/>
      <w:r>
        <w:t xml:space="preserve"> 8.6</w:t>
      </w:r>
    </w:p>
  </w:comment>
  <w:comment w:id="342" w:author="Alicia Beltran" w:date="2012-09-02T18:45:00Z" w:initials="AB">
    <w:p w:rsidR="00A03E78" w:rsidRDefault="00A03E78" w:rsidP="00F95C7D">
      <w:pPr>
        <w:pStyle w:val="Textocomentario"/>
      </w:pPr>
      <w:r>
        <w:rPr>
          <w:rStyle w:val="Refdecomentario"/>
        </w:rPr>
        <w:annotationRef/>
      </w:r>
      <w:r>
        <w:t>Link al  plan  de dcc</w:t>
      </w:r>
    </w:p>
  </w:comment>
  <w:comment w:id="343" w:author="Katherine" w:date="2012-09-02T18:47:00Z" w:initials="K">
    <w:p w:rsidR="00A03E78" w:rsidRDefault="00A03E78">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287" w:rsidRDefault="00893287" w:rsidP="00F31C00">
      <w:pPr>
        <w:spacing w:after="0" w:line="240" w:lineRule="auto"/>
      </w:pPr>
      <w:r>
        <w:separator/>
      </w:r>
    </w:p>
  </w:endnote>
  <w:endnote w:type="continuationSeparator" w:id="0">
    <w:p w:rsidR="00893287" w:rsidRDefault="00893287" w:rsidP="00F31C00">
      <w:pPr>
        <w:spacing w:after="0" w:line="240" w:lineRule="auto"/>
      </w:pPr>
      <w:r>
        <w:continuationSeparator/>
      </w:r>
    </w:p>
  </w:endnote>
  <w:endnote w:type="continuationNotice" w:id="1">
    <w:p w:rsidR="00893287" w:rsidRDefault="008932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font>
  <w:font w:name="DejaVu Sans">
    <w:altName w:val="Times New Roman"/>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E78" w:rsidRPr="00595763" w:rsidRDefault="00A03E78"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7565BE">
      <w:rPr>
        <w:b/>
        <w:i/>
        <w:noProof/>
        <w:lang w:val="en-US"/>
      </w:rPr>
      <w:t>48</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E78" w:rsidRPr="008830EB" w:rsidRDefault="00A03E78" w:rsidP="00D3705E">
    <w:pPr>
      <w:pStyle w:val="Piedepgina"/>
      <w:tabs>
        <w:tab w:val="center" w:pos="4135"/>
        <w:tab w:val="left" w:pos="5359"/>
      </w:tabs>
      <w:rPr>
        <w:lang w:val="en-US"/>
      </w:rPr>
    </w:pPr>
    <w:r w:rsidRPr="00D3705E">
      <w:rPr>
        <w:b/>
        <w:i/>
        <w:lang w:val="en-US"/>
      </w:rPr>
      <w:t>SPMP</w:t>
    </w:r>
    <w:r>
      <w:rPr>
        <w:b/>
        <w:i/>
        <w:lang w:val="en-US"/>
      </w:rPr>
      <w:t xml:space="preserve"> </w:t>
    </w:r>
    <w:proofErr w:type="spellStart"/>
    <w:proofErr w:type="gramStart"/>
    <w:r w:rsidRPr="008830EB">
      <w:rPr>
        <w:i/>
        <w:lang w:val="en-US"/>
      </w:rPr>
      <w:t>Pagina</w:t>
    </w:r>
    <w:proofErr w:type="spellEnd"/>
    <w:r w:rsidRPr="00D3705E">
      <w:rPr>
        <w:b/>
        <w:i/>
        <w:lang w:val="en-US"/>
      </w:rPr>
      <w:t>[</w:t>
    </w:r>
    <w:proofErr w:type="gramEnd"/>
    <w:r w:rsidRPr="00566B5C">
      <w:rPr>
        <w:b/>
        <w:i/>
      </w:rPr>
      <w:fldChar w:fldCharType="begin"/>
    </w:r>
    <w:r w:rsidRPr="00D3705E">
      <w:rPr>
        <w:b/>
        <w:i/>
        <w:lang w:val="en-US"/>
      </w:rPr>
      <w:instrText xml:space="preserve"> PAGE   \* MERGEFORMAT </w:instrText>
    </w:r>
    <w:r w:rsidRPr="00566B5C">
      <w:rPr>
        <w:b/>
        <w:i/>
      </w:rPr>
      <w:fldChar w:fldCharType="separate"/>
    </w:r>
    <w:r w:rsidR="007565BE">
      <w:rPr>
        <w:b/>
        <w:i/>
        <w:noProof/>
        <w:lang w:val="en-US"/>
      </w:rPr>
      <w:t>47</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A03E78" w:rsidRPr="00057D7C" w:rsidRDefault="00A03E78">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287" w:rsidRDefault="00893287" w:rsidP="00F31C00">
      <w:pPr>
        <w:spacing w:after="0" w:line="240" w:lineRule="auto"/>
      </w:pPr>
      <w:r>
        <w:separator/>
      </w:r>
    </w:p>
  </w:footnote>
  <w:footnote w:type="continuationSeparator" w:id="0">
    <w:p w:rsidR="00893287" w:rsidRDefault="00893287" w:rsidP="00F31C00">
      <w:pPr>
        <w:spacing w:after="0" w:line="240" w:lineRule="auto"/>
      </w:pPr>
      <w:r>
        <w:continuationSeparator/>
      </w:r>
    </w:p>
  </w:footnote>
  <w:footnote w:type="continuationNotice" w:id="1">
    <w:p w:rsidR="00893287" w:rsidRDefault="00893287">
      <w:pPr>
        <w:spacing w:after="0" w:line="240" w:lineRule="auto"/>
      </w:pPr>
    </w:p>
  </w:footnote>
  <w:footnote w:id="2">
    <w:p w:rsidR="00A03E78" w:rsidRPr="00B3049E" w:rsidRDefault="00A03E78" w:rsidP="0004205C">
      <w:pPr>
        <w:pStyle w:val="Textonotapie"/>
        <w:rPr>
          <w:lang w:val="es-ES"/>
        </w:rPr>
      </w:pPr>
      <w:r>
        <w:rPr>
          <w:rStyle w:val="Refdenotaalpie"/>
        </w:rPr>
        <w:footnoteRef/>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E78" w:rsidRPr="00433CC3" w:rsidRDefault="00A03E78" w:rsidP="00993B32">
    <w:pPr>
      <w:pStyle w:val="Encabezado"/>
      <w:rPr>
        <w:b/>
      </w:rPr>
    </w:pPr>
    <w:r w:rsidRPr="00595763">
      <w:rPr>
        <w:b/>
        <w:noProof/>
        <w:lang w:eastAsia="ja-JP"/>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A03E78" w:rsidRPr="00433CC3" w:rsidRDefault="00A03E78" w:rsidP="00993B32">
    <w:pPr>
      <w:pStyle w:val="Encabezado"/>
      <w:rPr>
        <w:b/>
      </w:rPr>
    </w:pPr>
    <w:r w:rsidRPr="00433CC3">
      <w:rPr>
        <w:b/>
      </w:rPr>
      <w:t>SPMP</w:t>
    </w:r>
  </w:p>
  <w:p w:rsidR="00A03E78" w:rsidRDefault="00A03E78"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3E78" w:rsidRDefault="00A03E78" w:rsidP="00082A52">
    <w:pPr>
      <w:pStyle w:val="Encabezado"/>
      <w:jc w:val="right"/>
      <w:rPr>
        <w:b/>
      </w:rPr>
    </w:pPr>
    <w:r w:rsidRPr="00595763">
      <w:rPr>
        <w:b/>
        <w:noProof/>
        <w:lang w:eastAsia="ja-JP"/>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A03E78" w:rsidRPr="00433CC3" w:rsidRDefault="00A03E78" w:rsidP="00082A52">
    <w:pPr>
      <w:pStyle w:val="Encabezado"/>
      <w:jc w:val="right"/>
      <w:rPr>
        <w:b/>
      </w:rPr>
    </w:pPr>
    <w:r w:rsidRPr="00433CC3">
      <w:rPr>
        <w:b/>
      </w:rPr>
      <w:t>FIFTH FLOOR CORP</w:t>
    </w:r>
  </w:p>
  <w:p w:rsidR="00A03E78" w:rsidRPr="00433CC3" w:rsidRDefault="00A03E78" w:rsidP="00082A52">
    <w:pPr>
      <w:pStyle w:val="Encabezado"/>
      <w:jc w:val="right"/>
      <w:rPr>
        <w:b/>
      </w:rPr>
    </w:pPr>
    <w:r w:rsidRPr="00433CC3">
      <w:rPr>
        <w:b/>
      </w:rPr>
      <w:t>SPMP</w:t>
    </w:r>
  </w:p>
  <w:p w:rsidR="00A03E78" w:rsidRDefault="00A03E78"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9">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1">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E937E3D"/>
    <w:multiLevelType w:val="hybridMultilevel"/>
    <w:tmpl w:val="54F23B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5">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7">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4">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5">
    <w:nsid w:val="76EC02E0"/>
    <w:multiLevelType w:val="multilevel"/>
    <w:tmpl w:val="F79012D0"/>
    <w:lvl w:ilvl="0">
      <w:start w:val="1"/>
      <w:numFmt w:val="none"/>
      <w:pStyle w:val="Ttulo11"/>
      <w:suff w:val="nothing"/>
      <w:lvlText w:val=""/>
      <w:lvlJc w:val="left"/>
      <w:pPr>
        <w:tabs>
          <w:tab w:val="num" w:pos="432"/>
        </w:tabs>
        <w:ind w:left="432" w:hanging="432"/>
      </w:pPr>
    </w:lvl>
    <w:lvl w:ilvl="1">
      <w:start w:val="1"/>
      <w:numFmt w:val="none"/>
      <w:pStyle w:val="Ttulo21"/>
      <w:suff w:val="nothing"/>
      <w:lvlText w:val=""/>
      <w:lvlJc w:val="left"/>
      <w:pPr>
        <w:tabs>
          <w:tab w:val="num" w:pos="576"/>
        </w:tabs>
        <w:ind w:left="576" w:hanging="576"/>
      </w:pPr>
    </w:lvl>
    <w:lvl w:ilvl="2">
      <w:start w:val="1"/>
      <w:numFmt w:val="none"/>
      <w:pStyle w:val="Ttulo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37">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25"/>
  </w:num>
  <w:num w:numId="4">
    <w:abstractNumId w:val="13"/>
  </w:num>
  <w:num w:numId="5">
    <w:abstractNumId w:val="34"/>
  </w:num>
  <w:num w:numId="6">
    <w:abstractNumId w:val="8"/>
  </w:num>
  <w:num w:numId="7">
    <w:abstractNumId w:val="4"/>
  </w:num>
  <w:num w:numId="8">
    <w:abstractNumId w:val="33"/>
  </w:num>
  <w:num w:numId="9">
    <w:abstractNumId w:val="37"/>
  </w:num>
  <w:num w:numId="10">
    <w:abstractNumId w:val="5"/>
  </w:num>
  <w:num w:numId="11">
    <w:abstractNumId w:val="19"/>
  </w:num>
  <w:num w:numId="12">
    <w:abstractNumId w:val="30"/>
  </w:num>
  <w:num w:numId="13">
    <w:abstractNumId w:val="36"/>
  </w:num>
  <w:num w:numId="14">
    <w:abstractNumId w:val="20"/>
  </w:num>
  <w:num w:numId="15">
    <w:abstractNumId w:val="29"/>
  </w:num>
  <w:num w:numId="16">
    <w:abstractNumId w:val="6"/>
  </w:num>
  <w:num w:numId="17">
    <w:abstractNumId w:val="9"/>
  </w:num>
  <w:num w:numId="18">
    <w:abstractNumId w:val="1"/>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11"/>
  </w:num>
  <w:num w:numId="23">
    <w:abstractNumId w:val="16"/>
  </w:num>
  <w:num w:numId="24">
    <w:abstractNumId w:val="22"/>
  </w:num>
  <w:num w:numId="25">
    <w:abstractNumId w:val="7"/>
  </w:num>
  <w:num w:numId="26">
    <w:abstractNumId w:val="0"/>
  </w:num>
  <w:num w:numId="27">
    <w:abstractNumId w:val="10"/>
  </w:num>
  <w:num w:numId="28">
    <w:abstractNumId w:val="26"/>
  </w:num>
  <w:num w:numId="29">
    <w:abstractNumId w:val="31"/>
  </w:num>
  <w:num w:numId="30">
    <w:abstractNumId w:val="10"/>
  </w:num>
  <w:num w:numId="31">
    <w:abstractNumId w:val="0"/>
  </w:num>
  <w:num w:numId="32">
    <w:abstractNumId w:val="7"/>
  </w:num>
  <w:num w:numId="33">
    <w:abstractNumId w:val="23"/>
  </w:num>
  <w:num w:numId="34">
    <w:abstractNumId w:val="26"/>
  </w:num>
  <w:num w:numId="35">
    <w:abstractNumId w:val="22"/>
  </w:num>
  <w:num w:numId="36">
    <w:abstractNumId w:val="16"/>
  </w:num>
  <w:num w:numId="37">
    <w:abstractNumId w:val="15"/>
  </w:num>
  <w:num w:numId="38">
    <w:abstractNumId w:val="11"/>
  </w:num>
  <w:num w:numId="39">
    <w:abstractNumId w:val="32"/>
  </w:num>
  <w:num w:numId="40">
    <w:abstractNumId w:val="3"/>
  </w:num>
  <w:num w:numId="41">
    <w:abstractNumId w:val="35"/>
  </w:num>
  <w:num w:numId="42">
    <w:abstractNumId w:val="17"/>
  </w:num>
  <w:num w:numId="43">
    <w:abstractNumId w:val="2"/>
  </w:num>
  <w:num w:numId="44">
    <w:abstractNumId w:val="28"/>
  </w:num>
  <w:num w:numId="45">
    <w:abstractNumId w:val="12"/>
  </w:num>
  <w:num w:numId="46">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57D7C"/>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397B"/>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42CA"/>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94775"/>
    <w:rsid w:val="003A103E"/>
    <w:rsid w:val="003A211B"/>
    <w:rsid w:val="003A3625"/>
    <w:rsid w:val="003A3884"/>
    <w:rsid w:val="003A6582"/>
    <w:rsid w:val="003A6D2F"/>
    <w:rsid w:val="003B05C8"/>
    <w:rsid w:val="003B0CF8"/>
    <w:rsid w:val="003B2ED1"/>
    <w:rsid w:val="003B7A3E"/>
    <w:rsid w:val="003C1C46"/>
    <w:rsid w:val="003C3F8F"/>
    <w:rsid w:val="003C6BF8"/>
    <w:rsid w:val="003D3F74"/>
    <w:rsid w:val="003D6130"/>
    <w:rsid w:val="003F25AE"/>
    <w:rsid w:val="003F2F36"/>
    <w:rsid w:val="003F7A11"/>
    <w:rsid w:val="00401103"/>
    <w:rsid w:val="00403840"/>
    <w:rsid w:val="0040717F"/>
    <w:rsid w:val="00411EE5"/>
    <w:rsid w:val="00415C9E"/>
    <w:rsid w:val="0041620E"/>
    <w:rsid w:val="004175B1"/>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6D68"/>
    <w:rsid w:val="00502E46"/>
    <w:rsid w:val="00505E53"/>
    <w:rsid w:val="00507078"/>
    <w:rsid w:val="00510198"/>
    <w:rsid w:val="0053157C"/>
    <w:rsid w:val="00532ECB"/>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4DFB"/>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753"/>
    <w:rsid w:val="00665C7B"/>
    <w:rsid w:val="00672B8F"/>
    <w:rsid w:val="00681D3D"/>
    <w:rsid w:val="00685013"/>
    <w:rsid w:val="006877A3"/>
    <w:rsid w:val="00691968"/>
    <w:rsid w:val="00692F6D"/>
    <w:rsid w:val="0069422B"/>
    <w:rsid w:val="006A10A3"/>
    <w:rsid w:val="006A5521"/>
    <w:rsid w:val="006A6E3B"/>
    <w:rsid w:val="006B1F4F"/>
    <w:rsid w:val="006B5826"/>
    <w:rsid w:val="006B7638"/>
    <w:rsid w:val="006C12CB"/>
    <w:rsid w:val="006C1775"/>
    <w:rsid w:val="006C587B"/>
    <w:rsid w:val="006C7302"/>
    <w:rsid w:val="006D3836"/>
    <w:rsid w:val="006D4EB5"/>
    <w:rsid w:val="006D4F3F"/>
    <w:rsid w:val="006D6F62"/>
    <w:rsid w:val="006E1091"/>
    <w:rsid w:val="006E13F3"/>
    <w:rsid w:val="006E1A25"/>
    <w:rsid w:val="006E2445"/>
    <w:rsid w:val="006E37F2"/>
    <w:rsid w:val="006E53F0"/>
    <w:rsid w:val="006F56D3"/>
    <w:rsid w:val="0070331B"/>
    <w:rsid w:val="00710A74"/>
    <w:rsid w:val="00710C9F"/>
    <w:rsid w:val="007171BE"/>
    <w:rsid w:val="00721E4D"/>
    <w:rsid w:val="00727649"/>
    <w:rsid w:val="007279EC"/>
    <w:rsid w:val="00730A2F"/>
    <w:rsid w:val="007354D3"/>
    <w:rsid w:val="00736191"/>
    <w:rsid w:val="00736617"/>
    <w:rsid w:val="00740C4F"/>
    <w:rsid w:val="00747E02"/>
    <w:rsid w:val="007565BE"/>
    <w:rsid w:val="00757938"/>
    <w:rsid w:val="00761AFF"/>
    <w:rsid w:val="0076231A"/>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3287"/>
    <w:rsid w:val="00895FEE"/>
    <w:rsid w:val="00897FF1"/>
    <w:rsid w:val="008A05FF"/>
    <w:rsid w:val="008A2CA5"/>
    <w:rsid w:val="008A4941"/>
    <w:rsid w:val="008A7B0C"/>
    <w:rsid w:val="008B02E3"/>
    <w:rsid w:val="008B302E"/>
    <w:rsid w:val="008B32C2"/>
    <w:rsid w:val="008B4FE5"/>
    <w:rsid w:val="008C1E77"/>
    <w:rsid w:val="008C73A9"/>
    <w:rsid w:val="008D2B86"/>
    <w:rsid w:val="008D6C04"/>
    <w:rsid w:val="008D769B"/>
    <w:rsid w:val="008E64B6"/>
    <w:rsid w:val="008E6903"/>
    <w:rsid w:val="008E78A1"/>
    <w:rsid w:val="00900148"/>
    <w:rsid w:val="00902467"/>
    <w:rsid w:val="009031DD"/>
    <w:rsid w:val="0090338D"/>
    <w:rsid w:val="00905222"/>
    <w:rsid w:val="00914676"/>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50AB"/>
    <w:rsid w:val="00997136"/>
    <w:rsid w:val="009A7CBB"/>
    <w:rsid w:val="009B2B2D"/>
    <w:rsid w:val="009B661D"/>
    <w:rsid w:val="009B6BB0"/>
    <w:rsid w:val="009C068D"/>
    <w:rsid w:val="009C2D89"/>
    <w:rsid w:val="009C5B66"/>
    <w:rsid w:val="009D60A4"/>
    <w:rsid w:val="009D624F"/>
    <w:rsid w:val="009D7F6B"/>
    <w:rsid w:val="009F1CB1"/>
    <w:rsid w:val="00A03E78"/>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A286C"/>
    <w:rsid w:val="00CB04E1"/>
    <w:rsid w:val="00CB0FAE"/>
    <w:rsid w:val="00CB1A03"/>
    <w:rsid w:val="00CB37B2"/>
    <w:rsid w:val="00CB7115"/>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5709E"/>
    <w:rsid w:val="00D64223"/>
    <w:rsid w:val="00D67C44"/>
    <w:rsid w:val="00D7254C"/>
    <w:rsid w:val="00D735CD"/>
    <w:rsid w:val="00D812AA"/>
    <w:rsid w:val="00D830F2"/>
    <w:rsid w:val="00D84300"/>
    <w:rsid w:val="00D8668B"/>
    <w:rsid w:val="00D95802"/>
    <w:rsid w:val="00D9745F"/>
    <w:rsid w:val="00D97718"/>
    <w:rsid w:val="00DA395F"/>
    <w:rsid w:val="00DA5BD6"/>
    <w:rsid w:val="00DB1F25"/>
    <w:rsid w:val="00DB2373"/>
    <w:rsid w:val="00DB25D2"/>
    <w:rsid w:val="00DB7F96"/>
    <w:rsid w:val="00DC7D13"/>
    <w:rsid w:val="00DD04A7"/>
    <w:rsid w:val="00DD28E3"/>
    <w:rsid w:val="00DD5E78"/>
    <w:rsid w:val="00DE0EF2"/>
    <w:rsid w:val="00DE4DB7"/>
    <w:rsid w:val="00E01534"/>
    <w:rsid w:val="00E03738"/>
    <w:rsid w:val="00E0373D"/>
    <w:rsid w:val="00E14404"/>
    <w:rsid w:val="00E21D26"/>
    <w:rsid w:val="00E26E29"/>
    <w:rsid w:val="00E336F1"/>
    <w:rsid w:val="00E344C2"/>
    <w:rsid w:val="00E3544A"/>
    <w:rsid w:val="00E4136C"/>
    <w:rsid w:val="00E475E6"/>
    <w:rsid w:val="00E50B24"/>
    <w:rsid w:val="00E56923"/>
    <w:rsid w:val="00E56D0C"/>
    <w:rsid w:val="00E5791F"/>
    <w:rsid w:val="00E60809"/>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Ttulo41">
    <w:name w:val="Título 41"/>
    <w:basedOn w:val="Standard"/>
    <w:next w:val="Textbody"/>
    <w:rsid w:val="009D7F6B"/>
    <w:pPr>
      <w:keepNext/>
      <w:keepLines/>
      <w:spacing w:before="200" w:after="0"/>
      <w:outlineLvl w:val="3"/>
    </w:pPr>
    <w:rPr>
      <w:rFonts w:ascii="Cambria" w:hAnsi="Cambria"/>
      <w:b/>
      <w:bCs/>
      <w:i/>
      <w:iCs/>
      <w:color w:val="4F81BD"/>
    </w:rPr>
  </w:style>
  <w:style w:type="paragraph" w:customStyle="1" w:styleId="Ttulo51">
    <w:name w:val="Título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Ttulo11">
    <w:name w:val="Título 11"/>
    <w:basedOn w:val="Normal"/>
    <w:next w:val="Textbody"/>
    <w:rsid w:val="001842CA"/>
    <w:pPr>
      <w:keepNext/>
      <w:keepLines/>
      <w:numPr>
        <w:numId w:val="41"/>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Ttulo21">
    <w:name w:val="Título 21"/>
    <w:basedOn w:val="Normal"/>
    <w:next w:val="Textbody"/>
    <w:rsid w:val="001842CA"/>
    <w:pPr>
      <w:keepNext/>
      <w:keepLines/>
      <w:numPr>
        <w:ilvl w:val="1"/>
        <w:numId w:val="41"/>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Ttulo31">
    <w:name w:val="Título 31"/>
    <w:basedOn w:val="Normal"/>
    <w:next w:val="Textbody"/>
    <w:rsid w:val="001842CA"/>
    <w:pPr>
      <w:keepNext/>
      <w:keepLines/>
      <w:numPr>
        <w:ilvl w:val="2"/>
        <w:numId w:val="41"/>
      </w:numPr>
      <w:suppressAutoHyphens/>
      <w:spacing w:before="200" w:after="0"/>
      <w:outlineLvl w:val="2"/>
    </w:pPr>
    <w:rPr>
      <w:rFonts w:ascii="Cambria" w:eastAsia="Droid Sans" w:hAnsi="Cambria"/>
      <w:b/>
      <w:bCs/>
      <w:color w:val="4F81BD"/>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0F0F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numbering" w:customStyle="1" w:styleId="Standard">
    <w:name w:val="WWNum22"/>
    <w:pPr>
      <w:numPr>
        <w:numId w:val="26"/>
      </w:numPr>
    </w:pPr>
  </w:style>
  <w:style w:type="numbering" w:customStyle="1" w:styleId="Textbody">
    <w:name w:val="WWNum21"/>
  </w:style>
  <w:style w:type="numbering" w:customStyle="1" w:styleId="Ttulo41">
    <w:name w:val="WWNum23"/>
    <w:pPr>
      <w:numPr>
        <w:numId w:val="27"/>
      </w:numPr>
    </w:pPr>
  </w:style>
  <w:style w:type="numbering" w:customStyle="1" w:styleId="Ttulo51">
    <w:name w:val="WWNum17"/>
  </w:style>
  <w:style w:type="numbering" w:customStyle="1" w:styleId="WWNum16">
    <w:name w:val="WWNum16"/>
    <w:pPr>
      <w:numPr>
        <w:numId w:val="21"/>
      </w:numPr>
    </w:pPr>
  </w:style>
  <w:style w:type="numbering" w:customStyle="1" w:styleId="WWNum17">
    <w:name w:val="WWNum18"/>
    <w:pPr>
      <w:numPr>
        <w:numId w:val="22"/>
      </w:numPr>
    </w:pPr>
  </w:style>
  <w:style w:type="numbering" w:customStyle="1" w:styleId="WWNum18">
    <w:name w:val="WWNum19"/>
    <w:pPr>
      <w:numPr>
        <w:numId w:val="23"/>
      </w:numPr>
    </w:pPr>
  </w:style>
  <w:style w:type="numbering" w:customStyle="1" w:styleId="WWNum19">
    <w:name w:val="WWNum29"/>
    <w:pPr>
      <w:numPr>
        <w:numId w:val="28"/>
      </w:numPr>
    </w:pPr>
  </w:style>
  <w:style w:type="numbering" w:customStyle="1" w:styleId="WWNum21">
    <w:name w:val="WWNum3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racle.com/technetwork/developer-tools/datamodeler/downloads/datamodeler-087275.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Representacion%20de%20Instrucciones%20y%20Reglas.xlsx" TargetMode="External"/><Relationship Id="rId21" Type="http://schemas.openxmlformats.org/officeDocument/2006/relationships/webSettings" Target="webSettings.xml"/><Relationship Id="rId34" Type="http://schemas.openxmlformats.org/officeDocument/2006/relationships/hyperlink" Target="http://git-scm.com/about/distributed" TargetMode="External"/><Relationship Id="rId42" Type="http://schemas.openxmlformats.org/officeDocument/2006/relationships/diagramData" Target="diagrams/data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Colors" Target="diagrams/colors4.xml"/><Relationship Id="rId63" Type="http://schemas.openxmlformats.org/officeDocument/2006/relationships/diagramColors" Target="diagrams/colors5.xml"/><Relationship Id="rId68" Type="http://schemas.openxmlformats.org/officeDocument/2006/relationships/diagramColors" Target="diagrams/colors6.xml"/><Relationship Id="rId76" Type="http://schemas.openxmlformats.org/officeDocument/2006/relationships/diagramData" Target="diagrams/data8.xml"/><Relationship Id="rId84" Type="http://schemas.openxmlformats.org/officeDocument/2006/relationships/diagramColors" Target="diagrams/colors9.xml"/><Relationship Id="rId89" Type="http://schemas.openxmlformats.org/officeDocument/2006/relationships/diagramQuickStyle" Target="diagrams/quickStyle10.xml"/><Relationship Id="rId97"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diagramLayout" Target="diagrams/layout7.xml"/><Relationship Id="rId92"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Colors" Target="diagrams/colors2.xml"/><Relationship Id="rId53" Type="http://schemas.openxmlformats.org/officeDocument/2006/relationships/diagramLayout" Target="diagrams/layout4.xml"/><Relationship Id="rId58" Type="http://schemas.openxmlformats.org/officeDocument/2006/relationships/hyperlink" Target="Plantilla%20de%20Entrenamiento.xlsx" TargetMode="External"/><Relationship Id="rId66" Type="http://schemas.openxmlformats.org/officeDocument/2006/relationships/diagramLayout" Target="diagrams/layout6.xml"/><Relationship Id="rId74" Type="http://schemas.microsoft.com/office/2007/relationships/diagramDrawing" Target="diagrams/drawing7.xml"/><Relationship Id="rId79" Type="http://schemas.openxmlformats.org/officeDocument/2006/relationships/diagramColors" Target="diagrams/colors8.xml"/><Relationship Id="rId87" Type="http://schemas.openxmlformats.org/officeDocument/2006/relationships/diagramData" Target="diagrams/data10.xml"/><Relationship Id="rId5" Type="http://schemas.openxmlformats.org/officeDocument/2006/relationships/customXml" Target="../customXml/item5.xml"/><Relationship Id="rId61" Type="http://schemas.openxmlformats.org/officeDocument/2006/relationships/diagramLayout" Target="diagrams/layout5.xml"/><Relationship Id="rId82" Type="http://schemas.openxmlformats.org/officeDocument/2006/relationships/diagramLayout" Target="diagrams/layout9.xml"/><Relationship Id="rId90" Type="http://schemas.openxmlformats.org/officeDocument/2006/relationships/diagramColors" Target="diagrams/colors10.xml"/><Relationship Id="rId95" Type="http://schemas.openxmlformats.org/officeDocument/2006/relationships/header" Target="header2.xml"/><Relationship Id="rId19" Type="http://schemas.microsoft.com/office/2007/relationships/stylesWithEffects" Target="stylesWithEffects.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Context%20Diagram.pdf" TargetMode="External"/><Relationship Id="rId43" Type="http://schemas.openxmlformats.org/officeDocument/2006/relationships/diagramLayout" Target="diagrams/layout2.xml"/><Relationship Id="rId48" Type="http://schemas.openxmlformats.org/officeDocument/2006/relationships/diagramLayout" Target="diagrams/layout3.xml"/><Relationship Id="rId56" Type="http://schemas.microsoft.com/office/2007/relationships/diagramDrawing" Target="diagrams/drawing4.xml"/><Relationship Id="rId64" Type="http://schemas.microsoft.com/office/2007/relationships/diagramDrawing" Target="diagrams/drawing5.xml"/><Relationship Id="rId69" Type="http://schemas.microsoft.com/office/2007/relationships/diagramDrawing" Target="diagrams/drawing6.xml"/><Relationship Id="rId77" Type="http://schemas.openxmlformats.org/officeDocument/2006/relationships/diagramLayout" Target="diagrams/layout8.xml"/><Relationship Id="rId8" Type="http://schemas.openxmlformats.org/officeDocument/2006/relationships/customXml" Target="../customXml/item8.xml"/><Relationship Id="rId51" Type="http://schemas.microsoft.com/office/2007/relationships/diagramDrawing" Target="diagrams/drawing3.xml"/><Relationship Id="rId72" Type="http://schemas.openxmlformats.org/officeDocument/2006/relationships/diagramQuickStyle" Target="diagrams/quickStyle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image" Target="media/image16.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microsoft.com/office/2007/relationships/diagramDrawing" Target="diagrams/drawing2.xml"/><Relationship Id="rId59" Type="http://schemas.openxmlformats.org/officeDocument/2006/relationships/hyperlink" Target="Plantilla%20de%20Entrenamiento.xlsx" TargetMode="External"/><Relationship Id="rId67" Type="http://schemas.openxmlformats.org/officeDocument/2006/relationships/diagramQuickStyle" Target="diagrams/quickStyle6.xml"/><Relationship Id="rId20" Type="http://schemas.openxmlformats.org/officeDocument/2006/relationships/settings" Target="settings.xml"/><Relationship Id="rId41" Type="http://schemas.openxmlformats.org/officeDocument/2006/relationships/hyperlink" Target="roles.png" TargetMode="External"/><Relationship Id="rId54" Type="http://schemas.openxmlformats.org/officeDocument/2006/relationships/diagramQuickStyle" Target="diagrams/quickStyle4.xml"/><Relationship Id="rId62" Type="http://schemas.openxmlformats.org/officeDocument/2006/relationships/diagramQuickStyle" Target="diagrams/quickStyle5.xml"/><Relationship Id="rId70" Type="http://schemas.openxmlformats.org/officeDocument/2006/relationships/diagramData" Target="diagrams/data7.xml"/><Relationship Id="rId75" Type="http://schemas.openxmlformats.org/officeDocument/2006/relationships/hyperlink" Target="WBS%20Primera%20Entrega/Actividad%201%20-%20Definici&#243;n%20del%20proyecto.pdf" TargetMode="External"/><Relationship Id="rId83" Type="http://schemas.openxmlformats.org/officeDocument/2006/relationships/diagramQuickStyle" Target="diagrams/quickStyle9.xml"/><Relationship Id="rId88" Type="http://schemas.openxmlformats.org/officeDocument/2006/relationships/diagramLayout" Target="diagrams/layout10.xml"/><Relationship Id="rId91" Type="http://schemas.microsoft.com/office/2007/relationships/diagramDrawing" Target="diagrams/drawing10.xm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diagramData" Target="diagrams/data1.xml"/><Relationship Id="rId49" Type="http://schemas.openxmlformats.org/officeDocument/2006/relationships/diagramQuickStyle" Target="diagrams/quickStyle3.xml"/><Relationship Id="rId57" Type="http://schemas.openxmlformats.org/officeDocument/2006/relationships/hyperlink" Target="Encuesta%20Inicial%20Entrenamiento.xlsx" TargetMode="Externa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QuickStyle" Target="diagrams/quickStyle2.xml"/><Relationship Id="rId52" Type="http://schemas.openxmlformats.org/officeDocument/2006/relationships/diagramData" Target="diagrams/data4.xml"/><Relationship Id="rId60" Type="http://schemas.openxmlformats.org/officeDocument/2006/relationships/diagramData" Target="diagrams/data5.xml"/><Relationship Id="rId65" Type="http://schemas.openxmlformats.org/officeDocument/2006/relationships/diagramData" Target="diagrams/data6.xml"/><Relationship Id="rId73" Type="http://schemas.openxmlformats.org/officeDocument/2006/relationships/diagramColors" Target="diagrams/colors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hyperlink" Target="SPMP%20-%20FifthFloor%20-%20Plan%20de%20Control.docx" TargetMode="External"/><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_rels/data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ata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9.png"/></Relationships>
</file>

<file path=word/diagrams/_rels/data7.xml.rels><?xml version="1.0" encoding="UTF-8" standalone="yes"?>
<Relationships xmlns="http://schemas.openxmlformats.org/package/2006/relationships"><Relationship Id="rId1" Type="http://schemas.openxmlformats.org/officeDocument/2006/relationships/image" Target="../media/image4.png"/></Relationships>
</file>

<file path=word/diagrams/_rels/data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2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2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AF97E58E-7A7D-4A88-ACA0-6FE6118A1D4A}" type="presOf" srcId="{5D8AF85A-519C-4035-9396-72EB80AFC4D0}" destId="{623AF920-100A-4B64-91D2-F35E1EAF5D6C}" srcOrd="1"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9CF744D6-53B3-4645-B5B5-37FD1AC7B578}" type="presOf" srcId="{AA3AE431-6E38-4467-A862-744AB834DF49}" destId="{6EC804A8-D5E6-4750-B72A-B626C03701E2}"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E2F91707-9CA5-4206-9E19-ADD9AEB45329}" type="presOf" srcId="{EC5CD053-991A-49C2-8E91-883958B281FE}" destId="{D7990666-7F4D-4D83-A834-647CFF0C41FD}" srcOrd="0" destOrd="0" presId="urn:microsoft.com/office/officeart/2005/8/layout/radial5"/>
    <dgm:cxn modelId="{D26E969D-A6AA-4A0E-BBCB-E3A4CDFA9D68}" type="presOf" srcId="{8AF19001-A37C-4074-9F2C-F49F8D2AC75D}" destId="{1924F538-E8FC-48EA-87A3-DBC0357ECC1B}" srcOrd="0" destOrd="0" presId="urn:microsoft.com/office/officeart/2005/8/layout/radial5"/>
    <dgm:cxn modelId="{2079193E-6ADE-4CDD-80D3-8C2EF8EEDE85}" type="presOf" srcId="{6BBE6CE1-81DC-4CC1-A9D8-670CEC9AEE9C}" destId="{7D6524C6-6790-41F6-A510-384C4EBB0B42}"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C6A4D0C2-757A-4447-B833-23927E3EE07F}" type="presOf" srcId="{1F58F8FD-546E-46CD-83C9-466EB5E78A1C}" destId="{EF855903-1CAE-4C32-8B66-0C3F23A76E85}" srcOrd="0" destOrd="0" presId="urn:microsoft.com/office/officeart/2005/8/layout/radial5"/>
    <dgm:cxn modelId="{FE322E43-4B71-4B14-B457-793412096ED5}" type="presOf" srcId="{4A398404-64D6-40A1-A816-35C4804ADDC3}" destId="{C5703348-FD55-4B75-8FC6-76375B11653F}" srcOrd="1" destOrd="0" presId="urn:microsoft.com/office/officeart/2005/8/layout/radial5"/>
    <dgm:cxn modelId="{D70D87B1-50EA-47E7-8697-C3EF8D989849}" type="presOf" srcId="{F7420165-9021-44F1-BBD5-4EE74743EFCE}" destId="{814076A2-1CB4-4791-849B-6B39765CA4A0}" srcOrd="0" destOrd="0" presId="urn:microsoft.com/office/officeart/2005/8/layout/radial5"/>
    <dgm:cxn modelId="{9971A3D2-4B98-4C3E-958B-EC02F4B74D98}" type="presOf" srcId="{A928D84F-F510-4455-B6F6-8A516041EA5D}" destId="{9CF613C2-FC76-400D-B3BD-18F9FBD3F76A}" srcOrd="0" destOrd="0" presId="urn:microsoft.com/office/officeart/2005/8/layout/radial5"/>
    <dgm:cxn modelId="{8D843954-C6D2-4A0F-8A80-4B8614548BE4}" type="presOf" srcId="{C7F1ABC5-FBC1-49ED-BF1D-1F47C7F45F12}" destId="{A20C39A1-4C97-46E0-A175-37DACB63AC33}" srcOrd="0" destOrd="0" presId="urn:microsoft.com/office/officeart/2005/8/layout/radial5"/>
    <dgm:cxn modelId="{60834036-1562-4B68-9F51-5353F003A45A}" type="presOf" srcId="{5D8AF85A-519C-4035-9396-72EB80AFC4D0}" destId="{1642D5CD-887E-481D-8729-3966AECDA291}" srcOrd="0" destOrd="0" presId="urn:microsoft.com/office/officeart/2005/8/layout/radial5"/>
    <dgm:cxn modelId="{27F7A7D9-EBBE-4313-A5C1-C76122106FAF}" type="presOf" srcId="{7BE8DEF7-012B-4CC8-80F7-BD83343BF6A5}" destId="{3ED9EAA3-91A2-4444-A8EB-FA2B9EE719E8}" srcOrd="1" destOrd="0" presId="urn:microsoft.com/office/officeart/2005/8/layout/radial5"/>
    <dgm:cxn modelId="{37ABC7C9-B61C-4DC9-A436-69D8E4DA3E80}" type="presOf" srcId="{18B7C8EB-C745-4C20-8A9D-4D4D497341C3}" destId="{1DA63683-A578-4DCC-9D4B-185977D621DD}"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69E5CFC0-9F69-49DC-8FD7-889C669EB319}" type="presOf" srcId="{7B883B14-106E-4048-84D9-75B5EF6542AB}" destId="{6A7DA7E8-A7F2-4164-98C9-450F29A3AF5A}"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6A8A2FC7-93EF-4770-B29D-8BA6138CDDC5}" type="presOf" srcId="{86CA724C-E1FC-49D4-A97B-BE3180A2391E}" destId="{147A53D6-7CD7-447B-AC19-AB98CDDDA1BF}" srcOrd="0" destOrd="0" presId="urn:microsoft.com/office/officeart/2005/8/layout/radial5"/>
    <dgm:cxn modelId="{60498D81-E928-4D7B-8CC4-B821F15A8BDA}" type="presOf" srcId="{18B7C8EB-C745-4C20-8A9D-4D4D497341C3}" destId="{CCE865E6-A543-4DEC-83CF-FDB8D33369C6}" srcOrd="1" destOrd="0" presId="urn:microsoft.com/office/officeart/2005/8/layout/radial5"/>
    <dgm:cxn modelId="{03F5CD37-0E74-4E69-B2C4-438CC8A35BC4}" type="presOf" srcId="{B7D2AFC1-0576-4693-ADD4-65B9C42A053C}" destId="{2397EC32-F7FF-406B-9F00-ECA0B7ED3EA5}" srcOrd="1" destOrd="0" presId="urn:microsoft.com/office/officeart/2005/8/layout/radial5"/>
    <dgm:cxn modelId="{9B32DAD5-B7A2-4FF8-A2C8-EB724B9711E5}" type="presOf" srcId="{974439A4-00BA-48AB-8561-489F4E404187}" destId="{4E1AEDC5-78DE-4C9E-A2FD-6D2EEA11C00E}" srcOrd="0" destOrd="0" presId="urn:microsoft.com/office/officeart/2005/8/layout/radial5"/>
    <dgm:cxn modelId="{C1A57F10-8B05-46B4-B93C-990FB15E0718}" type="presOf" srcId="{AA3AE431-6E38-4467-A862-744AB834DF49}" destId="{1ACB7136-B320-42E0-9B56-9833EDA70F45}" srcOrd="1" destOrd="0" presId="urn:microsoft.com/office/officeart/2005/8/layout/radial5"/>
    <dgm:cxn modelId="{E3FED14B-32E5-41AF-872E-D9EF0CBA3B35}" type="presOf" srcId="{B7D2AFC1-0576-4693-ADD4-65B9C42A053C}" destId="{A2645C85-6571-467A-B85C-A2D25318828E}"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9CCC183-0778-4993-999F-2EB8273347F6}" type="presOf" srcId="{7BE8DEF7-012B-4CC8-80F7-BD83343BF6A5}" destId="{BCDCA649-6DFE-41E8-8B0E-932ED78283A8}" srcOrd="0" destOrd="0" presId="urn:microsoft.com/office/officeart/2005/8/layout/radial5"/>
    <dgm:cxn modelId="{4D03C8C0-337C-41D4-AAEE-D0E721EFF8DD}" type="presOf" srcId="{EC5CD053-991A-49C2-8E91-883958B281FE}" destId="{B669C026-517D-45DD-8232-CE060975CC33}" srcOrd="1" destOrd="0" presId="urn:microsoft.com/office/officeart/2005/8/layout/radial5"/>
    <dgm:cxn modelId="{1A22899D-38DB-4B9B-9085-FC09F814373D}" type="presOf" srcId="{974439A4-00BA-48AB-8561-489F4E404187}" destId="{2EBECA69-F28C-4EC1-AC8A-3BE82C984033}" srcOrd="1" destOrd="0" presId="urn:microsoft.com/office/officeart/2005/8/layout/radial5"/>
    <dgm:cxn modelId="{245A5866-9EBB-4DF2-9620-69752A317CCE}" type="presOf" srcId="{BA9F920C-3E2B-4642-A0A9-FBE58E89CDE1}" destId="{BD1E6539-46C9-4705-BF25-DD85A948CE3D}"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5CB4097D-CC46-47DB-B963-B9B56ED280EC}" type="presOf" srcId="{FB0E39E0-7DCB-49B3-AB25-32C690432D86}" destId="{76C477AE-2907-4A82-893D-75CA5A94CA64}" srcOrd="0" destOrd="0" presId="urn:microsoft.com/office/officeart/2005/8/layout/radial5"/>
    <dgm:cxn modelId="{86AFDD5B-0444-4F96-91E8-672E07F5D8DC}" type="presOf" srcId="{4A398404-64D6-40A1-A816-35C4804ADDC3}" destId="{0DCBC6F7-D5BE-43B3-B04F-3469C2D6FC90}" srcOrd="0" destOrd="0" presId="urn:microsoft.com/office/officeart/2005/8/layout/radial5"/>
    <dgm:cxn modelId="{F33EFEC7-7873-4E31-B0E0-39EB7D5EEA20}" type="presParOf" srcId="{6A7DA7E8-A7F2-4164-98C9-450F29A3AF5A}" destId="{814076A2-1CB4-4791-849B-6B39765CA4A0}" srcOrd="0" destOrd="0" presId="urn:microsoft.com/office/officeart/2005/8/layout/radial5"/>
    <dgm:cxn modelId="{2E272079-894D-4F0C-B4C6-B2B72EB0865D}" type="presParOf" srcId="{6A7DA7E8-A7F2-4164-98C9-450F29A3AF5A}" destId="{6EC804A8-D5E6-4750-B72A-B626C03701E2}" srcOrd="1" destOrd="0" presId="urn:microsoft.com/office/officeart/2005/8/layout/radial5"/>
    <dgm:cxn modelId="{DD65C7C9-DABD-4BC6-A886-BDC5A0E8714C}" type="presParOf" srcId="{6EC804A8-D5E6-4750-B72A-B626C03701E2}" destId="{1ACB7136-B320-42E0-9B56-9833EDA70F45}" srcOrd="0" destOrd="0" presId="urn:microsoft.com/office/officeart/2005/8/layout/radial5"/>
    <dgm:cxn modelId="{8EAA2298-DDCF-4B8D-90CD-BD5C36752071}" type="presParOf" srcId="{6A7DA7E8-A7F2-4164-98C9-450F29A3AF5A}" destId="{147A53D6-7CD7-447B-AC19-AB98CDDDA1BF}" srcOrd="2" destOrd="0" presId="urn:microsoft.com/office/officeart/2005/8/layout/radial5"/>
    <dgm:cxn modelId="{739B5628-51A5-4ACE-BC4C-02D2A38D80B4}" type="presParOf" srcId="{6A7DA7E8-A7F2-4164-98C9-450F29A3AF5A}" destId="{D7990666-7F4D-4D83-A834-647CFF0C41FD}" srcOrd="3" destOrd="0" presId="urn:microsoft.com/office/officeart/2005/8/layout/radial5"/>
    <dgm:cxn modelId="{FC129A06-BAA5-48FC-8F26-08119B89B707}" type="presParOf" srcId="{D7990666-7F4D-4D83-A834-647CFF0C41FD}" destId="{B669C026-517D-45DD-8232-CE060975CC33}" srcOrd="0" destOrd="0" presId="urn:microsoft.com/office/officeart/2005/8/layout/radial5"/>
    <dgm:cxn modelId="{D6ECCA9A-2F70-47FE-B83F-4BD0111C9183}" type="presParOf" srcId="{6A7DA7E8-A7F2-4164-98C9-450F29A3AF5A}" destId="{1924F538-E8FC-48EA-87A3-DBC0357ECC1B}" srcOrd="4" destOrd="0" presId="urn:microsoft.com/office/officeart/2005/8/layout/radial5"/>
    <dgm:cxn modelId="{A8B756C5-5510-498D-BE1E-E942936CA59A}" type="presParOf" srcId="{6A7DA7E8-A7F2-4164-98C9-450F29A3AF5A}" destId="{A2645C85-6571-467A-B85C-A2D25318828E}" srcOrd="5" destOrd="0" presId="urn:microsoft.com/office/officeart/2005/8/layout/radial5"/>
    <dgm:cxn modelId="{25D1D488-9C44-4166-B353-980479A0DF36}" type="presParOf" srcId="{A2645C85-6571-467A-B85C-A2D25318828E}" destId="{2397EC32-F7FF-406B-9F00-ECA0B7ED3EA5}" srcOrd="0" destOrd="0" presId="urn:microsoft.com/office/officeart/2005/8/layout/radial5"/>
    <dgm:cxn modelId="{DB076E3A-D47A-4467-982E-2F25D5297E5C}" type="presParOf" srcId="{6A7DA7E8-A7F2-4164-98C9-450F29A3AF5A}" destId="{EF855903-1CAE-4C32-8B66-0C3F23A76E85}" srcOrd="6" destOrd="0" presId="urn:microsoft.com/office/officeart/2005/8/layout/radial5"/>
    <dgm:cxn modelId="{AE57AA40-4212-40BF-B5CD-6E9597040F5E}" type="presParOf" srcId="{6A7DA7E8-A7F2-4164-98C9-450F29A3AF5A}" destId="{BCDCA649-6DFE-41E8-8B0E-932ED78283A8}" srcOrd="7" destOrd="0" presId="urn:microsoft.com/office/officeart/2005/8/layout/radial5"/>
    <dgm:cxn modelId="{EF372FE0-7EA2-4142-9F01-1D88D0D4895A}" type="presParOf" srcId="{BCDCA649-6DFE-41E8-8B0E-932ED78283A8}" destId="{3ED9EAA3-91A2-4444-A8EB-FA2B9EE719E8}" srcOrd="0" destOrd="0" presId="urn:microsoft.com/office/officeart/2005/8/layout/radial5"/>
    <dgm:cxn modelId="{0BA37FCE-8A0B-47EB-AAA1-C7D79F91759C}" type="presParOf" srcId="{6A7DA7E8-A7F2-4164-98C9-450F29A3AF5A}" destId="{9CF613C2-FC76-400D-B3BD-18F9FBD3F76A}" srcOrd="8" destOrd="0" presId="urn:microsoft.com/office/officeart/2005/8/layout/radial5"/>
    <dgm:cxn modelId="{E386E52A-46E3-4BDA-8B0C-F79520EBBE6F}" type="presParOf" srcId="{6A7DA7E8-A7F2-4164-98C9-450F29A3AF5A}" destId="{1DA63683-A578-4DCC-9D4B-185977D621DD}" srcOrd="9" destOrd="0" presId="urn:microsoft.com/office/officeart/2005/8/layout/radial5"/>
    <dgm:cxn modelId="{67BAAE27-0434-4CD0-97E0-A1B664DDC81B}" type="presParOf" srcId="{1DA63683-A578-4DCC-9D4B-185977D621DD}" destId="{CCE865E6-A543-4DEC-83CF-FDB8D33369C6}" srcOrd="0" destOrd="0" presId="urn:microsoft.com/office/officeart/2005/8/layout/radial5"/>
    <dgm:cxn modelId="{59F44E90-5492-4317-8E49-A0A80DC2984A}" type="presParOf" srcId="{6A7DA7E8-A7F2-4164-98C9-450F29A3AF5A}" destId="{A20C39A1-4C97-46E0-A175-37DACB63AC33}" srcOrd="10" destOrd="0" presId="urn:microsoft.com/office/officeart/2005/8/layout/radial5"/>
    <dgm:cxn modelId="{D13234CA-992C-4FFE-ADA2-4EB4801FD5B4}" type="presParOf" srcId="{6A7DA7E8-A7F2-4164-98C9-450F29A3AF5A}" destId="{1642D5CD-887E-481D-8729-3966AECDA291}" srcOrd="11" destOrd="0" presId="urn:microsoft.com/office/officeart/2005/8/layout/radial5"/>
    <dgm:cxn modelId="{DBA79BCE-F42C-4FA4-BEF4-6EEBF679FC92}" type="presParOf" srcId="{1642D5CD-887E-481D-8729-3966AECDA291}" destId="{623AF920-100A-4B64-91D2-F35E1EAF5D6C}" srcOrd="0" destOrd="0" presId="urn:microsoft.com/office/officeart/2005/8/layout/radial5"/>
    <dgm:cxn modelId="{D85D6A63-BBE2-415D-9B24-C63F385E7570}" type="presParOf" srcId="{6A7DA7E8-A7F2-4164-98C9-450F29A3AF5A}" destId="{76C477AE-2907-4A82-893D-75CA5A94CA64}" srcOrd="12" destOrd="0" presId="urn:microsoft.com/office/officeart/2005/8/layout/radial5"/>
    <dgm:cxn modelId="{0765F0CD-544C-4B36-9114-178DBBCFA51F}" type="presParOf" srcId="{6A7DA7E8-A7F2-4164-98C9-450F29A3AF5A}" destId="{4E1AEDC5-78DE-4C9E-A2FD-6D2EEA11C00E}" srcOrd="13" destOrd="0" presId="urn:microsoft.com/office/officeart/2005/8/layout/radial5"/>
    <dgm:cxn modelId="{20A94645-BDAD-425D-B727-683FD0D2D53A}" type="presParOf" srcId="{4E1AEDC5-78DE-4C9E-A2FD-6D2EEA11C00E}" destId="{2EBECA69-F28C-4EC1-AC8A-3BE82C984033}" srcOrd="0" destOrd="0" presId="urn:microsoft.com/office/officeart/2005/8/layout/radial5"/>
    <dgm:cxn modelId="{B81918EA-A6C8-4BD8-B16D-EACEC95D0D6D}" type="presParOf" srcId="{6A7DA7E8-A7F2-4164-98C9-450F29A3AF5A}" destId="{7D6524C6-6790-41F6-A510-384C4EBB0B42}" srcOrd="14" destOrd="0" presId="urn:microsoft.com/office/officeart/2005/8/layout/radial5"/>
    <dgm:cxn modelId="{FB59591C-00A7-4B56-A7AD-510A7F4E0DD4}" type="presParOf" srcId="{6A7DA7E8-A7F2-4164-98C9-450F29A3AF5A}" destId="{0DCBC6F7-D5BE-43B3-B04F-3469C2D6FC90}" srcOrd="15" destOrd="0" presId="urn:microsoft.com/office/officeart/2005/8/layout/radial5"/>
    <dgm:cxn modelId="{819AF486-957D-45FF-A78D-00739733C9A5}" type="presParOf" srcId="{0DCBC6F7-D5BE-43B3-B04F-3469C2D6FC90}" destId="{C5703348-FD55-4B75-8FC6-76375B11653F}" srcOrd="0" destOrd="0" presId="urn:microsoft.com/office/officeart/2005/8/layout/radial5"/>
    <dgm:cxn modelId="{8C5C26C2-06CF-4A10-9ACE-495987161C4E}"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7"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BF7AB5DB-3CDB-4D5A-929A-3FA6D58E7D11}" type="presOf" srcId="{EEB5AE80-98C2-4CE9-9163-CD4B0E30E9F8}" destId="{15109388-A774-407B-8DF4-F7DD96A1515C}"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D66660DC-AEB1-496F-A244-97A1D8A0B265}" type="presOf" srcId="{367F72C1-59DD-4F4A-8D49-B22EB0164C65}" destId="{04EB5AAF-A9F6-4F5F-A1BD-301005699685}" srcOrd="0" destOrd="0" presId="urn:microsoft.com/office/officeart/2008/layout/VerticalCurvedList"/>
    <dgm:cxn modelId="{17325730-CEA0-4AF0-8F55-74FE014D9C35}" type="presOf" srcId="{0D82094F-6E55-40D5-9CCE-1F03FE3D98AF}" destId="{D1A8A0D6-B6CE-4EFA-AA9A-C8F89665B506}" srcOrd="0" destOrd="0" presId="urn:microsoft.com/office/officeart/2008/layout/VerticalCurvedList"/>
    <dgm:cxn modelId="{74D2897D-9918-4334-A58B-CC5348CEA92B}" type="presOf" srcId="{7FB6FF1D-0F8B-4233-8E8D-E4D177744252}" destId="{57214358-E2B7-4229-9CC0-76AF3C7BC3D7}" srcOrd="0" destOrd="0" presId="urn:microsoft.com/office/officeart/2008/layout/VerticalCurvedList"/>
    <dgm:cxn modelId="{5CC04858-DEE6-4961-A2CA-B34BD93086D5}" type="presParOf" srcId="{D1A8A0D6-B6CE-4EFA-AA9A-C8F89665B506}" destId="{81A99DD1-19A9-4ECE-97B2-B03347D0EA01}" srcOrd="0" destOrd="0" presId="urn:microsoft.com/office/officeart/2008/layout/VerticalCurvedList"/>
    <dgm:cxn modelId="{E54D846D-2C32-4D92-8B20-1FED77BD9D05}" type="presParOf" srcId="{81A99DD1-19A9-4ECE-97B2-B03347D0EA01}" destId="{A0A8D4CB-A058-44BD-9639-BA68ECDC007F}" srcOrd="0" destOrd="0" presId="urn:microsoft.com/office/officeart/2008/layout/VerticalCurvedList"/>
    <dgm:cxn modelId="{DA05F2CF-AA00-4453-9360-6907D3A20BAB}" type="presParOf" srcId="{A0A8D4CB-A058-44BD-9639-BA68ECDC007F}" destId="{6998C099-6D80-425B-B585-5D587C9C4024}" srcOrd="0" destOrd="0" presId="urn:microsoft.com/office/officeart/2008/layout/VerticalCurvedList"/>
    <dgm:cxn modelId="{EC789FFE-058A-40B0-9533-683069986154}" type="presParOf" srcId="{A0A8D4CB-A058-44BD-9639-BA68ECDC007F}" destId="{04EB5AAF-A9F6-4F5F-A1BD-301005699685}" srcOrd="1" destOrd="0" presId="urn:microsoft.com/office/officeart/2008/layout/VerticalCurvedList"/>
    <dgm:cxn modelId="{2D61134A-57ED-4162-9164-7C6BC77B10FE}" type="presParOf" srcId="{A0A8D4CB-A058-44BD-9639-BA68ECDC007F}" destId="{ECEE5A49-405A-45B7-9118-229EEC89FFB2}" srcOrd="2" destOrd="0" presId="urn:microsoft.com/office/officeart/2008/layout/VerticalCurvedList"/>
    <dgm:cxn modelId="{5FF44189-4D35-4E11-A0A2-DBFA62E3D554}" type="presParOf" srcId="{A0A8D4CB-A058-44BD-9639-BA68ECDC007F}" destId="{2BF5D59C-B0C2-4423-B303-1FE2FC4EDA25}" srcOrd="3" destOrd="0" presId="urn:microsoft.com/office/officeart/2008/layout/VerticalCurvedList"/>
    <dgm:cxn modelId="{8E893816-9F3F-40BD-A389-88E7E25C9D1C}" type="presParOf" srcId="{81A99DD1-19A9-4ECE-97B2-B03347D0EA01}" destId="{57214358-E2B7-4229-9CC0-76AF3C7BC3D7}" srcOrd="1" destOrd="0" presId="urn:microsoft.com/office/officeart/2008/layout/VerticalCurvedList"/>
    <dgm:cxn modelId="{770EE07F-A26C-4AAF-B76C-808A6741130C}" type="presParOf" srcId="{81A99DD1-19A9-4ECE-97B2-B03347D0EA01}" destId="{1B7EF6D7-6EAB-49DE-A6B8-2CA843B8EB45}" srcOrd="2" destOrd="0" presId="urn:microsoft.com/office/officeart/2008/layout/VerticalCurvedList"/>
    <dgm:cxn modelId="{6C9FEF8B-BD86-49FB-9444-1FAFDD1DF419}" type="presParOf" srcId="{1B7EF6D7-6EAB-49DE-A6B8-2CA843B8EB45}" destId="{17D153E1-E310-4E6D-A77E-D10F6145D2D9}" srcOrd="0" destOrd="0" presId="urn:microsoft.com/office/officeart/2008/layout/VerticalCurvedList"/>
    <dgm:cxn modelId="{D1D8BA72-9FFC-40B5-B029-1D43FE53A8E8}" type="presParOf" srcId="{81A99DD1-19A9-4ECE-97B2-B03347D0EA01}" destId="{15109388-A774-407B-8DF4-F7DD96A1515C}" srcOrd="3" destOrd="0" presId="urn:microsoft.com/office/officeart/2008/layout/VerticalCurvedList"/>
    <dgm:cxn modelId="{A2B201D0-7C52-4605-A95D-B8DC7D0A4B84}" type="presParOf" srcId="{81A99DD1-19A9-4ECE-97B2-B03347D0EA01}" destId="{1C5A0383-22C2-40F6-AB71-31A2A8D6027F}" srcOrd="4" destOrd="0" presId="urn:microsoft.com/office/officeart/2008/layout/VerticalCurvedList"/>
    <dgm:cxn modelId="{B3B70452-E7C1-4A9A-92CF-325D0888FCF2}"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9"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2C42D154-D3AD-4BE2-B711-3884AC257A8A}"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6C0DA23A-2065-4727-91F7-529F61757EE9}" type="presOf" srcId="{0D82094F-6E55-40D5-9CCE-1F03FE3D98AF}" destId="{D1A8A0D6-B6CE-4EFA-AA9A-C8F89665B506}" srcOrd="0" destOrd="0" presId="urn:microsoft.com/office/officeart/2008/layout/VerticalCurvedList"/>
    <dgm:cxn modelId="{8D8D8EA1-D3B5-4F82-97A8-482DD21758A3}" type="presOf" srcId="{7513B4D6-5F51-4A7E-B9C6-07A365D932B8}" destId="{04EB5AAF-A9F6-4F5F-A1BD-301005699685}" srcOrd="0" destOrd="0" presId="urn:microsoft.com/office/officeart/2008/layout/VerticalCurvedList"/>
    <dgm:cxn modelId="{182391CB-71E9-480E-80A6-DA48DA4F027C}" type="presParOf" srcId="{D1A8A0D6-B6CE-4EFA-AA9A-C8F89665B506}" destId="{81A99DD1-19A9-4ECE-97B2-B03347D0EA01}" srcOrd="0" destOrd="0" presId="urn:microsoft.com/office/officeart/2008/layout/VerticalCurvedList"/>
    <dgm:cxn modelId="{CE616392-47C6-47E5-870A-45C0C897677F}" type="presParOf" srcId="{81A99DD1-19A9-4ECE-97B2-B03347D0EA01}" destId="{A0A8D4CB-A058-44BD-9639-BA68ECDC007F}" srcOrd="0" destOrd="0" presId="urn:microsoft.com/office/officeart/2008/layout/VerticalCurvedList"/>
    <dgm:cxn modelId="{1DF96C40-3943-4946-B4EE-DA3E1F8344A8}" type="presParOf" srcId="{A0A8D4CB-A058-44BD-9639-BA68ECDC007F}" destId="{6998C099-6D80-425B-B585-5D587C9C4024}" srcOrd="0" destOrd="0" presId="urn:microsoft.com/office/officeart/2008/layout/VerticalCurvedList"/>
    <dgm:cxn modelId="{E7DEA889-1635-4265-8757-5983A3ECA044}" type="presParOf" srcId="{A0A8D4CB-A058-44BD-9639-BA68ECDC007F}" destId="{04EB5AAF-A9F6-4F5F-A1BD-301005699685}" srcOrd="1" destOrd="0" presId="urn:microsoft.com/office/officeart/2008/layout/VerticalCurvedList"/>
    <dgm:cxn modelId="{685506DC-74F0-4DB2-ACD6-D57278DCBCDF}" type="presParOf" srcId="{A0A8D4CB-A058-44BD-9639-BA68ECDC007F}" destId="{ECEE5A49-405A-45B7-9118-229EEC89FFB2}" srcOrd="2" destOrd="0" presId="urn:microsoft.com/office/officeart/2008/layout/VerticalCurvedList"/>
    <dgm:cxn modelId="{4AC8C101-D9F6-4169-83DC-C8038DFDD359}" type="presParOf" srcId="{A0A8D4CB-A058-44BD-9639-BA68ECDC007F}" destId="{2BF5D59C-B0C2-4423-B303-1FE2FC4EDA25}" srcOrd="3" destOrd="0" presId="urn:microsoft.com/office/officeart/2008/layout/VerticalCurvedList"/>
    <dgm:cxn modelId="{B649863C-37C2-4B6E-AE9D-ED43D0A31F02}" type="presParOf" srcId="{81A99DD1-19A9-4ECE-97B2-B03347D0EA01}" destId="{0109CDC9-9C90-4DB3-A043-0F0A5FCB2F33}" srcOrd="1" destOrd="0" presId="urn:microsoft.com/office/officeart/2008/layout/VerticalCurvedList"/>
    <dgm:cxn modelId="{D102DB95-6979-404E-ADDB-EEB97B1272E6}" type="presParOf" srcId="{81A99DD1-19A9-4ECE-97B2-B03347D0EA01}" destId="{88C9A956-E463-4CC8-AFCB-AE3AFD43A02F}" srcOrd="2" destOrd="0" presId="urn:microsoft.com/office/officeart/2008/layout/VerticalCurvedList"/>
    <dgm:cxn modelId="{8FD6C996-661E-46D5-8719-24DB9AB07005}"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0"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FD5EBE26-E518-44C9-A83D-B5E9D5C5625A}">
      <dgm:prSet phldrT="[Texto]"/>
      <dgm:spPr/>
      <dgm:t>
        <a:bodyPr/>
        <a:lstStyle/>
        <a:p>
          <a:r>
            <a:rPr lang="es-CO"/>
            <a:t>Hojas De Vida</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972DD067-5AE1-48B9-931D-57D6AF80A499}" type="pres">
      <dgm:prSet presAssocID="{EEB5AE80-98C2-4CE9-9163-CD4B0E30E9F8}" presName="text_1" presStyleLbl="node1" presStyleIdx="0" presStyleCnt="4">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4">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4">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567BF8E2-194E-4EBF-8CBC-A92987D73585}" type="pres">
      <dgm:prSet presAssocID="{FD5EBE26-E518-44C9-A83D-B5E9D5C5625A}" presName="text_4" presStyleLbl="node1" presStyleIdx="3" presStyleCnt="4">
        <dgm:presLayoutVars>
          <dgm:bulletEnabled val="1"/>
        </dgm:presLayoutVars>
      </dgm:prSet>
      <dgm:spPr/>
      <dgm:t>
        <a:bodyPr/>
        <a:lstStyle/>
        <a:p>
          <a:endParaRPr lang="es-CO"/>
        </a:p>
      </dgm:t>
    </dgm:pt>
    <dgm:pt modelId="{FE4AF9B2-7C01-4BF2-B86B-CA3C2FB0C163}" type="pres">
      <dgm:prSet presAssocID="{FD5EBE26-E518-44C9-A83D-B5E9D5C5625A}" presName="accent_4" presStyleCnt="0"/>
      <dgm:spPr/>
    </dgm:pt>
    <dgm:pt modelId="{8E054785-EFB1-4516-8182-BAD0F89599D7}" type="pres">
      <dgm:prSet presAssocID="{FD5EBE26-E518-44C9-A83D-B5E9D5C5625A}"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E446EFD9-7982-4629-B08E-2AED2A0B90CF}" type="presOf" srcId="{EEB5AE80-98C2-4CE9-9163-CD4B0E30E9F8}" destId="{972DD067-5AE1-48B9-931D-57D6AF80A499}"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38940BF0-92E1-48B1-8666-2ED12B9850CE}" type="presOf" srcId="{FD5EBE26-E518-44C9-A83D-B5E9D5C5625A}" destId="{567BF8E2-194E-4EBF-8CBC-A92987D73585}" srcOrd="0" destOrd="0" presId="urn:microsoft.com/office/officeart/2008/layout/VerticalCurvedList"/>
    <dgm:cxn modelId="{803A3A18-E6F3-48FD-8283-76BDD46BFA67}" type="presOf" srcId="{30799640-B4AC-4929-AFB7-F0DEACF5DD1F}" destId="{04EB5AAF-A9F6-4F5F-A1BD-301005699685}" srcOrd="0" destOrd="0" presId="urn:microsoft.com/office/officeart/2008/layout/VerticalCurvedList"/>
    <dgm:cxn modelId="{7CADFEED-4F9E-4FBD-AB4C-1CF17221CFDD}" srcId="{0D82094F-6E55-40D5-9CCE-1F03FE3D98AF}" destId="{FD5EBE26-E518-44C9-A83D-B5E9D5C5625A}" srcOrd="3" destOrd="0" parTransId="{0851F0CE-09AE-43D9-B22E-CB27EA692951}" sibTransId="{880FB88D-6B50-4D58-84F6-B48B9A0E1952}"/>
    <dgm:cxn modelId="{4DBD5467-26D7-4C9C-ACCB-8D7FD3ABC7FE}" type="presOf" srcId="{1AFB8E65-991C-4274-91E6-4ABE2CA9C0FA}" destId="{A6A191BE-1A22-471E-923C-FC1084A0380F}" srcOrd="0" destOrd="0" presId="urn:microsoft.com/office/officeart/2008/layout/VerticalCurvedList"/>
    <dgm:cxn modelId="{1F4F723F-7280-4F4F-876F-800236032F07}" type="presOf" srcId="{0D82094F-6E55-40D5-9CCE-1F03FE3D98AF}" destId="{D1A8A0D6-B6CE-4EFA-AA9A-C8F89665B506}"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14D5633F-00FD-4181-81B7-65C31DA44EF9}" type="presOf" srcId="{2C492095-53D3-46B8-9165-AF365A0DC00B}" destId="{106A7808-A20A-4B96-A140-ED7D7F5F631B}" srcOrd="0" destOrd="0" presId="urn:microsoft.com/office/officeart/2008/layout/VerticalCurvedList"/>
    <dgm:cxn modelId="{08C1C522-1A5E-49F1-BA19-4F45EE759259}" type="presParOf" srcId="{D1A8A0D6-B6CE-4EFA-AA9A-C8F89665B506}" destId="{81A99DD1-19A9-4ECE-97B2-B03347D0EA01}" srcOrd="0" destOrd="0" presId="urn:microsoft.com/office/officeart/2008/layout/VerticalCurvedList"/>
    <dgm:cxn modelId="{CFCCADFC-FCDF-45A9-81AE-932D62A64EFC}" type="presParOf" srcId="{81A99DD1-19A9-4ECE-97B2-B03347D0EA01}" destId="{A0A8D4CB-A058-44BD-9639-BA68ECDC007F}" srcOrd="0" destOrd="0" presId="urn:microsoft.com/office/officeart/2008/layout/VerticalCurvedList"/>
    <dgm:cxn modelId="{E99B7E20-E4FD-42B4-B821-7C0E598833D4}" type="presParOf" srcId="{A0A8D4CB-A058-44BD-9639-BA68ECDC007F}" destId="{6998C099-6D80-425B-B585-5D587C9C4024}" srcOrd="0" destOrd="0" presId="urn:microsoft.com/office/officeart/2008/layout/VerticalCurvedList"/>
    <dgm:cxn modelId="{A9A0F065-E989-423C-9615-4DA50075C6CA}" type="presParOf" srcId="{A0A8D4CB-A058-44BD-9639-BA68ECDC007F}" destId="{04EB5AAF-A9F6-4F5F-A1BD-301005699685}" srcOrd="1" destOrd="0" presId="urn:microsoft.com/office/officeart/2008/layout/VerticalCurvedList"/>
    <dgm:cxn modelId="{54AE25E7-50D8-4A0A-9382-EEB66B4725F0}" type="presParOf" srcId="{A0A8D4CB-A058-44BD-9639-BA68ECDC007F}" destId="{ECEE5A49-405A-45B7-9118-229EEC89FFB2}" srcOrd="2" destOrd="0" presId="urn:microsoft.com/office/officeart/2008/layout/VerticalCurvedList"/>
    <dgm:cxn modelId="{8A1731D5-40E6-4864-AEE9-360EF814171F}" type="presParOf" srcId="{A0A8D4CB-A058-44BD-9639-BA68ECDC007F}" destId="{2BF5D59C-B0C2-4423-B303-1FE2FC4EDA25}" srcOrd="3" destOrd="0" presId="urn:microsoft.com/office/officeart/2008/layout/VerticalCurvedList"/>
    <dgm:cxn modelId="{780529FC-FEA7-4FD4-AFD2-5651AB01DBBD}" type="presParOf" srcId="{81A99DD1-19A9-4ECE-97B2-B03347D0EA01}" destId="{972DD067-5AE1-48B9-931D-57D6AF80A499}" srcOrd="1" destOrd="0" presId="urn:microsoft.com/office/officeart/2008/layout/VerticalCurvedList"/>
    <dgm:cxn modelId="{643279DE-711A-497D-9D9F-80137F2B0340}" type="presParOf" srcId="{81A99DD1-19A9-4ECE-97B2-B03347D0EA01}" destId="{D44E646F-1152-4B32-A944-5F35968EB0DA}" srcOrd="2" destOrd="0" presId="urn:microsoft.com/office/officeart/2008/layout/VerticalCurvedList"/>
    <dgm:cxn modelId="{023966C0-69F3-42A2-A5EA-665A746FFFB0}" type="presParOf" srcId="{D44E646F-1152-4B32-A944-5F35968EB0DA}" destId="{D39CD076-1651-4B15-98C3-E062B7DD8C79}" srcOrd="0" destOrd="0" presId="urn:microsoft.com/office/officeart/2008/layout/VerticalCurvedList"/>
    <dgm:cxn modelId="{7E10A955-1B05-4FAB-97D7-872CABF69BE9}" type="presParOf" srcId="{81A99DD1-19A9-4ECE-97B2-B03347D0EA01}" destId="{A6A191BE-1A22-471E-923C-FC1084A0380F}" srcOrd="3" destOrd="0" presId="urn:microsoft.com/office/officeart/2008/layout/VerticalCurvedList"/>
    <dgm:cxn modelId="{FCF9A743-3BB5-40DA-A712-153CDC7B91B9}" type="presParOf" srcId="{81A99DD1-19A9-4ECE-97B2-B03347D0EA01}" destId="{429DBD9A-C202-47DF-80D2-8114F320EDAC}" srcOrd="4" destOrd="0" presId="urn:microsoft.com/office/officeart/2008/layout/VerticalCurvedList"/>
    <dgm:cxn modelId="{7EF41621-A484-4004-BAA8-8081D30AE0D2}" type="presParOf" srcId="{429DBD9A-C202-47DF-80D2-8114F320EDAC}" destId="{67CCBFBB-666E-4D39-8619-7C93248ADA8E}" srcOrd="0" destOrd="0" presId="urn:microsoft.com/office/officeart/2008/layout/VerticalCurvedList"/>
    <dgm:cxn modelId="{3F7D2B07-1816-4805-BA9C-574BA62960AD}" type="presParOf" srcId="{81A99DD1-19A9-4ECE-97B2-B03347D0EA01}" destId="{106A7808-A20A-4B96-A140-ED7D7F5F631B}" srcOrd="5" destOrd="0" presId="urn:microsoft.com/office/officeart/2008/layout/VerticalCurvedList"/>
    <dgm:cxn modelId="{EACDE1A5-62B8-4BC9-8F15-5D75931DB039}" type="presParOf" srcId="{81A99DD1-19A9-4ECE-97B2-B03347D0EA01}" destId="{0302CDCD-5F22-4745-8D0E-42E9A6AAF370}" srcOrd="6" destOrd="0" presId="urn:microsoft.com/office/officeart/2008/layout/VerticalCurvedList"/>
    <dgm:cxn modelId="{065557CD-5FA2-4345-9FC2-0EB94BADA61D}" type="presParOf" srcId="{0302CDCD-5F22-4745-8D0E-42E9A6AAF370}" destId="{3320B226-5EB5-4FA0-BAEE-9D08A50A1F86}" srcOrd="0" destOrd="0" presId="urn:microsoft.com/office/officeart/2008/layout/VerticalCurvedList"/>
    <dgm:cxn modelId="{4A44A0B2-08C9-4860-919E-93E147F952F2}" type="presParOf" srcId="{81A99DD1-19A9-4ECE-97B2-B03347D0EA01}" destId="{567BF8E2-194E-4EBF-8CBC-A92987D73585}" srcOrd="7" destOrd="0" presId="urn:microsoft.com/office/officeart/2008/layout/VerticalCurvedList"/>
    <dgm:cxn modelId="{2279A8C6-848F-4BD9-AECA-C2DD61D7B1AD}" type="presParOf" srcId="{81A99DD1-19A9-4ECE-97B2-B03347D0EA01}" destId="{FE4AF9B2-7C01-4BF2-B86B-CA3C2FB0C163}" srcOrd="8" destOrd="0" presId="urn:microsoft.com/office/officeart/2008/layout/VerticalCurvedList"/>
    <dgm:cxn modelId="{98401095-7373-4A6A-9499-5DF8C5A4424B}" type="presParOf" srcId="{FE4AF9B2-7C01-4BF2-B86B-CA3C2FB0C163}"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1" csCatId="colorful" phldr="1"/>
      <dgm:spPr/>
      <dgm:t>
        <a:bodyPr/>
        <a:lstStyle/>
        <a:p>
          <a:endParaRPr lang="es-CO"/>
        </a:p>
      </dgm:t>
    </dgm:pt>
    <dgm:pt modelId="{FD5EBE26-E518-44C9-A83D-B5E9D5C5625A}">
      <dgm:prSet phldrT="[Texto]"/>
      <dgm:spPr/>
      <dgm:t>
        <a:bodyPr/>
        <a:lstStyle/>
        <a:p>
          <a:r>
            <a:rPr lang="es-CO"/>
            <a:t>Plantilla Habilidades Requeridas</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1BE0AF19-A724-49F4-A290-B942C25EBBFB}">
      <dgm:prSet phldrT="[Texto]"/>
      <dgm:spPr/>
      <dgm:t>
        <a:bodyPr/>
        <a:lstStyle/>
        <a:p>
          <a:r>
            <a:rPr lang="es-CO"/>
            <a:t>Plantilla Especificación de Personal</a:t>
          </a:r>
        </a:p>
      </dgm:t>
    </dgm:pt>
    <dgm:pt modelId="{0BF506E0-7E50-471A-AC41-D1FA9FD5944E}" type="parTrans" cxnId="{1D96F1C7-07B4-4775-B634-2B1B620C2B2B}">
      <dgm:prSet/>
      <dgm:spPr/>
      <dgm:t>
        <a:bodyPr/>
        <a:lstStyle/>
        <a:p>
          <a:endParaRPr lang="es-CO"/>
        </a:p>
      </dgm:t>
    </dgm:pt>
    <dgm:pt modelId="{893EA09D-5AA3-4963-927F-7B68748C25B0}" type="sibTrans" cxnId="{1D96F1C7-07B4-4775-B634-2B1B620C2B2B}">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0D10FA1C-35E8-41F5-951A-D4B2C26186C1}" type="pres">
      <dgm:prSet presAssocID="{1BE0AF19-A724-49F4-A290-B942C25EBBFB}" presName="text_2" presStyleLbl="node1" presStyleIdx="1" presStyleCnt="2">
        <dgm:presLayoutVars>
          <dgm:bulletEnabled val="1"/>
        </dgm:presLayoutVars>
      </dgm:prSet>
      <dgm:spPr/>
      <dgm:t>
        <a:bodyPr/>
        <a:lstStyle/>
        <a:p>
          <a:endParaRPr lang="es-CO"/>
        </a:p>
      </dgm:t>
    </dgm:pt>
    <dgm:pt modelId="{E71C96AC-26F5-4CA3-89BE-2EF737D347DC}" type="pres">
      <dgm:prSet presAssocID="{1BE0AF19-A724-49F4-A290-B942C25EBBFB}" presName="accent_2" presStyleCnt="0"/>
      <dgm:spPr/>
    </dgm:pt>
    <dgm:pt modelId="{693678B5-ACAA-4200-8D50-98669146D249}" type="pres">
      <dgm:prSet presAssocID="{1BE0AF19-A724-49F4-A290-B942C25EBBFB}" presName="accentRepeatNode" presStyleLbl="solidFgAcc1" presStyleIdx="1" presStyleCnt="2" custLinFactNeighborX="-1476" custLinFactNeighborY="-2696"/>
      <dgm:spPr>
        <a:blipFill rotWithShape="0">
          <a:blip xmlns:r="http://schemas.openxmlformats.org/officeDocument/2006/relationships" r:embed="rId2"/>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C756015A-4768-49FA-93E0-2E5B37547228}" type="presOf" srcId="{880FB88D-6B50-4D58-84F6-B48B9A0E1952}" destId="{04EB5AAF-A9F6-4F5F-A1BD-301005699685}" srcOrd="0" destOrd="0" presId="urn:microsoft.com/office/officeart/2008/layout/VerticalCurvedList"/>
    <dgm:cxn modelId="{1A2E12EA-5D11-47CC-8E30-BA527393DAEF}" type="presOf" srcId="{0D82094F-6E55-40D5-9CCE-1F03FE3D98AF}" destId="{D1A8A0D6-B6CE-4EFA-AA9A-C8F89665B506}" srcOrd="0" destOrd="0" presId="urn:microsoft.com/office/officeart/2008/layout/VerticalCurvedList"/>
    <dgm:cxn modelId="{1D96F1C7-07B4-4775-B634-2B1B620C2B2B}" srcId="{0D82094F-6E55-40D5-9CCE-1F03FE3D98AF}" destId="{1BE0AF19-A724-49F4-A290-B942C25EBBFB}" srcOrd="1" destOrd="0" parTransId="{0BF506E0-7E50-471A-AC41-D1FA9FD5944E}" sibTransId="{893EA09D-5AA3-4963-927F-7B68748C25B0}"/>
    <dgm:cxn modelId="{133338D3-DE4D-437F-B4A7-A82633C8AEA3}" type="presOf" srcId="{1BE0AF19-A724-49F4-A290-B942C25EBBFB}" destId="{0D10FA1C-35E8-41F5-951A-D4B2C26186C1}" srcOrd="0" destOrd="0" presId="urn:microsoft.com/office/officeart/2008/layout/VerticalCurvedList"/>
    <dgm:cxn modelId="{6B176981-1559-4C13-BAFC-1D4F878AA315}" type="presOf" srcId="{FD5EBE26-E518-44C9-A83D-B5E9D5C5625A}" destId="{B88FB101-6B60-4688-B918-460E135144A5}" srcOrd="0" destOrd="0" presId="urn:microsoft.com/office/officeart/2008/layout/VerticalCurvedList"/>
    <dgm:cxn modelId="{378EC248-57E8-4282-A6FB-9F67CBF20074}" type="presParOf" srcId="{D1A8A0D6-B6CE-4EFA-AA9A-C8F89665B506}" destId="{81A99DD1-19A9-4ECE-97B2-B03347D0EA01}" srcOrd="0" destOrd="0" presId="urn:microsoft.com/office/officeart/2008/layout/VerticalCurvedList"/>
    <dgm:cxn modelId="{CFE5D1AC-B56F-4E5F-9725-7ACAEBA86EF7}" type="presParOf" srcId="{81A99DD1-19A9-4ECE-97B2-B03347D0EA01}" destId="{A0A8D4CB-A058-44BD-9639-BA68ECDC007F}" srcOrd="0" destOrd="0" presId="urn:microsoft.com/office/officeart/2008/layout/VerticalCurvedList"/>
    <dgm:cxn modelId="{9B933D60-497D-46E5-B386-47B7463C547B}" type="presParOf" srcId="{A0A8D4CB-A058-44BD-9639-BA68ECDC007F}" destId="{6998C099-6D80-425B-B585-5D587C9C4024}" srcOrd="0" destOrd="0" presId="urn:microsoft.com/office/officeart/2008/layout/VerticalCurvedList"/>
    <dgm:cxn modelId="{C4B6EDB0-1738-48F9-8D8A-02413C932EA4}" type="presParOf" srcId="{A0A8D4CB-A058-44BD-9639-BA68ECDC007F}" destId="{04EB5AAF-A9F6-4F5F-A1BD-301005699685}" srcOrd="1" destOrd="0" presId="urn:microsoft.com/office/officeart/2008/layout/VerticalCurvedList"/>
    <dgm:cxn modelId="{D2AD5D64-E723-4685-AB35-D0985090BB17}" type="presParOf" srcId="{A0A8D4CB-A058-44BD-9639-BA68ECDC007F}" destId="{ECEE5A49-405A-45B7-9118-229EEC89FFB2}" srcOrd="2" destOrd="0" presId="urn:microsoft.com/office/officeart/2008/layout/VerticalCurvedList"/>
    <dgm:cxn modelId="{70A5B9C9-D054-41D2-ADCC-DFEB30B63100}" type="presParOf" srcId="{A0A8D4CB-A058-44BD-9639-BA68ECDC007F}" destId="{2BF5D59C-B0C2-4423-B303-1FE2FC4EDA25}" srcOrd="3" destOrd="0" presId="urn:microsoft.com/office/officeart/2008/layout/VerticalCurvedList"/>
    <dgm:cxn modelId="{D13BCA74-F2F0-43CC-BA6F-87C0CDCC187E}" type="presParOf" srcId="{81A99DD1-19A9-4ECE-97B2-B03347D0EA01}" destId="{B88FB101-6B60-4688-B918-460E135144A5}" srcOrd="1" destOrd="0" presId="urn:microsoft.com/office/officeart/2008/layout/VerticalCurvedList"/>
    <dgm:cxn modelId="{D4DFA55E-6C5C-4307-B0D5-8DAE513833D4}" type="presParOf" srcId="{81A99DD1-19A9-4ECE-97B2-B03347D0EA01}" destId="{B384FC19-976A-46ED-A5CB-A268B28F4C84}" srcOrd="2" destOrd="0" presId="urn:microsoft.com/office/officeart/2008/layout/VerticalCurvedList"/>
    <dgm:cxn modelId="{49D30B1A-8D10-448B-A3E1-D914ABC92762}" type="presParOf" srcId="{B384FC19-976A-46ED-A5CB-A268B28F4C84}" destId="{8E054785-EFB1-4516-8182-BAD0F89599D7}" srcOrd="0" destOrd="0" presId="urn:microsoft.com/office/officeart/2008/layout/VerticalCurvedList"/>
    <dgm:cxn modelId="{0615CAC2-17A5-492E-9F39-68DDA50D54AE}" type="presParOf" srcId="{81A99DD1-19A9-4ECE-97B2-B03347D0EA01}" destId="{0D10FA1C-35E8-41F5-951A-D4B2C26186C1}" srcOrd="3" destOrd="0" presId="urn:microsoft.com/office/officeart/2008/layout/VerticalCurvedList"/>
    <dgm:cxn modelId="{305E6D11-8401-488F-BCB3-10A63E93C3E0}" type="presParOf" srcId="{81A99DD1-19A9-4ECE-97B2-B03347D0EA01}" destId="{E71C96AC-26F5-4CA3-89BE-2EF737D347DC}" srcOrd="4" destOrd="0" presId="urn:microsoft.com/office/officeart/2008/layout/VerticalCurvedList"/>
    <dgm:cxn modelId="{470433AD-BAE7-4A99-8CFE-6ABFA4617171}" type="presParOf" srcId="{E71C96AC-26F5-4CA3-89BE-2EF737D347DC}" destId="{693678B5-ACAA-4200-8D50-98669146D249}" srcOrd="0" destOrd="0" presId="urn:microsoft.com/office/officeart/2008/layout/VerticalCurv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85E04BED-43BC-41E8-A8D9-3C1E37C7EEE9}" type="presOf" srcId="{880FB88D-6B50-4D58-84F6-B48B9A0E1952}" destId="{04EB5AAF-A9F6-4F5F-A1BD-301005699685}" srcOrd="0" destOrd="0" presId="urn:microsoft.com/office/officeart/2008/layout/VerticalCurvedList"/>
    <dgm:cxn modelId="{CF8FFF1E-2AC3-4504-8206-B907809EDBF7}" type="presOf" srcId="{FD5EBE26-E518-44C9-A83D-B5E9D5C5625A}" destId="{B88FB101-6B60-4688-B918-460E135144A5}" srcOrd="0" destOrd="0" presId="urn:microsoft.com/office/officeart/2008/layout/VerticalCurvedList"/>
    <dgm:cxn modelId="{6CC48E5D-8A42-4FE2-A5C0-CC863D68C1F0}" type="presOf" srcId="{0D82094F-6E55-40D5-9CCE-1F03FE3D98AF}" destId="{D1A8A0D6-B6CE-4EFA-AA9A-C8F89665B506}" srcOrd="0" destOrd="0" presId="urn:microsoft.com/office/officeart/2008/layout/VerticalCurvedList"/>
    <dgm:cxn modelId="{DC0DF4F4-5CED-43E8-8EBE-615D6E3D682C}" type="presOf" srcId="{6ADF9024-1E95-4095-B5AB-5D1986C7DBF1}" destId="{B0505C13-B9A0-4699-B1D3-A0E9E6F7DDD9}"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3DF28B7C-4FAA-4FD0-B248-7DE63AC37EE5}" type="presParOf" srcId="{D1A8A0D6-B6CE-4EFA-AA9A-C8F89665B506}" destId="{81A99DD1-19A9-4ECE-97B2-B03347D0EA01}" srcOrd="0" destOrd="0" presId="urn:microsoft.com/office/officeart/2008/layout/VerticalCurvedList"/>
    <dgm:cxn modelId="{7F9ABEB6-5DF1-48F6-AD9C-A52D041AD46C}" type="presParOf" srcId="{81A99DD1-19A9-4ECE-97B2-B03347D0EA01}" destId="{A0A8D4CB-A058-44BD-9639-BA68ECDC007F}" srcOrd="0" destOrd="0" presId="urn:microsoft.com/office/officeart/2008/layout/VerticalCurvedList"/>
    <dgm:cxn modelId="{C8CA8510-B542-4D8C-BF9C-17908642BF8D}" type="presParOf" srcId="{A0A8D4CB-A058-44BD-9639-BA68ECDC007F}" destId="{6998C099-6D80-425B-B585-5D587C9C4024}" srcOrd="0" destOrd="0" presId="urn:microsoft.com/office/officeart/2008/layout/VerticalCurvedList"/>
    <dgm:cxn modelId="{ACCA3B3F-7087-4C7D-ADB6-0CA25E51A75E}" type="presParOf" srcId="{A0A8D4CB-A058-44BD-9639-BA68ECDC007F}" destId="{04EB5AAF-A9F6-4F5F-A1BD-301005699685}" srcOrd="1" destOrd="0" presId="urn:microsoft.com/office/officeart/2008/layout/VerticalCurvedList"/>
    <dgm:cxn modelId="{68A6453D-A741-422B-806D-71C67A024D65}" type="presParOf" srcId="{A0A8D4CB-A058-44BD-9639-BA68ECDC007F}" destId="{ECEE5A49-405A-45B7-9118-229EEC89FFB2}" srcOrd="2" destOrd="0" presId="urn:microsoft.com/office/officeart/2008/layout/VerticalCurvedList"/>
    <dgm:cxn modelId="{18C91290-FE5E-4DED-B2A0-F02D0E6B2579}" type="presParOf" srcId="{A0A8D4CB-A058-44BD-9639-BA68ECDC007F}" destId="{2BF5D59C-B0C2-4423-B303-1FE2FC4EDA25}" srcOrd="3" destOrd="0" presId="urn:microsoft.com/office/officeart/2008/layout/VerticalCurvedList"/>
    <dgm:cxn modelId="{7E0B127D-9A05-41BE-B7F9-CBEA736AE073}" type="presParOf" srcId="{81A99DD1-19A9-4ECE-97B2-B03347D0EA01}" destId="{B88FB101-6B60-4688-B918-460E135144A5}" srcOrd="1" destOrd="0" presId="urn:microsoft.com/office/officeart/2008/layout/VerticalCurvedList"/>
    <dgm:cxn modelId="{0B4E7ED9-8FBD-4FA8-B960-DD333C417576}" type="presParOf" srcId="{81A99DD1-19A9-4ECE-97B2-B03347D0EA01}" destId="{B384FC19-976A-46ED-A5CB-A268B28F4C84}" srcOrd="2" destOrd="0" presId="urn:microsoft.com/office/officeart/2008/layout/VerticalCurvedList"/>
    <dgm:cxn modelId="{4D7E09C7-B605-4E52-B973-F648F49A06CE}" type="presParOf" srcId="{B384FC19-976A-46ED-A5CB-A268B28F4C84}" destId="{8E054785-EFB1-4516-8182-BAD0F89599D7}" srcOrd="0" destOrd="0" presId="urn:microsoft.com/office/officeart/2008/layout/VerticalCurvedList"/>
    <dgm:cxn modelId="{BB31730B-01E5-4DF2-B606-186C49A0D71E}" type="presParOf" srcId="{81A99DD1-19A9-4ECE-97B2-B03347D0EA01}" destId="{B0505C13-B9A0-4699-B1D3-A0E9E6F7DDD9}" srcOrd="3" destOrd="0" presId="urn:microsoft.com/office/officeart/2008/layout/VerticalCurvedList"/>
    <dgm:cxn modelId="{998E118E-F954-401F-A756-8D46D9590D0A}" type="presParOf" srcId="{81A99DD1-19A9-4ECE-97B2-B03347D0EA01}" destId="{C5D54D5A-423D-4ED2-8437-45567CBC0C3D}" srcOrd="4" destOrd="0" presId="urn:microsoft.com/office/officeart/2008/layout/VerticalCurvedList"/>
    <dgm:cxn modelId="{2B9CE1CA-A526-4E5B-8334-8F4FDFE7CC69}"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3"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8221674F-4D3D-438E-895C-C63D819A7979}" type="presOf" srcId="{FD5EBE26-E518-44C9-A83D-B5E9D5C5625A}" destId="{B88FB101-6B60-4688-B918-460E135144A5}" srcOrd="0" destOrd="0" presId="urn:microsoft.com/office/officeart/2008/layout/VerticalCurvedList"/>
    <dgm:cxn modelId="{7DB564F4-303F-4D11-BECC-AA46E8B2C058}" type="presOf" srcId="{0D82094F-6E55-40D5-9CCE-1F03FE3D98AF}" destId="{D1A8A0D6-B6CE-4EFA-AA9A-C8F89665B506}" srcOrd="0" destOrd="0" presId="urn:microsoft.com/office/officeart/2008/layout/VerticalCurvedList"/>
    <dgm:cxn modelId="{1E9C373B-720B-47DE-BE16-EA6E2134DF34}" type="presOf" srcId="{880FB88D-6B50-4D58-84F6-B48B9A0E1952}" destId="{04EB5AAF-A9F6-4F5F-A1BD-301005699685}" srcOrd="0" destOrd="0" presId="urn:microsoft.com/office/officeart/2008/layout/VerticalCurvedList"/>
    <dgm:cxn modelId="{ABB2C5F1-B812-43F9-9FDF-3703EA17AB6A}" type="presParOf" srcId="{D1A8A0D6-B6CE-4EFA-AA9A-C8F89665B506}" destId="{81A99DD1-19A9-4ECE-97B2-B03347D0EA01}" srcOrd="0" destOrd="0" presId="urn:microsoft.com/office/officeart/2008/layout/VerticalCurvedList"/>
    <dgm:cxn modelId="{B0ED2F5B-5ABD-4CA4-8116-A078CE274C4B}" type="presParOf" srcId="{81A99DD1-19A9-4ECE-97B2-B03347D0EA01}" destId="{A0A8D4CB-A058-44BD-9639-BA68ECDC007F}" srcOrd="0" destOrd="0" presId="urn:microsoft.com/office/officeart/2008/layout/VerticalCurvedList"/>
    <dgm:cxn modelId="{E976AACD-547A-4377-A9DD-9EDB31DF536B}" type="presParOf" srcId="{A0A8D4CB-A058-44BD-9639-BA68ECDC007F}" destId="{6998C099-6D80-425B-B585-5D587C9C4024}" srcOrd="0" destOrd="0" presId="urn:microsoft.com/office/officeart/2008/layout/VerticalCurvedList"/>
    <dgm:cxn modelId="{E9FC4D9E-61B7-460C-88E9-440A1748A937}" type="presParOf" srcId="{A0A8D4CB-A058-44BD-9639-BA68ECDC007F}" destId="{04EB5AAF-A9F6-4F5F-A1BD-301005699685}" srcOrd="1" destOrd="0" presId="urn:microsoft.com/office/officeart/2008/layout/VerticalCurvedList"/>
    <dgm:cxn modelId="{BBF648A6-575B-49E2-B57D-364FE0D85F17}" type="presParOf" srcId="{A0A8D4CB-A058-44BD-9639-BA68ECDC007F}" destId="{ECEE5A49-405A-45B7-9118-229EEC89FFB2}" srcOrd="2" destOrd="0" presId="urn:microsoft.com/office/officeart/2008/layout/VerticalCurvedList"/>
    <dgm:cxn modelId="{015AEEDE-BFEA-4534-8C95-B29D295F0B18}" type="presParOf" srcId="{A0A8D4CB-A058-44BD-9639-BA68ECDC007F}" destId="{2BF5D59C-B0C2-4423-B303-1FE2FC4EDA25}" srcOrd="3" destOrd="0" presId="urn:microsoft.com/office/officeart/2008/layout/VerticalCurvedList"/>
    <dgm:cxn modelId="{717F53B8-F2F5-4712-8702-7B1827C12718}" type="presParOf" srcId="{81A99DD1-19A9-4ECE-97B2-B03347D0EA01}" destId="{B88FB101-6B60-4688-B918-460E135144A5}" srcOrd="1" destOrd="0" presId="urn:microsoft.com/office/officeart/2008/layout/VerticalCurvedList"/>
    <dgm:cxn modelId="{89AFDC2F-B295-4CE4-9656-964CD9A50F7F}" type="presParOf" srcId="{81A99DD1-19A9-4ECE-97B2-B03347D0EA01}" destId="{B384FC19-976A-46ED-A5CB-A268B28F4C84}" srcOrd="2" destOrd="0" presId="urn:microsoft.com/office/officeart/2008/layout/VerticalCurvedList"/>
    <dgm:cxn modelId="{6E018D7B-F6C1-4393-B84B-7BFB4D3A2CAE}"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4"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73736997-C582-4F9D-A713-85FC4AD577E0}" type="presOf" srcId="{7513B4D6-5F51-4A7E-B9C6-07A365D932B8}" destId="{04EB5AAF-A9F6-4F5F-A1BD-301005699685}" srcOrd="0" destOrd="0" presId="urn:microsoft.com/office/officeart/2008/layout/VerticalCurvedList"/>
    <dgm:cxn modelId="{816122E4-D1E6-4922-9A4A-54C3BF8EB6EC}" type="presOf" srcId="{54AB5FF4-FCB3-40F6-8E0F-9D69F7E0ECAD}" destId="{0109CDC9-9C90-4DB3-A043-0F0A5FCB2F33}" srcOrd="0" destOrd="0" presId="urn:microsoft.com/office/officeart/2008/layout/VerticalCurvedList"/>
    <dgm:cxn modelId="{74B3F2B4-78D1-4A84-A500-33C81F740D33}" type="presOf" srcId="{0D82094F-6E55-40D5-9CCE-1F03FE3D98AF}" destId="{D1A8A0D6-B6CE-4EFA-AA9A-C8F89665B506}" srcOrd="0" destOrd="0" presId="urn:microsoft.com/office/officeart/2008/layout/VerticalCurvedList"/>
    <dgm:cxn modelId="{2290E0C2-6A51-4645-B617-66F7E15CF45C}" type="presParOf" srcId="{D1A8A0D6-B6CE-4EFA-AA9A-C8F89665B506}" destId="{81A99DD1-19A9-4ECE-97B2-B03347D0EA01}" srcOrd="0" destOrd="0" presId="urn:microsoft.com/office/officeart/2008/layout/VerticalCurvedList"/>
    <dgm:cxn modelId="{09B34E04-7FC7-4922-90D3-F27F1661DFBA}" type="presParOf" srcId="{81A99DD1-19A9-4ECE-97B2-B03347D0EA01}" destId="{A0A8D4CB-A058-44BD-9639-BA68ECDC007F}" srcOrd="0" destOrd="0" presId="urn:microsoft.com/office/officeart/2008/layout/VerticalCurvedList"/>
    <dgm:cxn modelId="{3AD50308-C71C-45F4-84E3-85A608BE6A41}" type="presParOf" srcId="{A0A8D4CB-A058-44BD-9639-BA68ECDC007F}" destId="{6998C099-6D80-425B-B585-5D587C9C4024}" srcOrd="0" destOrd="0" presId="urn:microsoft.com/office/officeart/2008/layout/VerticalCurvedList"/>
    <dgm:cxn modelId="{57021045-6F19-402C-8232-35C477FCCE33}" type="presParOf" srcId="{A0A8D4CB-A058-44BD-9639-BA68ECDC007F}" destId="{04EB5AAF-A9F6-4F5F-A1BD-301005699685}" srcOrd="1" destOrd="0" presId="urn:microsoft.com/office/officeart/2008/layout/VerticalCurvedList"/>
    <dgm:cxn modelId="{E64B402F-2CE7-44E9-8D05-4493BD36A465}" type="presParOf" srcId="{A0A8D4CB-A058-44BD-9639-BA68ECDC007F}" destId="{ECEE5A49-405A-45B7-9118-229EEC89FFB2}" srcOrd="2" destOrd="0" presId="urn:microsoft.com/office/officeart/2008/layout/VerticalCurvedList"/>
    <dgm:cxn modelId="{D8343DB6-D7C6-4567-9383-B5C0EAFE26FA}" type="presParOf" srcId="{A0A8D4CB-A058-44BD-9639-BA68ECDC007F}" destId="{2BF5D59C-B0C2-4423-B303-1FE2FC4EDA25}" srcOrd="3" destOrd="0" presId="urn:microsoft.com/office/officeart/2008/layout/VerticalCurvedList"/>
    <dgm:cxn modelId="{ABBB0D1E-0BAE-42D9-9C2D-CEB1CF575413}" type="presParOf" srcId="{81A99DD1-19A9-4ECE-97B2-B03347D0EA01}" destId="{0109CDC9-9C90-4DB3-A043-0F0A5FCB2F33}" srcOrd="1" destOrd="0" presId="urn:microsoft.com/office/officeart/2008/layout/VerticalCurvedList"/>
    <dgm:cxn modelId="{E6755E6F-DE6A-42E0-95BA-D8460A58AAE4}" type="presParOf" srcId="{81A99DD1-19A9-4ECE-97B2-B03347D0EA01}" destId="{88C9A956-E463-4CC8-AFCB-AE3AFD43A02F}" srcOrd="2" destOrd="0" presId="urn:microsoft.com/office/officeart/2008/layout/VerticalCurvedList"/>
    <dgm:cxn modelId="{F4D724B4-9655-4C8E-BF2E-808D715DA546}"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5"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C4FE65EE-EE7C-48AD-83BF-8667B569FDF8}" type="presOf" srcId="{0D82094F-6E55-40D5-9CCE-1F03FE3D98AF}" destId="{D1A8A0D6-B6CE-4EFA-AA9A-C8F89665B506}" srcOrd="0" destOrd="0" presId="urn:microsoft.com/office/officeart/2008/layout/VerticalCurvedList"/>
    <dgm:cxn modelId="{887CAB27-D14F-491A-A4A8-68DDE22E899D}" type="presOf" srcId="{30799640-B4AC-4929-AFB7-F0DEACF5DD1F}" destId="{04EB5AAF-A9F6-4F5F-A1BD-301005699685}"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8CA88283-2A44-4384-8E34-6BBC952E6B78}" type="presOf" srcId="{2C492095-53D3-46B8-9165-AF365A0DC00B}" destId="{106A7808-A20A-4B96-A140-ED7D7F5F631B}" srcOrd="0" destOrd="0" presId="urn:microsoft.com/office/officeart/2008/layout/VerticalCurvedList"/>
    <dgm:cxn modelId="{F86C7689-AE19-4757-A46C-DF6BC8BF297F}" type="presOf" srcId="{EEB5AE80-98C2-4CE9-9163-CD4B0E30E9F8}" destId="{972DD067-5AE1-48B9-931D-57D6AF80A499}"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74EE207C-D607-4772-AD39-D878D75E3F53}" type="presOf" srcId="{1AFB8E65-991C-4274-91E6-4ABE2CA9C0FA}" destId="{A6A191BE-1A22-471E-923C-FC1084A0380F}" srcOrd="0" destOrd="0" presId="urn:microsoft.com/office/officeart/2008/layout/VerticalCurvedList"/>
    <dgm:cxn modelId="{F17870E3-3D57-4527-9A11-0563CB7C23F6}" type="presParOf" srcId="{D1A8A0D6-B6CE-4EFA-AA9A-C8F89665B506}" destId="{81A99DD1-19A9-4ECE-97B2-B03347D0EA01}" srcOrd="0" destOrd="0" presId="urn:microsoft.com/office/officeart/2008/layout/VerticalCurvedList"/>
    <dgm:cxn modelId="{E207EE4D-A3FA-4615-87F1-AAFFE6181DF9}" type="presParOf" srcId="{81A99DD1-19A9-4ECE-97B2-B03347D0EA01}" destId="{A0A8D4CB-A058-44BD-9639-BA68ECDC007F}" srcOrd="0" destOrd="0" presId="urn:microsoft.com/office/officeart/2008/layout/VerticalCurvedList"/>
    <dgm:cxn modelId="{FEFF624A-F880-4278-AFDB-005F76A79891}" type="presParOf" srcId="{A0A8D4CB-A058-44BD-9639-BA68ECDC007F}" destId="{6998C099-6D80-425B-B585-5D587C9C4024}" srcOrd="0" destOrd="0" presId="urn:microsoft.com/office/officeart/2008/layout/VerticalCurvedList"/>
    <dgm:cxn modelId="{D23D7AD6-23BF-4115-AC19-271DB0CEE1F1}" type="presParOf" srcId="{A0A8D4CB-A058-44BD-9639-BA68ECDC007F}" destId="{04EB5AAF-A9F6-4F5F-A1BD-301005699685}" srcOrd="1" destOrd="0" presId="urn:microsoft.com/office/officeart/2008/layout/VerticalCurvedList"/>
    <dgm:cxn modelId="{183D5B99-A48B-41B2-AF93-8BD8E52B9356}" type="presParOf" srcId="{A0A8D4CB-A058-44BD-9639-BA68ECDC007F}" destId="{ECEE5A49-405A-45B7-9118-229EEC89FFB2}" srcOrd="2" destOrd="0" presId="urn:microsoft.com/office/officeart/2008/layout/VerticalCurvedList"/>
    <dgm:cxn modelId="{9F1FF873-B36F-4EE4-87AE-8448DF15CA0B}" type="presParOf" srcId="{A0A8D4CB-A058-44BD-9639-BA68ECDC007F}" destId="{2BF5D59C-B0C2-4423-B303-1FE2FC4EDA25}" srcOrd="3" destOrd="0" presId="urn:microsoft.com/office/officeart/2008/layout/VerticalCurvedList"/>
    <dgm:cxn modelId="{11482CDF-2574-4941-9331-A043DF2D753D}" type="presParOf" srcId="{81A99DD1-19A9-4ECE-97B2-B03347D0EA01}" destId="{972DD067-5AE1-48B9-931D-57D6AF80A499}" srcOrd="1" destOrd="0" presId="urn:microsoft.com/office/officeart/2008/layout/VerticalCurvedList"/>
    <dgm:cxn modelId="{2C5A2910-F2DE-498F-80A4-44AD1B1F1A03}" type="presParOf" srcId="{81A99DD1-19A9-4ECE-97B2-B03347D0EA01}" destId="{D44E646F-1152-4B32-A944-5F35968EB0DA}" srcOrd="2" destOrd="0" presId="urn:microsoft.com/office/officeart/2008/layout/VerticalCurvedList"/>
    <dgm:cxn modelId="{3FEB2199-4251-472C-BECA-5825B000F68A}" type="presParOf" srcId="{D44E646F-1152-4B32-A944-5F35968EB0DA}" destId="{D39CD076-1651-4B15-98C3-E062B7DD8C79}" srcOrd="0" destOrd="0" presId="urn:microsoft.com/office/officeart/2008/layout/VerticalCurvedList"/>
    <dgm:cxn modelId="{86BED4AE-5788-4A6C-9541-26584A20F698}" type="presParOf" srcId="{81A99DD1-19A9-4ECE-97B2-B03347D0EA01}" destId="{A6A191BE-1A22-471E-923C-FC1084A0380F}" srcOrd="3" destOrd="0" presId="urn:microsoft.com/office/officeart/2008/layout/VerticalCurvedList"/>
    <dgm:cxn modelId="{1DDF06CF-19E9-4C68-8CF6-CCEABCDD0D57}" type="presParOf" srcId="{81A99DD1-19A9-4ECE-97B2-B03347D0EA01}" destId="{429DBD9A-C202-47DF-80D2-8114F320EDAC}" srcOrd="4" destOrd="0" presId="urn:microsoft.com/office/officeart/2008/layout/VerticalCurvedList"/>
    <dgm:cxn modelId="{2FDB90EF-DC8E-4BD4-9650-853FD578FBC4}" type="presParOf" srcId="{429DBD9A-C202-47DF-80D2-8114F320EDAC}" destId="{67CCBFBB-666E-4D39-8619-7C93248ADA8E}" srcOrd="0" destOrd="0" presId="urn:microsoft.com/office/officeart/2008/layout/VerticalCurvedList"/>
    <dgm:cxn modelId="{975EF6E4-4C5B-4EAB-A162-435CEABE955B}" type="presParOf" srcId="{81A99DD1-19A9-4ECE-97B2-B03347D0EA01}" destId="{106A7808-A20A-4B96-A140-ED7D7F5F631B}" srcOrd="5" destOrd="0" presId="urn:microsoft.com/office/officeart/2008/layout/VerticalCurvedList"/>
    <dgm:cxn modelId="{C16FF056-574D-44BA-B952-CCA0E698866A}" type="presParOf" srcId="{81A99DD1-19A9-4ECE-97B2-B03347D0EA01}" destId="{0302CDCD-5F22-4745-8D0E-42E9A6AAF370}" srcOrd="6" destOrd="0" presId="urn:microsoft.com/office/officeart/2008/layout/VerticalCurvedList"/>
    <dgm:cxn modelId="{9F87B85F-DAF8-4E47-8F13-0C0FCEC6492B}"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6"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91E83D13-BEDC-4F02-9056-21CEFF3226C2}" type="presOf" srcId="{54AB5FF4-FCB3-40F6-8E0F-9D69F7E0ECAD}" destId="{0109CDC9-9C90-4DB3-A043-0F0A5FCB2F33}" srcOrd="0" destOrd="0" presId="urn:microsoft.com/office/officeart/2008/layout/VerticalCurvedList"/>
    <dgm:cxn modelId="{5DBF5C23-29AD-4496-A4BC-DC8EAF218924}" type="presOf" srcId="{83CE001A-08FC-4176-B5D9-A42F036A4477}" destId="{93693445-86A5-4B9F-8F55-74B6C8DDE07B}"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DBE9849F-7686-451F-B041-F355DE6C909D}" type="presOf" srcId="{0D82094F-6E55-40D5-9CCE-1F03FE3D98AF}" destId="{D1A8A0D6-B6CE-4EFA-AA9A-C8F89665B506}"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A907FB65-ED10-4751-8151-BCC830C793E2}" type="presOf" srcId="{7513B4D6-5F51-4A7E-B9C6-07A365D932B8}" destId="{04EB5AAF-A9F6-4F5F-A1BD-301005699685}" srcOrd="0" destOrd="0" presId="urn:microsoft.com/office/officeart/2008/layout/VerticalCurvedList"/>
    <dgm:cxn modelId="{CEB5B02A-33DC-448F-B10D-334530C72CD5}" type="presParOf" srcId="{D1A8A0D6-B6CE-4EFA-AA9A-C8F89665B506}" destId="{81A99DD1-19A9-4ECE-97B2-B03347D0EA01}" srcOrd="0" destOrd="0" presId="urn:microsoft.com/office/officeart/2008/layout/VerticalCurvedList"/>
    <dgm:cxn modelId="{F78D1893-059F-4D2C-8914-8BB1D8373BC2}" type="presParOf" srcId="{81A99DD1-19A9-4ECE-97B2-B03347D0EA01}" destId="{A0A8D4CB-A058-44BD-9639-BA68ECDC007F}" srcOrd="0" destOrd="0" presId="urn:microsoft.com/office/officeart/2008/layout/VerticalCurvedList"/>
    <dgm:cxn modelId="{1BA51357-5ECB-41AD-965A-0067A5C964B2}" type="presParOf" srcId="{A0A8D4CB-A058-44BD-9639-BA68ECDC007F}" destId="{6998C099-6D80-425B-B585-5D587C9C4024}" srcOrd="0" destOrd="0" presId="urn:microsoft.com/office/officeart/2008/layout/VerticalCurvedList"/>
    <dgm:cxn modelId="{AEF22525-52C8-41B1-865A-A2D9FDDBF5E5}" type="presParOf" srcId="{A0A8D4CB-A058-44BD-9639-BA68ECDC007F}" destId="{04EB5AAF-A9F6-4F5F-A1BD-301005699685}" srcOrd="1" destOrd="0" presId="urn:microsoft.com/office/officeart/2008/layout/VerticalCurvedList"/>
    <dgm:cxn modelId="{121DF0BA-0DD3-439F-B305-0A7920691B25}" type="presParOf" srcId="{A0A8D4CB-A058-44BD-9639-BA68ECDC007F}" destId="{ECEE5A49-405A-45B7-9118-229EEC89FFB2}" srcOrd="2" destOrd="0" presId="urn:microsoft.com/office/officeart/2008/layout/VerticalCurvedList"/>
    <dgm:cxn modelId="{DA1EFE6D-CF16-45DC-9137-444DA3DD8B17}" type="presParOf" srcId="{A0A8D4CB-A058-44BD-9639-BA68ECDC007F}" destId="{2BF5D59C-B0C2-4423-B303-1FE2FC4EDA25}" srcOrd="3" destOrd="0" presId="urn:microsoft.com/office/officeart/2008/layout/VerticalCurvedList"/>
    <dgm:cxn modelId="{31476C96-B00C-448E-899C-CFD61DCBF5B6}" type="presParOf" srcId="{81A99DD1-19A9-4ECE-97B2-B03347D0EA01}" destId="{0109CDC9-9C90-4DB3-A043-0F0A5FCB2F33}" srcOrd="1" destOrd="0" presId="urn:microsoft.com/office/officeart/2008/layout/VerticalCurvedList"/>
    <dgm:cxn modelId="{CC7E3577-9D74-4877-AF97-3B48EFBC9C3A}" type="presParOf" srcId="{81A99DD1-19A9-4ECE-97B2-B03347D0EA01}" destId="{88C9A956-E463-4CC8-AFCB-AE3AFD43A02F}" srcOrd="2" destOrd="0" presId="urn:microsoft.com/office/officeart/2008/layout/VerticalCurvedList"/>
    <dgm:cxn modelId="{E91CCFF7-2812-45B2-BCFE-C1C15C7BE4C4}" type="presParOf" srcId="{88C9A956-E463-4CC8-AFCB-AE3AFD43A02F}" destId="{7939FAFE-A9BE-4868-BB06-D0B4E4F1321B}" srcOrd="0" destOrd="0" presId="urn:microsoft.com/office/officeart/2008/layout/VerticalCurvedList"/>
    <dgm:cxn modelId="{4257067C-9442-49A9-9D1A-0BFFFA579230}" type="presParOf" srcId="{81A99DD1-19A9-4ECE-97B2-B03347D0EA01}" destId="{93693445-86A5-4B9F-8F55-74B6C8DDE07B}" srcOrd="3" destOrd="0" presId="urn:microsoft.com/office/officeart/2008/layout/VerticalCurvedList"/>
    <dgm:cxn modelId="{C2C42E96-E66A-446F-97E4-637B1C422E4B}" type="presParOf" srcId="{81A99DD1-19A9-4ECE-97B2-B03347D0EA01}" destId="{A2F8102F-D25C-4FD0-932F-0278C7B5CD50}" srcOrd="4" destOrd="0" presId="urn:microsoft.com/office/officeart/2008/layout/VerticalCurvedList"/>
    <dgm:cxn modelId="{CCD0739F-4927-428D-9084-BB420B22B1F2}"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82824" y="189644"/>
          <a:ext cx="3738220" cy="37948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WBS Primera Entrega</a:t>
          </a:r>
        </a:p>
      </dsp:txBody>
      <dsp:txXfrm>
        <a:off x="282824" y="189644"/>
        <a:ext cx="3738220" cy="379485"/>
      </dsp:txXfrm>
    </dsp:sp>
    <dsp:sp modelId="{D39CD076-1651-4B15-98C3-E062B7DD8C79}">
      <dsp:nvSpPr>
        <dsp:cNvPr id="0" name=""/>
        <dsp:cNvSpPr/>
      </dsp:nvSpPr>
      <dsp:spPr>
        <a:xfrm>
          <a:off x="45646" y="142208"/>
          <a:ext cx="474356" cy="474356"/>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00392" y="758970"/>
          <a:ext cx="3520652" cy="37948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Gantt</a:t>
          </a:r>
        </a:p>
      </dsp:txBody>
      <dsp:txXfrm>
        <a:off x="500392" y="758970"/>
        <a:ext cx="3520652" cy="379485"/>
      </dsp:txXfrm>
    </dsp:sp>
    <dsp:sp modelId="{67CCBFBB-666E-4D39-8619-7C93248ADA8E}">
      <dsp:nvSpPr>
        <dsp:cNvPr id="0" name=""/>
        <dsp:cNvSpPr/>
      </dsp:nvSpPr>
      <dsp:spPr>
        <a:xfrm>
          <a:off x="263213" y="711535"/>
          <a:ext cx="474356" cy="474356"/>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500392" y="1328297"/>
          <a:ext cx="3520652" cy="3794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PERT</a:t>
          </a:r>
        </a:p>
      </dsp:txBody>
      <dsp:txXfrm>
        <a:off x="500392" y="1328297"/>
        <a:ext cx="3520652" cy="379485"/>
      </dsp:txXfrm>
    </dsp:sp>
    <dsp:sp modelId="{3320B226-5EB5-4FA0-BAEE-9D08A50A1F86}">
      <dsp:nvSpPr>
        <dsp:cNvPr id="0" name=""/>
        <dsp:cNvSpPr/>
      </dsp:nvSpPr>
      <dsp:spPr>
        <a:xfrm>
          <a:off x="263213" y="1280862"/>
          <a:ext cx="474356" cy="474356"/>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7BF8E2-194E-4EBF-8CBC-A92987D73585}">
      <dsp:nvSpPr>
        <dsp:cNvPr id="0" name=""/>
        <dsp:cNvSpPr/>
      </dsp:nvSpPr>
      <dsp:spPr>
        <a:xfrm>
          <a:off x="282824" y="1897624"/>
          <a:ext cx="3738220" cy="37948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Hojas De Vida</a:t>
          </a:r>
        </a:p>
      </dsp:txBody>
      <dsp:txXfrm>
        <a:off x="282824" y="1897624"/>
        <a:ext cx="3738220" cy="379485"/>
      </dsp:txXfrm>
    </dsp:sp>
    <dsp:sp modelId="{8E054785-EFB1-4516-8182-BAD0F89599D7}">
      <dsp:nvSpPr>
        <dsp:cNvPr id="0" name=""/>
        <dsp:cNvSpPr/>
      </dsp:nvSpPr>
      <dsp:spPr>
        <a:xfrm>
          <a:off x="45646" y="1850188"/>
          <a:ext cx="474356" cy="474356"/>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0292"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453451" y="352400"/>
          <a:ext cx="3584541" cy="7047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Habilidades Requeridas</a:t>
          </a:r>
        </a:p>
      </dsp:txBody>
      <dsp:txXfrm>
        <a:off x="453451" y="352400"/>
        <a:ext cx="3584541" cy="704702"/>
      </dsp:txXfrm>
    </dsp:sp>
    <dsp:sp modelId="{8E054785-EFB1-4516-8182-BAD0F89599D7}">
      <dsp:nvSpPr>
        <dsp:cNvPr id="0" name=""/>
        <dsp:cNvSpPr/>
      </dsp:nvSpPr>
      <dsp:spPr>
        <a:xfrm>
          <a:off x="13012" y="264312"/>
          <a:ext cx="880877" cy="88087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10FA1C-35E8-41F5-951A-D4B2C26186C1}">
      <dsp:nvSpPr>
        <dsp:cNvPr id="0" name=""/>
        <dsp:cNvSpPr/>
      </dsp:nvSpPr>
      <dsp:spPr>
        <a:xfrm>
          <a:off x="453451" y="1409651"/>
          <a:ext cx="3584541" cy="7047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Especificación de Personal</a:t>
          </a:r>
        </a:p>
      </dsp:txBody>
      <dsp:txXfrm>
        <a:off x="453451" y="1409651"/>
        <a:ext cx="3584541" cy="704702"/>
      </dsp:txXfrm>
    </dsp:sp>
    <dsp:sp modelId="{693678B5-ACAA-4200-8D50-98669146D249}">
      <dsp:nvSpPr>
        <dsp:cNvPr id="0" name=""/>
        <dsp:cNvSpPr/>
      </dsp:nvSpPr>
      <dsp:spPr>
        <a:xfrm>
          <a:off x="10" y="1297814"/>
          <a:ext cx="880877" cy="880877"/>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387999" y="-371017"/>
          <a:ext cx="2867717" cy="2867717"/>
        </a:xfrm>
        <a:prstGeom prst="blockArc">
          <a:avLst>
            <a:gd name="adj1" fmla="val 18900000"/>
            <a:gd name="adj2" fmla="val 2700000"/>
            <a:gd name="adj3" fmla="val 75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0753" y="303675"/>
          <a:ext cx="3644921" cy="6072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a:t>
          </a:r>
        </a:p>
      </dsp:txBody>
      <dsp:txXfrm>
        <a:off x="390753" y="303675"/>
        <a:ext cx="3644921" cy="607265"/>
      </dsp:txXfrm>
    </dsp:sp>
    <dsp:sp modelId="{8E054785-EFB1-4516-8182-BAD0F89599D7}">
      <dsp:nvSpPr>
        <dsp:cNvPr id="0" name=""/>
        <dsp:cNvSpPr/>
      </dsp:nvSpPr>
      <dsp:spPr>
        <a:xfrm>
          <a:off x="11212" y="227766"/>
          <a:ext cx="759081" cy="75908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90753" y="1214742"/>
          <a:ext cx="3644921" cy="6072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Encuesta De Habilidades</a:t>
          </a:r>
        </a:p>
      </dsp:txBody>
      <dsp:txXfrm>
        <a:off x="390753" y="1214742"/>
        <a:ext cx="3644921" cy="607265"/>
      </dsp:txXfrm>
    </dsp:sp>
    <dsp:sp modelId="{2360594F-F073-41B4-A83D-E0AED5EDADA8}">
      <dsp:nvSpPr>
        <dsp:cNvPr id="0" name=""/>
        <dsp:cNvSpPr/>
      </dsp:nvSpPr>
      <dsp:spPr>
        <a:xfrm>
          <a:off x="11212" y="1138834"/>
          <a:ext cx="759081" cy="75908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44153" y="-228038"/>
          <a:ext cx="1750487" cy="1750487"/>
        </a:xfrm>
        <a:prstGeom prst="blockArc">
          <a:avLst>
            <a:gd name="adj1" fmla="val 18900000"/>
            <a:gd name="adj2" fmla="val 2700000"/>
            <a:gd name="adj3" fmla="val 1234"/>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3571" y="332348"/>
          <a:ext cx="3670016" cy="6297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3719"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 </a:t>
          </a:r>
        </a:p>
      </dsp:txBody>
      <dsp:txXfrm>
        <a:off x="393571" y="332348"/>
        <a:ext cx="3670016" cy="629713"/>
      </dsp:txXfrm>
    </dsp:sp>
    <dsp:sp modelId="{8E054785-EFB1-4516-8182-BAD0F89599D7}">
      <dsp:nvSpPr>
        <dsp:cNvPr id="0" name=""/>
        <dsp:cNvSpPr/>
      </dsp:nvSpPr>
      <dsp:spPr>
        <a:xfrm>
          <a:off x="0" y="253633"/>
          <a:ext cx="787142" cy="787142"/>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D134FE3A-C351-4AC8-A074-82F9DC8EBBEB}">
  <ds:schemaRefs>
    <ds:schemaRef ds:uri="http://schemas.openxmlformats.org/officeDocument/2006/bibliography"/>
  </ds:schemaRefs>
</ds:datastoreItem>
</file>

<file path=customXml/itemProps11.xml><?xml version="1.0" encoding="utf-8"?>
<ds:datastoreItem xmlns:ds="http://schemas.openxmlformats.org/officeDocument/2006/customXml" ds:itemID="{2E603766-2230-42DA-88CD-70418A62F872}">
  <ds:schemaRefs>
    <ds:schemaRef ds:uri="http://schemas.openxmlformats.org/officeDocument/2006/bibliography"/>
  </ds:schemaRefs>
</ds:datastoreItem>
</file>

<file path=customXml/itemProps12.xml><?xml version="1.0" encoding="utf-8"?>
<ds:datastoreItem xmlns:ds="http://schemas.openxmlformats.org/officeDocument/2006/customXml" ds:itemID="{063E8017-B5CC-4E4B-9461-0CA5743E5142}">
  <ds:schemaRefs>
    <ds:schemaRef ds:uri="http://schemas.openxmlformats.org/officeDocument/2006/bibliography"/>
  </ds:schemaRefs>
</ds:datastoreItem>
</file>

<file path=customXml/itemProps13.xml><?xml version="1.0" encoding="utf-8"?>
<ds:datastoreItem xmlns:ds="http://schemas.openxmlformats.org/officeDocument/2006/customXml" ds:itemID="{5D2F17AC-38E6-4FDE-A39F-25130F202BE7}">
  <ds:schemaRefs>
    <ds:schemaRef ds:uri="http://schemas.openxmlformats.org/officeDocument/2006/bibliography"/>
  </ds:schemaRefs>
</ds:datastoreItem>
</file>

<file path=customXml/itemProps14.xml><?xml version="1.0" encoding="utf-8"?>
<ds:datastoreItem xmlns:ds="http://schemas.openxmlformats.org/officeDocument/2006/customXml" ds:itemID="{A38EEF87-5944-4F0D-AA73-917A47CECD56}">
  <ds:schemaRefs>
    <ds:schemaRef ds:uri="http://schemas.openxmlformats.org/officeDocument/2006/bibliography"/>
  </ds:schemaRefs>
</ds:datastoreItem>
</file>

<file path=customXml/itemProps15.xml><?xml version="1.0" encoding="utf-8"?>
<ds:datastoreItem xmlns:ds="http://schemas.openxmlformats.org/officeDocument/2006/customXml" ds:itemID="{3A621F65-303B-4539-A0F2-B43A07B7EA2B}">
  <ds:schemaRefs>
    <ds:schemaRef ds:uri="http://schemas.openxmlformats.org/officeDocument/2006/bibliography"/>
  </ds:schemaRefs>
</ds:datastoreItem>
</file>

<file path=customXml/itemProps16.xml><?xml version="1.0" encoding="utf-8"?>
<ds:datastoreItem xmlns:ds="http://schemas.openxmlformats.org/officeDocument/2006/customXml" ds:itemID="{655C6D3C-9628-4C76-92E3-1A29A12CD960}">
  <ds:schemaRefs>
    <ds:schemaRef ds:uri="http://schemas.openxmlformats.org/officeDocument/2006/bibliography"/>
  </ds:schemaRefs>
</ds:datastoreItem>
</file>

<file path=customXml/itemProps2.xml><?xml version="1.0" encoding="utf-8"?>
<ds:datastoreItem xmlns:ds="http://schemas.openxmlformats.org/officeDocument/2006/customXml" ds:itemID="{56428885-813C-40D1-8771-DBC1C1719B47}">
  <ds:schemaRefs>
    <ds:schemaRef ds:uri="http://schemas.openxmlformats.org/officeDocument/2006/bibliography"/>
  </ds:schemaRefs>
</ds:datastoreItem>
</file>

<file path=customXml/itemProps3.xml><?xml version="1.0" encoding="utf-8"?>
<ds:datastoreItem xmlns:ds="http://schemas.openxmlformats.org/officeDocument/2006/customXml" ds:itemID="{63C3EECD-B80C-49EA-AAAD-4F7245F45090}">
  <ds:schemaRefs>
    <ds:schemaRef ds:uri="http://schemas.openxmlformats.org/officeDocument/2006/bibliography"/>
  </ds:schemaRefs>
</ds:datastoreItem>
</file>

<file path=customXml/itemProps4.xml><?xml version="1.0" encoding="utf-8"?>
<ds:datastoreItem xmlns:ds="http://schemas.openxmlformats.org/officeDocument/2006/customXml" ds:itemID="{43316610-6140-4FBA-83D6-ADA5B848E981}">
  <ds:schemaRefs>
    <ds:schemaRef ds:uri="http://schemas.openxmlformats.org/officeDocument/2006/bibliography"/>
  </ds:schemaRefs>
</ds:datastoreItem>
</file>

<file path=customXml/itemProps5.xml><?xml version="1.0" encoding="utf-8"?>
<ds:datastoreItem xmlns:ds="http://schemas.openxmlformats.org/officeDocument/2006/customXml" ds:itemID="{4131659F-1CA8-4C1E-B356-D39ADB26A092}">
  <ds:schemaRefs>
    <ds:schemaRef ds:uri="http://schemas.openxmlformats.org/officeDocument/2006/bibliography"/>
  </ds:schemaRefs>
</ds:datastoreItem>
</file>

<file path=customXml/itemProps6.xml><?xml version="1.0" encoding="utf-8"?>
<ds:datastoreItem xmlns:ds="http://schemas.openxmlformats.org/officeDocument/2006/customXml" ds:itemID="{877D0CA3-37E5-4F6B-830C-450B5AAE489D}">
  <ds:schemaRefs>
    <ds:schemaRef ds:uri="http://schemas.openxmlformats.org/officeDocument/2006/bibliography"/>
  </ds:schemaRefs>
</ds:datastoreItem>
</file>

<file path=customXml/itemProps7.xml><?xml version="1.0" encoding="utf-8"?>
<ds:datastoreItem xmlns:ds="http://schemas.openxmlformats.org/officeDocument/2006/customXml" ds:itemID="{02F6A590-6968-4DF2-A278-CAC710EC1A36}">
  <ds:schemaRefs>
    <ds:schemaRef ds:uri="http://schemas.openxmlformats.org/officeDocument/2006/bibliography"/>
  </ds:schemaRefs>
</ds:datastoreItem>
</file>

<file path=customXml/itemProps8.xml><?xml version="1.0" encoding="utf-8"?>
<ds:datastoreItem xmlns:ds="http://schemas.openxmlformats.org/officeDocument/2006/customXml" ds:itemID="{26A54968-D790-40BB-97EF-756E4127FAA1}">
  <ds:schemaRefs>
    <ds:schemaRef ds:uri="http://schemas.openxmlformats.org/officeDocument/2006/bibliography"/>
  </ds:schemaRefs>
</ds:datastoreItem>
</file>

<file path=customXml/itemProps9.xml><?xml version="1.0" encoding="utf-8"?>
<ds:datastoreItem xmlns:ds="http://schemas.openxmlformats.org/officeDocument/2006/customXml" ds:itemID="{18DA78B6-C3B0-48F6-9E79-55425640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48</Pages>
  <Words>8508</Words>
  <Characters>46799</Characters>
  <Application>Microsoft Office Word</Application>
  <DocSecurity>0</DocSecurity>
  <Lines>389</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Zebaxtian</cp:lastModifiedBy>
  <cp:revision>23</cp:revision>
  <dcterms:created xsi:type="dcterms:W3CDTF">2012-09-07T13:16:00Z</dcterms:created>
  <dcterms:modified xsi:type="dcterms:W3CDTF">2012-09-08T22:38:00Z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