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customXml/itemProps10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075986" w14:textId="77777777" w:rsidR="006263D1" w:rsidRPr="006D4EB5" w:rsidRDefault="006263D1" w:rsidP="006263D1">
      <w:pPr>
        <w:jc w:val="center"/>
        <w:rPr>
          <w:rFonts w:ascii="Arial" w:hAnsi="Arial" w:cs="Arial"/>
          <w:b/>
          <w:sz w:val="32"/>
        </w:rPr>
      </w:pPr>
      <w:bookmarkStart w:id="0" w:name="_GoBack"/>
      <w:bookmarkEnd w:id="0"/>
      <w:commentRangeStart w:id="1"/>
      <w:r w:rsidRPr="006D4EB5">
        <w:rPr>
          <w:rFonts w:ascii="Arial" w:hAnsi="Arial" w:cs="Arial"/>
          <w:b/>
          <w:sz w:val="32"/>
        </w:rPr>
        <w:t>CLUE</w:t>
      </w:r>
      <w:commentRangeEnd w:id="1"/>
      <w:r w:rsidR="00037089" w:rsidRPr="006D4EB5">
        <w:rPr>
          <w:rStyle w:val="Refdecomentario"/>
          <w:rFonts w:ascii="Arial" w:hAnsi="Arial" w:cs="Arial"/>
          <w:b/>
          <w:sz w:val="24"/>
        </w:rPr>
        <w:commentReference w:id="1"/>
      </w:r>
    </w:p>
    <w:p w14:paraId="4A02246C" w14:textId="77777777" w:rsidR="006263D1" w:rsidRPr="006D4EB5" w:rsidRDefault="006263D1" w:rsidP="006263D1">
      <w:pPr>
        <w:jc w:val="center"/>
        <w:rPr>
          <w:rFonts w:ascii="Arial" w:hAnsi="Arial" w:cs="Arial"/>
          <w:b/>
          <w:sz w:val="32"/>
        </w:rPr>
      </w:pPr>
    </w:p>
    <w:p w14:paraId="4F3C2CA8" w14:textId="77777777" w:rsidR="006263D1" w:rsidRPr="006D4EB5" w:rsidRDefault="006263D1" w:rsidP="006263D1">
      <w:pPr>
        <w:jc w:val="center"/>
        <w:rPr>
          <w:rFonts w:ascii="Arial" w:hAnsi="Arial" w:cs="Arial"/>
          <w:b/>
          <w:sz w:val="32"/>
        </w:rPr>
      </w:pPr>
    </w:p>
    <w:p w14:paraId="528A18AC" w14:textId="77777777" w:rsidR="006263D1" w:rsidRPr="006D4EB5" w:rsidRDefault="006263D1" w:rsidP="006263D1">
      <w:pPr>
        <w:jc w:val="center"/>
        <w:rPr>
          <w:rFonts w:ascii="Arial" w:hAnsi="Arial" w:cs="Arial"/>
          <w:b/>
          <w:sz w:val="32"/>
        </w:rPr>
      </w:pPr>
    </w:p>
    <w:p w14:paraId="16E1710D" w14:textId="77777777" w:rsidR="006263D1" w:rsidRPr="006D4EB5" w:rsidRDefault="006263D1" w:rsidP="006263D1">
      <w:pPr>
        <w:jc w:val="center"/>
        <w:rPr>
          <w:rFonts w:ascii="Arial" w:hAnsi="Arial" w:cs="Arial"/>
          <w:b/>
          <w:sz w:val="32"/>
        </w:rPr>
      </w:pPr>
    </w:p>
    <w:p w14:paraId="61BACF25" w14:textId="77777777" w:rsidR="006263D1" w:rsidRPr="006D4EB5" w:rsidRDefault="006263D1" w:rsidP="006263D1">
      <w:pPr>
        <w:jc w:val="center"/>
        <w:rPr>
          <w:rFonts w:ascii="Arial" w:hAnsi="Arial" w:cs="Arial"/>
          <w:b/>
          <w:sz w:val="32"/>
        </w:rPr>
      </w:pPr>
      <w:r w:rsidRPr="006D4EB5">
        <w:rPr>
          <w:rFonts w:ascii="Arial" w:hAnsi="Arial" w:cs="Arial"/>
          <w:b/>
          <w:sz w:val="32"/>
        </w:rPr>
        <w:t>10 DE AGOSTO DEL 2012</w:t>
      </w:r>
    </w:p>
    <w:p w14:paraId="56A9ACF6" w14:textId="77777777" w:rsidR="006263D1" w:rsidRPr="006D4EB5" w:rsidRDefault="006263D1" w:rsidP="006263D1">
      <w:pPr>
        <w:jc w:val="center"/>
        <w:rPr>
          <w:rFonts w:ascii="Arial" w:hAnsi="Arial" w:cs="Arial"/>
          <w:b/>
          <w:sz w:val="32"/>
        </w:rPr>
      </w:pPr>
    </w:p>
    <w:p w14:paraId="465D3022" w14:textId="77777777" w:rsidR="006263D1" w:rsidRPr="006D4EB5" w:rsidRDefault="006263D1" w:rsidP="006263D1">
      <w:pPr>
        <w:jc w:val="center"/>
        <w:rPr>
          <w:rFonts w:ascii="Arial" w:hAnsi="Arial" w:cs="Arial"/>
          <w:b/>
          <w:sz w:val="32"/>
        </w:rPr>
      </w:pPr>
    </w:p>
    <w:p w14:paraId="000C6F3B" w14:textId="77777777" w:rsidR="006263D1" w:rsidRPr="006D4EB5" w:rsidRDefault="006263D1" w:rsidP="006263D1">
      <w:pPr>
        <w:jc w:val="center"/>
        <w:rPr>
          <w:rFonts w:ascii="Arial" w:hAnsi="Arial" w:cs="Arial"/>
          <w:b/>
          <w:sz w:val="32"/>
        </w:rPr>
      </w:pPr>
    </w:p>
    <w:p w14:paraId="7813ECF8" w14:textId="77777777" w:rsidR="006263D1" w:rsidRPr="006D4EB5" w:rsidRDefault="006263D1" w:rsidP="006263D1">
      <w:pPr>
        <w:jc w:val="center"/>
        <w:rPr>
          <w:rFonts w:ascii="Arial" w:hAnsi="Arial" w:cs="Arial"/>
          <w:b/>
          <w:sz w:val="32"/>
        </w:rPr>
      </w:pPr>
    </w:p>
    <w:p w14:paraId="2F76CB53" w14:textId="77777777" w:rsidR="006263D1" w:rsidRPr="006D4EB5" w:rsidRDefault="006263D1" w:rsidP="006263D1">
      <w:pPr>
        <w:jc w:val="center"/>
        <w:rPr>
          <w:rFonts w:ascii="Arial" w:hAnsi="Arial" w:cs="Arial"/>
          <w:b/>
          <w:sz w:val="32"/>
        </w:rPr>
      </w:pPr>
      <w:r w:rsidRPr="006D4EB5">
        <w:rPr>
          <w:rFonts w:ascii="Arial" w:hAnsi="Arial" w:cs="Arial"/>
          <w:b/>
          <w:sz w:val="32"/>
        </w:rPr>
        <w:t>DRAFT 0.1 - V. 1</w:t>
      </w:r>
    </w:p>
    <w:p w14:paraId="7B62FF8C" w14:textId="77777777" w:rsidR="006263D1" w:rsidRPr="006D4EB5" w:rsidRDefault="006263D1" w:rsidP="006263D1">
      <w:pPr>
        <w:jc w:val="center"/>
        <w:rPr>
          <w:rFonts w:ascii="Arial" w:hAnsi="Arial" w:cs="Arial"/>
          <w:b/>
          <w:sz w:val="32"/>
        </w:rPr>
      </w:pPr>
    </w:p>
    <w:p w14:paraId="1FF29A3E" w14:textId="77777777" w:rsidR="006263D1" w:rsidRPr="006D4EB5" w:rsidRDefault="006263D1" w:rsidP="006263D1">
      <w:pPr>
        <w:jc w:val="center"/>
        <w:rPr>
          <w:rFonts w:ascii="Arial" w:hAnsi="Arial" w:cs="Arial"/>
          <w:b/>
          <w:sz w:val="32"/>
        </w:rPr>
      </w:pPr>
    </w:p>
    <w:p w14:paraId="39140415" w14:textId="77777777" w:rsidR="006263D1" w:rsidRPr="006D4EB5" w:rsidRDefault="006263D1" w:rsidP="006263D1">
      <w:pPr>
        <w:jc w:val="center"/>
        <w:rPr>
          <w:rFonts w:ascii="Arial" w:hAnsi="Arial" w:cs="Arial"/>
          <w:b/>
          <w:sz w:val="32"/>
        </w:rPr>
      </w:pPr>
    </w:p>
    <w:p w14:paraId="4FED5F03" w14:textId="77777777" w:rsidR="006263D1" w:rsidRPr="006D4EB5" w:rsidRDefault="006263D1" w:rsidP="006263D1">
      <w:pPr>
        <w:jc w:val="center"/>
        <w:rPr>
          <w:rFonts w:ascii="Arial" w:hAnsi="Arial" w:cs="Arial"/>
          <w:b/>
          <w:sz w:val="32"/>
        </w:rPr>
      </w:pPr>
    </w:p>
    <w:p w14:paraId="6062D792" w14:textId="77777777" w:rsidR="006263D1" w:rsidRPr="006D4EB5" w:rsidRDefault="006263D1" w:rsidP="006263D1">
      <w:pPr>
        <w:jc w:val="center"/>
        <w:rPr>
          <w:rFonts w:ascii="Arial" w:hAnsi="Arial" w:cs="Arial"/>
          <w:b/>
          <w:sz w:val="32"/>
        </w:rPr>
      </w:pPr>
    </w:p>
    <w:p w14:paraId="4AF4E1F1" w14:textId="77777777" w:rsidR="006263D1" w:rsidRPr="006D4EB5" w:rsidRDefault="006263D1" w:rsidP="006263D1">
      <w:pPr>
        <w:jc w:val="center"/>
        <w:rPr>
          <w:rFonts w:ascii="Arial" w:hAnsi="Arial" w:cs="Arial"/>
          <w:b/>
          <w:sz w:val="32"/>
        </w:rPr>
      </w:pPr>
    </w:p>
    <w:p w14:paraId="2F8CB597" w14:textId="77777777" w:rsidR="006263D1" w:rsidRPr="00074DE9" w:rsidRDefault="006263D1" w:rsidP="006263D1">
      <w:pPr>
        <w:jc w:val="center"/>
        <w:rPr>
          <w:rFonts w:ascii="Arial" w:hAnsi="Arial"/>
          <w:b/>
          <w:sz w:val="32"/>
        </w:rPr>
      </w:pPr>
      <w:r w:rsidRPr="00074DE9">
        <w:rPr>
          <w:rFonts w:ascii="Arial" w:hAnsi="Arial"/>
          <w:b/>
          <w:sz w:val="32"/>
        </w:rPr>
        <w:t>FIFTH FLOOR CORP.</w:t>
      </w:r>
    </w:p>
    <w:p w14:paraId="441F2FEE" w14:textId="77777777" w:rsidR="00D9745F" w:rsidRPr="00074DE9" w:rsidRDefault="003176C0" w:rsidP="00D05A42">
      <w:pPr>
        <w:pStyle w:val="Ttulo1"/>
        <w:rPr>
          <w:rFonts w:ascii="Arial" w:hAnsi="Arial"/>
        </w:rPr>
      </w:pPr>
      <w:bookmarkStart w:id="2" w:name="_Toc333053669"/>
      <w:proofErr w:type="spellStart"/>
      <w:r w:rsidRPr="00074DE9">
        <w:rPr>
          <w:rFonts w:ascii="Arial" w:hAnsi="Arial"/>
        </w:rPr>
        <w:t>Signature</w:t>
      </w:r>
      <w:proofErr w:type="spellEnd"/>
      <w:r w:rsidRPr="00074DE9">
        <w:rPr>
          <w:rFonts w:ascii="Arial" w:hAnsi="Arial"/>
        </w:rPr>
        <w:t xml:space="preserve"> P</w:t>
      </w:r>
      <w:r w:rsidR="00D9745F" w:rsidRPr="00074DE9">
        <w:rPr>
          <w:rFonts w:ascii="Arial" w:hAnsi="Arial"/>
        </w:rPr>
        <w:t>age</w:t>
      </w:r>
      <w:bookmarkEnd w:id="2"/>
    </w:p>
    <w:p w14:paraId="7B7EA1A3" w14:textId="77777777" w:rsidR="006263D1" w:rsidRPr="00074DE9" w:rsidRDefault="006263D1" w:rsidP="00D9745F">
      <w:pPr>
        <w:rPr>
          <w:rFonts w:ascii="Arial" w:hAnsi="Arial"/>
        </w:rPr>
      </w:pPr>
    </w:p>
    <w:tbl>
      <w:tblPr>
        <w:tblStyle w:val="Cuadrculaclara-nfasis1"/>
        <w:tblW w:w="9659" w:type="dxa"/>
        <w:tblLook w:val="0600" w:firstRow="0" w:lastRow="0" w:firstColumn="0" w:lastColumn="0" w:noHBand="1" w:noVBand="1"/>
      </w:tblPr>
      <w:tblGrid>
        <w:gridCol w:w="4700"/>
        <w:gridCol w:w="4959"/>
      </w:tblGrid>
      <w:tr w:rsidR="006263D1" w:rsidRPr="008E78A1" w14:paraId="664EF414" w14:textId="77777777" w:rsidTr="0081290A">
        <w:trPr>
          <w:trHeight w:val="531"/>
        </w:trPr>
        <w:tc>
          <w:tcPr>
            <w:tcW w:w="4700" w:type="dxa"/>
          </w:tcPr>
          <w:p w14:paraId="440BE4CC" w14:textId="77777777" w:rsidR="006263D1" w:rsidRPr="00074DE9" w:rsidRDefault="006263D1" w:rsidP="00074DE9">
            <w:pPr>
              <w:jc w:val="center"/>
              <w:rPr>
                <w:rFonts w:ascii="Arial" w:hAnsi="Arial"/>
                <w:sz w:val="20"/>
              </w:rPr>
            </w:pPr>
          </w:p>
          <w:p w14:paraId="1755463F" w14:textId="77777777" w:rsidR="006263D1" w:rsidRPr="00074DE9" w:rsidRDefault="006263D1" w:rsidP="00074DE9">
            <w:pPr>
              <w:jc w:val="center"/>
              <w:rPr>
                <w:rFonts w:ascii="Arial" w:hAnsi="Arial"/>
                <w:sz w:val="20"/>
              </w:rPr>
            </w:pPr>
          </w:p>
          <w:p w14:paraId="3D749416" w14:textId="77777777" w:rsidR="006263D1" w:rsidRPr="00074DE9" w:rsidRDefault="006263D1" w:rsidP="00074DE9">
            <w:pPr>
              <w:jc w:val="center"/>
              <w:rPr>
                <w:rFonts w:ascii="Arial" w:hAnsi="Arial"/>
                <w:sz w:val="20"/>
              </w:rPr>
            </w:pPr>
          </w:p>
          <w:p w14:paraId="3C61E87C" w14:textId="77777777" w:rsidR="006263D1" w:rsidRPr="00074DE9" w:rsidRDefault="006263D1" w:rsidP="00074DE9">
            <w:pPr>
              <w:jc w:val="center"/>
              <w:rPr>
                <w:rFonts w:ascii="Arial" w:hAnsi="Arial"/>
                <w:sz w:val="20"/>
              </w:rPr>
            </w:pPr>
          </w:p>
        </w:tc>
        <w:tc>
          <w:tcPr>
            <w:tcW w:w="4959" w:type="dxa"/>
          </w:tcPr>
          <w:p w14:paraId="1320A462" w14:textId="77777777" w:rsidR="006263D1" w:rsidRPr="00074DE9" w:rsidRDefault="006263D1" w:rsidP="00074DE9">
            <w:pPr>
              <w:spacing w:line="360" w:lineRule="auto"/>
              <w:jc w:val="center"/>
              <w:rPr>
                <w:rFonts w:ascii="Arial" w:hAnsi="Arial"/>
                <w:sz w:val="20"/>
              </w:rPr>
            </w:pPr>
          </w:p>
        </w:tc>
      </w:tr>
      <w:tr w:rsidR="006263D1" w:rsidRPr="008E78A1" w14:paraId="33D03806" w14:textId="77777777" w:rsidTr="0081290A">
        <w:trPr>
          <w:trHeight w:val="531"/>
        </w:trPr>
        <w:tc>
          <w:tcPr>
            <w:tcW w:w="4700" w:type="dxa"/>
          </w:tcPr>
          <w:p w14:paraId="7DF6911B" w14:textId="77777777" w:rsidR="006263D1" w:rsidRPr="008E78A1" w:rsidRDefault="006263D1" w:rsidP="003176C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8E78A1">
              <w:rPr>
                <w:rFonts w:ascii="Arial" w:hAnsi="Arial" w:cs="Arial"/>
                <w:b/>
                <w:sz w:val="20"/>
                <w:szCs w:val="20"/>
              </w:rPr>
              <w:t xml:space="preserve">Katherine </w:t>
            </w:r>
            <w:proofErr w:type="spellStart"/>
            <w:r w:rsidRPr="008E78A1">
              <w:rPr>
                <w:rFonts w:ascii="Arial" w:hAnsi="Arial" w:cs="Arial"/>
                <w:b/>
                <w:sz w:val="20"/>
                <w:szCs w:val="20"/>
              </w:rPr>
              <w:t>Espíndola</w:t>
            </w:r>
            <w:proofErr w:type="spellEnd"/>
            <w:r w:rsidRPr="008E78A1">
              <w:rPr>
                <w:rFonts w:ascii="Arial" w:hAnsi="Arial" w:cs="Arial"/>
                <w:b/>
                <w:sz w:val="20"/>
                <w:szCs w:val="20"/>
              </w:rPr>
              <w:t xml:space="preserve"> Buitrago</w:t>
            </w:r>
          </w:p>
          <w:p w14:paraId="7729C3F3" w14:textId="0AC03FEC" w:rsidR="00F3024F" w:rsidRPr="008E78A1" w:rsidRDefault="00F3024F" w:rsidP="003176C0">
            <w:pPr>
              <w:jc w:val="center"/>
              <w:rPr>
                <w:rFonts w:ascii="Arial" w:eastAsia="Arial Unicode MS" w:hAnsi="Arial" w:cs="Arial"/>
                <w:b/>
                <w:sz w:val="20"/>
                <w:szCs w:val="20"/>
              </w:rPr>
            </w:pPr>
            <w:r w:rsidRPr="008E78A1">
              <w:rPr>
                <w:rFonts w:ascii="Arial" w:hAnsi="Arial" w:cs="Arial"/>
                <w:b/>
                <w:sz w:val="20"/>
                <w:szCs w:val="20"/>
              </w:rPr>
              <w:t xml:space="preserve">Arquitectura </w:t>
            </w:r>
            <w:r w:rsidR="00CD648E" w:rsidRPr="008E78A1">
              <w:rPr>
                <w:rFonts w:ascii="Arial" w:hAnsi="Arial" w:cs="Arial"/>
                <w:b/>
                <w:sz w:val="20"/>
                <w:szCs w:val="20"/>
              </w:rPr>
              <w:t xml:space="preserve">y </w:t>
            </w:r>
            <w:r w:rsidR="00C52140">
              <w:rPr>
                <w:rFonts w:ascii="Arial" w:hAnsi="Arial" w:cs="Arial"/>
                <w:b/>
                <w:sz w:val="20"/>
                <w:szCs w:val="20"/>
              </w:rPr>
              <w:t>Análisis</w:t>
            </w:r>
            <w:r w:rsidR="00AF4FB5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4959" w:type="dxa"/>
          </w:tcPr>
          <w:p w14:paraId="184F26F5" w14:textId="77777777" w:rsidR="006263D1" w:rsidRPr="008E78A1" w:rsidRDefault="006263D1" w:rsidP="003176C0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8E78A1">
              <w:rPr>
                <w:rFonts w:ascii="Arial" w:hAnsi="Arial" w:cs="Arial"/>
                <w:b/>
                <w:sz w:val="20"/>
                <w:szCs w:val="20"/>
              </w:rPr>
              <w:t xml:space="preserve">Oscar </w:t>
            </w:r>
            <w:proofErr w:type="spellStart"/>
            <w:r w:rsidRPr="008E78A1">
              <w:rPr>
                <w:rFonts w:ascii="Arial" w:hAnsi="Arial" w:cs="Arial"/>
                <w:b/>
                <w:sz w:val="20"/>
                <w:szCs w:val="20"/>
              </w:rPr>
              <w:t>Casallas</w:t>
            </w:r>
            <w:proofErr w:type="spellEnd"/>
          </w:p>
          <w:p w14:paraId="2F964B37" w14:textId="77777777" w:rsidR="00F3024F" w:rsidRPr="008E78A1" w:rsidRDefault="00F3024F" w:rsidP="003176C0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sz w:val="20"/>
                <w:szCs w:val="20"/>
              </w:rPr>
            </w:pPr>
            <w:r w:rsidRPr="008E78A1">
              <w:rPr>
                <w:rFonts w:ascii="Arial" w:hAnsi="Arial" w:cs="Arial"/>
                <w:b/>
                <w:sz w:val="20"/>
                <w:szCs w:val="20"/>
              </w:rPr>
              <w:t xml:space="preserve">Gerencia </w:t>
            </w:r>
            <w:r w:rsidR="00CD648E" w:rsidRPr="008E78A1">
              <w:rPr>
                <w:rFonts w:ascii="Arial" w:hAnsi="Arial" w:cs="Arial"/>
                <w:b/>
                <w:sz w:val="20"/>
                <w:szCs w:val="20"/>
              </w:rPr>
              <w:t xml:space="preserve">y </w:t>
            </w:r>
            <w:r w:rsidR="003176C0" w:rsidRPr="008E78A1">
              <w:rPr>
                <w:rFonts w:ascii="Arial" w:hAnsi="Arial" w:cs="Arial"/>
                <w:b/>
                <w:sz w:val="20"/>
                <w:szCs w:val="20"/>
              </w:rPr>
              <w:t>Gestión</w:t>
            </w:r>
          </w:p>
        </w:tc>
      </w:tr>
      <w:tr w:rsidR="006263D1" w:rsidRPr="008E78A1" w14:paraId="5A7FA345" w14:textId="77777777" w:rsidTr="0081290A">
        <w:trPr>
          <w:trHeight w:val="531"/>
        </w:trPr>
        <w:tc>
          <w:tcPr>
            <w:tcW w:w="4700" w:type="dxa"/>
          </w:tcPr>
          <w:p w14:paraId="56021D1D" w14:textId="77777777" w:rsidR="006263D1" w:rsidRPr="008E78A1" w:rsidRDefault="006263D1" w:rsidP="00CB37B2">
            <w:pPr>
              <w:jc w:val="center"/>
              <w:rPr>
                <w:rFonts w:ascii="Arial" w:eastAsia="Arial Unicode MS" w:hAnsi="Arial" w:cs="Arial"/>
                <w:sz w:val="20"/>
                <w:szCs w:val="20"/>
              </w:rPr>
            </w:pPr>
          </w:p>
          <w:p w14:paraId="2A23C0B2" w14:textId="77777777" w:rsidR="006263D1" w:rsidRPr="008E78A1" w:rsidRDefault="006263D1" w:rsidP="00CB37B2">
            <w:pPr>
              <w:jc w:val="center"/>
              <w:rPr>
                <w:rFonts w:ascii="Arial" w:eastAsia="Arial Unicode MS" w:hAnsi="Arial" w:cs="Arial"/>
                <w:sz w:val="20"/>
                <w:szCs w:val="20"/>
              </w:rPr>
            </w:pPr>
          </w:p>
          <w:p w14:paraId="38A43A5E" w14:textId="77777777" w:rsidR="006263D1" w:rsidRPr="008E78A1" w:rsidRDefault="006263D1" w:rsidP="00CB37B2">
            <w:pPr>
              <w:jc w:val="center"/>
              <w:rPr>
                <w:rFonts w:ascii="Arial" w:eastAsia="Arial Unicode MS" w:hAnsi="Arial" w:cs="Arial"/>
                <w:sz w:val="20"/>
                <w:szCs w:val="20"/>
              </w:rPr>
            </w:pPr>
          </w:p>
          <w:p w14:paraId="0F5FE97D" w14:textId="77777777" w:rsidR="006263D1" w:rsidRPr="008E78A1" w:rsidRDefault="006263D1" w:rsidP="00CB37B2">
            <w:pPr>
              <w:jc w:val="center"/>
              <w:rPr>
                <w:rFonts w:ascii="Arial" w:eastAsia="Arial Unicode MS" w:hAnsi="Arial" w:cs="Arial"/>
                <w:sz w:val="20"/>
                <w:szCs w:val="20"/>
              </w:rPr>
            </w:pPr>
          </w:p>
        </w:tc>
        <w:tc>
          <w:tcPr>
            <w:tcW w:w="4959" w:type="dxa"/>
          </w:tcPr>
          <w:p w14:paraId="6D8D22DE" w14:textId="77777777" w:rsidR="006263D1" w:rsidRPr="008E78A1" w:rsidRDefault="006263D1" w:rsidP="00CB37B2">
            <w:pPr>
              <w:spacing w:line="360" w:lineRule="auto"/>
              <w:jc w:val="center"/>
              <w:rPr>
                <w:rFonts w:ascii="Arial" w:eastAsia="Arial Unicode MS" w:hAnsi="Arial" w:cs="Arial"/>
                <w:sz w:val="20"/>
                <w:szCs w:val="20"/>
              </w:rPr>
            </w:pPr>
          </w:p>
        </w:tc>
      </w:tr>
      <w:tr w:rsidR="006263D1" w:rsidRPr="008E78A1" w14:paraId="5FE7884E" w14:textId="77777777" w:rsidTr="0081290A">
        <w:trPr>
          <w:trHeight w:val="531"/>
        </w:trPr>
        <w:tc>
          <w:tcPr>
            <w:tcW w:w="4700" w:type="dxa"/>
          </w:tcPr>
          <w:p w14:paraId="6DA77B3C" w14:textId="77777777" w:rsidR="006263D1" w:rsidRPr="008E78A1" w:rsidRDefault="006263D1" w:rsidP="003176C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8E78A1">
              <w:rPr>
                <w:rFonts w:ascii="Arial" w:hAnsi="Arial" w:cs="Arial"/>
                <w:b/>
                <w:sz w:val="20"/>
                <w:szCs w:val="20"/>
              </w:rPr>
              <w:t>Sebastián Moreno</w:t>
            </w:r>
          </w:p>
          <w:p w14:paraId="4D2F9F96" w14:textId="39261E92" w:rsidR="00F3024F" w:rsidRPr="008E78A1" w:rsidRDefault="00C52140" w:rsidP="003176C0">
            <w:pPr>
              <w:jc w:val="center"/>
              <w:rPr>
                <w:rFonts w:ascii="Arial" w:eastAsia="Arial Unicode MS" w:hAnsi="Arial" w:cs="Arial"/>
                <w:b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b/>
                <w:sz w:val="20"/>
                <w:szCs w:val="20"/>
              </w:rPr>
              <w:t>Diseño</w:t>
            </w:r>
          </w:p>
        </w:tc>
        <w:tc>
          <w:tcPr>
            <w:tcW w:w="4959" w:type="dxa"/>
          </w:tcPr>
          <w:p w14:paraId="370A21D2" w14:textId="77777777" w:rsidR="00F3024F" w:rsidRPr="008E78A1" w:rsidRDefault="006263D1" w:rsidP="003176C0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8E78A1">
              <w:rPr>
                <w:rFonts w:ascii="Arial" w:hAnsi="Arial" w:cs="Arial"/>
                <w:b/>
                <w:sz w:val="20"/>
                <w:szCs w:val="20"/>
              </w:rPr>
              <w:t>Crist</w:t>
            </w:r>
            <w:r w:rsidR="00F3024F" w:rsidRPr="008E78A1">
              <w:rPr>
                <w:rFonts w:ascii="Arial" w:hAnsi="Arial" w:cs="Arial"/>
                <w:b/>
                <w:sz w:val="20"/>
                <w:szCs w:val="20"/>
              </w:rPr>
              <w:t>h</w:t>
            </w:r>
            <w:r w:rsidRPr="008E78A1">
              <w:rPr>
                <w:rFonts w:ascii="Arial" w:hAnsi="Arial" w:cs="Arial"/>
                <w:b/>
                <w:sz w:val="20"/>
                <w:szCs w:val="20"/>
              </w:rPr>
              <w:t>ian</w:t>
            </w:r>
            <w:proofErr w:type="spellEnd"/>
            <w:r w:rsidRPr="008E78A1">
              <w:rPr>
                <w:rFonts w:ascii="Arial" w:hAnsi="Arial" w:cs="Arial"/>
                <w:b/>
                <w:sz w:val="20"/>
                <w:szCs w:val="20"/>
              </w:rPr>
              <w:t xml:space="preserve"> Camilo Gómez</w:t>
            </w:r>
          </w:p>
          <w:p w14:paraId="1AC05773" w14:textId="77777777" w:rsidR="00F3024F" w:rsidRPr="008E78A1" w:rsidRDefault="00F3024F" w:rsidP="003176C0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8E78A1">
              <w:rPr>
                <w:rFonts w:ascii="Arial" w:hAnsi="Arial" w:cs="Arial"/>
                <w:b/>
                <w:sz w:val="20"/>
                <w:szCs w:val="20"/>
              </w:rPr>
              <w:t xml:space="preserve">Desarrollo e </w:t>
            </w:r>
            <w:r w:rsidR="00CD648E" w:rsidRPr="008E78A1">
              <w:rPr>
                <w:rFonts w:ascii="Arial" w:hAnsi="Arial" w:cs="Arial"/>
                <w:b/>
                <w:sz w:val="20"/>
                <w:szCs w:val="20"/>
              </w:rPr>
              <w:t>Implementación</w:t>
            </w:r>
          </w:p>
        </w:tc>
      </w:tr>
      <w:tr w:rsidR="00F3024F" w:rsidRPr="008E78A1" w14:paraId="496DD494" w14:textId="77777777" w:rsidTr="0081290A">
        <w:trPr>
          <w:trHeight w:val="531"/>
        </w:trPr>
        <w:tc>
          <w:tcPr>
            <w:tcW w:w="4700" w:type="dxa"/>
          </w:tcPr>
          <w:p w14:paraId="5064F4A6" w14:textId="77777777" w:rsidR="00F3024F" w:rsidRPr="008E78A1" w:rsidRDefault="00F3024F" w:rsidP="00D05A42">
            <w:pPr>
              <w:jc w:val="center"/>
              <w:rPr>
                <w:rFonts w:ascii="Arial" w:eastAsia="Arial Unicode MS" w:hAnsi="Arial" w:cs="Arial"/>
                <w:sz w:val="20"/>
                <w:szCs w:val="20"/>
              </w:rPr>
            </w:pPr>
          </w:p>
          <w:p w14:paraId="4C0A55C0" w14:textId="77777777" w:rsidR="00F3024F" w:rsidRPr="008E78A1" w:rsidRDefault="00F3024F" w:rsidP="00D05A42">
            <w:pPr>
              <w:jc w:val="center"/>
              <w:rPr>
                <w:rFonts w:ascii="Arial" w:eastAsia="Arial Unicode MS" w:hAnsi="Arial" w:cs="Arial"/>
                <w:sz w:val="20"/>
                <w:szCs w:val="20"/>
              </w:rPr>
            </w:pPr>
          </w:p>
          <w:p w14:paraId="43889199" w14:textId="77777777" w:rsidR="00F3024F" w:rsidRPr="008E78A1" w:rsidRDefault="00F3024F" w:rsidP="00D05A42">
            <w:pPr>
              <w:jc w:val="center"/>
              <w:rPr>
                <w:rFonts w:ascii="Arial" w:eastAsia="Arial Unicode MS" w:hAnsi="Arial" w:cs="Arial"/>
                <w:sz w:val="20"/>
                <w:szCs w:val="20"/>
              </w:rPr>
            </w:pPr>
          </w:p>
          <w:p w14:paraId="6946752B" w14:textId="77777777" w:rsidR="00F3024F" w:rsidRPr="008E78A1" w:rsidRDefault="00F3024F" w:rsidP="00D05A42">
            <w:pPr>
              <w:jc w:val="center"/>
              <w:rPr>
                <w:rFonts w:ascii="Arial" w:eastAsia="Arial Unicode MS" w:hAnsi="Arial" w:cs="Arial"/>
                <w:sz w:val="20"/>
                <w:szCs w:val="20"/>
              </w:rPr>
            </w:pPr>
          </w:p>
        </w:tc>
        <w:tc>
          <w:tcPr>
            <w:tcW w:w="4959" w:type="dxa"/>
          </w:tcPr>
          <w:p w14:paraId="4F09E39D" w14:textId="77777777" w:rsidR="00F3024F" w:rsidRPr="008E78A1" w:rsidRDefault="00F3024F" w:rsidP="00D05A42">
            <w:pPr>
              <w:spacing w:line="360" w:lineRule="auto"/>
              <w:jc w:val="center"/>
              <w:rPr>
                <w:rFonts w:ascii="Arial" w:eastAsia="Arial Unicode MS" w:hAnsi="Arial" w:cs="Arial"/>
                <w:sz w:val="20"/>
                <w:szCs w:val="20"/>
              </w:rPr>
            </w:pPr>
          </w:p>
        </w:tc>
      </w:tr>
      <w:tr w:rsidR="00F3024F" w:rsidRPr="008E78A1" w14:paraId="2B41CF93" w14:textId="77777777" w:rsidTr="0081290A">
        <w:trPr>
          <w:trHeight w:val="269"/>
        </w:trPr>
        <w:tc>
          <w:tcPr>
            <w:tcW w:w="4700" w:type="dxa"/>
          </w:tcPr>
          <w:p w14:paraId="158103BD" w14:textId="77777777" w:rsidR="00F3024F" w:rsidRPr="008E78A1" w:rsidRDefault="00F3024F" w:rsidP="003176C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8E78A1">
              <w:rPr>
                <w:rFonts w:ascii="Arial" w:hAnsi="Arial" w:cs="Arial"/>
                <w:b/>
                <w:sz w:val="20"/>
                <w:szCs w:val="20"/>
              </w:rPr>
              <w:t>Juan Pablo Rodríguez</w:t>
            </w:r>
          </w:p>
          <w:p w14:paraId="11793890" w14:textId="77777777" w:rsidR="00F3024F" w:rsidRPr="008E78A1" w:rsidRDefault="00CD648E" w:rsidP="003176C0">
            <w:pPr>
              <w:jc w:val="center"/>
              <w:rPr>
                <w:rFonts w:ascii="Arial" w:eastAsia="Arial Unicode MS" w:hAnsi="Arial" w:cs="Arial"/>
                <w:b/>
                <w:sz w:val="20"/>
                <w:szCs w:val="20"/>
              </w:rPr>
            </w:pPr>
            <w:r w:rsidRPr="008E78A1">
              <w:rPr>
                <w:rFonts w:ascii="Arial" w:hAnsi="Arial" w:cs="Arial"/>
                <w:b/>
                <w:sz w:val="20"/>
                <w:szCs w:val="20"/>
              </w:rPr>
              <w:t xml:space="preserve">Aseguramiento de </w:t>
            </w:r>
            <w:r w:rsidR="00F3024F" w:rsidRPr="008E78A1">
              <w:rPr>
                <w:rFonts w:ascii="Arial" w:hAnsi="Arial" w:cs="Arial"/>
                <w:b/>
                <w:sz w:val="20"/>
                <w:szCs w:val="20"/>
              </w:rPr>
              <w:t>Calidad</w:t>
            </w:r>
          </w:p>
        </w:tc>
        <w:tc>
          <w:tcPr>
            <w:tcW w:w="4959" w:type="dxa"/>
          </w:tcPr>
          <w:p w14:paraId="727BAA0D" w14:textId="77777777" w:rsidR="00F3024F" w:rsidRPr="008E78A1" w:rsidRDefault="00F3024F" w:rsidP="003176C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8E78A1">
              <w:rPr>
                <w:rFonts w:ascii="Arial" w:hAnsi="Arial" w:cs="Arial"/>
                <w:b/>
                <w:sz w:val="20"/>
                <w:szCs w:val="20"/>
              </w:rPr>
              <w:t>Alicia Beltrán Castañeda</w:t>
            </w:r>
          </w:p>
          <w:p w14:paraId="0D37A857" w14:textId="77777777" w:rsidR="00F3024F" w:rsidRPr="008E78A1" w:rsidRDefault="00F3024F" w:rsidP="003176C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8E78A1">
              <w:rPr>
                <w:rFonts w:ascii="Arial" w:hAnsi="Arial" w:cs="Arial"/>
                <w:b/>
                <w:sz w:val="20"/>
                <w:szCs w:val="20"/>
              </w:rPr>
              <w:t>Documentación</w:t>
            </w:r>
          </w:p>
        </w:tc>
      </w:tr>
      <w:tr w:rsidR="0081290A" w:rsidRPr="008E78A1" w14:paraId="1D25B40F" w14:textId="77777777" w:rsidTr="0081290A">
        <w:trPr>
          <w:trHeight w:val="1033"/>
        </w:trPr>
        <w:tc>
          <w:tcPr>
            <w:tcW w:w="9659" w:type="dxa"/>
            <w:gridSpan w:val="2"/>
          </w:tcPr>
          <w:p w14:paraId="16C4F633" w14:textId="77777777" w:rsidR="0081290A" w:rsidRPr="008E78A1" w:rsidRDefault="0081290A" w:rsidP="00F3024F">
            <w:pPr>
              <w:spacing w:line="276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81290A" w:rsidRPr="008E78A1" w14:paraId="172D6C5A" w14:textId="77777777" w:rsidTr="002A1841">
        <w:trPr>
          <w:trHeight w:val="269"/>
        </w:trPr>
        <w:tc>
          <w:tcPr>
            <w:tcW w:w="9659" w:type="dxa"/>
            <w:gridSpan w:val="2"/>
          </w:tcPr>
          <w:p w14:paraId="4A795966" w14:textId="77777777" w:rsidR="0081290A" w:rsidRPr="008E78A1" w:rsidRDefault="0081290A" w:rsidP="0081290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8E78A1">
              <w:rPr>
                <w:rFonts w:ascii="Arial" w:hAnsi="Arial" w:cs="Arial"/>
                <w:b/>
                <w:sz w:val="20"/>
                <w:szCs w:val="20"/>
              </w:rPr>
              <w:t>Ing. Miguel Eduardo Torres</w:t>
            </w:r>
          </w:p>
          <w:p w14:paraId="2C676F81" w14:textId="77777777" w:rsidR="0081290A" w:rsidRPr="008E78A1" w:rsidRDefault="0081290A" w:rsidP="0081290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8E78A1">
              <w:rPr>
                <w:rFonts w:ascii="Arial" w:hAnsi="Arial" w:cs="Arial"/>
                <w:b/>
                <w:sz w:val="20"/>
                <w:szCs w:val="20"/>
              </w:rPr>
              <w:t>Auditor / Cliente</w:t>
            </w:r>
          </w:p>
        </w:tc>
      </w:tr>
    </w:tbl>
    <w:p w14:paraId="44A26CEC" w14:textId="77777777" w:rsidR="006263D1" w:rsidRPr="008E78A1" w:rsidRDefault="006263D1" w:rsidP="00D9745F">
      <w:pPr>
        <w:rPr>
          <w:rFonts w:ascii="Arial" w:hAnsi="Arial" w:cs="Arial"/>
        </w:rPr>
      </w:pPr>
    </w:p>
    <w:p w14:paraId="2639645D" w14:textId="77777777" w:rsidR="006263D1" w:rsidRPr="008E78A1" w:rsidRDefault="006263D1" w:rsidP="00D9745F">
      <w:pPr>
        <w:rPr>
          <w:rFonts w:ascii="Arial" w:hAnsi="Arial" w:cs="Arial"/>
        </w:rPr>
      </w:pPr>
    </w:p>
    <w:p w14:paraId="02CC1A55" w14:textId="77777777" w:rsidR="006263D1" w:rsidRPr="008E78A1" w:rsidRDefault="006263D1" w:rsidP="00D9745F">
      <w:pPr>
        <w:rPr>
          <w:rFonts w:ascii="Arial" w:hAnsi="Arial" w:cs="Arial"/>
        </w:rPr>
      </w:pPr>
    </w:p>
    <w:p w14:paraId="6B1ADA7C" w14:textId="77777777" w:rsidR="006263D1" w:rsidRPr="008E78A1" w:rsidRDefault="006263D1" w:rsidP="00D9745F">
      <w:pPr>
        <w:rPr>
          <w:rFonts w:ascii="Arial" w:hAnsi="Arial" w:cs="Arial"/>
        </w:rPr>
      </w:pPr>
    </w:p>
    <w:p w14:paraId="003CBC51" w14:textId="77777777" w:rsidR="00F9464B" w:rsidRPr="008E78A1" w:rsidRDefault="00F9464B" w:rsidP="00D9745F">
      <w:pPr>
        <w:rPr>
          <w:rFonts w:ascii="Arial" w:hAnsi="Arial" w:cs="Arial"/>
        </w:rPr>
      </w:pPr>
    </w:p>
    <w:p w14:paraId="35111DCF" w14:textId="77777777" w:rsidR="00F9464B" w:rsidRPr="008E78A1" w:rsidRDefault="00F9464B" w:rsidP="00D9745F">
      <w:pPr>
        <w:rPr>
          <w:rFonts w:ascii="Arial" w:hAnsi="Arial" w:cs="Arial"/>
        </w:rPr>
      </w:pPr>
    </w:p>
    <w:p w14:paraId="6CB15262" w14:textId="77777777" w:rsidR="006263D1" w:rsidRPr="008E78A1" w:rsidRDefault="006263D1" w:rsidP="00D9745F">
      <w:pPr>
        <w:rPr>
          <w:rFonts w:ascii="Arial" w:hAnsi="Arial" w:cs="Arial"/>
        </w:rPr>
      </w:pPr>
    </w:p>
    <w:p w14:paraId="69B26D10" w14:textId="77777777" w:rsidR="00F9464B" w:rsidRPr="008E78A1" w:rsidRDefault="00F9464B" w:rsidP="00D9745F">
      <w:pPr>
        <w:rPr>
          <w:rFonts w:ascii="Arial" w:hAnsi="Arial" w:cs="Arial"/>
        </w:rPr>
      </w:pPr>
    </w:p>
    <w:p w14:paraId="7D0EFB91" w14:textId="77777777" w:rsidR="00D9745F" w:rsidRPr="008E78A1" w:rsidRDefault="00D9745F" w:rsidP="00D05A42">
      <w:pPr>
        <w:pStyle w:val="Ttulo1"/>
        <w:rPr>
          <w:rFonts w:ascii="Arial" w:hAnsi="Arial" w:cs="Arial"/>
        </w:rPr>
      </w:pPr>
      <w:bookmarkStart w:id="3" w:name="_Toc333053670"/>
      <w:proofErr w:type="spellStart"/>
      <w:r w:rsidRPr="008E78A1">
        <w:rPr>
          <w:rFonts w:ascii="Arial" w:hAnsi="Arial" w:cs="Arial"/>
        </w:rPr>
        <w:t>Change</w:t>
      </w:r>
      <w:proofErr w:type="spellEnd"/>
      <w:r w:rsidRPr="008E78A1">
        <w:rPr>
          <w:rFonts w:ascii="Arial" w:hAnsi="Arial" w:cs="Arial"/>
        </w:rPr>
        <w:t xml:space="preserve"> </w:t>
      </w:r>
      <w:proofErr w:type="spellStart"/>
      <w:r w:rsidRPr="008E78A1">
        <w:rPr>
          <w:rFonts w:ascii="Arial" w:hAnsi="Arial" w:cs="Arial"/>
        </w:rPr>
        <w:t>History</w:t>
      </w:r>
      <w:bookmarkEnd w:id="3"/>
      <w:proofErr w:type="spellEnd"/>
      <w:r w:rsidRPr="008E78A1">
        <w:rPr>
          <w:rFonts w:ascii="Arial" w:hAnsi="Arial" w:cs="Arial"/>
        </w:rPr>
        <w:tab/>
      </w:r>
      <w:r w:rsidRPr="008E78A1">
        <w:rPr>
          <w:rFonts w:ascii="Arial" w:hAnsi="Arial" w:cs="Arial"/>
        </w:rPr>
        <w:tab/>
      </w:r>
    </w:p>
    <w:p w14:paraId="42D5D413" w14:textId="77777777" w:rsidR="00D05A42" w:rsidRPr="008E78A1" w:rsidRDefault="00D05A42" w:rsidP="00D05A42">
      <w:pPr>
        <w:rPr>
          <w:rFonts w:ascii="Arial" w:hAnsi="Arial" w:cs="Arial"/>
        </w:rPr>
      </w:pPr>
    </w:p>
    <w:tbl>
      <w:tblPr>
        <w:tblStyle w:val="Sombreadoclaro-nfasis5"/>
        <w:tblW w:w="10065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859"/>
        <w:gridCol w:w="2253"/>
        <w:gridCol w:w="2253"/>
        <w:gridCol w:w="3042"/>
        <w:gridCol w:w="658"/>
      </w:tblGrid>
      <w:tr w:rsidR="00CB37B2" w:rsidRPr="008E78A1" w14:paraId="7DDCF602" w14:textId="1CA6FC06" w:rsidTr="00074DE9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709" w:type="dxa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noWrap/>
            <w:vAlign w:val="center"/>
          </w:tcPr>
          <w:p w14:paraId="4748ED5A" w14:textId="016E0BCC" w:rsidR="00CB37B2" w:rsidRPr="00074DE9" w:rsidRDefault="000B29C3" w:rsidP="00074DE9">
            <w:pPr>
              <w:jc w:val="center"/>
              <w:rPr>
                <w:rFonts w:ascii="Calibri" w:hAnsi="Calibri"/>
                <w:color w:val="000000"/>
              </w:rPr>
            </w:pPr>
            <w:r w:rsidRPr="000B29C3">
              <w:rPr>
                <w:rFonts w:ascii="Calibri" w:eastAsia="Times New Roman" w:hAnsi="Calibri" w:cs="Calibri"/>
                <w:color w:val="000000"/>
                <w:lang w:eastAsia="es-CO"/>
              </w:rPr>
              <w:t>VERSION</w:t>
            </w:r>
          </w:p>
        </w:tc>
        <w:tc>
          <w:tcPr>
            <w:tcW w:w="2410" w:type="dxa"/>
            <w:noWrap/>
            <w:vAlign w:val="center"/>
          </w:tcPr>
          <w:p w14:paraId="53C669FD" w14:textId="75C74AF3" w:rsidR="00CB37B2" w:rsidRPr="00074DE9" w:rsidRDefault="000B29C3" w:rsidP="00074D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0B29C3">
              <w:rPr>
                <w:rFonts w:ascii="Calibri" w:eastAsia="Times New Roman" w:hAnsi="Calibri" w:cs="Calibri"/>
                <w:color w:val="000000"/>
                <w:lang w:eastAsia="es-CO"/>
              </w:rPr>
              <w:t>FECHA</w:t>
            </w:r>
          </w:p>
        </w:tc>
        <w:tc>
          <w:tcPr>
            <w:tcW w:w="2410" w:type="dxa"/>
            <w:noWrap/>
            <w:vAlign w:val="center"/>
          </w:tcPr>
          <w:p w14:paraId="1EA6FA3E" w14:textId="77777777" w:rsidR="000B29C3" w:rsidRPr="000B29C3" w:rsidRDefault="000B29C3" w:rsidP="000B29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rPrChange w:id="4" w:author="Juan Pablo Rodriguez Montoya" w:date="2012-08-25T09:12:00Z">
                  <w:rPr>
                    <w:rFonts w:ascii="Calibri" w:eastAsia="Times New Roman" w:hAnsi="Calibri" w:cs="Calibri"/>
                    <w:color w:val="000000"/>
                    <w:lang w:val="es-CO" w:eastAsia="es-CO"/>
                  </w:rPr>
                </w:rPrChange>
              </w:rPr>
            </w:pPr>
            <w:r w:rsidRPr="000B29C3">
              <w:rPr>
                <w:rFonts w:ascii="Calibri" w:eastAsia="Times New Roman" w:hAnsi="Calibri" w:cs="Calibri"/>
                <w:color w:val="000000"/>
                <w:lang w:eastAsia="es-CO"/>
              </w:rPr>
              <w:t>REALIZADO POR</w:t>
            </w:r>
          </w:p>
        </w:tc>
        <w:tc>
          <w:tcPr>
            <w:tcW w:w="3260" w:type="dxa"/>
            <w:noWrap/>
            <w:vAlign w:val="center"/>
          </w:tcPr>
          <w:p w14:paraId="06DADEC4" w14:textId="77777777" w:rsidR="000B29C3" w:rsidRPr="000B29C3" w:rsidRDefault="000B29C3" w:rsidP="000B29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rPrChange w:id="5" w:author="Juan Pablo Rodriguez Montoya" w:date="2012-08-25T09:12:00Z">
                  <w:rPr>
                    <w:rFonts w:ascii="Calibri" w:eastAsia="Times New Roman" w:hAnsi="Calibri" w:cs="Calibri"/>
                    <w:color w:val="000000"/>
                    <w:lang w:val="es-CO" w:eastAsia="es-CO"/>
                  </w:rPr>
                </w:rPrChange>
              </w:rPr>
            </w:pPr>
            <w:r w:rsidRPr="000B29C3">
              <w:rPr>
                <w:rFonts w:ascii="Calibri" w:eastAsia="Times New Roman" w:hAnsi="Calibri" w:cs="Calibri"/>
                <w:color w:val="000000"/>
                <w:lang w:eastAsia="es-CO"/>
              </w:rPr>
              <w:t>ADICIONES O MODIFICACIONES</w:t>
            </w:r>
          </w:p>
        </w:tc>
      </w:tr>
      <w:tr w:rsidR="00CB37B2" w:rsidRPr="008E78A1" w14:paraId="7F5A1B1B" w14:textId="7C043182" w:rsidTr="00074DE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09" w:type="dxa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noWrap/>
            <w:vAlign w:val="center"/>
          </w:tcPr>
          <w:p w14:paraId="20D6A889" w14:textId="7993552B" w:rsidR="00CB37B2" w:rsidRPr="00074DE9" w:rsidRDefault="00F825D3" w:rsidP="00074DE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0.</w:t>
            </w:r>
            <w:r w:rsidR="000B29C3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410" w:type="dxa"/>
            <w:noWrap/>
            <w:vAlign w:val="center"/>
          </w:tcPr>
          <w:p w14:paraId="660C4258" w14:textId="243758D2" w:rsidR="00CB37B2" w:rsidRPr="00074DE9" w:rsidRDefault="000B29C3" w:rsidP="00074D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17/08/2012</w:t>
            </w:r>
          </w:p>
        </w:tc>
        <w:tc>
          <w:tcPr>
            <w:tcW w:w="2410" w:type="dxa"/>
            <w:noWrap/>
            <w:vAlign w:val="center"/>
          </w:tcPr>
          <w:p w14:paraId="5C6DDA63" w14:textId="77777777" w:rsidR="000B29C3" w:rsidRPr="000B29C3" w:rsidRDefault="000B29C3" w:rsidP="000B29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rPrChange w:id="6" w:author="Juan Pablo Rodriguez Montoya" w:date="2012-08-25T09:12:00Z">
                  <w:rPr>
                    <w:rFonts w:ascii="Calibri" w:eastAsia="Times New Roman" w:hAnsi="Calibri" w:cs="Calibri"/>
                    <w:color w:val="000000"/>
                    <w:lang w:val="es-CO" w:eastAsia="es-CO"/>
                  </w:rPr>
                </w:rPrChange>
              </w:rPr>
            </w:pPr>
            <w:r w:rsidRPr="000B29C3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Katherine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Espíndola</w:t>
            </w:r>
            <w:proofErr w:type="spellEnd"/>
          </w:p>
        </w:tc>
        <w:tc>
          <w:tcPr>
            <w:tcW w:w="3260" w:type="dxa"/>
            <w:noWrap/>
            <w:vAlign w:val="center"/>
          </w:tcPr>
          <w:p w14:paraId="7D600192" w14:textId="77777777" w:rsidR="000B29C3" w:rsidRPr="000B29C3" w:rsidRDefault="000B29C3" w:rsidP="000B29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rPrChange w:id="7" w:author="Juan Pablo Rodriguez Montoya" w:date="2012-08-25T09:12:00Z">
                  <w:rPr>
                    <w:rFonts w:ascii="Calibri" w:eastAsia="Times New Roman" w:hAnsi="Calibri" w:cs="Calibri"/>
                    <w:color w:val="000000"/>
                    <w:lang w:val="es-CO" w:eastAsia="es-CO"/>
                  </w:rPr>
                </w:rPrChange>
              </w:rPr>
            </w:pPr>
            <w:r w:rsidRPr="000B29C3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F825D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 </w:t>
            </w:r>
            <w:proofErr w:type="spellStart"/>
            <w:r w:rsidR="00F825D3">
              <w:rPr>
                <w:rFonts w:ascii="Calibri" w:eastAsia="Times New Roman" w:hAnsi="Calibri" w:cs="Calibri"/>
                <w:color w:val="000000"/>
                <w:lang w:eastAsia="es-CO"/>
              </w:rPr>
              <w:t>agrego</w:t>
            </w:r>
            <w:proofErr w:type="spellEnd"/>
            <w:r w:rsidR="00F825D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la tabla de cambios al documento</w:t>
            </w:r>
          </w:p>
        </w:tc>
      </w:tr>
      <w:tr w:rsidR="00CB37B2" w:rsidRPr="008E78A1" w14:paraId="7F3E5592" w14:textId="6CBE7479" w:rsidTr="00074DE9">
        <w:trPr>
          <w:gridAfter w:val="1"/>
          <w:wAfter w:w="709" w:type="dxa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noWrap/>
            <w:vAlign w:val="center"/>
          </w:tcPr>
          <w:p w14:paraId="3ECEE5A7" w14:textId="7A57300D" w:rsidR="00CB37B2" w:rsidRPr="00074DE9" w:rsidRDefault="00CB37B2" w:rsidP="00074DE9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2410" w:type="dxa"/>
            <w:noWrap/>
            <w:vAlign w:val="center"/>
          </w:tcPr>
          <w:p w14:paraId="224D0179" w14:textId="7DDB52A9" w:rsidR="00CB37B2" w:rsidRPr="00074DE9" w:rsidRDefault="00CB37B2" w:rsidP="00074D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</w:p>
        </w:tc>
        <w:tc>
          <w:tcPr>
            <w:tcW w:w="2410" w:type="dxa"/>
            <w:noWrap/>
            <w:vAlign w:val="center"/>
          </w:tcPr>
          <w:p w14:paraId="7A9A3E54" w14:textId="77777777" w:rsidR="000B29C3" w:rsidRPr="000B29C3" w:rsidRDefault="000B29C3" w:rsidP="000B2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rPrChange w:id="8" w:author="Juan Pablo Rodriguez Montoya" w:date="2012-08-25T09:12:00Z">
                  <w:rPr>
                    <w:rFonts w:ascii="Calibri" w:eastAsia="Times New Roman" w:hAnsi="Calibri" w:cs="Calibri"/>
                    <w:color w:val="000000"/>
                    <w:lang w:val="es-CO" w:eastAsia="es-CO"/>
                  </w:rPr>
                </w:rPrChange>
              </w:rPr>
            </w:pPr>
            <w:r w:rsidRPr="000B29C3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60" w:type="dxa"/>
            <w:noWrap/>
            <w:vAlign w:val="center"/>
          </w:tcPr>
          <w:p w14:paraId="0A561920" w14:textId="77777777" w:rsidR="000B29C3" w:rsidRPr="000B29C3" w:rsidRDefault="000B29C3" w:rsidP="000B2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rPrChange w:id="9" w:author="Juan Pablo Rodriguez Montoya" w:date="2012-08-25T09:12:00Z">
                  <w:rPr>
                    <w:rFonts w:ascii="Calibri" w:eastAsia="Times New Roman" w:hAnsi="Calibri" w:cs="Calibri"/>
                    <w:color w:val="000000"/>
                    <w:lang w:val="es-CO" w:eastAsia="es-CO"/>
                  </w:rPr>
                </w:rPrChange>
              </w:rPr>
            </w:pPr>
            <w:r w:rsidRPr="000B29C3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B37B2" w:rsidRPr="008E78A1" w14:paraId="3A19BEBD" w14:textId="1CF045EB" w:rsidTr="00074DE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09" w:type="dxa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noWrap/>
            <w:vAlign w:val="center"/>
          </w:tcPr>
          <w:p w14:paraId="1565C158" w14:textId="61FF2BD5" w:rsidR="00CB37B2" w:rsidRPr="00074DE9" w:rsidRDefault="00CB37B2" w:rsidP="00074DE9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2410" w:type="dxa"/>
            <w:noWrap/>
            <w:vAlign w:val="center"/>
          </w:tcPr>
          <w:p w14:paraId="7BB717D2" w14:textId="15416FC3" w:rsidR="00CB37B2" w:rsidRPr="00074DE9" w:rsidRDefault="00CB37B2" w:rsidP="00074D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</w:p>
        </w:tc>
        <w:tc>
          <w:tcPr>
            <w:tcW w:w="2410" w:type="dxa"/>
            <w:noWrap/>
            <w:vAlign w:val="center"/>
          </w:tcPr>
          <w:p w14:paraId="2E53B769" w14:textId="77777777" w:rsidR="000B29C3" w:rsidRPr="000B29C3" w:rsidRDefault="000B29C3" w:rsidP="000B29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rPrChange w:id="10" w:author="Juan Pablo Rodriguez Montoya" w:date="2012-08-25T09:12:00Z">
                  <w:rPr>
                    <w:rFonts w:ascii="Calibri" w:eastAsia="Times New Roman" w:hAnsi="Calibri" w:cs="Calibri"/>
                    <w:color w:val="000000"/>
                    <w:lang w:val="es-CO" w:eastAsia="es-CO"/>
                  </w:rPr>
                </w:rPrChange>
              </w:rPr>
            </w:pPr>
            <w:r w:rsidRPr="000B29C3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60" w:type="dxa"/>
            <w:noWrap/>
            <w:vAlign w:val="center"/>
          </w:tcPr>
          <w:p w14:paraId="5CAFF735" w14:textId="77777777" w:rsidR="000B29C3" w:rsidRPr="000B29C3" w:rsidRDefault="000B29C3" w:rsidP="000B29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rPrChange w:id="11" w:author="Juan Pablo Rodriguez Montoya" w:date="2012-08-25T09:12:00Z">
                  <w:rPr>
                    <w:rFonts w:ascii="Calibri" w:eastAsia="Times New Roman" w:hAnsi="Calibri" w:cs="Calibri"/>
                    <w:color w:val="000000"/>
                    <w:lang w:val="es-CO" w:eastAsia="es-CO"/>
                  </w:rPr>
                </w:rPrChange>
              </w:rPr>
            </w:pPr>
            <w:r w:rsidRPr="000B29C3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0B29C3" w:rsidRPr="000B29C3" w14:paraId="4EDA6F7B" w14:textId="77777777" w:rsidTr="000B29C3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noWrap/>
            <w:vAlign w:val="center"/>
            <w:hideMark/>
          </w:tcPr>
          <w:p w14:paraId="33CB0440" w14:textId="77777777" w:rsidR="000B29C3" w:rsidRPr="000B29C3" w:rsidRDefault="000B29C3" w:rsidP="000B29C3">
            <w:pPr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10" w:type="dxa"/>
            <w:noWrap/>
            <w:vAlign w:val="center"/>
            <w:hideMark/>
          </w:tcPr>
          <w:p w14:paraId="0E6EE5FE" w14:textId="77777777" w:rsidR="000B29C3" w:rsidRPr="000B29C3" w:rsidRDefault="000B29C3" w:rsidP="000B29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10" w:type="dxa"/>
            <w:noWrap/>
            <w:vAlign w:val="center"/>
            <w:hideMark/>
          </w:tcPr>
          <w:p w14:paraId="4F79F37A" w14:textId="77777777" w:rsidR="000B29C3" w:rsidRPr="000B29C3" w:rsidRDefault="000B29C3" w:rsidP="000B2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B29C3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60" w:type="dxa"/>
            <w:gridSpan w:val="2"/>
            <w:noWrap/>
            <w:vAlign w:val="center"/>
            <w:hideMark/>
          </w:tcPr>
          <w:p w14:paraId="147E5DA0" w14:textId="77777777" w:rsidR="000B29C3" w:rsidRPr="000B29C3" w:rsidRDefault="000B29C3" w:rsidP="000B2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B29C3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0B29C3" w:rsidRPr="000B29C3" w14:paraId="256E0577" w14:textId="77777777" w:rsidTr="000B29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noWrap/>
            <w:vAlign w:val="center"/>
            <w:hideMark/>
          </w:tcPr>
          <w:p w14:paraId="2CF3AFE8" w14:textId="77777777" w:rsidR="000B29C3" w:rsidRPr="000B29C3" w:rsidRDefault="000B29C3" w:rsidP="000B29C3">
            <w:pPr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10" w:type="dxa"/>
            <w:noWrap/>
            <w:vAlign w:val="center"/>
            <w:hideMark/>
          </w:tcPr>
          <w:p w14:paraId="1BB0122D" w14:textId="77777777" w:rsidR="000B29C3" w:rsidRPr="000B29C3" w:rsidRDefault="000B29C3" w:rsidP="000B29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10" w:type="dxa"/>
            <w:noWrap/>
            <w:vAlign w:val="center"/>
            <w:hideMark/>
          </w:tcPr>
          <w:p w14:paraId="4CB61958" w14:textId="77777777" w:rsidR="000B29C3" w:rsidRPr="000B29C3" w:rsidRDefault="000B29C3" w:rsidP="000B29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B29C3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60" w:type="dxa"/>
            <w:gridSpan w:val="2"/>
            <w:noWrap/>
            <w:vAlign w:val="center"/>
            <w:hideMark/>
          </w:tcPr>
          <w:p w14:paraId="00F72C60" w14:textId="77777777" w:rsidR="000B29C3" w:rsidRPr="000B29C3" w:rsidRDefault="000B29C3" w:rsidP="000B29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B29C3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0B29C3" w:rsidRPr="000B29C3" w14:paraId="42779D7A" w14:textId="77777777" w:rsidTr="000B29C3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noWrap/>
            <w:vAlign w:val="center"/>
            <w:hideMark/>
          </w:tcPr>
          <w:p w14:paraId="08D46E9E" w14:textId="77777777" w:rsidR="000B29C3" w:rsidRPr="000B29C3" w:rsidRDefault="000B29C3" w:rsidP="000B29C3">
            <w:pPr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10" w:type="dxa"/>
            <w:noWrap/>
            <w:vAlign w:val="center"/>
            <w:hideMark/>
          </w:tcPr>
          <w:p w14:paraId="58A44DD8" w14:textId="77777777" w:rsidR="000B29C3" w:rsidRPr="000B29C3" w:rsidRDefault="000B29C3" w:rsidP="000B29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10" w:type="dxa"/>
            <w:noWrap/>
            <w:vAlign w:val="center"/>
            <w:hideMark/>
          </w:tcPr>
          <w:p w14:paraId="324B40A2" w14:textId="77777777" w:rsidR="000B29C3" w:rsidRPr="000B29C3" w:rsidRDefault="000B29C3" w:rsidP="000B2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B29C3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60" w:type="dxa"/>
            <w:gridSpan w:val="2"/>
            <w:noWrap/>
            <w:vAlign w:val="center"/>
            <w:hideMark/>
          </w:tcPr>
          <w:p w14:paraId="0BFB4AF7" w14:textId="77777777" w:rsidR="000B29C3" w:rsidRPr="000B29C3" w:rsidRDefault="000B29C3" w:rsidP="000B2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B29C3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08B71E46" w14:textId="77777777" w:rsidR="00CB37B2" w:rsidRPr="00074DE9" w:rsidRDefault="00CB37B2" w:rsidP="00D9745F">
      <w:pPr>
        <w:rPr>
          <w:rFonts w:ascii="Arial" w:hAnsi="Arial"/>
        </w:rPr>
      </w:pPr>
    </w:p>
    <w:p w14:paraId="01E1308F" w14:textId="77777777" w:rsidR="000B29C3" w:rsidRPr="00F825D3" w:rsidRDefault="000B29C3" w:rsidP="00D9745F">
      <w:pPr>
        <w:rPr>
          <w:rFonts w:ascii="Arial" w:hAnsi="Arial" w:cs="Arial"/>
        </w:rPr>
      </w:pPr>
    </w:p>
    <w:p w14:paraId="73FC3D50" w14:textId="77777777" w:rsidR="006263D1" w:rsidRPr="00074DE9" w:rsidRDefault="006263D1" w:rsidP="00D9745F">
      <w:pPr>
        <w:rPr>
          <w:rFonts w:ascii="Arial" w:hAnsi="Arial"/>
        </w:rPr>
      </w:pPr>
    </w:p>
    <w:p w14:paraId="2EC911BC" w14:textId="77777777" w:rsidR="00CB37B2" w:rsidRPr="00074DE9" w:rsidRDefault="00CB37B2" w:rsidP="00D9745F">
      <w:pPr>
        <w:rPr>
          <w:rFonts w:ascii="Arial" w:hAnsi="Arial"/>
        </w:rPr>
      </w:pPr>
    </w:p>
    <w:p w14:paraId="72BA33E2" w14:textId="77777777" w:rsidR="00CB37B2" w:rsidRPr="00074DE9" w:rsidRDefault="00CB37B2" w:rsidP="00D9745F">
      <w:pPr>
        <w:rPr>
          <w:rFonts w:ascii="Arial" w:hAnsi="Arial"/>
        </w:rPr>
      </w:pPr>
    </w:p>
    <w:p w14:paraId="6C655617" w14:textId="77777777" w:rsidR="00CB37B2" w:rsidRPr="00074DE9" w:rsidRDefault="00CB37B2" w:rsidP="00D9745F">
      <w:pPr>
        <w:rPr>
          <w:rFonts w:ascii="Arial" w:hAnsi="Arial"/>
        </w:rPr>
      </w:pPr>
    </w:p>
    <w:p w14:paraId="06A4AD44" w14:textId="77777777" w:rsidR="00CB37B2" w:rsidRPr="00074DE9" w:rsidRDefault="00CB37B2" w:rsidP="00D9745F">
      <w:pPr>
        <w:rPr>
          <w:rFonts w:ascii="Arial" w:hAnsi="Arial"/>
        </w:rPr>
      </w:pPr>
    </w:p>
    <w:p w14:paraId="7697B562" w14:textId="77777777" w:rsidR="00CB37B2" w:rsidRPr="00074DE9" w:rsidRDefault="00CB37B2" w:rsidP="00D9745F">
      <w:pPr>
        <w:rPr>
          <w:rFonts w:ascii="Arial" w:hAnsi="Arial"/>
        </w:rPr>
      </w:pPr>
    </w:p>
    <w:p w14:paraId="35166CD5" w14:textId="77777777" w:rsidR="00CB37B2" w:rsidRPr="00074DE9" w:rsidRDefault="00CB37B2" w:rsidP="00D9745F">
      <w:pPr>
        <w:rPr>
          <w:rFonts w:ascii="Arial" w:hAnsi="Arial"/>
        </w:rPr>
      </w:pPr>
    </w:p>
    <w:p w14:paraId="385A075D" w14:textId="77777777" w:rsidR="00CB37B2" w:rsidRPr="00074DE9" w:rsidRDefault="00CB37B2" w:rsidP="00D9745F">
      <w:pPr>
        <w:rPr>
          <w:rFonts w:ascii="Arial" w:hAnsi="Arial"/>
        </w:rPr>
      </w:pPr>
    </w:p>
    <w:p w14:paraId="70D94869" w14:textId="77777777" w:rsidR="00CB37B2" w:rsidRPr="00074DE9" w:rsidRDefault="00CB37B2" w:rsidP="00D9745F">
      <w:pPr>
        <w:rPr>
          <w:rFonts w:ascii="Arial" w:hAnsi="Arial"/>
        </w:rPr>
      </w:pPr>
    </w:p>
    <w:p w14:paraId="5ABBC4E0" w14:textId="77777777" w:rsidR="00CB37B2" w:rsidRPr="00074DE9" w:rsidRDefault="00CB37B2" w:rsidP="00D9745F">
      <w:pPr>
        <w:rPr>
          <w:rFonts w:ascii="Arial" w:hAnsi="Arial"/>
        </w:rPr>
      </w:pPr>
    </w:p>
    <w:p w14:paraId="707CB265" w14:textId="77777777" w:rsidR="00CB37B2" w:rsidRPr="00074DE9" w:rsidRDefault="00CB37B2" w:rsidP="00D9745F">
      <w:pPr>
        <w:rPr>
          <w:rFonts w:ascii="Arial" w:hAnsi="Arial"/>
        </w:rPr>
      </w:pPr>
    </w:p>
    <w:p w14:paraId="7AD4B18B" w14:textId="77777777" w:rsidR="00CB37B2" w:rsidRPr="00074DE9" w:rsidRDefault="00CB37B2" w:rsidP="00D9745F">
      <w:pPr>
        <w:rPr>
          <w:rFonts w:ascii="Arial" w:hAnsi="Arial"/>
        </w:rPr>
      </w:pPr>
    </w:p>
    <w:p w14:paraId="4CAC0E11" w14:textId="77777777" w:rsidR="00CB37B2" w:rsidRPr="00074DE9" w:rsidRDefault="00CB37B2" w:rsidP="00D9745F">
      <w:pPr>
        <w:rPr>
          <w:rFonts w:ascii="Arial" w:hAnsi="Arial"/>
        </w:rPr>
      </w:pPr>
    </w:p>
    <w:p w14:paraId="7FA483A7" w14:textId="77777777" w:rsidR="00CB37B2" w:rsidRPr="00074DE9" w:rsidRDefault="00CB37B2" w:rsidP="00D9745F">
      <w:pPr>
        <w:rPr>
          <w:rFonts w:ascii="Arial" w:hAnsi="Arial"/>
        </w:rPr>
      </w:pPr>
    </w:p>
    <w:p w14:paraId="655BA9EF" w14:textId="77777777" w:rsidR="00CB37B2" w:rsidRPr="00074DE9" w:rsidRDefault="00CB37B2" w:rsidP="00D9745F">
      <w:pPr>
        <w:rPr>
          <w:rFonts w:ascii="Arial" w:hAnsi="Arial"/>
        </w:rPr>
      </w:pPr>
    </w:p>
    <w:p w14:paraId="089310DE" w14:textId="77777777" w:rsidR="00CB37B2" w:rsidRPr="00074DE9" w:rsidRDefault="00CB37B2" w:rsidP="00CB37B2">
      <w:pPr>
        <w:pStyle w:val="Ttulo1"/>
        <w:rPr>
          <w:rFonts w:ascii="Arial" w:hAnsi="Arial"/>
        </w:rPr>
      </w:pPr>
      <w:bookmarkStart w:id="12" w:name="_Toc333053671"/>
      <w:proofErr w:type="spellStart"/>
      <w:r w:rsidRPr="00074DE9">
        <w:rPr>
          <w:rFonts w:ascii="Arial" w:hAnsi="Arial"/>
        </w:rPr>
        <w:t>Preface</w:t>
      </w:r>
      <w:bookmarkEnd w:id="12"/>
      <w:proofErr w:type="spellEnd"/>
      <w:r w:rsidRPr="00074DE9">
        <w:rPr>
          <w:rFonts w:ascii="Arial" w:hAnsi="Arial"/>
        </w:rPr>
        <w:tab/>
      </w:r>
    </w:p>
    <w:p w14:paraId="0CFABC5D" w14:textId="77777777" w:rsidR="00CB37B2" w:rsidRPr="00074DE9" w:rsidRDefault="00CB37B2" w:rsidP="00D9745F">
      <w:pPr>
        <w:rPr>
          <w:rFonts w:ascii="Arial" w:hAnsi="Arial"/>
        </w:rPr>
      </w:pPr>
    </w:p>
    <w:p w14:paraId="0A18F99B" w14:textId="77777777" w:rsidR="00CB37B2" w:rsidRPr="00074DE9" w:rsidRDefault="00CB37B2" w:rsidP="00D9745F">
      <w:pPr>
        <w:rPr>
          <w:rFonts w:ascii="Arial" w:hAnsi="Arial"/>
        </w:rPr>
      </w:pPr>
    </w:p>
    <w:p w14:paraId="7B2C5D29" w14:textId="77777777" w:rsidR="00CB37B2" w:rsidRPr="00074DE9" w:rsidRDefault="00CB37B2" w:rsidP="00D9745F">
      <w:pPr>
        <w:rPr>
          <w:rFonts w:ascii="Arial" w:hAnsi="Arial"/>
        </w:rPr>
      </w:pPr>
    </w:p>
    <w:p w14:paraId="6FFEF463" w14:textId="77777777" w:rsidR="00CB37B2" w:rsidRPr="00074DE9" w:rsidRDefault="00CB37B2" w:rsidP="00D9745F">
      <w:pPr>
        <w:rPr>
          <w:rFonts w:ascii="Arial" w:hAnsi="Arial"/>
        </w:rPr>
      </w:pPr>
    </w:p>
    <w:p w14:paraId="22F27BF8" w14:textId="77777777" w:rsidR="00CB37B2" w:rsidRPr="00074DE9" w:rsidRDefault="00CB37B2" w:rsidP="00D9745F">
      <w:pPr>
        <w:rPr>
          <w:rFonts w:ascii="Arial" w:hAnsi="Arial"/>
        </w:rPr>
      </w:pPr>
    </w:p>
    <w:p w14:paraId="4B8A9243" w14:textId="77777777" w:rsidR="00CB37B2" w:rsidRPr="00074DE9" w:rsidRDefault="00CB37B2" w:rsidP="00D9745F">
      <w:pPr>
        <w:rPr>
          <w:rFonts w:ascii="Arial" w:hAnsi="Arial"/>
        </w:rPr>
      </w:pPr>
    </w:p>
    <w:p w14:paraId="1E1A04E2" w14:textId="77777777" w:rsidR="00CB37B2" w:rsidRPr="00074DE9" w:rsidRDefault="00CB37B2" w:rsidP="00D9745F">
      <w:pPr>
        <w:rPr>
          <w:rFonts w:ascii="Arial" w:hAnsi="Arial"/>
        </w:rPr>
      </w:pPr>
    </w:p>
    <w:p w14:paraId="673A2532" w14:textId="77777777" w:rsidR="00CB37B2" w:rsidRPr="00074DE9" w:rsidRDefault="00CB37B2" w:rsidP="00D9745F">
      <w:pPr>
        <w:rPr>
          <w:rFonts w:ascii="Arial" w:hAnsi="Arial"/>
        </w:rPr>
      </w:pPr>
    </w:p>
    <w:p w14:paraId="3CB1D9DD" w14:textId="77777777" w:rsidR="00CB37B2" w:rsidRPr="00074DE9" w:rsidRDefault="00CB37B2" w:rsidP="00D9745F">
      <w:pPr>
        <w:rPr>
          <w:rFonts w:ascii="Arial" w:hAnsi="Arial"/>
        </w:rPr>
      </w:pPr>
    </w:p>
    <w:p w14:paraId="0DFFBFF1" w14:textId="77777777" w:rsidR="00CB37B2" w:rsidRPr="00074DE9" w:rsidRDefault="00CB37B2" w:rsidP="00D9745F">
      <w:pPr>
        <w:rPr>
          <w:rFonts w:ascii="Arial" w:hAnsi="Arial"/>
        </w:rPr>
      </w:pPr>
    </w:p>
    <w:p w14:paraId="27732D0F" w14:textId="77777777" w:rsidR="00CB37B2" w:rsidRPr="00074DE9" w:rsidRDefault="00CB37B2" w:rsidP="00D9745F">
      <w:pPr>
        <w:rPr>
          <w:rFonts w:ascii="Arial" w:hAnsi="Arial"/>
        </w:rPr>
      </w:pPr>
    </w:p>
    <w:p w14:paraId="08946E3F" w14:textId="77777777" w:rsidR="00CB37B2" w:rsidRPr="00074DE9" w:rsidRDefault="00CB37B2" w:rsidP="00D9745F">
      <w:pPr>
        <w:rPr>
          <w:rFonts w:ascii="Arial" w:hAnsi="Arial"/>
        </w:rPr>
      </w:pPr>
    </w:p>
    <w:p w14:paraId="4156198A" w14:textId="77777777" w:rsidR="00CB37B2" w:rsidRPr="00074DE9" w:rsidRDefault="00CB37B2" w:rsidP="00D9745F">
      <w:pPr>
        <w:rPr>
          <w:rFonts w:ascii="Arial" w:hAnsi="Arial"/>
        </w:rPr>
      </w:pPr>
    </w:p>
    <w:p w14:paraId="1F1E94E2" w14:textId="77777777" w:rsidR="00CB37B2" w:rsidRPr="00074DE9" w:rsidRDefault="00CB37B2" w:rsidP="00D9745F">
      <w:pPr>
        <w:rPr>
          <w:rFonts w:ascii="Arial" w:hAnsi="Arial"/>
        </w:rPr>
      </w:pPr>
    </w:p>
    <w:p w14:paraId="73425C18" w14:textId="77777777" w:rsidR="00CB37B2" w:rsidRPr="00074DE9" w:rsidRDefault="00CB37B2" w:rsidP="00D9745F">
      <w:pPr>
        <w:rPr>
          <w:rFonts w:ascii="Arial" w:hAnsi="Arial"/>
        </w:rPr>
      </w:pPr>
    </w:p>
    <w:p w14:paraId="53D3F52F" w14:textId="77777777" w:rsidR="00CB37B2" w:rsidRPr="00074DE9" w:rsidRDefault="00CB37B2" w:rsidP="00D9745F">
      <w:pPr>
        <w:rPr>
          <w:rFonts w:ascii="Arial" w:hAnsi="Arial"/>
        </w:rPr>
      </w:pPr>
    </w:p>
    <w:p w14:paraId="0571FEA5" w14:textId="77777777" w:rsidR="00CB37B2" w:rsidRPr="00074DE9" w:rsidRDefault="00CB37B2" w:rsidP="00D9745F">
      <w:pPr>
        <w:rPr>
          <w:rFonts w:ascii="Arial" w:hAnsi="Arial"/>
        </w:rPr>
      </w:pPr>
    </w:p>
    <w:p w14:paraId="0142A902" w14:textId="77777777" w:rsidR="00CB37B2" w:rsidRPr="00074DE9" w:rsidRDefault="00CB37B2" w:rsidP="00D9745F">
      <w:pPr>
        <w:rPr>
          <w:rFonts w:ascii="Arial" w:hAnsi="Arial"/>
        </w:rPr>
      </w:pPr>
    </w:p>
    <w:p w14:paraId="755A5384" w14:textId="77777777" w:rsidR="00CB37B2" w:rsidRPr="00074DE9" w:rsidRDefault="00CB37B2" w:rsidP="00D9745F">
      <w:pPr>
        <w:rPr>
          <w:rFonts w:ascii="Arial" w:hAnsi="Arial"/>
        </w:rPr>
      </w:pPr>
    </w:p>
    <w:p w14:paraId="2542EC16" w14:textId="77777777" w:rsidR="00CB37B2" w:rsidRPr="00074DE9" w:rsidRDefault="00CB37B2" w:rsidP="00D9745F">
      <w:pPr>
        <w:rPr>
          <w:rFonts w:ascii="Arial" w:hAnsi="Arial"/>
        </w:rPr>
      </w:pPr>
    </w:p>
    <w:p w14:paraId="1367D40C" w14:textId="77777777" w:rsidR="00CB37B2" w:rsidRPr="00074DE9" w:rsidRDefault="00CB37B2" w:rsidP="00D9745F">
      <w:pPr>
        <w:rPr>
          <w:rFonts w:ascii="Arial" w:hAnsi="Arial"/>
        </w:rPr>
      </w:pPr>
    </w:p>
    <w:p w14:paraId="113E91DA" w14:textId="77777777" w:rsidR="00CB37B2" w:rsidRPr="00074DE9" w:rsidRDefault="00CB37B2" w:rsidP="00D9745F">
      <w:pPr>
        <w:rPr>
          <w:rFonts w:ascii="Arial" w:hAnsi="Arial"/>
        </w:rPr>
      </w:pPr>
    </w:p>
    <w:p w14:paraId="286E023B" w14:textId="77777777" w:rsidR="00CB37B2" w:rsidRPr="00074DE9" w:rsidRDefault="00CB37B2" w:rsidP="00D9745F">
      <w:pPr>
        <w:rPr>
          <w:rFonts w:ascii="Arial" w:hAnsi="Arial"/>
        </w:rPr>
      </w:pPr>
    </w:p>
    <w:sdt>
      <w:sdtPr>
        <w:rPr>
          <w:rFonts w:ascii="Arial" w:hAnsi="Arial"/>
          <w:b w:val="0"/>
          <w:color w:val="auto"/>
          <w:sz w:val="22"/>
          <w:rPrChange w:id="13" w:author="Juan Pablo Rodriguez Montoya" w:date="2012-08-25T09:12:00Z">
            <w:rPr>
              <w:rFonts w:ascii="Arial" w:eastAsiaTheme="minorHAnsi" w:hAnsi="Arial" w:cstheme="minorBidi"/>
              <w:b w:val="0"/>
              <w:bCs w:val="0"/>
              <w:color w:val="auto"/>
              <w:sz w:val="22"/>
              <w:szCs w:val="22"/>
              <w:lang w:val="es-CO"/>
            </w:rPr>
          </w:rPrChange>
        </w:rPr>
        <w:id w:val="523540900"/>
        <w:docPartObj>
          <w:docPartGallery w:val="Table of Contents"/>
          <w:docPartUnique/>
        </w:docPartObj>
      </w:sdtPr>
      <w:sdtEndPr>
        <w:rPr>
          <w:rFonts w:eastAsiaTheme="minorHAnsi" w:cs="Arial"/>
          <w:bCs w:val="0"/>
          <w:szCs w:val="22"/>
        </w:rPr>
      </w:sdtEndPr>
      <w:sdtContent>
        <w:p w14:paraId="1F586774" w14:textId="77777777" w:rsidR="00CB37B2" w:rsidRPr="00074DE9" w:rsidRDefault="00CB37B2">
          <w:pPr>
            <w:pStyle w:val="TtulodeTDC"/>
            <w:rPr>
              <w:rFonts w:ascii="Arial" w:hAnsi="Arial"/>
            </w:rPr>
          </w:pPr>
          <w:r w:rsidRPr="006D4EB5">
            <w:rPr>
              <w:rFonts w:ascii="Arial" w:hAnsi="Arial" w:cs="Arial"/>
            </w:rPr>
            <w:t>Contenido</w:t>
          </w:r>
        </w:p>
        <w:p w14:paraId="2121EB4F" w14:textId="77777777" w:rsidR="00082A52" w:rsidRDefault="00BF46F9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r w:rsidRPr="00074DE9">
            <w:rPr>
              <w:rFonts w:ascii="Arial" w:hAnsi="Arial"/>
            </w:rPr>
            <w:fldChar w:fldCharType="begin"/>
          </w:r>
          <w:r w:rsidR="00CB37B2" w:rsidRPr="00074DE9">
            <w:rPr>
              <w:rFonts w:ascii="Arial" w:hAnsi="Arial"/>
            </w:rPr>
            <w:instrText xml:space="preserve"> TOC \o "1-3" \h \z \u </w:instrText>
          </w:r>
          <w:r w:rsidRPr="00074DE9">
            <w:rPr>
              <w:rFonts w:ascii="Arial" w:hAnsi="Arial"/>
            </w:rPr>
            <w:fldChar w:fldCharType="separate"/>
          </w:r>
          <w:hyperlink w:anchor="_Toc333053669" w:history="1">
            <w:r w:rsidR="00082A52" w:rsidRPr="000C4825">
              <w:rPr>
                <w:rStyle w:val="Hipervnculo"/>
                <w:rFonts w:ascii="Arial" w:hAnsi="Arial"/>
                <w:noProof/>
              </w:rPr>
              <w:t>Signature Page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_Toc333053669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2D4D00B4" w14:textId="77777777" w:rsidR="00082A52" w:rsidRDefault="007E641C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70" w:history="1">
            <w:r w:rsidR="00082A52" w:rsidRPr="000C4825">
              <w:rPr>
                <w:rStyle w:val="Hipervnculo"/>
                <w:rFonts w:ascii="Arial" w:hAnsi="Arial" w:cs="Arial"/>
                <w:noProof/>
              </w:rPr>
              <w:t>Change History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_Toc333053670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3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7E20CC68" w14:textId="77777777" w:rsidR="00082A52" w:rsidRDefault="007E641C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71" w:history="1">
            <w:r w:rsidR="00082A52" w:rsidRPr="000C4825">
              <w:rPr>
                <w:rStyle w:val="Hipervnculo"/>
                <w:rFonts w:ascii="Arial" w:hAnsi="Arial"/>
                <w:noProof/>
              </w:rPr>
              <w:t>Preface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_Toc333053671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4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4B4EBBE0" w14:textId="77777777" w:rsidR="00082A52" w:rsidRDefault="007E641C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72" w:history="1">
            <w:r w:rsidR="00082A52" w:rsidRPr="000C4825">
              <w:rPr>
                <w:rStyle w:val="Hipervnculo"/>
                <w:rFonts w:ascii="Arial" w:hAnsi="Arial"/>
                <w:noProof/>
              </w:rPr>
              <w:t>List of figures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_Toc333053672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8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268A5139" w14:textId="77777777" w:rsidR="00082A52" w:rsidRDefault="007E641C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73" w:history="1">
            <w:r w:rsidR="00082A52" w:rsidRPr="000C4825">
              <w:rPr>
                <w:rStyle w:val="Hipervnculo"/>
                <w:rFonts w:ascii="Arial" w:hAnsi="Arial"/>
                <w:noProof/>
              </w:rPr>
              <w:t>List of tables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_Toc333053673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9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235AD12C" w14:textId="77777777" w:rsidR="00082A52" w:rsidRDefault="007E641C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74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1.Project Overview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_Toc333053674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10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6E175A2D" w14:textId="77777777" w:rsidR="00082A52" w:rsidRDefault="007E641C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75" w:history="1">
            <w:r w:rsidR="00082A52" w:rsidRPr="000C4825">
              <w:rPr>
                <w:rStyle w:val="Hipervnculo"/>
                <w:rFonts w:ascii="Arial" w:hAnsi="Arial"/>
                <w:noProof/>
                <w:lang w:val="en-US"/>
              </w:rPr>
              <w:t>1.1 Project Summary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_Toc333053675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10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10EB5E58" w14:textId="77777777" w:rsidR="00082A52" w:rsidRDefault="007E641C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76" w:history="1">
            <w:r w:rsidR="00082A52" w:rsidRPr="000C4825">
              <w:rPr>
                <w:rStyle w:val="Hipervnculo"/>
                <w:rFonts w:ascii="Arial" w:hAnsi="Arial"/>
                <w:noProof/>
                <w:lang w:val="en-US"/>
              </w:rPr>
              <w:t>1.1.1 Purpose, Scope and objectives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_Toc333053676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10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308F2252" w14:textId="77777777" w:rsidR="00082A52" w:rsidRDefault="007E641C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77" w:history="1">
            <w:r w:rsidR="00082A52" w:rsidRPr="000C4825">
              <w:rPr>
                <w:rStyle w:val="Hipervnculo"/>
                <w:rFonts w:ascii="Arial" w:hAnsi="Arial" w:cs="Arial"/>
                <w:noProof/>
              </w:rPr>
              <w:t>1.1.2 Assumptions and constrains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_Toc333053677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10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7E248125" w14:textId="77777777" w:rsidR="00082A52" w:rsidRDefault="007E641C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78" w:history="1">
            <w:r w:rsidR="00082A52" w:rsidRPr="000C4825">
              <w:rPr>
                <w:rStyle w:val="Hipervnculo"/>
                <w:noProof/>
              </w:rPr>
              <w:t>Restricciones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_Toc333053678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11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597B7515" w14:textId="77777777" w:rsidR="00082A52" w:rsidRDefault="007E641C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79" w:history="1">
            <w:r w:rsidR="00082A52" w:rsidRPr="000C4825">
              <w:rPr>
                <w:rStyle w:val="Hipervnculo"/>
                <w:noProof/>
              </w:rPr>
              <w:t>Supuestos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_Toc333053679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13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70477E38" w14:textId="77777777" w:rsidR="00082A52" w:rsidRDefault="007E641C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80" w:history="1">
            <w:r w:rsidR="00082A52" w:rsidRPr="000C4825">
              <w:rPr>
                <w:rStyle w:val="Hipervnculo"/>
                <w:rFonts w:ascii="Arial" w:hAnsi="Arial"/>
                <w:noProof/>
                <w:lang w:val="en-US"/>
              </w:rPr>
              <w:t>1.1.4 Schedules and budget summary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_Toc333053680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15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01C21126" w14:textId="77777777" w:rsidR="00082A52" w:rsidRDefault="007E641C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81" w:history="1">
            <w:r w:rsidR="00082A52" w:rsidRPr="000C4825">
              <w:rPr>
                <w:rStyle w:val="Hipervnculo"/>
                <w:rFonts w:ascii="Arial" w:hAnsi="Arial"/>
                <w:noProof/>
                <w:lang w:val="en-US"/>
              </w:rPr>
              <w:t>1.2 Evolution of the plan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_Toc333053681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15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2D47B60B" w14:textId="77777777" w:rsidR="00082A52" w:rsidRDefault="007E641C">
          <w:pPr>
            <w:pStyle w:val="TDC1"/>
            <w:tabs>
              <w:tab w:val="right" w:leader="dot" w:pos="8261"/>
            </w:tabs>
            <w:rPr>
              <w:del w:id="14" w:author="Zebaxtian" w:date="2012-08-25T09:12:00Z"/>
              <w:rFonts w:eastAsiaTheme="minorEastAsia"/>
              <w:noProof/>
              <w:lang w:eastAsia="ja-JP"/>
            </w:rPr>
          </w:pPr>
          <w:hyperlink w:anchor="_Toc333053682" w:history="1">
            <w:r w:rsidR="00082A52" w:rsidRPr="000C4825">
              <w:rPr>
                <w:rStyle w:val="Hipervnculo"/>
                <w:rFonts w:ascii="Arial" w:hAnsi="Arial"/>
                <w:noProof/>
                <w:lang w:val="en-US"/>
              </w:rPr>
              <w:t>2. References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_Toc333053682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16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0D189A60" w14:textId="2D69562C" w:rsidR="00082A52" w:rsidRDefault="0059126F">
          <w:pPr>
            <w:pStyle w:val="TDC1"/>
            <w:tabs>
              <w:tab w:val="right" w:leader="dot" w:pos="8261"/>
            </w:tabs>
            <w:rPr>
              <w:ins w:id="15" w:author="Zebaxtian" w:date="2012-08-25T09:12:00Z"/>
              <w:rFonts w:eastAsiaTheme="minorEastAsia"/>
              <w:noProof/>
              <w:lang w:eastAsia="ja-JP"/>
            </w:rPr>
          </w:pPr>
          <w:ins w:id="16" w:author="Zebaxtian" w:date="2012-08-25T09:12:00Z">
            <w:r>
              <w:rPr>
                <w:noProof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ins>
        </w:p>
        <w:p w14:paraId="03E717DE" w14:textId="77777777" w:rsidR="00082A52" w:rsidRDefault="007E641C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83" w:history="1">
            <w:r w:rsidR="00082A52" w:rsidRPr="000C4825">
              <w:rPr>
                <w:rStyle w:val="Hipervnculo"/>
                <w:rFonts w:ascii="Arial" w:hAnsi="Arial"/>
                <w:noProof/>
                <w:lang w:val="en-US"/>
              </w:rPr>
              <w:t>3. Definitions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_Toc333053683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16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538B5297" w14:textId="77777777" w:rsidR="00082A52" w:rsidRDefault="007E641C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84" w:history="1">
            <w:r w:rsidR="00082A52" w:rsidRPr="000C4825">
              <w:rPr>
                <w:rStyle w:val="Hipervnculo"/>
                <w:rFonts w:ascii="Arial" w:hAnsi="Arial"/>
                <w:noProof/>
                <w:lang w:val="en-US"/>
              </w:rPr>
              <w:t>4.Project Context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_Toc333053684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16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22EC4938" w14:textId="77777777" w:rsidR="00082A52" w:rsidRDefault="007E641C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85" w:history="1">
            <w:r w:rsidR="00082A52" w:rsidRPr="000C4825">
              <w:rPr>
                <w:rStyle w:val="Hipervnculo"/>
                <w:rFonts w:ascii="Arial" w:hAnsi="Arial"/>
                <w:noProof/>
                <w:lang w:val="en-US"/>
              </w:rPr>
              <w:t>4.1 Process Model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_Toc333053685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16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5DC1BE89" w14:textId="77777777" w:rsidR="00082A52" w:rsidRDefault="007E641C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86" w:history="1">
            <w:r w:rsidR="00082A52" w:rsidRPr="000C4825">
              <w:rPr>
                <w:rStyle w:val="Hipervnculo"/>
                <w:rFonts w:ascii="Arial" w:hAnsi="Arial"/>
                <w:noProof/>
                <w:lang w:val="en-US"/>
              </w:rPr>
              <w:t>4.2 Process Improvement Plan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_Toc333053686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16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6CB77BC3" w14:textId="77777777" w:rsidR="00082A52" w:rsidRDefault="007E641C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87" w:history="1">
            <w:r w:rsidR="00082A52" w:rsidRPr="000C4825">
              <w:rPr>
                <w:rStyle w:val="Hipervnculo"/>
                <w:rFonts w:ascii="Arial" w:hAnsi="Arial"/>
                <w:noProof/>
              </w:rPr>
              <w:t>4.3 Infrastructure Plan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_Toc333053687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16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5613DA8E" w14:textId="77777777" w:rsidR="00082A52" w:rsidRDefault="007E641C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88" w:history="1">
            <w:r w:rsidR="00082A52" w:rsidRPr="000C4825">
              <w:rPr>
                <w:rStyle w:val="Hipervnculo"/>
                <w:rFonts w:ascii="Arial" w:hAnsi="Arial"/>
                <w:noProof/>
              </w:rPr>
              <w:t>4.4 Methods, tools and techniques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_Toc333053688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17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52B45705" w14:textId="77777777" w:rsidR="00082A52" w:rsidRDefault="007E641C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89" w:history="1">
            <w:r w:rsidR="00082A52" w:rsidRPr="000C4825">
              <w:rPr>
                <w:rStyle w:val="Hipervnculo"/>
                <w:rFonts w:ascii="Arial" w:hAnsi="Arial"/>
                <w:noProof/>
              </w:rPr>
              <w:t>referencia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_Toc333053689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17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6B7B480F" w14:textId="77777777" w:rsidR="00082A52" w:rsidRDefault="007E641C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90" w:history="1">
            <w:r w:rsidR="00082A52" w:rsidRPr="000C4825">
              <w:rPr>
                <w:rStyle w:val="Hipervnculo"/>
                <w:noProof/>
              </w:rPr>
              <w:t>Herramientas y Lenguajes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_Toc333053690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17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73886134" w14:textId="77777777" w:rsidR="00082A52" w:rsidRDefault="007E641C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91" w:history="1">
            <w:r w:rsidR="00082A52" w:rsidRPr="000C4825">
              <w:rPr>
                <w:rStyle w:val="Hipervnculo"/>
                <w:noProof/>
              </w:rPr>
              <w:t>Herramientas de Software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_Toc333053691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17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52060E89" w14:textId="77777777" w:rsidR="00082A52" w:rsidRDefault="007E641C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92" w:history="1">
            <w:r w:rsidR="00082A52" w:rsidRPr="000C4825">
              <w:rPr>
                <w:rStyle w:val="Hipervnculo"/>
                <w:noProof/>
              </w:rPr>
              <w:t>Lenguajes de programación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_Toc333053692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17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4D688758" w14:textId="77777777" w:rsidR="00082A52" w:rsidRDefault="007E641C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93" w:history="1">
            <w:r w:rsidR="00082A52" w:rsidRPr="000C4825">
              <w:rPr>
                <w:rStyle w:val="Hipervnculo"/>
                <w:noProof/>
              </w:rPr>
              <w:t>Sistema Operativo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_Toc333053693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17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3E1D1230" w14:textId="77777777" w:rsidR="00082A52" w:rsidRDefault="007E641C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94" w:history="1">
            <w:r w:rsidR="00082A52" w:rsidRPr="000C4825">
              <w:rPr>
                <w:rStyle w:val="Hipervnculo"/>
                <w:noProof/>
              </w:rPr>
              <w:t>Entornos de Desarrollo (IDE)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_Toc333053694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17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7C4F7F65" w14:textId="77777777" w:rsidR="00082A52" w:rsidRDefault="007E641C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95" w:history="1">
            <w:r w:rsidR="00082A52" w:rsidRPr="000C4825">
              <w:rPr>
                <w:rStyle w:val="Hipervnculo"/>
                <w:noProof/>
                <w:lang w:val="en-US"/>
              </w:rPr>
              <w:t>Frameworks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_Toc333053695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17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10D73C3B" w14:textId="77777777" w:rsidR="00082A52" w:rsidRDefault="007E641C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96" w:history="1">
            <w:r w:rsidR="00082A52" w:rsidRPr="000C4825">
              <w:rPr>
                <w:rStyle w:val="Hipervnculo"/>
                <w:noProof/>
              </w:rPr>
              <w:t>Control de Versiones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_Toc333053696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17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2C2E64B3" w14:textId="77777777" w:rsidR="00082A52" w:rsidRDefault="007E641C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HYPERLINK \l "_Toc333053697" </w:instrText>
          </w:r>
          <w:r>
            <w:fldChar w:fldCharType="separate"/>
          </w:r>
          <w:r w:rsidR="00082A52" w:rsidRPr="000C4825">
            <w:rPr>
              <w:rStyle w:val="Hipervnculo"/>
              <w:rPrChange w:id="17" w:author="Juan Pablo Rodriguez Montoya" w:date="2012-08-25T09:12:00Z">
                <w:rPr>
                  <w:rStyle w:val="Hipervnculo"/>
                  <w:noProof/>
                  <w:lang w:val="es-CO"/>
                </w:rPr>
              </w:rPrChange>
            </w:rPr>
            <w:t>Herramientas CASE</w:t>
          </w:r>
          <w:r w:rsidR="00082A52">
            <w:rPr>
              <w:noProof/>
              <w:webHidden/>
            </w:rPr>
            <w:tab/>
          </w:r>
          <w:r w:rsidR="00082A52">
            <w:rPr>
              <w:noProof/>
              <w:webHidden/>
            </w:rPr>
            <w:fldChar w:fldCharType="begin"/>
          </w:r>
          <w:r w:rsidR="00082A52">
            <w:rPr>
              <w:noProof/>
              <w:webHidden/>
            </w:rPr>
            <w:instrText xml:space="preserve"> PAGEREF _Toc333053697 \h </w:instrText>
          </w:r>
          <w:r w:rsidR="00082A52">
            <w:rPr>
              <w:noProof/>
              <w:webHidden/>
            </w:rPr>
          </w:r>
          <w:r w:rsidR="00082A52">
            <w:rPr>
              <w:noProof/>
              <w:webHidden/>
            </w:rPr>
            <w:fldChar w:fldCharType="separate"/>
          </w:r>
          <w:r w:rsidR="00082A52">
            <w:rPr>
              <w:noProof/>
              <w:webHidden/>
            </w:rPr>
            <w:t>17</w:t>
          </w:r>
          <w:r w:rsidR="00082A52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0AD9E286" w14:textId="77777777" w:rsidR="00082A52" w:rsidRDefault="007E641C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HYPERLINK \l "_Toc333053698" </w:instrText>
          </w:r>
          <w:r>
            <w:fldChar w:fldCharType="separate"/>
          </w:r>
          <w:r w:rsidR="00082A52" w:rsidRPr="000C4825">
            <w:rPr>
              <w:rStyle w:val="Hipervnculo"/>
              <w:rPrChange w:id="18" w:author="Juan Pablo Rodriguez Montoya" w:date="2012-08-25T09:12:00Z">
                <w:rPr>
                  <w:rStyle w:val="Hipervnculo"/>
                  <w:noProof/>
                  <w:lang w:val="es-CO"/>
                </w:rPr>
              </w:rPrChange>
            </w:rPr>
            <w:t>Diseño de Interfaz</w:t>
          </w:r>
          <w:r w:rsidR="00082A52">
            <w:rPr>
              <w:noProof/>
              <w:webHidden/>
            </w:rPr>
            <w:tab/>
          </w:r>
          <w:r w:rsidR="00082A52">
            <w:rPr>
              <w:noProof/>
              <w:webHidden/>
            </w:rPr>
            <w:fldChar w:fldCharType="begin"/>
          </w:r>
          <w:r w:rsidR="00082A52">
            <w:rPr>
              <w:noProof/>
              <w:webHidden/>
            </w:rPr>
            <w:instrText xml:space="preserve"> PAGEREF _Toc333053698 \h </w:instrText>
          </w:r>
          <w:r w:rsidR="00082A52">
            <w:rPr>
              <w:noProof/>
              <w:webHidden/>
            </w:rPr>
          </w:r>
          <w:r w:rsidR="00082A52">
            <w:rPr>
              <w:noProof/>
              <w:webHidden/>
            </w:rPr>
            <w:fldChar w:fldCharType="separate"/>
          </w:r>
          <w:r w:rsidR="00082A52">
            <w:rPr>
              <w:noProof/>
              <w:webHidden/>
            </w:rPr>
            <w:t>17</w:t>
          </w:r>
          <w:r w:rsidR="00082A52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63D3EAB2" w14:textId="77777777" w:rsidR="00082A52" w:rsidRDefault="007E641C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HYPERLINK \l "_Toc333053699" </w:instrText>
          </w:r>
          <w:r>
            <w:fldChar w:fldCharType="separate"/>
          </w:r>
          <w:r w:rsidR="00082A52" w:rsidRPr="000C4825">
            <w:rPr>
              <w:rStyle w:val="Hipervnculo"/>
              <w:rPrChange w:id="19" w:author="Juan Pablo Rodriguez Montoya" w:date="2012-08-25T09:12:00Z">
                <w:rPr>
                  <w:rStyle w:val="Hipervnculo"/>
                  <w:noProof/>
                  <w:lang w:val="es-CO"/>
                </w:rPr>
              </w:rPrChange>
            </w:rPr>
            <w:t>Listas de Distribución de Correos</w:t>
          </w:r>
          <w:r w:rsidR="00082A52">
            <w:rPr>
              <w:noProof/>
              <w:webHidden/>
            </w:rPr>
            <w:tab/>
          </w:r>
          <w:r w:rsidR="00082A52">
            <w:rPr>
              <w:noProof/>
              <w:webHidden/>
            </w:rPr>
            <w:fldChar w:fldCharType="begin"/>
          </w:r>
          <w:r w:rsidR="00082A52">
            <w:rPr>
              <w:noProof/>
              <w:webHidden/>
            </w:rPr>
            <w:instrText xml:space="preserve"> PAGEREF _Toc333053699 \h </w:instrText>
          </w:r>
          <w:r w:rsidR="00082A52">
            <w:rPr>
              <w:noProof/>
              <w:webHidden/>
            </w:rPr>
          </w:r>
          <w:r w:rsidR="00082A52">
            <w:rPr>
              <w:noProof/>
              <w:webHidden/>
            </w:rPr>
            <w:fldChar w:fldCharType="separate"/>
          </w:r>
          <w:r w:rsidR="00082A52">
            <w:rPr>
              <w:noProof/>
              <w:webHidden/>
            </w:rPr>
            <w:t>18</w:t>
          </w:r>
          <w:r w:rsidR="00082A52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53DF9B76" w14:textId="77777777" w:rsidR="00082A52" w:rsidRDefault="007E641C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HYPERLINK \l "_Toc333053</w:instrText>
          </w:r>
          <w:r>
            <w:instrText xml:space="preserve">700" </w:instrText>
          </w:r>
          <w:r>
            <w:fldChar w:fldCharType="separate"/>
          </w:r>
          <w:r w:rsidR="00082A52" w:rsidRPr="000C4825">
            <w:rPr>
              <w:rStyle w:val="Hipervnculo"/>
              <w:rPrChange w:id="20" w:author="Juan Pablo Rodriguez Montoya" w:date="2012-08-25T09:12:00Z">
                <w:rPr>
                  <w:rStyle w:val="Hipervnculo"/>
                  <w:noProof/>
                  <w:lang w:val="es-CO"/>
                </w:rPr>
              </w:rPrChange>
            </w:rPr>
            <w:t>Herramientas de Hardware</w:t>
          </w:r>
          <w:r w:rsidR="00082A52">
            <w:rPr>
              <w:noProof/>
              <w:webHidden/>
            </w:rPr>
            <w:tab/>
          </w:r>
          <w:r w:rsidR="00082A52">
            <w:rPr>
              <w:noProof/>
              <w:webHidden/>
            </w:rPr>
            <w:fldChar w:fldCharType="begin"/>
          </w:r>
          <w:r w:rsidR="00082A52">
            <w:rPr>
              <w:noProof/>
              <w:webHidden/>
            </w:rPr>
            <w:instrText xml:space="preserve"> PAGEREF _Toc333053700 \h </w:instrText>
          </w:r>
          <w:r w:rsidR="00082A52">
            <w:rPr>
              <w:noProof/>
              <w:webHidden/>
            </w:rPr>
          </w:r>
          <w:r w:rsidR="00082A52">
            <w:rPr>
              <w:noProof/>
              <w:webHidden/>
            </w:rPr>
            <w:fldChar w:fldCharType="separate"/>
          </w:r>
          <w:r w:rsidR="00082A52">
            <w:rPr>
              <w:noProof/>
              <w:webHidden/>
            </w:rPr>
            <w:t>18</w:t>
          </w:r>
          <w:r w:rsidR="00082A52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445BCDD1" w14:textId="77777777" w:rsidR="00082A52" w:rsidRDefault="007E641C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01" w:history="1">
            <w:r w:rsidR="00082A52" w:rsidRPr="000C4825">
              <w:rPr>
                <w:rStyle w:val="Hipervnculo"/>
                <w:rFonts w:ascii="Arial" w:hAnsi="Arial"/>
                <w:noProof/>
                <w:lang w:val="en-US"/>
              </w:rPr>
              <w:t>4.5 Product Acceptance plan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_Toc333053701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18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10F39D80" w14:textId="77777777" w:rsidR="00082A52" w:rsidRDefault="007E641C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02" w:history="1">
            <w:r w:rsidR="00082A52" w:rsidRPr="000C4825">
              <w:rPr>
                <w:rStyle w:val="Hipervnculo"/>
                <w:rFonts w:ascii="Arial" w:hAnsi="Arial"/>
                <w:noProof/>
                <w:lang w:val="en-US"/>
              </w:rPr>
              <w:t>4.6 Project Organization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_Toc333053702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18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6CEDF16B" w14:textId="77777777" w:rsidR="00082A52" w:rsidRDefault="007E641C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03" w:history="1">
            <w:r w:rsidR="00082A52" w:rsidRPr="000C4825">
              <w:rPr>
                <w:rStyle w:val="Hipervnculo"/>
                <w:rFonts w:ascii="Arial" w:hAnsi="Arial"/>
                <w:noProof/>
                <w:lang w:val="en-US"/>
              </w:rPr>
              <w:t>4.6.1 External Interfaces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_Toc333053703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18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7F537F5E" w14:textId="77777777" w:rsidR="00082A52" w:rsidRDefault="007E641C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HYPERLINK \l "_Toc333053704" </w:instrText>
          </w:r>
          <w:r>
            <w:fldChar w:fldCharType="separate"/>
          </w:r>
          <w:r w:rsidR="00082A52" w:rsidRPr="000C4825">
            <w:rPr>
              <w:rStyle w:val="Hipervnculo"/>
              <w:rFonts w:ascii="Arial" w:hAnsi="Arial"/>
              <w:rPrChange w:id="21" w:author="Juan Pablo Rodriguez Montoya" w:date="2012-08-25T09:12:00Z">
                <w:rPr>
                  <w:rStyle w:val="Hipervnculo"/>
                  <w:rFonts w:ascii="Arial" w:hAnsi="Arial" w:cs="Arial"/>
                  <w:noProof/>
                  <w:lang w:val="es-CO"/>
                </w:rPr>
              </w:rPrChange>
            </w:rPr>
            <w:t>4.6.2 Interfaces internas</w:t>
          </w:r>
          <w:r w:rsidR="00082A52">
            <w:rPr>
              <w:noProof/>
              <w:webHidden/>
            </w:rPr>
            <w:tab/>
          </w:r>
          <w:r w:rsidR="00082A52">
            <w:rPr>
              <w:noProof/>
              <w:webHidden/>
            </w:rPr>
            <w:fldChar w:fldCharType="begin"/>
          </w:r>
          <w:r w:rsidR="00082A52">
            <w:rPr>
              <w:noProof/>
              <w:webHidden/>
            </w:rPr>
            <w:instrText xml:space="preserve"> PAGEREF _Toc333053704 \h </w:instrText>
          </w:r>
          <w:r w:rsidR="00082A52">
            <w:rPr>
              <w:noProof/>
              <w:webHidden/>
            </w:rPr>
          </w:r>
          <w:r w:rsidR="00082A52">
            <w:rPr>
              <w:noProof/>
              <w:webHidden/>
            </w:rPr>
            <w:fldChar w:fldCharType="separate"/>
          </w:r>
          <w:r w:rsidR="00082A52">
            <w:rPr>
              <w:noProof/>
              <w:webHidden/>
            </w:rPr>
            <w:t>18</w:t>
          </w:r>
          <w:r w:rsidR="00082A52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414A2FC3" w14:textId="77777777" w:rsidR="00082A52" w:rsidRDefault="007E641C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05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4.6.3 Authorities and responsibilities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_Toc333053705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20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561713FF" w14:textId="77777777" w:rsidR="00082A52" w:rsidRDefault="007E641C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06" w:history="1">
            <w:r w:rsidR="00082A52" w:rsidRPr="000C4825">
              <w:rPr>
                <w:rStyle w:val="Hipervnculo"/>
                <w:rFonts w:ascii="Arial" w:hAnsi="Arial"/>
                <w:noProof/>
                <w:lang w:val="en-US"/>
              </w:rPr>
              <w:t>5. Project planning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_Toc333053706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20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4E66F467" w14:textId="77777777" w:rsidR="00082A52" w:rsidRDefault="007E641C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07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5.1 Project initiation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_Toc333053707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20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5EBAFA4B" w14:textId="77777777" w:rsidR="00082A52" w:rsidRDefault="007E641C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08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5.1.1 Estimation Plan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_Toc333053708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20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4620F825" w14:textId="77777777" w:rsidR="00082A52" w:rsidRDefault="007E641C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09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5.1.2 Staffing Plan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_Toc333053709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20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79DC88AB" w14:textId="77777777" w:rsidR="00082A52" w:rsidRDefault="007E641C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10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5.1.3 Resource acquisition plan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_Toc333053710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20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1C73F12C" w14:textId="77777777" w:rsidR="00082A52" w:rsidRDefault="007E641C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11" w:history="1">
            <w:r w:rsidR="00082A52" w:rsidRPr="000C4825">
              <w:rPr>
                <w:rStyle w:val="Hipervnculo"/>
                <w:rFonts w:ascii="Arial" w:hAnsi="Arial"/>
                <w:noProof/>
              </w:rPr>
              <w:t>5.1.4 Project staff training plan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_Toc333053711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20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26F7F1F0" w14:textId="77777777" w:rsidR="00082A52" w:rsidRDefault="007E641C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12" w:history="1">
            <w:r w:rsidR="00082A52" w:rsidRPr="000C4825">
              <w:rPr>
                <w:rStyle w:val="Hipervnculo"/>
                <w:noProof/>
              </w:rPr>
              <w:t>Entrenamiento GIT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_Toc333053712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20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11094C92" w14:textId="77777777" w:rsidR="00082A52" w:rsidRDefault="007E641C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13" w:history="1">
            <w:r w:rsidR="00082A52" w:rsidRPr="000C4825">
              <w:rPr>
                <w:rStyle w:val="Hipervnculo"/>
                <w:noProof/>
              </w:rPr>
              <w:t>Entornos de Desarrollo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_Toc333053713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21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2CCB4259" w14:textId="77777777" w:rsidR="00082A52" w:rsidRDefault="007E641C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14" w:history="1">
            <w:r w:rsidR="00082A52" w:rsidRPr="000C4825">
              <w:rPr>
                <w:rStyle w:val="Hipervnculo"/>
                <w:noProof/>
              </w:rPr>
              <w:t>Lenguajes de Programación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_Toc333053714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21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0CBD2AD9" w14:textId="77777777" w:rsidR="00082A52" w:rsidRDefault="007E641C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15" w:history="1">
            <w:r w:rsidR="00082A52" w:rsidRPr="000C4825">
              <w:rPr>
                <w:rStyle w:val="Hipervnculo"/>
                <w:noProof/>
                <w:lang w:val="en-US"/>
              </w:rPr>
              <w:t>Frameworks y Utilidades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_Toc333053715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21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50218A7E" w14:textId="77777777" w:rsidR="00082A52" w:rsidRDefault="007E641C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16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5.2 Project work plans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_Toc333053716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21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31CADE70" w14:textId="77777777" w:rsidR="00082A52" w:rsidRDefault="007E641C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17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5.2.1 Work Activities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_Toc333053717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21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4EC44049" w14:textId="77777777" w:rsidR="00082A52" w:rsidRDefault="007E641C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18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5.2.2 Schedule Allocation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_Toc333053718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21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59E302F0" w14:textId="77777777" w:rsidR="00082A52" w:rsidRDefault="007E641C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19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5.2.3 Resource allocation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_Toc333053719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21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74F4A9E5" w14:textId="77777777" w:rsidR="00082A52" w:rsidRDefault="007E641C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20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5.2.4 Budget allocation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_Toc333053720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21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6926A7EE" w14:textId="77777777" w:rsidR="00082A52" w:rsidRDefault="007E641C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21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5.2.5 Procurement plan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_Toc333053721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21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0B054B7A" w14:textId="77777777" w:rsidR="00082A52" w:rsidRDefault="007E641C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22" w:history="1">
            <w:r w:rsidR="00082A52" w:rsidRPr="000C4825">
              <w:rPr>
                <w:rStyle w:val="Hipervnculo"/>
                <w:rFonts w:ascii="Arial" w:hAnsi="Arial"/>
                <w:noProof/>
                <w:lang w:val="en-US"/>
              </w:rPr>
              <w:t>6. Project assessment and control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_Toc333053722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22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652D3E04" w14:textId="77777777" w:rsidR="00082A52" w:rsidRDefault="007E641C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23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6.1 Requirements management plan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_Toc333053723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22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13B11039" w14:textId="77777777" w:rsidR="00082A52" w:rsidRDefault="007E641C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24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6.2 Scope Change control plan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_Toc333053724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22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0AC81C59" w14:textId="77777777" w:rsidR="00082A52" w:rsidRDefault="007E641C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25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6.3 Schedule control plan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_Toc333053725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22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39F43A4E" w14:textId="77777777" w:rsidR="00082A52" w:rsidRDefault="007E641C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26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6.4 Budget control plan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_Toc333053726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22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696D901C" w14:textId="77777777" w:rsidR="00082A52" w:rsidRDefault="007E641C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27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6.5 Quality assurance plan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_Toc333053727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22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2B3E70D8" w14:textId="77777777" w:rsidR="00082A52" w:rsidRDefault="007E641C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28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6.6 Subcontractor management plan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_Toc333053728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22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157BCCD0" w14:textId="77777777" w:rsidR="00082A52" w:rsidRDefault="007E641C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29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6.7 Project closeout plan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_Toc333053729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22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496CFFD5" w14:textId="77777777" w:rsidR="00082A52" w:rsidRDefault="007E641C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30" w:history="1">
            <w:r w:rsidR="00082A52" w:rsidRPr="000C4825">
              <w:rPr>
                <w:rStyle w:val="Hipervnculo"/>
                <w:rFonts w:ascii="Arial" w:hAnsi="Arial"/>
                <w:noProof/>
                <w:lang w:val="en-US"/>
              </w:rPr>
              <w:t>7. Product delivery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_Toc333053730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22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759F7806" w14:textId="77777777" w:rsidR="00082A52" w:rsidRDefault="007E641C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31" w:history="1">
            <w:r w:rsidR="00082A52" w:rsidRPr="000C4825">
              <w:rPr>
                <w:rStyle w:val="Hipervnculo"/>
                <w:rFonts w:ascii="Arial" w:hAnsi="Arial"/>
                <w:noProof/>
                <w:lang w:val="en-US"/>
              </w:rPr>
              <w:t>8. Supporting process plans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_Toc333053731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22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01CC82BB" w14:textId="77777777" w:rsidR="00082A52" w:rsidRDefault="007E641C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32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8.1 Project supervision and work environment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_Toc333053732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22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1DBFFFDA" w14:textId="77777777" w:rsidR="00082A52" w:rsidRDefault="007E641C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33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8.2 Decision Management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_Toc333053733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22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69C6FF59" w14:textId="77777777" w:rsidR="00082A52" w:rsidRDefault="007E641C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34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8.3 Risk Management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_Toc333053734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22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123EF02C" w14:textId="77777777" w:rsidR="00082A52" w:rsidRDefault="007E641C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35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8.4 Configuration Management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_Toc333053735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22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13907E9C" w14:textId="77777777" w:rsidR="00082A52" w:rsidRDefault="007E641C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36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8.5 Information Management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_Toc333053736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22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2955EA1C" w14:textId="77777777" w:rsidR="00082A52" w:rsidRDefault="007E641C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37" w:history="1">
            <w:r w:rsidR="00082A52" w:rsidRPr="000C4825">
              <w:rPr>
                <w:rStyle w:val="Hipervnculo"/>
                <w:rFonts w:ascii="Arial" w:hAnsi="Arial" w:cs="Arial"/>
                <w:noProof/>
              </w:rPr>
              <w:t>8.5.1 Documentation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_Toc333053737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22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6002F9EE" w14:textId="77777777" w:rsidR="00082A52" w:rsidRDefault="007E641C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38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8.5.2 Communication and publicity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_Toc333053738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24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6D3AFD6B" w14:textId="77777777" w:rsidR="00082A52" w:rsidRDefault="007E641C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39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8.6 Quality assurance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_Toc333053739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24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0B18E989" w14:textId="77777777" w:rsidR="00082A52" w:rsidRDefault="007E641C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40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8.7 Measurement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_Toc333053740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24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55C3E364" w14:textId="77777777" w:rsidR="00082A52" w:rsidRDefault="007E641C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41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8.8 Reviews and audits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_Toc333053741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24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56F75D20" w14:textId="77777777" w:rsidR="00082A52" w:rsidRDefault="007E641C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42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8.9 Verification and validation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_Toc333053742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24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6ABC80BF" w14:textId="77777777" w:rsidR="00082A52" w:rsidRDefault="007E641C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43" w:history="1">
            <w:r w:rsidR="00082A52" w:rsidRPr="000C4825">
              <w:rPr>
                <w:rStyle w:val="Hipervnculo"/>
                <w:rFonts w:ascii="Arial" w:hAnsi="Arial"/>
                <w:noProof/>
              </w:rPr>
              <w:t>9. Additional plans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_Toc333053743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24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5CA3FD58" w14:textId="77777777" w:rsidR="00082A52" w:rsidRDefault="007E641C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44" w:history="1">
            <w:r w:rsidR="00082A52" w:rsidRPr="000C4825">
              <w:rPr>
                <w:rStyle w:val="Hipervnculo"/>
                <w:rFonts w:ascii="Arial" w:hAnsi="Arial" w:cs="Arial"/>
                <w:noProof/>
              </w:rPr>
              <w:t>10. Annexes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_Toc333053744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24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1A3B10A2" w14:textId="77777777" w:rsidR="00082A52" w:rsidRDefault="007E641C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45" w:history="1">
            <w:r w:rsidR="00082A52" w:rsidRPr="000C4825">
              <w:rPr>
                <w:rStyle w:val="Hipervnculo"/>
                <w:rFonts w:ascii="Arial" w:hAnsi="Arial" w:cs="Arial"/>
                <w:noProof/>
              </w:rPr>
              <w:t>11. Index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_Toc333053745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24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47C1C347" w14:textId="77777777" w:rsidR="00CB37B2" w:rsidRPr="00074DE9" w:rsidRDefault="00BF46F9">
          <w:pPr>
            <w:rPr>
              <w:rFonts w:ascii="Arial" w:hAnsi="Arial"/>
            </w:rPr>
          </w:pPr>
          <w:r w:rsidRPr="00074DE9">
            <w:rPr>
              <w:rFonts w:ascii="Arial" w:hAnsi="Arial"/>
            </w:rPr>
            <w:fldChar w:fldCharType="end"/>
          </w:r>
        </w:p>
      </w:sdtContent>
    </w:sdt>
    <w:p w14:paraId="6F6D518F" w14:textId="77777777" w:rsidR="009F1CB1" w:rsidRDefault="009F1CB1">
      <w:pPr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>
        <w:rPr>
          <w:rFonts w:ascii="Arial" w:hAnsi="Arial" w:cs="Arial"/>
        </w:rPr>
        <w:br w:type="page"/>
      </w:r>
    </w:p>
    <w:p w14:paraId="4FDEC1D3" w14:textId="014D4802" w:rsidR="00A460BF" w:rsidRPr="00074DE9" w:rsidRDefault="00D9745F" w:rsidP="00CB37B2">
      <w:pPr>
        <w:pStyle w:val="Ttulo1"/>
        <w:rPr>
          <w:rFonts w:ascii="Arial" w:hAnsi="Arial"/>
        </w:rPr>
      </w:pPr>
      <w:bookmarkStart w:id="22" w:name="_Toc333053672"/>
      <w:proofErr w:type="spellStart"/>
      <w:r w:rsidRPr="00074DE9">
        <w:rPr>
          <w:rFonts w:ascii="Arial" w:hAnsi="Arial"/>
        </w:rPr>
        <w:t>List</w:t>
      </w:r>
      <w:proofErr w:type="spellEnd"/>
      <w:r w:rsidRPr="00074DE9">
        <w:rPr>
          <w:rFonts w:ascii="Arial" w:hAnsi="Arial"/>
        </w:rPr>
        <w:t xml:space="preserve"> of figures</w:t>
      </w:r>
      <w:bookmarkEnd w:id="22"/>
      <w:r w:rsidRPr="00074DE9">
        <w:rPr>
          <w:rFonts w:ascii="Arial" w:hAnsi="Arial"/>
        </w:rPr>
        <w:tab/>
      </w:r>
    </w:p>
    <w:p w14:paraId="2FBEA4A1" w14:textId="77777777" w:rsidR="00D9745F" w:rsidRPr="00074DE9" w:rsidRDefault="00A460BF" w:rsidP="00074DE9">
      <w:pPr>
        <w:pStyle w:val="Tabladeilustraciones"/>
        <w:tabs>
          <w:tab w:val="right" w:pos="8261"/>
        </w:tabs>
        <w:rPr>
          <w:rFonts w:eastAsiaTheme="minorEastAsia" w:cstheme="minorBidi"/>
          <w:noProof/>
          <w:sz w:val="22"/>
          <w:szCs w:val="22"/>
          <w:lang w:val="en-US"/>
        </w:rPr>
      </w:pP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TOC \h \z \c "Ilustración" </w:instrText>
      </w:r>
      <w:r>
        <w:rPr>
          <w:rFonts w:ascii="Arial" w:hAnsi="Arial" w:cs="Arial"/>
        </w:rPr>
        <w:fldChar w:fldCharType="separate"/>
      </w:r>
      <w:hyperlink w:anchor="_Toc333018256" w:history="1">
        <w:r w:rsidRPr="003B7120">
          <w:rPr>
            <w:rStyle w:val="Hipervnculo"/>
            <w:noProof/>
          </w:rPr>
          <w:t>Ilustración 1: Organigrama de Fift Floor Coorp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_Toc333018256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  <w:r>
        <w:rPr>
          <w:rFonts w:ascii="Arial" w:hAnsi="Arial" w:cs="Arial"/>
        </w:rPr>
        <w:fldChar w:fldCharType="end"/>
      </w:r>
      <w:r w:rsidR="00D9745F" w:rsidRPr="00074DE9">
        <w:rPr>
          <w:rFonts w:ascii="Arial" w:hAnsi="Arial" w:cs="Arial"/>
        </w:rPr>
        <w:tab/>
      </w:r>
    </w:p>
    <w:p w14:paraId="3FBE7A52" w14:textId="77777777" w:rsidR="009F1CB1" w:rsidRDefault="009F1CB1">
      <w:pPr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>
        <w:rPr>
          <w:rFonts w:ascii="Arial" w:hAnsi="Arial" w:cs="Arial"/>
        </w:rPr>
        <w:br w:type="page"/>
      </w:r>
    </w:p>
    <w:p w14:paraId="096780B9" w14:textId="0CD02FEC" w:rsidR="00627816" w:rsidRPr="00074DE9" w:rsidRDefault="00D9745F" w:rsidP="00CB37B2">
      <w:pPr>
        <w:pStyle w:val="Ttulo1"/>
        <w:rPr>
          <w:rFonts w:ascii="Arial" w:hAnsi="Arial"/>
        </w:rPr>
      </w:pPr>
      <w:bookmarkStart w:id="23" w:name="_Toc333053673"/>
      <w:proofErr w:type="spellStart"/>
      <w:r w:rsidRPr="00074DE9">
        <w:rPr>
          <w:rFonts w:ascii="Arial" w:hAnsi="Arial"/>
        </w:rPr>
        <w:t>List</w:t>
      </w:r>
      <w:proofErr w:type="spellEnd"/>
      <w:r w:rsidRPr="00074DE9">
        <w:rPr>
          <w:rFonts w:ascii="Arial" w:hAnsi="Arial"/>
        </w:rPr>
        <w:t xml:space="preserve"> of </w:t>
      </w:r>
      <w:proofErr w:type="spellStart"/>
      <w:r w:rsidRPr="00074DE9">
        <w:rPr>
          <w:rFonts w:ascii="Arial" w:hAnsi="Arial"/>
        </w:rPr>
        <w:t>tables</w:t>
      </w:r>
      <w:bookmarkEnd w:id="23"/>
      <w:proofErr w:type="spellEnd"/>
      <w:r w:rsidRPr="00074DE9">
        <w:rPr>
          <w:rFonts w:ascii="Arial" w:hAnsi="Arial"/>
        </w:rPr>
        <w:tab/>
      </w:r>
    </w:p>
    <w:p w14:paraId="62C1E005" w14:textId="358CC101" w:rsidR="00627816" w:rsidRPr="00074DE9" w:rsidRDefault="00195582" w:rsidP="00074DE9">
      <w:r w:rsidRPr="002A1841">
        <w:rPr>
          <w:rFonts w:ascii="Arial" w:hAnsi="Arial" w:cs="Arial"/>
          <w:lang w:val="en-US"/>
        </w:rPr>
        <w:t xml:space="preserve">1. </w:t>
      </w:r>
    </w:p>
    <w:p w14:paraId="42BBFD1A" w14:textId="77777777" w:rsidR="000F2B5B" w:rsidRDefault="00D9745F">
      <w:pPr>
        <w:pStyle w:val="Tabladeilustraciones"/>
        <w:tabs>
          <w:tab w:val="right" w:leader="dot" w:pos="8261"/>
        </w:tabs>
        <w:rPr>
          <w:rFonts w:eastAsiaTheme="minorEastAsia" w:cstheme="minorBidi"/>
          <w:caps w:val="0"/>
          <w:noProof/>
          <w:sz w:val="22"/>
          <w:szCs w:val="22"/>
          <w:lang w:val="en-US"/>
        </w:rPr>
      </w:pPr>
      <w:r w:rsidRPr="00074DE9">
        <w:rPr>
          <w:rFonts w:ascii="Arial" w:hAnsi="Arial" w:cs="Arial"/>
        </w:rPr>
        <w:tab/>
      </w:r>
      <w:r w:rsidR="000F2B5B">
        <w:rPr>
          <w:rFonts w:ascii="Arial" w:hAnsi="Arial" w:cs="Arial"/>
        </w:rPr>
        <w:fldChar w:fldCharType="begin"/>
      </w:r>
      <w:r w:rsidR="000F2B5B">
        <w:rPr>
          <w:rFonts w:ascii="Arial" w:hAnsi="Arial" w:cs="Arial"/>
        </w:rPr>
        <w:instrText xml:space="preserve"> TOC \h \z \c "Tabla" </w:instrText>
      </w:r>
      <w:r w:rsidR="000F2B5B">
        <w:rPr>
          <w:rFonts w:ascii="Arial" w:hAnsi="Arial" w:cs="Arial"/>
        </w:rPr>
        <w:fldChar w:fldCharType="separate"/>
      </w:r>
      <w:hyperlink w:anchor="_Toc333012790" w:history="1">
        <w:r w:rsidR="000F2B5B" w:rsidRPr="001F16D4">
          <w:rPr>
            <w:rStyle w:val="Hipervnculo"/>
            <w:noProof/>
          </w:rPr>
          <w:t>Tabla 1: Entregables del Proyecto</w:t>
        </w:r>
        <w:r w:rsidR="000F2B5B">
          <w:rPr>
            <w:noProof/>
            <w:webHidden/>
          </w:rPr>
          <w:tab/>
        </w:r>
        <w:r w:rsidR="000F2B5B">
          <w:rPr>
            <w:noProof/>
            <w:webHidden/>
          </w:rPr>
          <w:fldChar w:fldCharType="begin"/>
        </w:r>
        <w:r w:rsidR="000F2B5B">
          <w:rPr>
            <w:noProof/>
            <w:webHidden/>
          </w:rPr>
          <w:instrText xml:space="preserve"> PAGEREF _Toc333012790 \h </w:instrText>
        </w:r>
        <w:r w:rsidR="000F2B5B">
          <w:rPr>
            <w:noProof/>
            <w:webHidden/>
          </w:rPr>
        </w:r>
        <w:r w:rsidR="000F2B5B">
          <w:rPr>
            <w:noProof/>
            <w:webHidden/>
          </w:rPr>
          <w:fldChar w:fldCharType="separate"/>
        </w:r>
        <w:r w:rsidR="000F2B5B">
          <w:rPr>
            <w:noProof/>
            <w:webHidden/>
          </w:rPr>
          <w:t>10</w:t>
        </w:r>
        <w:r w:rsidR="000F2B5B">
          <w:rPr>
            <w:noProof/>
            <w:webHidden/>
          </w:rPr>
          <w:fldChar w:fldCharType="end"/>
        </w:r>
      </w:hyperlink>
    </w:p>
    <w:p w14:paraId="5FBBA0C0" w14:textId="77777777" w:rsidR="00D9745F" w:rsidRPr="00074DE9" w:rsidRDefault="000F2B5B" w:rsidP="00074DE9">
      <w:pPr>
        <w:pStyle w:val="Tabladeilustraciones"/>
        <w:tabs>
          <w:tab w:val="right" w:leader="dot" w:pos="8261"/>
        </w:tabs>
        <w:rPr>
          <w:rFonts w:ascii="Arial" w:hAnsi="Arial" w:cs="Arial"/>
        </w:rPr>
      </w:pPr>
      <w:r>
        <w:rPr>
          <w:rFonts w:ascii="Arial" w:hAnsi="Arial" w:cs="Arial"/>
        </w:rPr>
        <w:fldChar w:fldCharType="end"/>
      </w:r>
    </w:p>
    <w:p w14:paraId="3C12C536" w14:textId="77777777" w:rsidR="00F74749" w:rsidRDefault="00F74749">
      <w:pPr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>
        <w:rPr>
          <w:rFonts w:ascii="Arial" w:hAnsi="Arial" w:cs="Arial"/>
        </w:rPr>
        <w:br w:type="page"/>
      </w:r>
    </w:p>
    <w:p w14:paraId="37246BD4" w14:textId="77777777" w:rsidR="00D9745F" w:rsidRPr="005A677B" w:rsidRDefault="00D9745F" w:rsidP="002A1841">
      <w:pPr>
        <w:pStyle w:val="Ttulo1"/>
        <w:rPr>
          <w:rFonts w:ascii="Arial" w:hAnsi="Arial" w:cs="Arial"/>
          <w:lang w:val="en-US"/>
        </w:rPr>
      </w:pPr>
      <w:bookmarkStart w:id="24" w:name="_Toc333053674"/>
      <w:proofErr w:type="gramStart"/>
      <w:r w:rsidRPr="005A677B">
        <w:rPr>
          <w:rFonts w:ascii="Arial" w:hAnsi="Arial" w:cs="Arial"/>
          <w:lang w:val="en-US"/>
        </w:rPr>
        <w:t>1.Project</w:t>
      </w:r>
      <w:proofErr w:type="gramEnd"/>
      <w:r w:rsidRPr="005A677B">
        <w:rPr>
          <w:rFonts w:ascii="Arial" w:hAnsi="Arial" w:cs="Arial"/>
          <w:lang w:val="en-US"/>
        </w:rPr>
        <w:t xml:space="preserve"> Overview</w:t>
      </w:r>
      <w:bookmarkEnd w:id="24"/>
    </w:p>
    <w:p w14:paraId="0B497B3C" w14:textId="77777777" w:rsidR="00D9745F" w:rsidRPr="005A677B" w:rsidRDefault="00D9745F" w:rsidP="002A1841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25" w:name="_Toc333053675"/>
      <w:r w:rsidRPr="00074DE9">
        <w:rPr>
          <w:rFonts w:ascii="Arial" w:hAnsi="Arial"/>
          <w:sz w:val="28"/>
          <w:lang w:val="en-US"/>
        </w:rPr>
        <w:t>1.1 Project Summary</w:t>
      </w:r>
      <w:bookmarkEnd w:id="25"/>
    </w:p>
    <w:p w14:paraId="1D0970C2" w14:textId="77777777" w:rsidR="00CB37B2" w:rsidRPr="005A677B" w:rsidRDefault="00D9745F" w:rsidP="002A1841">
      <w:pPr>
        <w:pStyle w:val="Ttulo3"/>
        <w:rPr>
          <w:rFonts w:ascii="Arial" w:hAnsi="Arial" w:cs="Arial"/>
          <w:sz w:val="28"/>
          <w:szCs w:val="28"/>
          <w:lang w:val="en-US"/>
        </w:rPr>
      </w:pPr>
      <w:bookmarkStart w:id="26" w:name="_Toc333053676"/>
      <w:r w:rsidRPr="00074DE9">
        <w:rPr>
          <w:rFonts w:ascii="Arial" w:hAnsi="Arial"/>
          <w:sz w:val="28"/>
          <w:lang w:val="en-US"/>
        </w:rPr>
        <w:t>1.1.1 Purpose, Scope and objectives</w:t>
      </w:r>
      <w:bookmarkEnd w:id="26"/>
    </w:p>
    <w:p w14:paraId="50C1707D" w14:textId="50FFF7F0" w:rsidR="00B87FCF" w:rsidRDefault="00B87FCF" w:rsidP="007E78E0">
      <w:pPr>
        <w:pStyle w:val="Prrafodelista"/>
        <w:numPr>
          <w:ilvl w:val="0"/>
          <w:numId w:val="26"/>
        </w:numPr>
        <w:jc w:val="both"/>
        <w:pPrChange w:id="27" w:author="Zebaxtian" w:date="2012-08-25T09:12:00Z">
          <w:pPr>
            <w:pStyle w:val="Prrafodelista"/>
            <w:numPr>
              <w:numId w:val="26"/>
            </w:numPr>
            <w:ind w:left="775" w:hanging="360"/>
          </w:pPr>
        </w:pPrChange>
      </w:pPr>
      <w:r>
        <w:t>Propósito</w:t>
      </w:r>
    </w:p>
    <w:p w14:paraId="0C18A1FA" w14:textId="77777777" w:rsidR="002F5271" w:rsidRDefault="00B87FCF" w:rsidP="007E78E0">
      <w:pPr>
        <w:ind w:left="708"/>
        <w:jc w:val="both"/>
      </w:pPr>
      <w:commentRangeStart w:id="28"/>
      <w:r>
        <w:t>El propósito de este proyecto es cumplir satisfactoriamente con todos los requerimientos</w:t>
      </w:r>
      <w:ins w:id="29" w:author="Zebaxtian" w:date="2012-08-25T09:12:00Z">
        <w:r w:rsidR="00BD33C5">
          <w:t xml:space="preserve"> que conlleva el desarrollo de software</w:t>
        </w:r>
      </w:ins>
      <w:r w:rsidRPr="00BD33C5">
        <w:t xml:space="preserve">, tanto de documentación como de desarrollo, que impone la materia </w:t>
      </w:r>
      <w:r>
        <w:t>de Ingeniería de Software</w:t>
      </w:r>
      <w:del w:id="30" w:author="Zebaxtian" w:date="2012-08-25T09:12:00Z">
        <w:r>
          <w:delText>.</w:delText>
        </w:r>
        <w:commentRangeEnd w:id="28"/>
        <w:r>
          <w:rPr>
            <w:rStyle w:val="Refdecomentario"/>
          </w:rPr>
          <w:commentReference w:id="28"/>
        </w:r>
      </w:del>
      <w:ins w:id="31" w:author="Zebaxtian" w:date="2012-08-25T09:12:00Z">
        <w:r w:rsidR="00BD33C5">
          <w:t xml:space="preserve"> de la Pontificia Universidad Javeriana</w:t>
        </w:r>
        <w:r>
          <w:t>.</w:t>
        </w:r>
      </w:ins>
    </w:p>
    <w:p w14:paraId="724FD53B" w14:textId="5F4B7C86" w:rsidR="00BD33C5" w:rsidRDefault="00B87FCF" w:rsidP="007E78E0">
      <w:pPr>
        <w:ind w:left="708"/>
        <w:jc w:val="both"/>
      </w:pPr>
      <w:r>
        <w:t>El desarrollo de este proyecto s</w:t>
      </w:r>
      <w:r w:rsidR="00BD33C5">
        <w:t>er</w:t>
      </w:r>
      <w:r w:rsidR="002F5271">
        <w:t xml:space="preserve">á basado en el manejo de roles </w:t>
      </w:r>
      <w:del w:id="32" w:author="Zebaxtian" w:date="2012-08-25T09:12:00Z">
        <w:r>
          <w:delText>y bajo</w:delText>
        </w:r>
      </w:del>
      <w:ins w:id="33" w:author="Zebaxtian" w:date="2012-08-25T09:12:00Z">
        <w:r w:rsidR="002F5271">
          <w:t>adoptando</w:t>
        </w:r>
        <w:r w:rsidR="00BD33C5">
          <w:t xml:space="preserve"> una estructura de trabajo tipo B</w:t>
        </w:r>
        <w:r w:rsidR="002F5271">
          <w:t>AZAR.</w:t>
        </w:r>
        <w:commentRangeStart w:id="34"/>
        <w:r w:rsidR="00BD33C5">
          <w:t xml:space="preserve"> </w:t>
        </w:r>
        <w:commentRangeEnd w:id="34"/>
        <w:r w:rsidR="002F5271">
          <w:rPr>
            <w:rStyle w:val="Refdecomentario"/>
          </w:rPr>
          <w:commentReference w:id="34"/>
        </w:r>
        <w:r w:rsidR="00BD33C5">
          <w:t>Este desarrollo estará sujeto a las</w:t>
        </w:r>
      </w:ins>
      <w:r>
        <w:t xml:space="preserve"> fechas de entrega </w:t>
      </w:r>
      <w:del w:id="35" w:author="Zebaxtian" w:date="2012-08-25T09:12:00Z">
        <w:r>
          <w:delText xml:space="preserve">fija pasa una simulación mas aproximada a </w:delText>
        </w:r>
      </w:del>
      <w:ins w:id="36" w:author="Zebaxtian" w:date="2012-08-25T09:12:00Z">
        <w:r>
          <w:t>fija</w:t>
        </w:r>
        <w:r w:rsidR="00BD33C5">
          <w:t xml:space="preserve">das y las cuales están representadas en el cronograma de trabajo del grupo </w:t>
        </w:r>
        <w:proofErr w:type="spellStart"/>
        <w:r w:rsidR="00BD33C5">
          <w:t>Fifth</w:t>
        </w:r>
        <w:proofErr w:type="spellEnd"/>
        <w:r w:rsidR="00BD33C5">
          <w:t xml:space="preserve"> </w:t>
        </w:r>
        <w:proofErr w:type="spellStart"/>
        <w:r w:rsidR="00BD33C5">
          <w:t>Floor</w:t>
        </w:r>
        <w:proofErr w:type="spellEnd"/>
        <w:r w:rsidR="00BD33C5">
          <w:t xml:space="preserve"> Corp. Con esto se espera crear </w:t>
        </w:r>
      </w:ins>
      <w:r w:rsidR="00BD33C5">
        <w:t xml:space="preserve">un </w:t>
      </w:r>
      <w:del w:id="37" w:author="Zebaxtian" w:date="2012-08-25T09:12:00Z">
        <w:r>
          <w:delText>desarrollo de ingeniería de software real</w:delText>
        </w:r>
      </w:del>
      <w:ins w:id="38" w:author="Zebaxtian" w:date="2012-08-25T09:12:00Z">
        <w:r w:rsidR="00BD33C5">
          <w:t xml:space="preserve">ambiente de trabajo lo </w:t>
        </w:r>
        <w:r w:rsidR="00430B02">
          <w:t>más</w:t>
        </w:r>
        <w:r w:rsidR="00BD33C5">
          <w:t xml:space="preserve"> acercado a la realidad</w:t>
        </w:r>
      </w:ins>
      <w:r w:rsidR="00BD33C5">
        <w:t>.</w:t>
      </w:r>
    </w:p>
    <w:p w14:paraId="0862D020" w14:textId="672C3B62" w:rsidR="00B87FCF" w:rsidRDefault="00B87FCF" w:rsidP="007E78E0">
      <w:pPr>
        <w:pStyle w:val="Prrafodelista"/>
        <w:numPr>
          <w:ilvl w:val="0"/>
          <w:numId w:val="26"/>
        </w:numPr>
        <w:jc w:val="both"/>
        <w:pPrChange w:id="39" w:author="Zebaxtian" w:date="2012-08-25T09:12:00Z">
          <w:pPr>
            <w:pStyle w:val="Prrafodelista"/>
            <w:numPr>
              <w:numId w:val="26"/>
            </w:numPr>
            <w:ind w:left="775" w:hanging="360"/>
          </w:pPr>
        </w:pPrChange>
      </w:pPr>
      <w:r>
        <w:t>Alcance</w:t>
      </w:r>
    </w:p>
    <w:p w14:paraId="51D704E9" w14:textId="77777777" w:rsidR="00B87FCF" w:rsidRDefault="00B87FCF" w:rsidP="007E78E0">
      <w:pPr>
        <w:ind w:left="708"/>
        <w:jc w:val="both"/>
      </w:pPr>
      <w:r>
        <w:t>El alcance de este proyecto esta definido en los numerales que se mencionan a continuación:</w:t>
      </w:r>
    </w:p>
    <w:p w14:paraId="40E43BB5" w14:textId="77777777" w:rsidR="00B87FCF" w:rsidRDefault="00B87FCF" w:rsidP="007E78E0">
      <w:pPr>
        <w:pStyle w:val="Prrafodelista"/>
        <w:numPr>
          <w:ilvl w:val="0"/>
          <w:numId w:val="24"/>
        </w:numPr>
        <w:jc w:val="both"/>
      </w:pPr>
      <w:r>
        <w:t>Entrega completa de documentación (SPMP, SRS y SDD) y prototipos en las fechas que se han definido en el calendario de actividades.</w:t>
      </w:r>
    </w:p>
    <w:p w14:paraId="3B025C80" w14:textId="4934BD2A" w:rsidR="009405F2" w:rsidRDefault="009405F2" w:rsidP="007E78E0">
      <w:pPr>
        <w:pStyle w:val="Prrafodelista"/>
        <w:numPr>
          <w:ilvl w:val="0"/>
          <w:numId w:val="24"/>
        </w:numPr>
        <w:jc w:val="both"/>
        <w:rPr>
          <w:ins w:id="40" w:author="Zebaxtian" w:date="2012-08-25T09:12:00Z"/>
        </w:rPr>
      </w:pPr>
      <w:ins w:id="41" w:author="Zebaxtian" w:date="2012-08-25T09:12:00Z">
        <w:r>
          <w:t>La arquitectura de la aplicación será cliente servidor.</w:t>
        </w:r>
      </w:ins>
    </w:p>
    <w:p w14:paraId="656E07F9" w14:textId="7245BBE6" w:rsidR="009405F2" w:rsidRDefault="00275D62" w:rsidP="007E78E0">
      <w:pPr>
        <w:pStyle w:val="Prrafodelista"/>
        <w:numPr>
          <w:ilvl w:val="0"/>
          <w:numId w:val="24"/>
        </w:numPr>
        <w:jc w:val="both"/>
        <w:rPr>
          <w:ins w:id="42" w:author="Zebaxtian" w:date="2012-08-25T09:12:00Z"/>
        </w:rPr>
      </w:pPr>
      <w:ins w:id="43" w:author="Zebaxtian" w:date="2012-08-25T09:12:00Z">
        <w:r>
          <w:t xml:space="preserve">Habrá un </w:t>
        </w:r>
        <w:proofErr w:type="spellStart"/>
        <w:r>
          <w:t>lobby</w:t>
        </w:r>
        <w:proofErr w:type="spellEnd"/>
        <w:r>
          <w:t xml:space="preserve"> en donde se mostraran las partidas (salas) disponibles, las cuales tendrán un mínimo de 3 jugadores y un máximo de 6. A la hora que el jugador que haya creado la partida la deje otro jugador tomara el control de la sala.</w:t>
        </w:r>
      </w:ins>
    </w:p>
    <w:p w14:paraId="62946724" w14:textId="7E0DF25F" w:rsidR="00275D62" w:rsidRDefault="00275D62" w:rsidP="007E78E0">
      <w:pPr>
        <w:pStyle w:val="Prrafodelista"/>
        <w:numPr>
          <w:ilvl w:val="0"/>
          <w:numId w:val="24"/>
        </w:numPr>
        <w:jc w:val="both"/>
        <w:rPr>
          <w:ins w:id="44" w:author="Zebaxtian" w:date="2012-08-25T09:12:00Z"/>
        </w:rPr>
      </w:pPr>
      <w:ins w:id="45" w:author="Zebaxtian" w:date="2012-08-25T09:12:00Z">
        <w:r>
          <w:t>Se manejaran la misma cantidad de cartas</w:t>
        </w:r>
        <w:r w:rsidR="006130F0">
          <w:t>, dados</w:t>
        </w:r>
        <w:r>
          <w:t xml:space="preserve"> que se manejan en el juego </w:t>
        </w:r>
        <w:commentRangeStart w:id="46"/>
        <w:r>
          <w:t>CLUE de HASBRO</w:t>
        </w:r>
        <w:commentRangeEnd w:id="46"/>
        <w:r>
          <w:rPr>
            <w:rStyle w:val="Refdecomentario"/>
          </w:rPr>
          <w:commentReference w:id="46"/>
        </w:r>
        <w:r>
          <w:t>.</w:t>
        </w:r>
      </w:ins>
    </w:p>
    <w:p w14:paraId="44054542" w14:textId="329E8338" w:rsidR="00275D62" w:rsidRDefault="001B0012" w:rsidP="007E78E0">
      <w:pPr>
        <w:pStyle w:val="Prrafodelista"/>
        <w:numPr>
          <w:ilvl w:val="0"/>
          <w:numId w:val="24"/>
        </w:numPr>
        <w:jc w:val="both"/>
        <w:rPr>
          <w:ins w:id="47" w:author="Zebaxtian" w:date="2012-08-25T09:12:00Z"/>
        </w:rPr>
      </w:pPr>
      <w:ins w:id="48" w:author="Zebaxtian" w:date="2012-08-25T09:12:00Z">
        <w:r>
          <w:t xml:space="preserve">El juego será en </w:t>
        </w:r>
        <w:commentRangeStart w:id="49"/>
        <w:r>
          <w:t>2D.</w:t>
        </w:r>
        <w:commentRangeEnd w:id="49"/>
        <w:r w:rsidR="001B3D86">
          <w:rPr>
            <w:rStyle w:val="Refdecomentario"/>
          </w:rPr>
          <w:commentReference w:id="49"/>
        </w:r>
      </w:ins>
    </w:p>
    <w:p w14:paraId="78181C5F" w14:textId="37439F69" w:rsidR="006130F0" w:rsidRDefault="001B3D86" w:rsidP="006130F0">
      <w:pPr>
        <w:pStyle w:val="Prrafodelista"/>
        <w:numPr>
          <w:ilvl w:val="0"/>
          <w:numId w:val="24"/>
        </w:numPr>
        <w:jc w:val="both"/>
        <w:rPr>
          <w:ins w:id="50" w:author="Zebaxtian" w:date="2012-08-25T09:12:00Z"/>
        </w:rPr>
      </w:pPr>
      <w:ins w:id="51" w:author="Zebaxtian" w:date="2012-08-25T09:12:00Z">
        <w:r>
          <w:t>El juego permitirá la administración de amigos</w:t>
        </w:r>
        <w:r w:rsidR="006130F0">
          <w:t xml:space="preserve"> </w:t>
        </w:r>
        <w:r>
          <w:t>(chat</w:t>
        </w:r>
        <w:r w:rsidR="006130F0">
          <w:t>s</w:t>
        </w:r>
        <w:r>
          <w:t>,</w:t>
        </w:r>
        <w:r w:rsidR="006130F0">
          <w:t xml:space="preserve"> </w:t>
        </w:r>
        <w:r>
          <w:t>agregar amigo, eliminar amigo, entre otras).</w:t>
        </w:r>
        <w:r w:rsidR="00EC4FAF">
          <w:t xml:space="preserve"> </w:t>
        </w:r>
      </w:ins>
    </w:p>
    <w:p w14:paraId="4329C263" w14:textId="1B90B976" w:rsidR="00EC4FAF" w:rsidRDefault="00EC4FAF" w:rsidP="007E78E0">
      <w:pPr>
        <w:pStyle w:val="Prrafodelista"/>
        <w:numPr>
          <w:ilvl w:val="0"/>
          <w:numId w:val="24"/>
        </w:numPr>
        <w:jc w:val="both"/>
        <w:rPr>
          <w:ins w:id="52" w:author="Zebaxtian" w:date="2012-08-25T09:12:00Z"/>
        </w:rPr>
      </w:pPr>
      <w:ins w:id="53" w:author="Zebaxtian" w:date="2012-08-25T09:12:00Z">
        <w:r>
          <w:t>El registro de los usuarios será soportado por un motor de base de datos Oracle.</w:t>
        </w:r>
      </w:ins>
    </w:p>
    <w:p w14:paraId="0ED35929" w14:textId="77777777" w:rsidR="00B87FCF" w:rsidRDefault="00B87FCF" w:rsidP="007E78E0">
      <w:pPr>
        <w:pStyle w:val="Prrafodelista"/>
        <w:numPr>
          <w:ilvl w:val="0"/>
          <w:numId w:val="24"/>
        </w:numPr>
        <w:jc w:val="both"/>
      </w:pPr>
      <w:r>
        <w:t xml:space="preserve">Entrega final del producto, el cual tendrá un desarrollo final del </w:t>
      </w:r>
      <w:commentRangeStart w:id="54"/>
      <w:r>
        <w:t>80%</w:t>
      </w:r>
      <w:commentRangeEnd w:id="54"/>
      <w:r>
        <w:rPr>
          <w:rStyle w:val="Refdecomentario"/>
        </w:rPr>
        <w:commentReference w:id="54"/>
      </w:r>
      <w:r>
        <w:t>, en la fecha estipulada en el calendario de actividades.</w:t>
      </w:r>
    </w:p>
    <w:p w14:paraId="51D88644" w14:textId="371F5C61" w:rsidR="001B0012" w:rsidRDefault="001B0012" w:rsidP="007E78E0">
      <w:pPr>
        <w:pStyle w:val="Prrafodelista"/>
        <w:numPr>
          <w:ilvl w:val="0"/>
          <w:numId w:val="24"/>
        </w:numPr>
        <w:jc w:val="both"/>
        <w:rPr>
          <w:ins w:id="55" w:author="Zebaxtian" w:date="2012-08-25T09:12:00Z"/>
        </w:rPr>
      </w:pPr>
      <w:ins w:id="56" w:author="Zebaxtian" w:date="2012-08-25T09:12:00Z">
        <w:r>
          <w:t>No se hará control de mantenimiento ni futuras versiones del juego.</w:t>
        </w:r>
      </w:ins>
    </w:p>
    <w:p w14:paraId="459FF1AB" w14:textId="77777777" w:rsidR="00F14B5F" w:rsidRDefault="00F14B5F" w:rsidP="00F14B5F">
      <w:pPr>
        <w:pStyle w:val="Prrafodelista"/>
        <w:ind w:left="1068"/>
        <w:jc w:val="both"/>
        <w:rPr>
          <w:ins w:id="57" w:author="Zebaxtian" w:date="2012-08-25T09:12:00Z"/>
        </w:rPr>
      </w:pPr>
    </w:p>
    <w:p w14:paraId="17BC4FB9" w14:textId="77777777" w:rsidR="002F5271" w:rsidRDefault="00B87FCF" w:rsidP="002F5271">
      <w:pPr>
        <w:pStyle w:val="Prrafodelista"/>
        <w:numPr>
          <w:ilvl w:val="0"/>
          <w:numId w:val="26"/>
        </w:numPr>
      </w:pPr>
      <w:r>
        <w:t>Objetivos</w:t>
      </w:r>
    </w:p>
    <w:p w14:paraId="700448BC" w14:textId="77777777" w:rsidR="002F5271" w:rsidRDefault="00B87FCF" w:rsidP="002F5271">
      <w:pPr>
        <w:pStyle w:val="Prrafodelista"/>
        <w:ind w:left="775"/>
        <w:rPr>
          <w:ins w:id="58" w:author="Zebaxtian" w:date="2012-08-25T09:12:00Z"/>
        </w:rPr>
      </w:pPr>
      <w:del w:id="59" w:author="Zebaxtian" w:date="2012-08-25T09:12:00Z">
        <w:r>
          <w:delText>Los</w:delText>
        </w:r>
      </w:del>
    </w:p>
    <w:p w14:paraId="1D1EBC5F" w14:textId="64A8FDC3" w:rsidR="002F5271" w:rsidRDefault="002F5271" w:rsidP="007E78E0">
      <w:pPr>
        <w:pStyle w:val="Prrafodelista"/>
        <w:ind w:left="775"/>
        <w:jc w:val="both"/>
        <w:rPr>
          <w:ins w:id="60" w:author="Zebaxtian" w:date="2012-08-25T09:12:00Z"/>
        </w:rPr>
      </w:pPr>
      <w:ins w:id="61" w:author="Zebaxtian" w:date="2012-08-25T09:12:00Z">
        <w:r>
          <w:t xml:space="preserve">El objetivo </w:t>
        </w:r>
        <w:r w:rsidR="0069422B">
          <w:t>principal de este proyecto</w:t>
        </w:r>
        <w:r>
          <w:t xml:space="preserve"> es el desarrollo de una aplicación la cual esta basada en el juego </w:t>
        </w:r>
        <w:commentRangeStart w:id="62"/>
        <w:r w:rsidR="0069422B">
          <w:t>CLUE de HASBRO</w:t>
        </w:r>
        <w:commentRangeEnd w:id="62"/>
        <w:r w:rsidR="0069422B">
          <w:rPr>
            <w:rStyle w:val="Refdecomentario"/>
          </w:rPr>
          <w:commentReference w:id="62"/>
        </w:r>
        <w:r w:rsidR="00972328">
          <w:t>. El contexto que se le dará al juego recreara personajes de la saga de piratas del caribe y diferentes escenarios del Holandés Errante, barco del pirata Davy Jones.</w:t>
        </w:r>
      </w:ins>
    </w:p>
    <w:p w14:paraId="52C8AEBD" w14:textId="54566517" w:rsidR="00B87FCF" w:rsidRDefault="00261C8C" w:rsidP="007E78E0">
      <w:pPr>
        <w:ind w:firstLine="708"/>
        <w:jc w:val="both"/>
        <w:pPrChange w:id="63" w:author="Zebaxtian" w:date="2012-08-25T09:12:00Z">
          <w:pPr>
            <w:ind w:firstLine="708"/>
          </w:pPr>
        </w:pPrChange>
      </w:pPr>
      <w:ins w:id="64" w:author="Zebaxtian" w:date="2012-08-25T09:12:00Z">
        <w:r>
          <w:t>Otros</w:t>
        </w:r>
      </w:ins>
      <w:r>
        <w:t xml:space="preserve"> objetivos </w:t>
      </w:r>
      <w:del w:id="65" w:author="Zebaxtian" w:date="2012-08-25T09:12:00Z">
        <w:r w:rsidR="00B87FCF">
          <w:delText>del</w:delText>
        </w:r>
      </w:del>
      <w:ins w:id="66" w:author="Zebaxtian" w:date="2012-08-25T09:12:00Z">
        <w:r>
          <w:t>de este</w:t>
        </w:r>
      </w:ins>
      <w:r>
        <w:t xml:space="preserve"> proyecto se </w:t>
      </w:r>
      <w:del w:id="67" w:author="Zebaxtian" w:date="2012-08-25T09:12:00Z">
        <w:r w:rsidR="00B87FCF">
          <w:delText>mencionan</w:delText>
        </w:r>
      </w:del>
      <w:ins w:id="68" w:author="Zebaxtian" w:date="2012-08-25T09:12:00Z">
        <w:r>
          <w:t>encuentran</w:t>
        </w:r>
      </w:ins>
      <w:r>
        <w:t xml:space="preserve"> a continuación</w:t>
      </w:r>
      <w:r w:rsidR="00B87FCF">
        <w:t>:</w:t>
      </w:r>
    </w:p>
    <w:p w14:paraId="36D67707" w14:textId="5C32D56E" w:rsidR="00261C8C" w:rsidRDefault="00261C8C" w:rsidP="007E78E0">
      <w:pPr>
        <w:pStyle w:val="Prrafodelista"/>
        <w:numPr>
          <w:ilvl w:val="0"/>
          <w:numId w:val="27"/>
        </w:numPr>
        <w:jc w:val="both"/>
        <w:rPr>
          <w:ins w:id="69" w:author="Zebaxtian" w:date="2012-08-25T09:12:00Z"/>
        </w:rPr>
      </w:pPr>
      <w:ins w:id="70" w:author="Zebaxtian" w:date="2012-08-25T09:12:00Z">
        <w:r>
          <w:t>Aplicar los conocimientos que se adquieren en el curso de Ingeniería de Software.</w:t>
        </w:r>
      </w:ins>
    </w:p>
    <w:p w14:paraId="77E47CCC" w14:textId="77777777" w:rsidR="00B87FCF" w:rsidRDefault="00B87FCF" w:rsidP="007E78E0">
      <w:pPr>
        <w:pStyle w:val="Prrafodelista"/>
        <w:numPr>
          <w:ilvl w:val="0"/>
          <w:numId w:val="27"/>
        </w:numPr>
        <w:jc w:val="both"/>
        <w:pPrChange w:id="71" w:author="Zebaxtian" w:date="2012-08-25T09:12:00Z">
          <w:pPr>
            <w:pStyle w:val="Prrafodelista"/>
            <w:numPr>
              <w:numId w:val="27"/>
            </w:numPr>
            <w:ind w:left="1068" w:hanging="360"/>
          </w:pPr>
        </w:pPrChange>
      </w:pPr>
      <w:r>
        <w:t>Cumplir con los requisitos de la materia de ingeniería de software.</w:t>
      </w:r>
    </w:p>
    <w:p w14:paraId="13948CC8" w14:textId="77777777" w:rsidR="00B87FCF" w:rsidRDefault="00B87FCF" w:rsidP="007E78E0">
      <w:pPr>
        <w:pStyle w:val="Prrafodelista"/>
        <w:numPr>
          <w:ilvl w:val="0"/>
          <w:numId w:val="27"/>
        </w:numPr>
        <w:jc w:val="both"/>
        <w:pPrChange w:id="72" w:author="Zebaxtian" w:date="2012-08-25T09:12:00Z">
          <w:pPr>
            <w:pStyle w:val="Prrafodelista"/>
            <w:numPr>
              <w:numId w:val="27"/>
            </w:numPr>
            <w:ind w:left="1068" w:hanging="360"/>
          </w:pPr>
        </w:pPrChange>
      </w:pPr>
      <w:r>
        <w:t xml:space="preserve">Lograr un desarrollo mínimo del </w:t>
      </w:r>
      <w:commentRangeStart w:id="73"/>
      <w:r>
        <w:t>80%</w:t>
      </w:r>
      <w:commentRangeEnd w:id="73"/>
      <w:r>
        <w:rPr>
          <w:rStyle w:val="Refdecomentario"/>
        </w:rPr>
        <w:commentReference w:id="73"/>
      </w:r>
      <w:r>
        <w:t xml:space="preserve"> de la totalidad del proyecto con altos estándares de calidad.</w:t>
      </w:r>
    </w:p>
    <w:p w14:paraId="44E99312" w14:textId="77777777" w:rsidR="00B87FCF" w:rsidRPr="00B1600B" w:rsidRDefault="00B87FCF" w:rsidP="007E78E0">
      <w:pPr>
        <w:pStyle w:val="Prrafodelista"/>
        <w:numPr>
          <w:ilvl w:val="0"/>
          <w:numId w:val="27"/>
        </w:numPr>
        <w:jc w:val="both"/>
        <w:pPrChange w:id="74" w:author="Zebaxtian" w:date="2012-08-25T09:12:00Z">
          <w:pPr>
            <w:pStyle w:val="Prrafodelista"/>
            <w:numPr>
              <w:numId w:val="27"/>
            </w:numPr>
            <w:ind w:left="1068" w:hanging="360"/>
          </w:pPr>
        </w:pPrChange>
      </w:pPr>
      <w:r>
        <w:t>Incentivar a futuros estudiantes de este curso para que tengan como objetivo el uso de nuevas tecnologías y mejores estándares de calidad a la hora de desarrollar futuros proyectos.</w:t>
      </w:r>
    </w:p>
    <w:p w14:paraId="73D51508" w14:textId="4E2AE062" w:rsidR="001138FD" w:rsidRPr="00B87FCF" w:rsidRDefault="001138FD" w:rsidP="001138FD"/>
    <w:p w14:paraId="7AE3483A" w14:textId="77777777" w:rsidR="00D9745F" w:rsidRPr="008E78A1" w:rsidRDefault="00D9745F" w:rsidP="002A1841">
      <w:pPr>
        <w:pStyle w:val="Ttulo3"/>
        <w:rPr>
          <w:rFonts w:ascii="Arial" w:hAnsi="Arial" w:cs="Arial"/>
          <w:sz w:val="28"/>
          <w:szCs w:val="28"/>
        </w:rPr>
      </w:pPr>
      <w:bookmarkStart w:id="75" w:name="_Toc333053677"/>
      <w:r w:rsidRPr="008E78A1">
        <w:rPr>
          <w:rFonts w:ascii="Arial" w:hAnsi="Arial" w:cs="Arial"/>
          <w:sz w:val="28"/>
          <w:szCs w:val="28"/>
        </w:rPr>
        <w:t xml:space="preserve">1.1.2 </w:t>
      </w:r>
      <w:proofErr w:type="spellStart"/>
      <w:r w:rsidRPr="008E78A1">
        <w:rPr>
          <w:rFonts w:ascii="Arial" w:hAnsi="Arial" w:cs="Arial"/>
          <w:sz w:val="28"/>
          <w:szCs w:val="28"/>
        </w:rPr>
        <w:t>Assumptions</w:t>
      </w:r>
      <w:proofErr w:type="spellEnd"/>
      <w:r w:rsidRPr="008E78A1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Pr="008E78A1">
        <w:rPr>
          <w:rFonts w:ascii="Arial" w:hAnsi="Arial" w:cs="Arial"/>
          <w:sz w:val="28"/>
          <w:szCs w:val="28"/>
        </w:rPr>
        <w:t>constrains</w:t>
      </w:r>
      <w:bookmarkEnd w:id="75"/>
      <w:proofErr w:type="spellEnd"/>
    </w:p>
    <w:p w14:paraId="5094D3A9" w14:textId="77777777" w:rsidR="00063757" w:rsidRPr="00063757" w:rsidRDefault="00063757" w:rsidP="00063757"/>
    <w:p w14:paraId="7888C8B1" w14:textId="77777777" w:rsidR="00902467" w:rsidRDefault="00672B8F" w:rsidP="00902467">
      <w:r>
        <w:t>De acuerdo con el proyecto,  hemos clasificado los siguientes supuestos.</w:t>
      </w:r>
    </w:p>
    <w:p w14:paraId="32882763" w14:textId="77777777" w:rsidR="00672B8F" w:rsidRDefault="00B513BA" w:rsidP="00063757">
      <w:pPr>
        <w:pStyle w:val="Ttulo3"/>
      </w:pPr>
      <w:bookmarkStart w:id="76" w:name="_Toc333053678"/>
      <w:r w:rsidRPr="00074DE9">
        <w:t>Restricciones</w:t>
      </w:r>
      <w:bookmarkEnd w:id="76"/>
    </w:p>
    <w:p w14:paraId="2C5BC8D3" w14:textId="77777777" w:rsidR="00063757" w:rsidRDefault="00063757" w:rsidP="003A103E">
      <w:pPr>
        <w:jc w:val="both"/>
      </w:pPr>
      <w:r>
        <w:t>El producto de software deberá ser probado en la sala de bases de datos, perteneciente a la facultad de Ingeniería de la Pontificia Universidad Javeriana.</w:t>
      </w:r>
    </w:p>
    <w:p w14:paraId="5834018B" w14:textId="77777777" w:rsidR="00D50B7F" w:rsidRDefault="00D06CA1" w:rsidP="003A103E">
      <w:pPr>
        <w:jc w:val="both"/>
      </w:pPr>
      <w:r>
        <w:t xml:space="preserve">El producto de software deberá </w:t>
      </w:r>
      <w:r w:rsidR="00D50B7F">
        <w:t>cumplir con las configuraciones de hardware que poseen los computadores del laboratorio de bases de datos las cuales se listan a</w:t>
      </w:r>
      <w:r w:rsidR="000015CC">
        <w:t xml:space="preserve"> continuación</w:t>
      </w:r>
      <w:r w:rsidR="00D50B7F">
        <w:t>:</w:t>
      </w:r>
    </w:p>
    <w:p w14:paraId="5E2C28DB" w14:textId="77777777" w:rsidR="009B6BB0" w:rsidRPr="003A103E" w:rsidRDefault="009B6BB0" w:rsidP="003A103E">
      <w:pPr>
        <w:jc w:val="both"/>
        <w:rPr>
          <w:rFonts w:ascii="Arial" w:hAnsi="Arial" w:cs="Arial"/>
          <w:sz w:val="24"/>
          <w:szCs w:val="24"/>
        </w:rPr>
      </w:pPr>
      <w:r w:rsidRPr="003A103E">
        <w:rPr>
          <w:rFonts w:ascii="Arial" w:hAnsi="Arial" w:cs="Arial"/>
          <w:sz w:val="24"/>
          <w:szCs w:val="24"/>
        </w:rPr>
        <w:t xml:space="preserve">Computadores Modelo HP </w:t>
      </w:r>
      <w:proofErr w:type="spellStart"/>
      <w:r w:rsidRPr="003A103E">
        <w:rPr>
          <w:rFonts w:ascii="Arial" w:hAnsi="Arial" w:cs="Arial"/>
          <w:sz w:val="24"/>
          <w:szCs w:val="24"/>
        </w:rPr>
        <w:t>Compaq</w:t>
      </w:r>
      <w:proofErr w:type="spellEnd"/>
      <w:r w:rsidRPr="003A103E">
        <w:rPr>
          <w:rFonts w:ascii="Arial" w:hAnsi="Arial" w:cs="Arial"/>
          <w:sz w:val="24"/>
          <w:szCs w:val="24"/>
        </w:rPr>
        <w:t xml:space="preserve"> 6200 Pro Business PC</w:t>
      </w:r>
      <w:r w:rsidRPr="003A103E">
        <w:rPr>
          <w:rFonts w:ascii="Arial" w:hAnsi="Arial" w:cs="Arial"/>
          <w:bCs/>
          <w:sz w:val="24"/>
          <w:szCs w:val="24"/>
        </w:rPr>
        <w:t xml:space="preserve"> </w:t>
      </w:r>
      <w:commentRangeStart w:id="77"/>
      <w:r w:rsidRPr="003A103E">
        <w:rPr>
          <w:rFonts w:ascii="Arial" w:hAnsi="Arial" w:cs="Arial"/>
          <w:bCs/>
          <w:sz w:val="24"/>
          <w:szCs w:val="24"/>
        </w:rPr>
        <w:t>[</w:t>
      </w:r>
      <w:proofErr w:type="spellStart"/>
      <w:r w:rsidRPr="003A103E">
        <w:rPr>
          <w:rFonts w:ascii="Arial" w:hAnsi="Arial" w:cs="Arial"/>
          <w:bCs/>
          <w:sz w:val="24"/>
          <w:szCs w:val="24"/>
        </w:rPr>
        <w:t>ref</w:t>
      </w:r>
      <w:proofErr w:type="spellEnd"/>
      <w:r w:rsidRPr="003A103E">
        <w:rPr>
          <w:rFonts w:ascii="Arial" w:hAnsi="Arial" w:cs="Arial"/>
          <w:bCs/>
          <w:sz w:val="24"/>
          <w:szCs w:val="24"/>
        </w:rPr>
        <w:t xml:space="preserve"> - </w:t>
      </w:r>
      <w:proofErr w:type="spellStart"/>
      <w:r w:rsidRPr="003A103E">
        <w:rPr>
          <w:rFonts w:ascii="Arial" w:hAnsi="Arial" w:cs="Arial"/>
          <w:bCs/>
          <w:sz w:val="24"/>
          <w:szCs w:val="24"/>
        </w:rPr>
        <w:t>documentoHP</w:t>
      </w:r>
      <w:proofErr w:type="spellEnd"/>
      <w:r w:rsidRPr="003A103E">
        <w:rPr>
          <w:rFonts w:ascii="Arial" w:hAnsi="Arial" w:cs="Arial"/>
          <w:bCs/>
          <w:sz w:val="24"/>
          <w:szCs w:val="24"/>
        </w:rPr>
        <w:t>]</w:t>
      </w:r>
      <w:commentRangeEnd w:id="77"/>
      <w:r w:rsidR="00436757">
        <w:rPr>
          <w:rStyle w:val="Refdecomentario"/>
        </w:rPr>
        <w:commentReference w:id="77"/>
      </w:r>
    </w:p>
    <w:p w14:paraId="5F2840F5" w14:textId="77777777" w:rsidR="009B6BB0" w:rsidRPr="003A103E" w:rsidRDefault="009B6BB0" w:rsidP="003A103E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proofErr w:type="spellStart"/>
      <w:r w:rsidRPr="003A103E">
        <w:rPr>
          <w:rFonts w:ascii="Arial" w:hAnsi="Arial" w:cs="Arial"/>
          <w:color w:val="000000"/>
          <w:sz w:val="24"/>
          <w:szCs w:val="24"/>
          <w:lang w:val="en-US"/>
        </w:rPr>
        <w:t>Sistema</w:t>
      </w:r>
      <w:proofErr w:type="spellEnd"/>
      <w:r w:rsidRPr="003A103E">
        <w:rPr>
          <w:rFonts w:ascii="Arial" w:hAnsi="Arial" w:cs="Arial"/>
          <w:color w:val="000000"/>
          <w:sz w:val="24"/>
          <w:szCs w:val="24"/>
          <w:lang w:val="en-US"/>
        </w:rPr>
        <w:t xml:space="preserve"> operative </w:t>
      </w:r>
      <w:proofErr w:type="spellStart"/>
      <w:r w:rsidRPr="003A103E">
        <w:rPr>
          <w:rFonts w:ascii="Arial" w:hAnsi="Arial" w:cs="Arial"/>
          <w:color w:val="000000"/>
          <w:sz w:val="24"/>
          <w:szCs w:val="24"/>
          <w:lang w:val="en-US"/>
        </w:rPr>
        <w:t>preinstalado</w:t>
      </w:r>
      <w:proofErr w:type="spellEnd"/>
      <w:r w:rsidRPr="003A103E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3A103E">
        <w:rPr>
          <w:rFonts w:ascii="Arial" w:hAnsi="Arial" w:cs="Arial"/>
          <w:color w:val="000000"/>
          <w:sz w:val="24"/>
          <w:szCs w:val="24"/>
          <w:lang w:val="en-US"/>
        </w:rPr>
        <w:tab/>
      </w:r>
    </w:p>
    <w:p w14:paraId="2650EA52" w14:textId="77777777" w:rsidR="009B6BB0" w:rsidRPr="003A103E" w:rsidRDefault="009B6BB0" w:rsidP="003A103E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commentRangeStart w:id="78"/>
      <w:r w:rsidRPr="003A103E">
        <w:rPr>
          <w:rFonts w:ascii="Arial" w:hAnsi="Arial" w:cs="Arial"/>
          <w:color w:val="000000"/>
          <w:sz w:val="24"/>
          <w:szCs w:val="24"/>
          <w:lang w:val="en-US"/>
        </w:rPr>
        <w:t>Genuine Windows Vista Business (32-bit)**</w:t>
      </w:r>
    </w:p>
    <w:p w14:paraId="093A142C" w14:textId="77777777" w:rsidR="009B6BB0" w:rsidRPr="003A103E" w:rsidRDefault="009B6BB0" w:rsidP="003A103E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3A103E">
        <w:rPr>
          <w:rFonts w:ascii="Arial" w:hAnsi="Arial" w:cs="Arial"/>
          <w:color w:val="000000"/>
          <w:sz w:val="24"/>
          <w:szCs w:val="24"/>
          <w:lang w:val="en-US"/>
        </w:rPr>
        <w:t>Genuine Windows Vista Home Basic**</w:t>
      </w:r>
      <w:commentRangeEnd w:id="78"/>
      <w:r w:rsidR="003A103E">
        <w:rPr>
          <w:rStyle w:val="Refdecomentario"/>
        </w:rPr>
        <w:commentReference w:id="78"/>
      </w:r>
    </w:p>
    <w:p w14:paraId="1424A14C" w14:textId="77777777" w:rsidR="009B6BB0" w:rsidRPr="003A103E" w:rsidRDefault="009B6BB0" w:rsidP="003A103E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3A103E">
        <w:rPr>
          <w:rFonts w:ascii="Arial" w:hAnsi="Arial" w:cs="Arial"/>
          <w:color w:val="000000"/>
          <w:sz w:val="24"/>
          <w:szCs w:val="24"/>
          <w:lang w:val="en-US"/>
        </w:rPr>
        <w:t>Processor4 Intel® 2nd Generation Core™ i3, i5, i7 Processors</w:t>
      </w:r>
    </w:p>
    <w:p w14:paraId="5C4C94C2" w14:textId="77777777" w:rsidR="009B6BB0" w:rsidRPr="003A103E" w:rsidRDefault="009B6BB0" w:rsidP="003A103E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3A103E">
        <w:rPr>
          <w:rFonts w:ascii="Arial" w:hAnsi="Arial" w:cs="Arial"/>
          <w:color w:val="000000"/>
          <w:sz w:val="24"/>
          <w:szCs w:val="24"/>
          <w:lang w:val="en-US"/>
        </w:rPr>
        <w:t>Chipset Intel® Q65 Express</w:t>
      </w:r>
    </w:p>
    <w:p w14:paraId="00F3C081" w14:textId="77777777" w:rsidR="009B6BB0" w:rsidRPr="003A103E" w:rsidRDefault="009B6BB0" w:rsidP="003A103E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color w:val="000000"/>
          <w:sz w:val="24"/>
          <w:szCs w:val="24"/>
        </w:rPr>
      </w:pPr>
      <w:r w:rsidRPr="003A103E">
        <w:rPr>
          <w:rFonts w:ascii="Arial" w:hAnsi="Arial" w:cs="Arial"/>
          <w:color w:val="000000"/>
          <w:sz w:val="24"/>
          <w:szCs w:val="24"/>
        </w:rPr>
        <w:t>Memory5 DDR3 SDRAM  DIMM</w:t>
      </w:r>
    </w:p>
    <w:p w14:paraId="222CC92A" w14:textId="77777777" w:rsidR="00FB74C8" w:rsidRPr="003A103E" w:rsidRDefault="00FB74C8" w:rsidP="003A103E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r w:rsidRPr="003A103E">
        <w:rPr>
          <w:rFonts w:ascii="Arial" w:hAnsi="Arial" w:cs="Arial"/>
          <w:color w:val="000000"/>
          <w:sz w:val="24"/>
          <w:szCs w:val="24"/>
        </w:rPr>
        <w:t>Graficos</w:t>
      </w:r>
      <w:proofErr w:type="spellEnd"/>
      <w:r w:rsidRPr="003A103E">
        <w:rPr>
          <w:rFonts w:ascii="Arial" w:hAnsi="Arial" w:cs="Arial"/>
          <w:color w:val="000000"/>
          <w:sz w:val="24"/>
          <w:szCs w:val="24"/>
        </w:rPr>
        <w:t xml:space="preserve">:  </w:t>
      </w:r>
      <w:proofErr w:type="spellStart"/>
      <w:r w:rsidRPr="003A103E">
        <w:rPr>
          <w:rFonts w:ascii="Arial" w:hAnsi="Arial" w:cs="Arial"/>
          <w:sz w:val="24"/>
          <w:szCs w:val="24"/>
        </w:rPr>
        <w:t>Integrated</w:t>
      </w:r>
      <w:proofErr w:type="spellEnd"/>
      <w:r w:rsidRPr="003A103E">
        <w:rPr>
          <w:rFonts w:ascii="Arial" w:hAnsi="Arial" w:cs="Arial"/>
          <w:sz w:val="24"/>
          <w:szCs w:val="24"/>
        </w:rPr>
        <w:t xml:space="preserve"> Intel® HD </w:t>
      </w:r>
      <w:proofErr w:type="spellStart"/>
      <w:r w:rsidRPr="003A103E">
        <w:rPr>
          <w:rFonts w:ascii="Arial" w:hAnsi="Arial" w:cs="Arial"/>
          <w:sz w:val="24"/>
          <w:szCs w:val="24"/>
        </w:rPr>
        <w:t>Graphics</w:t>
      </w:r>
      <w:proofErr w:type="spellEnd"/>
      <w:r w:rsidRPr="003A103E">
        <w:rPr>
          <w:rFonts w:ascii="Arial" w:hAnsi="Arial" w:cs="Arial"/>
          <w:sz w:val="24"/>
          <w:szCs w:val="24"/>
        </w:rPr>
        <w:t xml:space="preserve"> 2000/3000</w:t>
      </w:r>
    </w:p>
    <w:p w14:paraId="2B2E21DC" w14:textId="77777777" w:rsidR="009B6BB0" w:rsidRDefault="003939D0" w:rsidP="003A103E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La demostración del producto se deberá realizar </w:t>
      </w:r>
      <w:r w:rsidR="00CB04E1">
        <w:rPr>
          <w:rFonts w:ascii="Arial" w:hAnsi="Arial" w:cs="Arial"/>
          <w:sz w:val="24"/>
          <w:szCs w:val="28"/>
        </w:rPr>
        <w:t xml:space="preserve">el día 30 de noviembre a las  16:00, en el laboratorio de bases de datos localizado en la facultad de ingeniería. </w:t>
      </w:r>
    </w:p>
    <w:p w14:paraId="2B419F86" w14:textId="7CBA48AD" w:rsidR="00B513BA" w:rsidRPr="008E78A1" w:rsidRDefault="00CB04E1" w:rsidP="00074DE9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El proceso de implementación del software y la gestión</w:t>
      </w:r>
      <w:r w:rsidR="00B513BA" w:rsidRPr="008E78A1">
        <w:rPr>
          <w:rFonts w:ascii="Arial" w:hAnsi="Arial" w:cs="Arial"/>
          <w:sz w:val="24"/>
          <w:szCs w:val="28"/>
        </w:rPr>
        <w:t xml:space="preserve"> del proyecto</w:t>
      </w:r>
      <w:r>
        <w:rPr>
          <w:rFonts w:ascii="Arial" w:hAnsi="Arial" w:cs="Arial"/>
          <w:sz w:val="24"/>
          <w:szCs w:val="28"/>
        </w:rPr>
        <w:t xml:space="preserve">, no cuentan con un presupuesto aprobado para su realización, por lo cual el equipo de desarrollo del software no recibirá remuneración monetaria alguna por la </w:t>
      </w:r>
      <w:r w:rsidR="00D64223">
        <w:rPr>
          <w:rFonts w:ascii="Arial" w:hAnsi="Arial" w:cs="Arial"/>
          <w:sz w:val="24"/>
          <w:szCs w:val="28"/>
        </w:rPr>
        <w:t>realización</w:t>
      </w:r>
      <w:r w:rsidR="00774C8D">
        <w:rPr>
          <w:rFonts w:ascii="Arial" w:hAnsi="Arial" w:cs="Arial"/>
          <w:sz w:val="24"/>
          <w:szCs w:val="28"/>
        </w:rPr>
        <w:t xml:space="preserve"> </w:t>
      </w:r>
      <w:r>
        <w:rPr>
          <w:rFonts w:ascii="Arial" w:hAnsi="Arial" w:cs="Arial"/>
          <w:sz w:val="24"/>
          <w:szCs w:val="28"/>
        </w:rPr>
        <w:t xml:space="preserve">del </w:t>
      </w:r>
      <w:proofErr w:type="spellStart"/>
      <w:r>
        <w:rPr>
          <w:rFonts w:ascii="Arial" w:hAnsi="Arial" w:cs="Arial"/>
          <w:sz w:val="24"/>
          <w:szCs w:val="28"/>
        </w:rPr>
        <w:t>mismo.</w:t>
      </w:r>
      <w:ins w:id="79" w:author="Juan Pablo Rodriguez Montoya" w:date="2012-08-25T09:12:00Z">
        <w:r w:rsidR="008D2B86" w:rsidRPr="00C13EE0">
          <w:rPr>
            <w:rFonts w:ascii="Arial" w:hAnsi="Arial" w:cs="Arial"/>
            <w:sz w:val="24"/>
            <w:szCs w:val="24"/>
          </w:rPr>
          <w:t>El</w:t>
        </w:r>
        <w:proofErr w:type="spellEnd"/>
        <w:r w:rsidR="008D2B86" w:rsidRPr="00C13EE0">
          <w:rPr>
            <w:rFonts w:ascii="Arial" w:hAnsi="Arial" w:cs="Arial"/>
            <w:sz w:val="24"/>
            <w:szCs w:val="24"/>
          </w:rPr>
          <w:t xml:space="preserve"> desarrollo del software será basado en los requerimientos aceptados por el cliente, lo cual no se podrán modificar una vez llegado a la aceptación del cliente.</w:t>
        </w:r>
        <w:r w:rsidR="008D2B86" w:rsidRPr="008D2B86">
          <w:rPr>
            <w:rFonts w:ascii="Arial" w:hAnsi="Arial" w:cs="Arial"/>
            <w:sz w:val="24"/>
            <w:szCs w:val="24"/>
          </w:rPr>
          <w:t xml:space="preserve"> </w:t>
        </w:r>
        <w:r w:rsidR="008D2B86" w:rsidRPr="00F330A6">
          <w:rPr>
            <w:rFonts w:ascii="Arial" w:hAnsi="Arial" w:cs="Arial"/>
            <w:sz w:val="24"/>
            <w:szCs w:val="24"/>
          </w:rPr>
          <w:t>Para el desarrollo del software se permite la contratación de terceros para la implementación</w:t>
        </w:r>
        <w:r w:rsidR="008D2B86" w:rsidRPr="00C13EE0">
          <w:rPr>
            <w:rFonts w:ascii="Arial" w:hAnsi="Arial" w:cs="Arial"/>
            <w:sz w:val="24"/>
            <w:szCs w:val="24"/>
          </w:rPr>
          <w:t xml:space="preserve"> de las interfaces graficas</w:t>
        </w:r>
      </w:ins>
    </w:p>
    <w:p w14:paraId="1ACD613F" w14:textId="77777777" w:rsidR="00A72FAD" w:rsidRPr="00074DE9" w:rsidRDefault="00A72FAD" w:rsidP="00C13EE0">
      <w:pPr>
        <w:jc w:val="both"/>
        <w:pPrChange w:id="80" w:author="Juan Pablo Rodriguez Montoya" w:date="2012-08-25T09:12:00Z">
          <w:pPr>
            <w:pStyle w:val="Ttulo3"/>
          </w:pPr>
        </w:pPrChange>
      </w:pPr>
    </w:p>
    <w:p w14:paraId="11831D85" w14:textId="77777777" w:rsidR="00F71FDB" w:rsidRDefault="00D9745F" w:rsidP="003A103E">
      <w:pPr>
        <w:jc w:val="both"/>
        <w:rPr>
          <w:rFonts w:ascii="Arial" w:hAnsi="Arial" w:cs="Arial"/>
          <w:sz w:val="24"/>
          <w:szCs w:val="28"/>
        </w:rPr>
      </w:pPr>
      <w:r w:rsidRPr="00F74749">
        <w:rPr>
          <w:rFonts w:ascii="Arial" w:hAnsi="Arial" w:cs="Arial"/>
          <w:sz w:val="28"/>
          <w:szCs w:val="28"/>
        </w:rPr>
        <w:t xml:space="preserve">1.1.3 </w:t>
      </w:r>
      <w:r w:rsidR="00F71FDB">
        <w:rPr>
          <w:rFonts w:ascii="Arial" w:hAnsi="Arial" w:cs="Arial"/>
          <w:sz w:val="24"/>
          <w:szCs w:val="28"/>
        </w:rPr>
        <w:t xml:space="preserve">El avance del proyecto estará guiado por los siguientes estándares de desarrollo de software y de </w:t>
      </w:r>
      <w:commentRangeStart w:id="81"/>
      <w:r w:rsidR="00F71FDB">
        <w:rPr>
          <w:rFonts w:ascii="Arial" w:hAnsi="Arial" w:cs="Arial"/>
          <w:sz w:val="24"/>
          <w:szCs w:val="28"/>
        </w:rPr>
        <w:t>calidad</w:t>
      </w:r>
      <w:commentRangeEnd w:id="81"/>
      <w:r w:rsidR="00F71FDB">
        <w:rPr>
          <w:rStyle w:val="Refdecomentario"/>
        </w:rPr>
        <w:commentReference w:id="81"/>
      </w:r>
      <w:r w:rsidR="00F71FDB">
        <w:rPr>
          <w:rFonts w:ascii="Arial" w:hAnsi="Arial" w:cs="Arial"/>
          <w:sz w:val="24"/>
          <w:szCs w:val="28"/>
        </w:rPr>
        <w:t>:</w:t>
      </w:r>
    </w:p>
    <w:p w14:paraId="6E1036C7" w14:textId="77777777" w:rsidR="00F71FDB" w:rsidRPr="008673B6" w:rsidRDefault="00F71FDB" w:rsidP="003A103E">
      <w:pPr>
        <w:pStyle w:val="Prrafodelista"/>
        <w:numPr>
          <w:ilvl w:val="0"/>
          <w:numId w:val="12"/>
        </w:numPr>
        <w:jc w:val="both"/>
        <w:rPr>
          <w:rFonts w:ascii="Arial" w:hAnsi="Arial"/>
          <w:sz w:val="24"/>
        </w:rPr>
      </w:pPr>
    </w:p>
    <w:p w14:paraId="7F126AB9" w14:textId="77777777" w:rsidR="00F71FDB" w:rsidRDefault="00F71FDB" w:rsidP="003A103E">
      <w:pPr>
        <w:jc w:val="both"/>
        <w:rPr>
          <w:rFonts w:ascii="Arial" w:hAnsi="Arial" w:cs="Arial"/>
          <w:sz w:val="24"/>
          <w:szCs w:val="28"/>
        </w:rPr>
      </w:pPr>
    </w:p>
    <w:p w14:paraId="009533C5" w14:textId="77777777" w:rsidR="002A752D" w:rsidRDefault="00652C1B" w:rsidP="003A103E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La </w:t>
      </w:r>
      <w:proofErr w:type="spellStart"/>
      <w:r>
        <w:rPr>
          <w:rFonts w:ascii="Arial" w:hAnsi="Arial" w:cs="Arial"/>
          <w:sz w:val="24"/>
          <w:szCs w:val="28"/>
        </w:rPr>
        <w:t>jugabilidad</w:t>
      </w:r>
      <w:proofErr w:type="spellEnd"/>
      <w:r>
        <w:rPr>
          <w:rFonts w:ascii="Arial" w:hAnsi="Arial" w:cs="Arial"/>
          <w:sz w:val="24"/>
          <w:szCs w:val="28"/>
        </w:rPr>
        <w:t xml:space="preserve"> básica del juego estará basada en las reglas pre-establecidas por la compañía poseedora de los derechos del mismo (</w:t>
      </w:r>
      <w:proofErr w:type="spellStart"/>
      <w:r>
        <w:rPr>
          <w:rFonts w:ascii="Arial" w:hAnsi="Arial" w:cs="Arial"/>
          <w:sz w:val="24"/>
          <w:szCs w:val="28"/>
        </w:rPr>
        <w:t>Hasbro</w:t>
      </w:r>
      <w:proofErr w:type="spellEnd"/>
      <w:r w:rsidR="002A752D">
        <w:rPr>
          <w:rFonts w:ascii="Arial" w:hAnsi="Arial" w:cs="Arial"/>
          <w:sz w:val="24"/>
          <w:szCs w:val="28"/>
        </w:rPr>
        <w:t xml:space="preserve"> </w:t>
      </w:r>
      <w:proofErr w:type="spellStart"/>
      <w:r w:rsidR="002A752D">
        <w:rPr>
          <w:rFonts w:ascii="Arial" w:hAnsi="Arial" w:cs="Arial"/>
          <w:sz w:val="24"/>
          <w:szCs w:val="28"/>
        </w:rPr>
        <w:t>Interactive</w:t>
      </w:r>
      <w:proofErr w:type="spellEnd"/>
      <w:r w:rsidR="002A752D">
        <w:rPr>
          <w:rFonts w:ascii="Arial" w:hAnsi="Arial" w:cs="Arial"/>
          <w:sz w:val="24"/>
          <w:szCs w:val="28"/>
        </w:rPr>
        <w:t xml:space="preserve"> Inc.), sin embargo algunas modificaciones a estas reglas serán incluidas en el producto de software referentes a la dinámica del juego, esto debido a requerimientos técnicos, personalización del juego (temática), consecuente a esto se listan a continuación las modificaciones realizadas.</w:t>
      </w:r>
    </w:p>
    <w:p w14:paraId="76EFCA14" w14:textId="77777777" w:rsidR="0057544F" w:rsidRDefault="0057544F" w:rsidP="003A103E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{</w:t>
      </w:r>
      <w:proofErr w:type="gramStart"/>
      <w:r>
        <w:rPr>
          <w:rFonts w:ascii="Arial" w:hAnsi="Arial" w:cs="Arial"/>
          <w:sz w:val="24"/>
          <w:szCs w:val="28"/>
        </w:rPr>
        <w:t>tabla</w:t>
      </w:r>
      <w:proofErr w:type="gramEnd"/>
      <w:r>
        <w:rPr>
          <w:rFonts w:ascii="Arial" w:hAnsi="Arial" w:cs="Arial"/>
          <w:sz w:val="24"/>
          <w:szCs w:val="28"/>
        </w:rPr>
        <w:t xml:space="preserve"> de modificaciones}</w:t>
      </w:r>
    </w:p>
    <w:p w14:paraId="68286656" w14:textId="77777777" w:rsidR="00DB7F96" w:rsidRDefault="00DB7F96" w:rsidP="003A103E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La </w:t>
      </w:r>
      <w:r w:rsidR="00EA4DE5">
        <w:rPr>
          <w:rFonts w:ascii="Arial" w:hAnsi="Arial" w:cs="Arial"/>
          <w:sz w:val="24"/>
          <w:szCs w:val="28"/>
        </w:rPr>
        <w:t>arquitectura del software debe realizarse basado en el modelo cliente servidor.</w:t>
      </w:r>
    </w:p>
    <w:p w14:paraId="70EAED65" w14:textId="77777777" w:rsidR="00EA4DE5" w:rsidRDefault="00EA4DE5" w:rsidP="003A103E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Los datos en la aplicación deberán tener persistencia.</w:t>
      </w:r>
    </w:p>
    <w:p w14:paraId="7FA23B11" w14:textId="77777777" w:rsidR="00F811C5" w:rsidRDefault="00BE2B48" w:rsidP="003A103E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La interfaz gráfica del software </w:t>
      </w:r>
      <w:r w:rsidR="00A60599">
        <w:rPr>
          <w:rFonts w:ascii="Arial" w:hAnsi="Arial" w:cs="Arial"/>
          <w:sz w:val="24"/>
          <w:szCs w:val="28"/>
        </w:rPr>
        <w:t>deberá utilizar componentes</w:t>
      </w:r>
      <w:r w:rsidR="00F811C5">
        <w:rPr>
          <w:rFonts w:ascii="Arial" w:hAnsi="Arial" w:cs="Arial"/>
          <w:sz w:val="24"/>
          <w:szCs w:val="28"/>
        </w:rPr>
        <w:t xml:space="preserve"> </w:t>
      </w:r>
      <w:r w:rsidR="00F811C5" w:rsidRPr="00AF4FB5">
        <w:rPr>
          <w:rFonts w:ascii="Arial" w:hAnsi="Arial" w:cs="Arial"/>
          <w:i/>
          <w:sz w:val="24"/>
          <w:szCs w:val="28"/>
        </w:rPr>
        <w:t xml:space="preserve">(Look &amp; </w:t>
      </w:r>
      <w:proofErr w:type="spellStart"/>
      <w:r w:rsidR="00F811C5" w:rsidRPr="00AF4FB5">
        <w:rPr>
          <w:rFonts w:ascii="Arial" w:hAnsi="Arial" w:cs="Arial"/>
          <w:i/>
          <w:sz w:val="24"/>
          <w:szCs w:val="28"/>
        </w:rPr>
        <w:t>Feel</w:t>
      </w:r>
      <w:proofErr w:type="spellEnd"/>
      <w:r w:rsidR="00F811C5" w:rsidRPr="00AF4FB5">
        <w:rPr>
          <w:rFonts w:ascii="Arial" w:hAnsi="Arial" w:cs="Arial"/>
          <w:i/>
          <w:sz w:val="24"/>
          <w:szCs w:val="28"/>
        </w:rPr>
        <w:t>)</w:t>
      </w:r>
      <w:r w:rsidR="00F811C5">
        <w:rPr>
          <w:rFonts w:ascii="Arial" w:hAnsi="Arial" w:cs="Arial"/>
          <w:i/>
          <w:sz w:val="24"/>
          <w:szCs w:val="28"/>
        </w:rPr>
        <w:t xml:space="preserve">, </w:t>
      </w:r>
      <w:r w:rsidR="00F811C5">
        <w:rPr>
          <w:rFonts w:ascii="Arial" w:hAnsi="Arial" w:cs="Arial"/>
          <w:sz w:val="24"/>
          <w:szCs w:val="28"/>
        </w:rPr>
        <w:t>lo cual compromete aspectos de diseño, incluyendo aspectos como el color, las formas, la distribución de los elementos y el comportamiento de los mismos (cajas de texto, listas,</w:t>
      </w:r>
      <w:r w:rsidR="00620DD1">
        <w:rPr>
          <w:rFonts w:ascii="Arial" w:hAnsi="Arial" w:cs="Arial"/>
          <w:sz w:val="24"/>
          <w:szCs w:val="28"/>
        </w:rPr>
        <w:t xml:space="preserve"> </w:t>
      </w:r>
      <w:r w:rsidR="00EA0183">
        <w:rPr>
          <w:rFonts w:ascii="Arial" w:hAnsi="Arial" w:cs="Arial"/>
          <w:sz w:val="24"/>
          <w:szCs w:val="28"/>
        </w:rPr>
        <w:t>etc.</w:t>
      </w:r>
      <w:r w:rsidR="00F811C5">
        <w:rPr>
          <w:rFonts w:ascii="Arial" w:hAnsi="Arial" w:cs="Arial"/>
          <w:sz w:val="24"/>
          <w:szCs w:val="28"/>
        </w:rPr>
        <w:t>).</w:t>
      </w:r>
    </w:p>
    <w:p w14:paraId="0DC0F34A" w14:textId="77777777" w:rsidR="00F811C5" w:rsidRDefault="00F811C5" w:rsidP="003A103E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La entrega de los documentos que sustentan el proceso de gerencia del proyecto y la implementación del software, deberán ser entregados en las fechas establecidas en el calendario del curso las cuales se listan a </w:t>
      </w:r>
      <w:commentRangeStart w:id="82"/>
      <w:r>
        <w:rPr>
          <w:rFonts w:ascii="Arial" w:hAnsi="Arial" w:cs="Arial"/>
          <w:sz w:val="24"/>
          <w:szCs w:val="28"/>
        </w:rPr>
        <w:t>continuación</w:t>
      </w:r>
      <w:commentRangeEnd w:id="82"/>
      <w:r w:rsidR="00EA0183">
        <w:rPr>
          <w:rStyle w:val="Refdecomentario"/>
        </w:rPr>
        <w:commentReference w:id="82"/>
      </w:r>
      <w:r>
        <w:rPr>
          <w:rFonts w:ascii="Arial" w:hAnsi="Arial" w:cs="Arial"/>
          <w:sz w:val="24"/>
          <w:szCs w:val="28"/>
        </w:rPr>
        <w:t>:</w:t>
      </w:r>
    </w:p>
    <w:p w14:paraId="3E4217F4" w14:textId="77777777" w:rsidR="00EA0183" w:rsidRPr="00586375" w:rsidRDefault="00EA0183" w:rsidP="003A103E">
      <w:pPr>
        <w:jc w:val="both"/>
        <w:rPr>
          <w:rFonts w:ascii="Arial" w:hAnsi="Arial" w:cs="Arial"/>
          <w:sz w:val="24"/>
          <w:szCs w:val="24"/>
        </w:rPr>
      </w:pPr>
    </w:p>
    <w:p w14:paraId="089DBCB7" w14:textId="77777777" w:rsidR="00EA0183" w:rsidRPr="00586375" w:rsidRDefault="00EA0183" w:rsidP="003A103E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0453FA">
        <w:rPr>
          <w:rFonts w:ascii="Arial" w:hAnsi="Arial" w:cs="Arial"/>
          <w:sz w:val="24"/>
          <w:szCs w:val="24"/>
        </w:rPr>
        <w:t>P</w:t>
      </w:r>
      <w:r w:rsidRPr="0057544F">
        <w:rPr>
          <w:rFonts w:ascii="Arial" w:hAnsi="Arial" w:cs="Arial"/>
          <w:sz w:val="24"/>
          <w:szCs w:val="24"/>
        </w:rPr>
        <w:t xml:space="preserve">rimera </w:t>
      </w:r>
      <w:r w:rsidR="004C43EB">
        <w:rPr>
          <w:rFonts w:ascii="Arial" w:hAnsi="Arial" w:cs="Arial"/>
          <w:sz w:val="24"/>
          <w:szCs w:val="24"/>
        </w:rPr>
        <w:t>E</w:t>
      </w:r>
      <w:r w:rsidR="00620DD1" w:rsidRPr="009619E0">
        <w:rPr>
          <w:rFonts w:ascii="Arial" w:hAnsi="Arial" w:cs="Arial"/>
          <w:sz w:val="24"/>
          <w:szCs w:val="24"/>
        </w:rPr>
        <w:t>ntrega de Docu</w:t>
      </w:r>
      <w:r w:rsidRPr="004C7CA3">
        <w:rPr>
          <w:rFonts w:ascii="Arial" w:hAnsi="Arial" w:cs="Arial"/>
          <w:sz w:val="24"/>
          <w:szCs w:val="24"/>
        </w:rPr>
        <w:t>ment</w:t>
      </w:r>
      <w:r w:rsidR="00C31721" w:rsidRPr="004C7CA3">
        <w:rPr>
          <w:rFonts w:ascii="Arial" w:hAnsi="Arial" w:cs="Arial"/>
          <w:sz w:val="24"/>
          <w:szCs w:val="24"/>
        </w:rPr>
        <w:t>os - SPMP</w:t>
      </w:r>
      <w:r w:rsidR="00620DD1" w:rsidRPr="004C7CA3">
        <w:rPr>
          <w:rFonts w:ascii="Arial" w:hAnsi="Arial" w:cs="Arial"/>
          <w:sz w:val="24"/>
          <w:szCs w:val="24"/>
        </w:rPr>
        <w:t xml:space="preserve"> </w:t>
      </w:r>
      <w:r w:rsidRPr="00C353F5">
        <w:rPr>
          <w:rFonts w:ascii="Arial" w:hAnsi="Arial" w:cs="Arial"/>
          <w:i/>
          <w:sz w:val="24"/>
          <w:szCs w:val="24"/>
        </w:rPr>
        <w:t>(Septiembre 11 de 2012)</w:t>
      </w:r>
    </w:p>
    <w:p w14:paraId="541878BD" w14:textId="10F49705" w:rsidR="00D9745F" w:rsidRPr="00074DE9" w:rsidRDefault="00EA0183" w:rsidP="00074DE9">
      <w:pPr>
        <w:pStyle w:val="Prrafodelista"/>
        <w:numPr>
          <w:ilvl w:val="1"/>
          <w:numId w:val="14"/>
        </w:numPr>
        <w:jc w:val="both"/>
        <w:rPr>
          <w:rFonts w:ascii="Arial" w:hAnsi="Arial"/>
          <w:sz w:val="24"/>
        </w:rPr>
      </w:pPr>
      <w:proofErr w:type="spellStart"/>
      <w:r w:rsidRPr="00C353F5">
        <w:rPr>
          <w:rFonts w:ascii="Arial" w:hAnsi="Arial" w:cs="Arial"/>
          <w:bCs/>
          <w:sz w:val="24"/>
          <w:szCs w:val="24"/>
        </w:rPr>
        <w:t>Plan</w:t>
      </w:r>
      <w:r w:rsidR="009F1CB1">
        <w:rPr>
          <w:rFonts w:ascii="Arial" w:hAnsi="Arial" w:cs="Arial"/>
          <w:sz w:val="28"/>
          <w:szCs w:val="28"/>
        </w:rPr>
        <w:t>Entregables</w:t>
      </w:r>
      <w:proofErr w:type="spellEnd"/>
      <w:r w:rsidR="009F1CB1" w:rsidRPr="00074DE9">
        <w:rPr>
          <w:rFonts w:ascii="Arial" w:hAnsi="Arial"/>
          <w:sz w:val="24"/>
        </w:rPr>
        <w:t xml:space="preserve"> del Proyecto</w:t>
      </w:r>
      <w:r w:rsidRPr="00C353F5">
        <w:rPr>
          <w:rFonts w:ascii="Arial" w:hAnsi="Arial" w:cs="Arial"/>
          <w:bCs/>
          <w:sz w:val="24"/>
          <w:szCs w:val="24"/>
        </w:rPr>
        <w:t xml:space="preserve"> y Estimación</w:t>
      </w:r>
      <w:r w:rsidRPr="004C7CA3">
        <w:rPr>
          <w:rFonts w:ascii="Arial" w:hAnsi="Arial" w:cs="Arial"/>
          <w:sz w:val="24"/>
          <w:szCs w:val="24"/>
        </w:rPr>
        <w:t>.</w:t>
      </w:r>
    </w:p>
    <w:p w14:paraId="125267B2" w14:textId="77777777" w:rsidR="00EA0183" w:rsidRPr="00C353F5" w:rsidRDefault="00EA0183" w:rsidP="003A103E">
      <w:pPr>
        <w:pStyle w:val="Prrafodelista"/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C353F5">
        <w:rPr>
          <w:rFonts w:ascii="Arial" w:hAnsi="Arial" w:cs="Arial"/>
          <w:bCs/>
          <w:sz w:val="24"/>
          <w:szCs w:val="24"/>
        </w:rPr>
        <w:t>Casos de Uso refinados.</w:t>
      </w:r>
    </w:p>
    <w:p w14:paraId="7E60D913" w14:textId="77777777" w:rsidR="00EA0183" w:rsidRPr="00C353F5" w:rsidRDefault="00EA0183" w:rsidP="003A103E">
      <w:pPr>
        <w:pStyle w:val="Prrafodelista"/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C353F5">
        <w:rPr>
          <w:rFonts w:ascii="Arial" w:hAnsi="Arial" w:cs="Arial"/>
          <w:bCs/>
          <w:sz w:val="24"/>
          <w:szCs w:val="24"/>
        </w:rPr>
        <w:t>Presentación.</w:t>
      </w:r>
    </w:p>
    <w:p w14:paraId="64749DB2" w14:textId="77777777" w:rsidR="00EA0183" w:rsidRPr="00586375" w:rsidRDefault="00EA0183" w:rsidP="003A103E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14:paraId="68D28FCD" w14:textId="77777777" w:rsidR="00EA0183" w:rsidRPr="00C353F5" w:rsidRDefault="00EA0183" w:rsidP="003A103E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4C7CA3">
        <w:rPr>
          <w:rFonts w:ascii="Arial" w:hAnsi="Arial" w:cs="Arial"/>
          <w:sz w:val="24"/>
          <w:szCs w:val="24"/>
        </w:rPr>
        <w:t xml:space="preserve">Segunda Entrega </w:t>
      </w:r>
      <w:r w:rsidR="00C31721" w:rsidRPr="004C43EB">
        <w:rPr>
          <w:rFonts w:ascii="Arial" w:hAnsi="Arial" w:cs="Arial"/>
          <w:sz w:val="24"/>
          <w:szCs w:val="24"/>
        </w:rPr>
        <w:t xml:space="preserve"> de Documentos –</w:t>
      </w:r>
      <w:r w:rsidR="00C31721" w:rsidRPr="00C353F5">
        <w:rPr>
          <w:rFonts w:ascii="Arial" w:hAnsi="Arial" w:cs="Arial"/>
          <w:sz w:val="24"/>
          <w:szCs w:val="24"/>
        </w:rPr>
        <w:t xml:space="preserve"> SRS </w:t>
      </w:r>
      <w:r w:rsidR="00C31721" w:rsidRPr="00C353F5">
        <w:rPr>
          <w:rFonts w:ascii="Arial" w:hAnsi="Arial" w:cs="Arial"/>
          <w:i/>
          <w:sz w:val="24"/>
          <w:szCs w:val="24"/>
        </w:rPr>
        <w:t>(Octubre 8 de 2012)</w:t>
      </w:r>
    </w:p>
    <w:p w14:paraId="70E39904" w14:textId="77777777" w:rsidR="006E2445" w:rsidRPr="00C353F5" w:rsidRDefault="006E2445" w:rsidP="003A103E">
      <w:pPr>
        <w:pStyle w:val="Prrafodelista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C353F5">
        <w:rPr>
          <w:rFonts w:ascii="Arial" w:hAnsi="Arial" w:cs="Arial"/>
          <w:bCs/>
          <w:sz w:val="24"/>
          <w:szCs w:val="24"/>
        </w:rPr>
        <w:t>Prototipo – Implementando al menos el C.U. más difícil.</w:t>
      </w:r>
    </w:p>
    <w:p w14:paraId="66721DB8" w14:textId="77777777" w:rsidR="00DB25D2" w:rsidRPr="00C353F5" w:rsidRDefault="00DB25D2" w:rsidP="003A103E">
      <w:pPr>
        <w:pStyle w:val="Prrafodelista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C353F5">
        <w:rPr>
          <w:rFonts w:ascii="Arial" w:hAnsi="Arial" w:cs="Arial"/>
          <w:bCs/>
          <w:sz w:val="24"/>
          <w:szCs w:val="24"/>
        </w:rPr>
        <w:t>Presentación.</w:t>
      </w:r>
    </w:p>
    <w:p w14:paraId="42EB1201" w14:textId="77777777" w:rsidR="00DB25D2" w:rsidRPr="00C353F5" w:rsidRDefault="00DB25D2" w:rsidP="003A103E">
      <w:pPr>
        <w:pStyle w:val="Prrafodelista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Arial" w:hAnsi="Arial" w:cs="Arial"/>
          <w:bCs/>
          <w:sz w:val="24"/>
          <w:szCs w:val="24"/>
        </w:rPr>
      </w:pPr>
    </w:p>
    <w:p w14:paraId="4F1E9B5C" w14:textId="77777777" w:rsidR="00DB25D2" w:rsidRPr="00C353F5" w:rsidRDefault="00DB25D2" w:rsidP="003A103E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C353F5">
        <w:rPr>
          <w:rFonts w:ascii="Arial" w:hAnsi="Arial" w:cs="Arial"/>
          <w:bCs/>
          <w:sz w:val="24"/>
          <w:szCs w:val="24"/>
        </w:rPr>
        <w:t xml:space="preserve">Tercera Entrega de Documentos </w:t>
      </w:r>
      <w:r w:rsidR="00293EF3" w:rsidRPr="00C353F5">
        <w:rPr>
          <w:rFonts w:ascii="Arial" w:hAnsi="Arial" w:cs="Arial"/>
          <w:bCs/>
          <w:sz w:val="24"/>
          <w:szCs w:val="24"/>
        </w:rPr>
        <w:t xml:space="preserve">– SDD </w:t>
      </w:r>
      <w:r w:rsidR="00293EF3" w:rsidRPr="00C353F5">
        <w:rPr>
          <w:rFonts w:ascii="Arial" w:hAnsi="Arial" w:cs="Arial"/>
          <w:bCs/>
          <w:i/>
          <w:sz w:val="24"/>
          <w:szCs w:val="24"/>
        </w:rPr>
        <w:t>(</w:t>
      </w:r>
      <w:r w:rsidR="00AD5908" w:rsidRPr="00C353F5">
        <w:rPr>
          <w:rFonts w:ascii="Arial" w:hAnsi="Arial" w:cs="Arial"/>
          <w:bCs/>
          <w:i/>
          <w:sz w:val="24"/>
          <w:szCs w:val="24"/>
        </w:rPr>
        <w:t>Noviembre 6 de 2012</w:t>
      </w:r>
      <w:r w:rsidR="00293EF3" w:rsidRPr="00C353F5">
        <w:rPr>
          <w:rFonts w:ascii="Arial" w:hAnsi="Arial" w:cs="Arial"/>
          <w:bCs/>
          <w:i/>
          <w:sz w:val="24"/>
          <w:szCs w:val="24"/>
        </w:rPr>
        <w:t>)</w:t>
      </w:r>
    </w:p>
    <w:p w14:paraId="643B00F2" w14:textId="77777777" w:rsidR="00293EF3" w:rsidRPr="00D812AA" w:rsidRDefault="00293EF3" w:rsidP="003A103E">
      <w:pPr>
        <w:pStyle w:val="Prrafodelista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D812AA">
        <w:rPr>
          <w:rFonts w:ascii="Arial" w:hAnsi="Arial" w:cs="Arial"/>
          <w:bCs/>
          <w:sz w:val="24"/>
          <w:szCs w:val="24"/>
        </w:rPr>
        <w:t>Prototipo Funcional – Con al menos el 50% de la aplicación funcionando.</w:t>
      </w:r>
    </w:p>
    <w:p w14:paraId="46A02CAA" w14:textId="77777777" w:rsidR="00293EF3" w:rsidRDefault="00FA4E63" w:rsidP="003A103E">
      <w:pPr>
        <w:pStyle w:val="Prrafodelista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D812AA">
        <w:rPr>
          <w:rFonts w:ascii="Arial" w:hAnsi="Arial" w:cs="Arial"/>
          <w:bCs/>
          <w:sz w:val="24"/>
          <w:szCs w:val="24"/>
        </w:rPr>
        <w:t>Presentación</w:t>
      </w:r>
      <w:r w:rsidR="001807D7" w:rsidRPr="00D812AA">
        <w:rPr>
          <w:rFonts w:ascii="Arial" w:hAnsi="Arial" w:cs="Arial"/>
          <w:bCs/>
          <w:sz w:val="24"/>
          <w:szCs w:val="24"/>
        </w:rPr>
        <w:t>.</w:t>
      </w:r>
    </w:p>
    <w:p w14:paraId="09DE4D0E" w14:textId="77777777" w:rsidR="00277440" w:rsidRPr="00D812AA" w:rsidRDefault="00277440" w:rsidP="00FB711E">
      <w:pPr>
        <w:pStyle w:val="Prrafodelista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Arial" w:hAnsi="Arial" w:cs="Arial"/>
          <w:bCs/>
          <w:sz w:val="24"/>
          <w:szCs w:val="24"/>
        </w:rPr>
      </w:pPr>
    </w:p>
    <w:p w14:paraId="303EB6A7" w14:textId="77777777" w:rsidR="00A61B3C" w:rsidRPr="00277440" w:rsidRDefault="00A61B3C" w:rsidP="00277440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277440">
        <w:rPr>
          <w:rFonts w:ascii="Arial" w:hAnsi="Arial" w:cs="Arial"/>
          <w:bCs/>
          <w:sz w:val="24"/>
          <w:szCs w:val="24"/>
        </w:rPr>
        <w:t xml:space="preserve">Cuarta Entrega </w:t>
      </w:r>
      <w:r w:rsidRPr="00277440">
        <w:rPr>
          <w:rFonts w:ascii="Arial" w:hAnsi="Arial" w:cs="Arial"/>
          <w:bCs/>
          <w:i/>
          <w:sz w:val="24"/>
          <w:szCs w:val="24"/>
        </w:rPr>
        <w:t>(Noviembre 30 de 2012)</w:t>
      </w:r>
    </w:p>
    <w:p w14:paraId="70F1F0B8" w14:textId="77777777" w:rsidR="00A61B3C" w:rsidRPr="00D812AA" w:rsidRDefault="00A61B3C" w:rsidP="00A61B3C">
      <w:pPr>
        <w:pStyle w:val="Prrafodelista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277440">
        <w:rPr>
          <w:rFonts w:ascii="Arial" w:hAnsi="Arial" w:cs="Arial"/>
          <w:bCs/>
          <w:sz w:val="24"/>
          <w:szCs w:val="24"/>
        </w:rPr>
        <w:t>Implementación y Plan de pruebas – Manuales</w:t>
      </w:r>
    </w:p>
    <w:p w14:paraId="0CACAAB3" w14:textId="77777777" w:rsidR="00A61B3C" w:rsidRPr="00277440" w:rsidRDefault="00900148" w:rsidP="00277440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4"/>
          <w:szCs w:val="24"/>
        </w:rPr>
      </w:pPr>
      <w:r w:rsidRPr="00277440">
        <w:rPr>
          <w:rFonts w:ascii="Arial" w:hAnsi="Arial" w:cs="Arial"/>
          <w:bCs/>
          <w:sz w:val="24"/>
          <w:szCs w:val="24"/>
        </w:rPr>
        <w:t>Métricas resultantes de las Pruebas</w:t>
      </w:r>
    </w:p>
    <w:p w14:paraId="571D3F10" w14:textId="77777777" w:rsidR="003A3884" w:rsidRDefault="003A3884" w:rsidP="00C353F5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18091ED5" w14:textId="77777777" w:rsidR="000453FA" w:rsidRPr="00C353F5" w:rsidRDefault="000453FA" w:rsidP="00B1483F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30F098F0" w14:textId="77777777" w:rsidR="00006E8E" w:rsidRDefault="002A752D" w:rsidP="00B1483F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  </w:t>
      </w:r>
      <w:r w:rsidR="00D95802">
        <w:rPr>
          <w:rFonts w:ascii="Arial" w:hAnsi="Arial" w:cs="Arial"/>
          <w:sz w:val="24"/>
          <w:szCs w:val="28"/>
        </w:rPr>
        <w:t>Los recursos hardware para el proceso de implementación y documentación  del proyecto, están  limitados a los equipos de los que disponen los integrantes del grupo.</w:t>
      </w:r>
    </w:p>
    <w:p w14:paraId="1927F493" w14:textId="77777777" w:rsidR="00D95802" w:rsidRDefault="00930208" w:rsidP="00B1483F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Las locaciones para el desarrollo del proyecto </w:t>
      </w:r>
      <w:r w:rsidR="008E64B6">
        <w:rPr>
          <w:rFonts w:ascii="Arial" w:hAnsi="Arial" w:cs="Arial"/>
          <w:sz w:val="24"/>
          <w:szCs w:val="28"/>
        </w:rPr>
        <w:t>están delimitadas a la ciudad de Bogotá</w:t>
      </w:r>
      <w:r w:rsidR="00710A74">
        <w:rPr>
          <w:rFonts w:ascii="Arial" w:hAnsi="Arial" w:cs="Arial"/>
          <w:sz w:val="24"/>
          <w:szCs w:val="28"/>
        </w:rPr>
        <w:t xml:space="preserve">  (Colombia),</w:t>
      </w:r>
      <w:r w:rsidR="008E64B6">
        <w:rPr>
          <w:rFonts w:ascii="Arial" w:hAnsi="Arial" w:cs="Arial"/>
          <w:sz w:val="24"/>
          <w:szCs w:val="28"/>
        </w:rPr>
        <w:t xml:space="preserve"> específicamente a los recursos designados por la Pontificia universidad Javeriana y a las locaciones disponibles por parte de los integrantes del grupo.</w:t>
      </w:r>
    </w:p>
    <w:p w14:paraId="2CDE6686" w14:textId="77777777" w:rsidR="00B1483F" w:rsidRPr="00B1483F" w:rsidRDefault="00B1483F" w:rsidP="00B1483F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El proceso de </w:t>
      </w:r>
      <w:r w:rsidRPr="003F25AE">
        <w:rPr>
          <w:rFonts w:ascii="Arial" w:hAnsi="Arial" w:cs="Arial"/>
          <w:i/>
          <w:sz w:val="24"/>
          <w:szCs w:val="28"/>
        </w:rPr>
        <w:t>Post-Mortem</w:t>
      </w:r>
      <w:r>
        <w:rPr>
          <w:rFonts w:ascii="Arial" w:hAnsi="Arial" w:cs="Arial"/>
          <w:i/>
          <w:sz w:val="24"/>
          <w:szCs w:val="28"/>
        </w:rPr>
        <w:t xml:space="preserve"> </w:t>
      </w:r>
      <w:r w:rsidR="003F25AE">
        <w:rPr>
          <w:rFonts w:ascii="Arial" w:hAnsi="Arial" w:cs="Arial"/>
          <w:sz w:val="24"/>
          <w:szCs w:val="28"/>
        </w:rPr>
        <w:t>del aplicativo no se ejecutara debido a las restricciones del calendario impuesto por la asignatura.</w:t>
      </w:r>
    </w:p>
    <w:p w14:paraId="6B0FE237" w14:textId="77777777" w:rsidR="00C95261" w:rsidRDefault="00761AFF" w:rsidP="00AF4FB5">
      <w:pPr>
        <w:pStyle w:val="Ttulo3"/>
      </w:pPr>
      <w:bookmarkStart w:id="83" w:name="_Toc333053679"/>
      <w:r>
        <w:t>Supuestos</w:t>
      </w:r>
      <w:bookmarkEnd w:id="83"/>
    </w:p>
    <w:p w14:paraId="5B665961" w14:textId="77777777" w:rsidR="00761AFF" w:rsidRPr="00074DE9" w:rsidRDefault="00761AFF" w:rsidP="002467DC">
      <w:pPr>
        <w:jc w:val="both"/>
        <w:rPr>
          <w:rFonts w:ascii="Arial" w:hAnsi="Arial" w:cs="Arial"/>
          <w:sz w:val="24"/>
          <w:szCs w:val="24"/>
        </w:rPr>
      </w:pPr>
    </w:p>
    <w:p w14:paraId="007FD2C2" w14:textId="77777777" w:rsidR="000E5301" w:rsidRPr="00074DE9" w:rsidRDefault="000E5301" w:rsidP="002467DC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074DE9">
        <w:rPr>
          <w:rFonts w:ascii="Arial" w:hAnsi="Arial" w:cs="Arial"/>
          <w:sz w:val="24"/>
          <w:szCs w:val="24"/>
        </w:rPr>
        <w:t>Los requerimientos funcionales del software no cambiaran en el transcurso del desarrollo del mismo.</w:t>
      </w:r>
    </w:p>
    <w:p w14:paraId="42C4FAE6" w14:textId="77777777" w:rsidR="000E5301" w:rsidRPr="00074DE9" w:rsidRDefault="000E5301" w:rsidP="002467DC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074DE9">
        <w:rPr>
          <w:rFonts w:ascii="Arial" w:hAnsi="Arial" w:cs="Arial"/>
          <w:sz w:val="24"/>
          <w:szCs w:val="24"/>
        </w:rPr>
        <w:t xml:space="preserve">Los recursos del laboratorio de bases de datos ubicado en la facultad de ingeniería, son aptos </w:t>
      </w:r>
      <w:r w:rsidR="005A2719" w:rsidRPr="00074DE9">
        <w:rPr>
          <w:rFonts w:ascii="Arial" w:hAnsi="Arial" w:cs="Arial"/>
          <w:sz w:val="24"/>
          <w:szCs w:val="24"/>
        </w:rPr>
        <w:t>para la implantación del producto de software.</w:t>
      </w:r>
    </w:p>
    <w:p w14:paraId="19DA19A8" w14:textId="77777777" w:rsidR="005A2719" w:rsidRPr="00074DE9" w:rsidRDefault="005A2719" w:rsidP="002467DC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074DE9">
        <w:rPr>
          <w:rFonts w:ascii="Arial" w:hAnsi="Arial" w:cs="Arial"/>
          <w:sz w:val="24"/>
          <w:szCs w:val="24"/>
        </w:rPr>
        <w:t>El equipo de desarrollo no incurrirá en gastos adicionales como consecuencia del desarrollo del proyecto</w:t>
      </w:r>
      <w:r w:rsidR="004C43EB" w:rsidRPr="00074DE9">
        <w:rPr>
          <w:rFonts w:ascii="Arial" w:hAnsi="Arial" w:cs="Arial"/>
          <w:sz w:val="24"/>
          <w:szCs w:val="24"/>
        </w:rPr>
        <w:t>.</w:t>
      </w:r>
    </w:p>
    <w:p w14:paraId="5F1707A3" w14:textId="77777777" w:rsidR="00990E10" w:rsidRPr="00074DE9" w:rsidRDefault="00990E10" w:rsidP="002467DC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074DE9">
        <w:rPr>
          <w:rFonts w:ascii="Arial" w:hAnsi="Arial" w:cs="Arial"/>
          <w:sz w:val="24"/>
          <w:szCs w:val="24"/>
        </w:rPr>
        <w:t xml:space="preserve"> </w:t>
      </w:r>
      <w:r w:rsidR="009A7CBB" w:rsidRPr="00074DE9">
        <w:rPr>
          <w:rFonts w:ascii="Arial" w:hAnsi="Arial" w:cs="Arial"/>
          <w:sz w:val="24"/>
          <w:szCs w:val="24"/>
        </w:rPr>
        <w:t>L</w:t>
      </w:r>
      <w:r w:rsidRPr="00074DE9">
        <w:rPr>
          <w:rFonts w:ascii="Arial" w:hAnsi="Arial" w:cs="Arial"/>
          <w:sz w:val="24"/>
          <w:szCs w:val="24"/>
        </w:rPr>
        <w:t>os integrantes del grupo tendrán el tiempo disponible suficiente para la realización de las actividades, procesos  y/o tareas asignadas durante la planeación del mismo.</w:t>
      </w:r>
    </w:p>
    <w:p w14:paraId="118CEE9B" w14:textId="77777777" w:rsidR="009B6BB0" w:rsidRPr="00074DE9" w:rsidRDefault="000618AF" w:rsidP="00B1483F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074DE9">
        <w:rPr>
          <w:rFonts w:ascii="Arial" w:hAnsi="Arial" w:cs="Arial"/>
          <w:sz w:val="24"/>
          <w:szCs w:val="24"/>
        </w:rPr>
        <w:t xml:space="preserve">Los entornos de desarrollo, y herramientas utilizadas para el proceso de implementación son capaces de soportar las funcionalidades </w:t>
      </w:r>
      <w:r w:rsidR="000A690C" w:rsidRPr="00074DE9">
        <w:rPr>
          <w:rFonts w:ascii="Arial" w:hAnsi="Arial" w:cs="Arial"/>
          <w:sz w:val="24"/>
          <w:szCs w:val="24"/>
        </w:rPr>
        <w:t>que requieren para el</w:t>
      </w:r>
      <w:r w:rsidRPr="00074DE9">
        <w:rPr>
          <w:rFonts w:ascii="Arial" w:hAnsi="Arial" w:cs="Arial"/>
          <w:sz w:val="24"/>
          <w:szCs w:val="24"/>
        </w:rPr>
        <w:t xml:space="preserve"> producto de software</w:t>
      </w:r>
      <w:r w:rsidR="00D514B9" w:rsidRPr="00074DE9">
        <w:rPr>
          <w:rFonts w:ascii="Arial" w:hAnsi="Arial" w:cs="Arial"/>
          <w:sz w:val="24"/>
          <w:szCs w:val="24"/>
        </w:rPr>
        <w:t>.</w:t>
      </w:r>
    </w:p>
    <w:p w14:paraId="66AA637C" w14:textId="77777777" w:rsidR="00D830F2" w:rsidRPr="00074DE9" w:rsidRDefault="00A52936" w:rsidP="00B1483F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074DE9">
        <w:rPr>
          <w:rFonts w:ascii="Arial" w:hAnsi="Arial" w:cs="Arial"/>
          <w:sz w:val="24"/>
          <w:szCs w:val="24"/>
        </w:rPr>
        <w:t>Los recursos ofrecidos a los integrantes del grupo por parte de la pontificia universidad javeriana estarán disponibles cuando lo requiera el avance del proyecto.</w:t>
      </w:r>
    </w:p>
    <w:p w14:paraId="49DCD61B" w14:textId="77777777" w:rsidR="009F1CB1" w:rsidRPr="00074DE9" w:rsidRDefault="009F1CB1" w:rsidP="00074DE9">
      <w:r>
        <w:t>Para el desarrollo del proyecto, se establecieron cuatro entregables, que son descritos en la siguiente tabla.</w:t>
      </w:r>
    </w:p>
    <w:p w14:paraId="380EB5C8" w14:textId="77777777" w:rsidR="00627816" w:rsidRDefault="00627816" w:rsidP="00074DE9">
      <w:pPr>
        <w:pStyle w:val="Epgrafe"/>
        <w:keepNext/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187"/>
        <w:gridCol w:w="2451"/>
        <w:gridCol w:w="1379"/>
        <w:gridCol w:w="1172"/>
        <w:gridCol w:w="1519"/>
      </w:tblGrid>
      <w:tr w:rsidR="0030124A" w:rsidRPr="001F0D11" w14:paraId="311388D6" w14:textId="77777777" w:rsidTr="00074DE9">
        <w:trPr>
          <w:jc w:val="center"/>
        </w:trPr>
        <w:tc>
          <w:tcPr>
            <w:tcW w:w="1187" w:type="dxa"/>
          </w:tcPr>
          <w:p w14:paraId="276089AE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Entregable</w:t>
            </w:r>
          </w:p>
        </w:tc>
        <w:tc>
          <w:tcPr>
            <w:tcW w:w="2451" w:type="dxa"/>
          </w:tcPr>
          <w:p w14:paraId="3D8EB1C0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Contenido</w:t>
            </w:r>
          </w:p>
        </w:tc>
        <w:tc>
          <w:tcPr>
            <w:tcW w:w="1379" w:type="dxa"/>
          </w:tcPr>
          <w:p w14:paraId="2645EEEA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Entrega</w:t>
            </w:r>
          </w:p>
        </w:tc>
        <w:tc>
          <w:tcPr>
            <w:tcW w:w="1172" w:type="dxa"/>
          </w:tcPr>
          <w:p w14:paraId="63EB4A84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Medio</w:t>
            </w:r>
          </w:p>
        </w:tc>
        <w:tc>
          <w:tcPr>
            <w:tcW w:w="1519" w:type="dxa"/>
          </w:tcPr>
          <w:p w14:paraId="54969D0B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Características</w:t>
            </w:r>
          </w:p>
        </w:tc>
      </w:tr>
      <w:tr w:rsidR="0030124A" w:rsidRPr="001F0D11" w14:paraId="53E27EEE" w14:textId="77777777" w:rsidTr="00074DE9">
        <w:trPr>
          <w:jc w:val="center"/>
        </w:trPr>
        <w:tc>
          <w:tcPr>
            <w:tcW w:w="1187" w:type="dxa"/>
          </w:tcPr>
          <w:p w14:paraId="55754B6A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SPMP</w:t>
            </w:r>
          </w:p>
        </w:tc>
        <w:tc>
          <w:tcPr>
            <w:tcW w:w="2451" w:type="dxa"/>
          </w:tcPr>
          <w:p w14:paraId="0FDAFAE7" w14:textId="77777777" w:rsidR="0030124A" w:rsidRPr="00074DE9" w:rsidRDefault="0030124A" w:rsidP="0030124A">
            <w:pPr>
              <w:pStyle w:val="Prrafodelista"/>
              <w:numPr>
                <w:ilvl w:val="0"/>
                <w:numId w:val="2"/>
              </w:num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Software Project Management Plan (Plan del Proyecto y Estimación )</w:t>
            </w:r>
          </w:p>
          <w:p w14:paraId="5ED817C7" w14:textId="77777777" w:rsidR="0030124A" w:rsidRPr="00074DE9" w:rsidRDefault="0030124A" w:rsidP="0030124A">
            <w:pPr>
              <w:pStyle w:val="Prrafodelista"/>
              <w:numPr>
                <w:ilvl w:val="0"/>
                <w:numId w:val="2"/>
              </w:num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Casos de Uso refinados</w:t>
            </w:r>
          </w:p>
          <w:p w14:paraId="23151F69" w14:textId="77777777" w:rsidR="0030124A" w:rsidRPr="00074DE9" w:rsidRDefault="0030124A" w:rsidP="0030124A">
            <w:pPr>
              <w:pStyle w:val="Prrafodelista"/>
              <w:numPr>
                <w:ilvl w:val="0"/>
                <w:numId w:val="2"/>
              </w:num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Informe Gerencial, incluida la  presentación</w:t>
            </w:r>
          </w:p>
          <w:p w14:paraId="7C62CB1E" w14:textId="77777777" w:rsidR="0030124A" w:rsidRPr="00074DE9" w:rsidRDefault="0030124A" w:rsidP="0030124A">
            <w:pPr>
              <w:pStyle w:val="Prrafodelista"/>
              <w:numPr>
                <w:ilvl w:val="0"/>
                <w:numId w:val="2"/>
              </w:num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Documento LEEME, que explique el contenido de la entrega</w:t>
            </w:r>
          </w:p>
        </w:tc>
        <w:tc>
          <w:tcPr>
            <w:tcW w:w="1379" w:type="dxa"/>
          </w:tcPr>
          <w:p w14:paraId="75174524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 xml:space="preserve">Martes 11 de Septiembre de 2012, 4:00pm salón de Clase (3-501), Instalaciones Pontificia Universidad Javeriana –Bogotá </w:t>
            </w:r>
          </w:p>
        </w:tc>
        <w:tc>
          <w:tcPr>
            <w:tcW w:w="1172" w:type="dxa"/>
          </w:tcPr>
          <w:p w14:paraId="18C4710A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Digital</w:t>
            </w:r>
          </w:p>
        </w:tc>
        <w:tc>
          <w:tcPr>
            <w:tcW w:w="1519" w:type="dxa"/>
          </w:tcPr>
          <w:p w14:paraId="433142F5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Los documentos seguirán los lineamientos de estándares de calidad, asociados a cada entrega</w:t>
            </w:r>
          </w:p>
        </w:tc>
      </w:tr>
      <w:tr w:rsidR="0030124A" w:rsidRPr="001F0D11" w14:paraId="336C2B20" w14:textId="77777777" w:rsidTr="00074DE9">
        <w:trPr>
          <w:jc w:val="center"/>
        </w:trPr>
        <w:tc>
          <w:tcPr>
            <w:tcW w:w="1187" w:type="dxa"/>
          </w:tcPr>
          <w:p w14:paraId="332C46B4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SRS</w:t>
            </w:r>
          </w:p>
        </w:tc>
        <w:tc>
          <w:tcPr>
            <w:tcW w:w="2451" w:type="dxa"/>
          </w:tcPr>
          <w:p w14:paraId="44A143DA" w14:textId="77777777" w:rsidR="0030124A" w:rsidRPr="00074DE9" w:rsidRDefault="0030124A" w:rsidP="00074DE9">
            <w:pPr>
              <w:pStyle w:val="Prrafodelista"/>
              <w:numPr>
                <w:ilvl w:val="0"/>
                <w:numId w:val="4"/>
              </w:numPr>
              <w:rPr>
                <w:sz w:val="20"/>
              </w:rPr>
            </w:pPr>
            <w:r w:rsidRPr="00074DE9">
              <w:rPr>
                <w:sz w:val="20"/>
              </w:rPr>
              <w:t xml:space="preserve">Software </w:t>
            </w:r>
            <w:proofErr w:type="spellStart"/>
            <w:r w:rsidRPr="00074DE9">
              <w:rPr>
                <w:sz w:val="20"/>
              </w:rPr>
              <w:t>Requirement</w:t>
            </w:r>
            <w:proofErr w:type="spellEnd"/>
            <w:r w:rsidRPr="00074DE9">
              <w:rPr>
                <w:sz w:val="20"/>
              </w:rPr>
              <w:t xml:space="preserve"> </w:t>
            </w:r>
            <w:proofErr w:type="spellStart"/>
            <w:r w:rsidRPr="00074DE9">
              <w:rPr>
                <w:sz w:val="20"/>
              </w:rPr>
              <w:t>Specification</w:t>
            </w:r>
            <w:proofErr w:type="spellEnd"/>
            <w:r w:rsidRPr="00074DE9">
              <w:rPr>
                <w:sz w:val="20"/>
              </w:rPr>
              <w:t xml:space="preserve"> (Especificación de Requerimientos)</w:t>
            </w:r>
          </w:p>
          <w:p w14:paraId="79B4E193" w14:textId="77777777" w:rsidR="0030124A" w:rsidRPr="00074DE9" w:rsidRDefault="0030124A" w:rsidP="00074DE9">
            <w:pPr>
              <w:pStyle w:val="Prrafodelista"/>
              <w:numPr>
                <w:ilvl w:val="0"/>
                <w:numId w:val="4"/>
              </w:numPr>
              <w:rPr>
                <w:sz w:val="20"/>
              </w:rPr>
            </w:pPr>
            <w:r w:rsidRPr="00074DE9">
              <w:rPr>
                <w:sz w:val="20"/>
              </w:rPr>
              <w:t xml:space="preserve">Prototipo Funcional, con la implementación  del caso de uso mas difícil </w:t>
            </w:r>
          </w:p>
          <w:p w14:paraId="2B3ECD5F" w14:textId="77777777" w:rsidR="0030124A" w:rsidRPr="00074DE9" w:rsidRDefault="0030124A" w:rsidP="006D4EB5">
            <w:pPr>
              <w:pStyle w:val="Prrafodelista"/>
              <w:numPr>
                <w:ilvl w:val="0"/>
                <w:numId w:val="4"/>
              </w:num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Informe Gerencial, incluida la  presentación</w:t>
            </w:r>
          </w:p>
          <w:p w14:paraId="235990DA" w14:textId="77777777" w:rsidR="0030124A" w:rsidRPr="00074DE9" w:rsidRDefault="0030124A" w:rsidP="00074DE9">
            <w:pPr>
              <w:pStyle w:val="Prrafodelista"/>
              <w:numPr>
                <w:ilvl w:val="0"/>
                <w:numId w:val="4"/>
              </w:numPr>
              <w:rPr>
                <w:sz w:val="20"/>
              </w:rPr>
            </w:pPr>
            <w:r w:rsidRPr="00074DE9">
              <w:rPr>
                <w:sz w:val="20"/>
              </w:rPr>
              <w:t>Corrección de entregables anteriores</w:t>
            </w:r>
          </w:p>
          <w:p w14:paraId="3E16BEC8" w14:textId="77777777" w:rsidR="0030124A" w:rsidRPr="00074DE9" w:rsidRDefault="0030124A" w:rsidP="00074DE9">
            <w:pPr>
              <w:pStyle w:val="Prrafodelista"/>
              <w:numPr>
                <w:ilvl w:val="0"/>
                <w:numId w:val="4"/>
              </w:numPr>
              <w:rPr>
                <w:sz w:val="20"/>
              </w:rPr>
            </w:pPr>
            <w:r w:rsidRPr="00074DE9">
              <w:rPr>
                <w:sz w:val="20"/>
              </w:rPr>
              <w:t>Documento LEEME, que explique el contenido de la entrega</w:t>
            </w:r>
          </w:p>
        </w:tc>
        <w:tc>
          <w:tcPr>
            <w:tcW w:w="1379" w:type="dxa"/>
          </w:tcPr>
          <w:p w14:paraId="09A1D25B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 xml:space="preserve">Jueves 18 de Octubre de 2012, 4:00pm, salón de clase (3-301), Instalaciones Pontificia Universidad Javeriana –Bogotá </w:t>
            </w:r>
          </w:p>
        </w:tc>
        <w:tc>
          <w:tcPr>
            <w:tcW w:w="1172" w:type="dxa"/>
          </w:tcPr>
          <w:p w14:paraId="200F9C6A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Digital</w:t>
            </w:r>
          </w:p>
        </w:tc>
        <w:tc>
          <w:tcPr>
            <w:tcW w:w="1519" w:type="dxa"/>
          </w:tcPr>
          <w:p w14:paraId="11F0608F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Los documentos seguirán los lineamientos de estándares de calidad, asociados a cada entrega, satisfaciendo las restricciones de hardware y software dadas por el cliente.</w:t>
            </w:r>
          </w:p>
          <w:p w14:paraId="4DB4FD74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</w:p>
        </w:tc>
      </w:tr>
      <w:tr w:rsidR="0030124A" w:rsidRPr="001F0D11" w14:paraId="30AA8004" w14:textId="77777777" w:rsidTr="00074DE9">
        <w:trPr>
          <w:jc w:val="center"/>
        </w:trPr>
        <w:tc>
          <w:tcPr>
            <w:tcW w:w="1187" w:type="dxa"/>
          </w:tcPr>
          <w:p w14:paraId="57BF3840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SDD</w:t>
            </w:r>
          </w:p>
        </w:tc>
        <w:tc>
          <w:tcPr>
            <w:tcW w:w="2451" w:type="dxa"/>
          </w:tcPr>
          <w:p w14:paraId="5DDDCFFB" w14:textId="77777777" w:rsidR="0030124A" w:rsidRPr="00074DE9" w:rsidRDefault="0030124A" w:rsidP="00074DE9">
            <w:pPr>
              <w:pStyle w:val="Prrafodelista"/>
              <w:numPr>
                <w:ilvl w:val="0"/>
                <w:numId w:val="6"/>
              </w:numPr>
              <w:rPr>
                <w:sz w:val="20"/>
              </w:rPr>
            </w:pPr>
            <w:r w:rsidRPr="00074DE9">
              <w:rPr>
                <w:sz w:val="20"/>
              </w:rPr>
              <w:t xml:space="preserve">Software </w:t>
            </w:r>
            <w:proofErr w:type="spellStart"/>
            <w:r w:rsidRPr="00074DE9">
              <w:rPr>
                <w:sz w:val="20"/>
              </w:rPr>
              <w:t>Design</w:t>
            </w:r>
            <w:proofErr w:type="spellEnd"/>
            <w:r w:rsidRPr="00074DE9">
              <w:rPr>
                <w:sz w:val="20"/>
              </w:rPr>
              <w:t xml:space="preserve"> </w:t>
            </w:r>
            <w:proofErr w:type="spellStart"/>
            <w:r w:rsidRPr="00074DE9">
              <w:rPr>
                <w:sz w:val="20"/>
              </w:rPr>
              <w:t>Document</w:t>
            </w:r>
            <w:proofErr w:type="spellEnd"/>
            <w:r w:rsidRPr="00074DE9">
              <w:rPr>
                <w:sz w:val="20"/>
              </w:rPr>
              <w:t xml:space="preserve"> (Documento de diseño)</w:t>
            </w:r>
          </w:p>
          <w:p w14:paraId="2180BD22" w14:textId="77777777" w:rsidR="0030124A" w:rsidRPr="00074DE9" w:rsidRDefault="0030124A" w:rsidP="00074DE9">
            <w:pPr>
              <w:pStyle w:val="Prrafodelista"/>
              <w:numPr>
                <w:ilvl w:val="0"/>
                <w:numId w:val="6"/>
              </w:numPr>
              <w:rPr>
                <w:sz w:val="20"/>
              </w:rPr>
            </w:pPr>
            <w:r w:rsidRPr="00074DE9">
              <w:rPr>
                <w:sz w:val="20"/>
              </w:rPr>
              <w:t>Prototipo funcional (implementación mayor o igual al 50% del proyecto)</w:t>
            </w:r>
          </w:p>
          <w:p w14:paraId="62E478DF" w14:textId="77777777" w:rsidR="0030124A" w:rsidRPr="00074DE9" w:rsidRDefault="0030124A" w:rsidP="009C068D">
            <w:pPr>
              <w:pStyle w:val="Prrafodelista"/>
              <w:numPr>
                <w:ilvl w:val="0"/>
                <w:numId w:val="6"/>
              </w:num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Informe Gerencial, incluida la  presentación</w:t>
            </w:r>
          </w:p>
          <w:p w14:paraId="71FDF3B3" w14:textId="77777777" w:rsidR="0030124A" w:rsidRPr="00074DE9" w:rsidRDefault="0030124A" w:rsidP="009C068D">
            <w:pPr>
              <w:pStyle w:val="Prrafodelista"/>
              <w:numPr>
                <w:ilvl w:val="0"/>
                <w:numId w:val="6"/>
              </w:num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Corrección de entregables anteriores</w:t>
            </w:r>
          </w:p>
          <w:p w14:paraId="367B216C" w14:textId="77777777" w:rsidR="0030124A" w:rsidRPr="00074DE9" w:rsidRDefault="0030124A" w:rsidP="00074DE9">
            <w:pPr>
              <w:pStyle w:val="Prrafodelista"/>
              <w:numPr>
                <w:ilvl w:val="0"/>
                <w:numId w:val="6"/>
              </w:numPr>
              <w:rPr>
                <w:sz w:val="20"/>
              </w:rPr>
            </w:pPr>
            <w:r w:rsidRPr="00074DE9">
              <w:rPr>
                <w:sz w:val="20"/>
              </w:rPr>
              <w:t>Documento LEEME, que explique el contenido de la entrega</w:t>
            </w:r>
          </w:p>
        </w:tc>
        <w:tc>
          <w:tcPr>
            <w:tcW w:w="1379" w:type="dxa"/>
          </w:tcPr>
          <w:p w14:paraId="2CBE0EC4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Martes 6 de Noviembre  de 2012, 4:00pm, salón de clase (3-501) Instalaciones Pontificia Universidad Javeriana –Bogotá</w:t>
            </w:r>
          </w:p>
        </w:tc>
        <w:tc>
          <w:tcPr>
            <w:tcW w:w="1172" w:type="dxa"/>
          </w:tcPr>
          <w:p w14:paraId="12494993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 xml:space="preserve">Magnético </w:t>
            </w:r>
          </w:p>
        </w:tc>
        <w:tc>
          <w:tcPr>
            <w:tcW w:w="1519" w:type="dxa"/>
          </w:tcPr>
          <w:p w14:paraId="2098541C" w14:textId="77777777" w:rsidR="0030124A" w:rsidRPr="00074DE9" w:rsidRDefault="0030124A" w:rsidP="009C068D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Los documentos seguirán los lineamientos de estándares de calidad asociados a cada entrega, satisfaciendo las restricciones de hardware y software dadas por el cliente.</w:t>
            </w:r>
          </w:p>
          <w:p w14:paraId="0EDF897F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</w:p>
        </w:tc>
      </w:tr>
      <w:tr w:rsidR="0030124A" w:rsidRPr="001F0D11" w14:paraId="73E08680" w14:textId="77777777" w:rsidTr="00074DE9">
        <w:trPr>
          <w:jc w:val="center"/>
        </w:trPr>
        <w:tc>
          <w:tcPr>
            <w:tcW w:w="1187" w:type="dxa"/>
          </w:tcPr>
          <w:p w14:paraId="17FDD9BF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Final</w:t>
            </w:r>
          </w:p>
        </w:tc>
        <w:tc>
          <w:tcPr>
            <w:tcW w:w="2451" w:type="dxa"/>
          </w:tcPr>
          <w:p w14:paraId="00972206" w14:textId="77777777" w:rsidR="0030124A" w:rsidRPr="00074DE9" w:rsidRDefault="0030124A" w:rsidP="00090A63">
            <w:pPr>
              <w:pStyle w:val="Prrafodelista"/>
              <w:numPr>
                <w:ilvl w:val="0"/>
                <w:numId w:val="6"/>
              </w:num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Prototipo funcional final</w:t>
            </w:r>
          </w:p>
          <w:p w14:paraId="4100E50B" w14:textId="77777777" w:rsidR="0030124A" w:rsidRPr="00074DE9" w:rsidRDefault="0030124A" w:rsidP="00090A63">
            <w:pPr>
              <w:pStyle w:val="Prrafodelista"/>
              <w:numPr>
                <w:ilvl w:val="0"/>
                <w:numId w:val="6"/>
              </w:num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Plan de Pruebas</w:t>
            </w:r>
          </w:p>
          <w:p w14:paraId="5A5FBEEC" w14:textId="77777777" w:rsidR="0030124A" w:rsidRPr="00074DE9" w:rsidRDefault="0030124A" w:rsidP="00090A63">
            <w:pPr>
              <w:pStyle w:val="Prrafodelista"/>
              <w:numPr>
                <w:ilvl w:val="0"/>
                <w:numId w:val="6"/>
              </w:num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Manuales</w:t>
            </w:r>
          </w:p>
          <w:p w14:paraId="262C4691" w14:textId="77777777" w:rsidR="0030124A" w:rsidRPr="00074DE9" w:rsidRDefault="0030124A" w:rsidP="00090A63">
            <w:pPr>
              <w:pStyle w:val="Prrafodelista"/>
              <w:numPr>
                <w:ilvl w:val="0"/>
                <w:numId w:val="6"/>
              </w:num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Plan de pruebas</w:t>
            </w:r>
          </w:p>
          <w:p w14:paraId="0B9BF28F" w14:textId="77777777" w:rsidR="0030124A" w:rsidRPr="00074DE9" w:rsidRDefault="0030124A" w:rsidP="00090A63">
            <w:pPr>
              <w:pStyle w:val="Prrafodelista"/>
              <w:numPr>
                <w:ilvl w:val="0"/>
                <w:numId w:val="6"/>
              </w:num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Resultados de las pruebas</w:t>
            </w:r>
          </w:p>
          <w:p w14:paraId="78B50F2B" w14:textId="77777777" w:rsidR="0030124A" w:rsidRPr="00074DE9" w:rsidRDefault="0030124A" w:rsidP="00090A63">
            <w:pPr>
              <w:pStyle w:val="Prrafodelista"/>
              <w:numPr>
                <w:ilvl w:val="0"/>
                <w:numId w:val="6"/>
              </w:num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Informe Gerencial, incluida la  presentación</w:t>
            </w:r>
          </w:p>
          <w:p w14:paraId="5513DFCD" w14:textId="77777777" w:rsidR="0030124A" w:rsidRPr="00074DE9" w:rsidRDefault="0030124A" w:rsidP="00074DE9">
            <w:pPr>
              <w:pStyle w:val="Prrafodelista"/>
              <w:numPr>
                <w:ilvl w:val="0"/>
                <w:numId w:val="6"/>
              </w:numPr>
              <w:rPr>
                <w:sz w:val="20"/>
              </w:rPr>
            </w:pPr>
            <w:r w:rsidRPr="00074DE9">
              <w:rPr>
                <w:sz w:val="20"/>
              </w:rPr>
              <w:t>Corrección de entregables anteriores</w:t>
            </w:r>
          </w:p>
          <w:p w14:paraId="767DACFC" w14:textId="77777777" w:rsidR="0030124A" w:rsidRPr="00074DE9" w:rsidRDefault="0030124A" w:rsidP="00074DE9">
            <w:pPr>
              <w:pStyle w:val="Prrafodelista"/>
              <w:numPr>
                <w:ilvl w:val="0"/>
                <w:numId w:val="6"/>
              </w:numPr>
              <w:rPr>
                <w:sz w:val="20"/>
              </w:rPr>
            </w:pPr>
            <w:r w:rsidRPr="00074DE9">
              <w:rPr>
                <w:sz w:val="20"/>
              </w:rPr>
              <w:t>Documento LEEME, que explique el contenido de la entrega</w:t>
            </w:r>
          </w:p>
        </w:tc>
        <w:tc>
          <w:tcPr>
            <w:tcW w:w="1379" w:type="dxa"/>
          </w:tcPr>
          <w:p w14:paraId="4E6246DE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Viernes 30 de Noviembre de 2012, sala de Bases de Datos, Instalaciones Pontificia Universidad Javeriana –Bogotá</w:t>
            </w:r>
          </w:p>
        </w:tc>
        <w:tc>
          <w:tcPr>
            <w:tcW w:w="1172" w:type="dxa"/>
          </w:tcPr>
          <w:p w14:paraId="2B458E23" w14:textId="77777777" w:rsidR="0030124A" w:rsidRPr="00074DE9" w:rsidRDefault="001F0D11" w:rsidP="00B129AA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Magnético</w:t>
            </w:r>
          </w:p>
        </w:tc>
        <w:tc>
          <w:tcPr>
            <w:tcW w:w="1519" w:type="dxa"/>
          </w:tcPr>
          <w:p w14:paraId="266AA63D" w14:textId="77777777" w:rsidR="0030124A" w:rsidRPr="00074DE9" w:rsidRDefault="0030124A" w:rsidP="00627816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Los documentos seguirán los lineamientos de estándares de calidad asociados a cada entrega, satisfaciendo las restricciones de hardware y software dadas por el cliente.</w:t>
            </w:r>
          </w:p>
          <w:p w14:paraId="64783D9C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</w:p>
        </w:tc>
      </w:tr>
    </w:tbl>
    <w:p w14:paraId="0794CDDF" w14:textId="77777777" w:rsidR="00627816" w:rsidRPr="00074DE9" w:rsidRDefault="00627816" w:rsidP="00074DE9">
      <w:pPr>
        <w:pStyle w:val="Epgrafe"/>
        <w:keepNext/>
        <w:jc w:val="center"/>
        <w:rPr>
          <w:lang w:val="en-US"/>
        </w:rPr>
      </w:pPr>
      <w:bookmarkStart w:id="84" w:name="_Toc333012790"/>
      <w:proofErr w:type="spellStart"/>
      <w:r w:rsidRPr="00074DE9">
        <w:rPr>
          <w:lang w:val="en-US"/>
        </w:rPr>
        <w:t>Tabla</w:t>
      </w:r>
      <w:proofErr w:type="spellEnd"/>
      <w:r w:rsidRPr="00074DE9">
        <w:rPr>
          <w:lang w:val="en-US"/>
        </w:rPr>
        <w:t xml:space="preserve"> </w:t>
      </w:r>
      <w:r>
        <w:fldChar w:fldCharType="begin"/>
      </w:r>
      <w:r w:rsidRPr="00074DE9">
        <w:rPr>
          <w:lang w:val="en-US"/>
        </w:rPr>
        <w:instrText xml:space="preserve"> SEQ Tabla \* ARABIC </w:instrText>
      </w:r>
      <w:r>
        <w:fldChar w:fldCharType="separate"/>
      </w:r>
      <w:r w:rsidRPr="00074DE9">
        <w:rPr>
          <w:noProof/>
          <w:lang w:val="en-US"/>
        </w:rPr>
        <w:t>1</w:t>
      </w:r>
      <w:r>
        <w:fldChar w:fldCharType="end"/>
      </w:r>
      <w:r w:rsidRPr="00074DE9">
        <w:rPr>
          <w:lang w:val="en-US"/>
        </w:rPr>
        <w:t xml:space="preserve">: </w:t>
      </w:r>
      <w:proofErr w:type="spellStart"/>
      <w:r w:rsidRPr="00074DE9">
        <w:rPr>
          <w:lang w:val="en-US"/>
        </w:rPr>
        <w:t>Entregables</w:t>
      </w:r>
      <w:proofErr w:type="spellEnd"/>
      <w:r w:rsidRPr="00074DE9">
        <w:rPr>
          <w:lang w:val="en-US"/>
        </w:rPr>
        <w:t xml:space="preserve"> </w:t>
      </w:r>
      <w:proofErr w:type="gramStart"/>
      <w:r w:rsidRPr="00074DE9">
        <w:rPr>
          <w:lang w:val="en-US"/>
        </w:rPr>
        <w:t>del</w:t>
      </w:r>
      <w:proofErr w:type="gramEnd"/>
      <w:r w:rsidRPr="00074DE9">
        <w:rPr>
          <w:lang w:val="en-US"/>
        </w:rPr>
        <w:t xml:space="preserve"> </w:t>
      </w:r>
      <w:proofErr w:type="spellStart"/>
      <w:r w:rsidRPr="00074DE9">
        <w:rPr>
          <w:lang w:val="en-US"/>
        </w:rPr>
        <w:t>Proyecto</w:t>
      </w:r>
      <w:bookmarkEnd w:id="84"/>
      <w:proofErr w:type="spellEnd"/>
    </w:p>
    <w:p w14:paraId="72AA90BE" w14:textId="77777777" w:rsidR="00B129AA" w:rsidRPr="00074DE9" w:rsidRDefault="00B129AA" w:rsidP="0030124A">
      <w:pPr>
        <w:rPr>
          <w:lang w:val="en-US"/>
        </w:rPr>
      </w:pPr>
    </w:p>
    <w:p w14:paraId="147FB3B9" w14:textId="5BBEDD19" w:rsidR="00B129AA" w:rsidRPr="00074DE9" w:rsidRDefault="00B129AA" w:rsidP="00074DE9">
      <w:pPr>
        <w:rPr>
          <w:lang w:val="en-US"/>
        </w:rPr>
      </w:pPr>
    </w:p>
    <w:p w14:paraId="021E8CDD" w14:textId="77777777" w:rsidR="00D9745F" w:rsidRPr="005A677B" w:rsidRDefault="00D9745F" w:rsidP="002A1841">
      <w:pPr>
        <w:pStyle w:val="Ttulo3"/>
        <w:rPr>
          <w:rFonts w:ascii="Arial" w:hAnsi="Arial" w:cs="Arial"/>
          <w:sz w:val="28"/>
          <w:szCs w:val="28"/>
          <w:lang w:val="en-US"/>
        </w:rPr>
      </w:pPr>
      <w:bookmarkStart w:id="85" w:name="_Toc333053680"/>
      <w:r w:rsidRPr="00074DE9">
        <w:rPr>
          <w:rFonts w:ascii="Arial" w:hAnsi="Arial"/>
          <w:sz w:val="28"/>
          <w:lang w:val="en-US"/>
        </w:rPr>
        <w:t>1.1.4 Schedules and budget summary</w:t>
      </w:r>
      <w:bookmarkEnd w:id="85"/>
    </w:p>
    <w:p w14:paraId="690EA6CA" w14:textId="77777777" w:rsidR="00D9745F" w:rsidRPr="005A677B" w:rsidRDefault="00D9745F" w:rsidP="002A1841">
      <w:pPr>
        <w:rPr>
          <w:rFonts w:ascii="Arial" w:hAnsi="Arial" w:cs="Arial"/>
          <w:sz w:val="28"/>
          <w:szCs w:val="28"/>
          <w:lang w:val="en-US"/>
        </w:rPr>
      </w:pPr>
    </w:p>
    <w:p w14:paraId="72218F8A" w14:textId="77777777" w:rsidR="00D9745F" w:rsidRPr="005A677B" w:rsidRDefault="00D9745F" w:rsidP="002A1841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86" w:name="_Toc333053681"/>
      <w:r w:rsidRPr="00074DE9">
        <w:rPr>
          <w:rFonts w:ascii="Arial" w:hAnsi="Arial"/>
          <w:sz w:val="28"/>
          <w:lang w:val="en-US"/>
        </w:rPr>
        <w:t>1.2 Evolution of the plan</w:t>
      </w:r>
      <w:bookmarkEnd w:id="86"/>
    </w:p>
    <w:p w14:paraId="0C8C9127" w14:textId="77777777" w:rsidR="00D9745F" w:rsidRPr="005A677B" w:rsidRDefault="00D9745F" w:rsidP="002A1841">
      <w:pPr>
        <w:rPr>
          <w:rFonts w:ascii="Arial" w:hAnsi="Arial" w:cs="Arial"/>
          <w:sz w:val="28"/>
          <w:szCs w:val="28"/>
          <w:lang w:val="en-US"/>
        </w:rPr>
      </w:pPr>
    </w:p>
    <w:p w14:paraId="07A94DED" w14:textId="77777777" w:rsidR="00D9745F" w:rsidRPr="005A677B" w:rsidRDefault="00D9745F" w:rsidP="00F31C00">
      <w:pPr>
        <w:pStyle w:val="Ttulo1"/>
        <w:rPr>
          <w:rFonts w:ascii="Arial" w:hAnsi="Arial" w:cs="Arial"/>
          <w:lang w:val="en-US"/>
        </w:rPr>
      </w:pPr>
      <w:bookmarkStart w:id="87" w:name="_Toc333053682"/>
      <w:r w:rsidRPr="00074DE9">
        <w:rPr>
          <w:rFonts w:ascii="Arial" w:hAnsi="Arial"/>
          <w:lang w:val="en-US"/>
        </w:rPr>
        <w:t>2. References</w:t>
      </w:r>
      <w:bookmarkEnd w:id="87"/>
    </w:p>
    <w:p w14:paraId="051F3EE3" w14:textId="77777777" w:rsidR="00D9745F" w:rsidRPr="005A677B" w:rsidRDefault="00D9745F" w:rsidP="00F31C00">
      <w:pPr>
        <w:pStyle w:val="Ttulo1"/>
        <w:rPr>
          <w:rFonts w:ascii="Arial" w:hAnsi="Arial" w:cs="Arial"/>
          <w:lang w:val="en-US"/>
        </w:rPr>
      </w:pPr>
      <w:bookmarkStart w:id="88" w:name="_Toc333053683"/>
      <w:r w:rsidRPr="00074DE9">
        <w:rPr>
          <w:rFonts w:ascii="Arial" w:hAnsi="Arial"/>
          <w:lang w:val="en-US"/>
        </w:rPr>
        <w:t>3. Definitions</w:t>
      </w:r>
      <w:bookmarkEnd w:id="88"/>
    </w:p>
    <w:p w14:paraId="1ABC5060" w14:textId="77777777" w:rsidR="00D9745F" w:rsidRPr="005A677B" w:rsidRDefault="00D9745F" w:rsidP="00F31C00">
      <w:pPr>
        <w:pStyle w:val="Ttulo1"/>
        <w:rPr>
          <w:rFonts w:ascii="Arial" w:hAnsi="Arial" w:cs="Arial"/>
          <w:lang w:val="en-US"/>
        </w:rPr>
      </w:pPr>
      <w:bookmarkStart w:id="89" w:name="_Toc333053684"/>
      <w:proofErr w:type="gramStart"/>
      <w:r w:rsidRPr="00074DE9">
        <w:rPr>
          <w:rFonts w:ascii="Arial" w:hAnsi="Arial"/>
          <w:lang w:val="en-US"/>
        </w:rPr>
        <w:t>4.Project</w:t>
      </w:r>
      <w:proofErr w:type="gramEnd"/>
      <w:r w:rsidRPr="00074DE9">
        <w:rPr>
          <w:rFonts w:ascii="Arial" w:hAnsi="Arial"/>
          <w:lang w:val="en-US"/>
        </w:rPr>
        <w:t xml:space="preserve"> Context</w:t>
      </w:r>
      <w:bookmarkEnd w:id="89"/>
    </w:p>
    <w:p w14:paraId="45643869" w14:textId="77777777" w:rsidR="00D9745F" w:rsidRPr="005A677B" w:rsidRDefault="00D9745F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90" w:name="_Toc333053685"/>
      <w:r w:rsidRPr="00074DE9">
        <w:rPr>
          <w:rFonts w:ascii="Arial" w:hAnsi="Arial"/>
          <w:sz w:val="28"/>
          <w:lang w:val="en-US"/>
        </w:rPr>
        <w:t>4.1 Process Model</w:t>
      </w:r>
      <w:bookmarkEnd w:id="90"/>
    </w:p>
    <w:p w14:paraId="30D4DD33" w14:textId="77777777" w:rsidR="00D9745F" w:rsidRPr="005A677B" w:rsidRDefault="00D9745F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91" w:name="_Toc333053686"/>
      <w:r w:rsidRPr="00074DE9">
        <w:rPr>
          <w:rFonts w:ascii="Arial" w:hAnsi="Arial"/>
          <w:sz w:val="28"/>
          <w:lang w:val="en-US"/>
        </w:rPr>
        <w:t>4.2 Process Improvement Plan</w:t>
      </w:r>
      <w:bookmarkEnd w:id="91"/>
    </w:p>
    <w:p w14:paraId="7136CB2F" w14:textId="77777777" w:rsidR="00D9745F" w:rsidRPr="00597305" w:rsidRDefault="00D9745F" w:rsidP="00F31C00">
      <w:pPr>
        <w:pStyle w:val="Ttulo2"/>
        <w:rPr>
          <w:rFonts w:ascii="Arial" w:hAnsi="Arial"/>
          <w:sz w:val="28"/>
        </w:rPr>
      </w:pPr>
      <w:bookmarkStart w:id="92" w:name="_Toc333053687"/>
      <w:r w:rsidRPr="00597305">
        <w:rPr>
          <w:rFonts w:ascii="Arial" w:hAnsi="Arial"/>
          <w:sz w:val="28"/>
        </w:rPr>
        <w:t xml:space="preserve">4.3 </w:t>
      </w:r>
      <w:proofErr w:type="spellStart"/>
      <w:r w:rsidR="00EE6191" w:rsidRPr="00597305">
        <w:rPr>
          <w:rFonts w:ascii="Arial" w:hAnsi="Arial"/>
          <w:sz w:val="28"/>
        </w:rPr>
        <w:t>Infra</w:t>
      </w:r>
      <w:r w:rsidRPr="00597305">
        <w:rPr>
          <w:rFonts w:ascii="Arial" w:hAnsi="Arial"/>
          <w:sz w:val="28"/>
        </w:rPr>
        <w:t>structure</w:t>
      </w:r>
      <w:proofErr w:type="spellEnd"/>
      <w:r w:rsidRPr="00597305">
        <w:rPr>
          <w:rFonts w:ascii="Arial" w:hAnsi="Arial"/>
          <w:sz w:val="28"/>
        </w:rPr>
        <w:t xml:space="preserve"> Plan</w:t>
      </w:r>
      <w:bookmarkEnd w:id="92"/>
    </w:p>
    <w:p w14:paraId="3D8D0DC7" w14:textId="77777777" w:rsidR="00B87FCF" w:rsidRDefault="00B87FCF" w:rsidP="00B87FCF">
      <w:pPr>
        <w:jc w:val="both"/>
      </w:pPr>
      <w:r>
        <w:t xml:space="preserve">El plan de instalación del producto se basa en las dotaciones físicas y de equipos, tanto hardware como software, que brindan la Pontificia Universidad Javeriana para el desarrollo de este proyecto, como se ve en la siguiente figura </w:t>
      </w:r>
      <w:commentRangeStart w:id="93"/>
      <w:r w:rsidRPr="000151C2">
        <w:rPr>
          <w:b/>
        </w:rPr>
        <w:t>Infraestructural institucional</w:t>
      </w:r>
      <w:commentRangeEnd w:id="93"/>
      <w:r>
        <w:rPr>
          <w:rStyle w:val="Refdecomentario"/>
        </w:rPr>
        <w:commentReference w:id="93"/>
      </w:r>
      <w:r>
        <w:t>.</w:t>
      </w:r>
    </w:p>
    <w:p w14:paraId="13715455" w14:textId="5695061B" w:rsidR="00597305" w:rsidRDefault="00597305" w:rsidP="00B87FCF">
      <w:pPr>
        <w:jc w:val="both"/>
      </w:pPr>
      <w:r>
        <w:rPr>
          <w:rPrChange w:id="94" w:author="Juan Pablo Rodriguez Montoya" w:date="2012-08-25T09:12:00Z">
            <w:rPr>
              <w:noProof/>
              <w:lang w:eastAsia="ja-JP"/>
            </w:rPr>
          </w:rPrChange>
        </w:rPr>
        <w:drawing>
          <wp:inline distT="0" distB="0" distL="0" distR="0" wp14:anchorId="2E1827BB" wp14:editId="79B54441">
            <wp:extent cx="5252085" cy="3713480"/>
            <wp:effectExtent l="0" t="0" r="5715" b="127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ra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61D5" w14:textId="7DC2EA0A" w:rsidR="00B87FCF" w:rsidRDefault="00B87FCF" w:rsidP="00B87FCF">
      <w:pPr>
        <w:jc w:val="both"/>
      </w:pPr>
      <w:r>
        <w:t xml:space="preserve">El producto será desarrollado bajo los recursos tecnológicos que posee el grupo de desarrollo </w:t>
      </w:r>
      <w:proofErr w:type="spellStart"/>
      <w:r>
        <w:t>Fifth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 Corp., ya que no se hará adquisición de estos para este desarrollo. En cuanto a las instalaciones físicas en las cuales se desarrollara y se harán las pruebas  al proyecto se encuentran los hogares de los integrantes del grupo teniendo en cuenta la disponibilidad de estos</w:t>
      </w:r>
      <w:del w:id="95" w:author="Zebaxtian" w:date="2012-08-25T09:12:00Z">
        <w:r>
          <w:delText xml:space="preserve">. </w:delText>
        </w:r>
      </w:del>
      <w:ins w:id="96" w:author="Zebaxtian" w:date="2012-08-25T09:12:00Z">
        <w:r w:rsidR="006D6F62">
          <w:t xml:space="preserve"> </w:t>
        </w:r>
        <w:commentRangeStart w:id="97"/>
        <w:r w:rsidR="006D6F62">
          <w:t>(Ver figura ##)</w:t>
        </w:r>
        <w:r>
          <w:t xml:space="preserve">. </w:t>
        </w:r>
        <w:commentRangeEnd w:id="97"/>
        <w:r w:rsidR="006D6F62">
          <w:rPr>
            <w:rStyle w:val="Refdecomentario"/>
          </w:rPr>
          <w:commentReference w:id="97"/>
        </w:r>
      </w:ins>
      <w:r>
        <w:t>También serán usadas las instalaciones de la universidad, en especial la sala de bases de datos, ya que este proyecto se esta desarrollando bajo la configuración de esta sala.</w:t>
      </w:r>
      <w:del w:id="98" w:author="Zebaxtian" w:date="2012-08-25T09:12:00Z">
        <w:r>
          <w:delText xml:space="preserve"> </w:delText>
        </w:r>
      </w:del>
    </w:p>
    <w:p w14:paraId="71F4206E" w14:textId="60471113" w:rsidR="00B87FCF" w:rsidRPr="00B87FCF" w:rsidRDefault="00F1097B" w:rsidP="00B87FCF">
      <w:commentRangeStart w:id="99"/>
      <w:ins w:id="100" w:author="Zebaxtian" w:date="2012-08-25T09:12:00Z">
        <w:r>
          <w:rPr>
            <w:noProof/>
            <w:lang w:eastAsia="ja-JP"/>
          </w:rPr>
          <w:drawing>
            <wp:anchor distT="0" distB="0" distL="114300" distR="114300" simplePos="0" relativeHeight="251658240" behindDoc="1" locked="0" layoutInCell="1" allowOverlap="1" wp14:anchorId="61727E7B" wp14:editId="37116FD1">
              <wp:simplePos x="0" y="0"/>
              <wp:positionH relativeFrom="column">
                <wp:posOffset>-1905</wp:posOffset>
              </wp:positionH>
              <wp:positionV relativeFrom="paragraph">
                <wp:posOffset>-1905</wp:posOffset>
              </wp:positionV>
              <wp:extent cx="5252085" cy="3713480"/>
              <wp:effectExtent l="0" t="0" r="5715" b="1270"/>
              <wp:wrapTight wrapText="bothSides">
                <wp:wrapPolygon edited="0">
                  <wp:start x="0" y="0"/>
                  <wp:lineTo x="0" y="21497"/>
                  <wp:lineTo x="21545" y="21497"/>
                  <wp:lineTo x="21545" y="0"/>
                  <wp:lineTo x="0" y="0"/>
                </wp:wrapPolygon>
              </wp:wrapTight>
              <wp:docPr id="11" name="0 Image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nfraestructuraFifthFloor.png"/>
                      <pic:cNvPicPr/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52085" cy="37134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commentRangeEnd w:id="99"/>
        <w:r>
          <w:rPr>
            <w:rStyle w:val="Refdecomentario"/>
          </w:rPr>
          <w:commentReference w:id="99"/>
        </w:r>
      </w:ins>
    </w:p>
    <w:p w14:paraId="5E1DCC39" w14:textId="77777777" w:rsidR="00F31C00" w:rsidRPr="0077577E" w:rsidRDefault="00D9745F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101" w:name="_Toc333053688"/>
      <w:r w:rsidRPr="0077577E">
        <w:rPr>
          <w:rFonts w:ascii="Arial" w:hAnsi="Arial"/>
          <w:sz w:val="28"/>
          <w:lang w:val="en-US"/>
        </w:rPr>
        <w:t>4.4 Methods, tools and techniques</w:t>
      </w:r>
      <w:bookmarkEnd w:id="101"/>
    </w:p>
    <w:p w14:paraId="3830942E" w14:textId="77777777" w:rsidR="00D9745F" w:rsidRPr="0077577E" w:rsidRDefault="00110A1A" w:rsidP="00F31C00">
      <w:pPr>
        <w:pStyle w:val="Ttulo2"/>
        <w:rPr>
          <w:rFonts w:ascii="Arial" w:hAnsi="Arial"/>
          <w:color w:val="auto"/>
          <w:sz w:val="24"/>
          <w:lang w:val="en-US"/>
        </w:rPr>
      </w:pPr>
      <w:bookmarkStart w:id="102" w:name="_Toc333053689"/>
      <w:commentRangeStart w:id="103"/>
      <w:r w:rsidRPr="0077577E">
        <w:rPr>
          <w:rFonts w:ascii="Arial" w:hAnsi="Arial"/>
          <w:color w:val="auto"/>
          <w:sz w:val="24"/>
          <w:lang w:val="en-US"/>
        </w:rPr>
        <w:t>referencia</w:t>
      </w:r>
      <w:commentRangeEnd w:id="103"/>
      <w:r w:rsidRPr="006D4EB5">
        <w:rPr>
          <w:rStyle w:val="Refdecomentario"/>
          <w:rFonts w:asciiTheme="minorHAnsi" w:eastAsiaTheme="minorHAnsi" w:hAnsiTheme="minorHAnsi" w:cstheme="minorBidi"/>
          <w:b w:val="0"/>
          <w:bCs w:val="0"/>
          <w:color w:val="auto"/>
        </w:rPr>
        <w:commentReference w:id="103"/>
      </w:r>
      <w:bookmarkEnd w:id="102"/>
    </w:p>
    <w:p w14:paraId="3AB16AA6" w14:textId="77777777" w:rsidR="00110A1A" w:rsidRPr="00074DE9" w:rsidRDefault="00110A1A" w:rsidP="00074DE9">
      <w:pPr>
        <w:pStyle w:val="Ttulo2"/>
      </w:pPr>
      <w:bookmarkStart w:id="104" w:name="_Toc333053690"/>
      <w:commentRangeStart w:id="105"/>
      <w:r w:rsidRPr="00074DE9">
        <w:t>Herramientas y Lenguajes</w:t>
      </w:r>
      <w:commentRangeEnd w:id="105"/>
      <w:r w:rsidRPr="006D4EB5">
        <w:rPr>
          <w:rStyle w:val="Refdecomentario"/>
        </w:rPr>
        <w:commentReference w:id="105"/>
      </w:r>
      <w:bookmarkEnd w:id="104"/>
    </w:p>
    <w:p w14:paraId="6421651E" w14:textId="703122E9" w:rsidR="00F80307" w:rsidRDefault="00F80307" w:rsidP="00657599">
      <w:pPr>
        <w:pStyle w:val="Ttulo2"/>
      </w:pPr>
      <w:bookmarkStart w:id="106" w:name="_Toc333053691"/>
      <w:r>
        <w:t>Herramientas de Software</w:t>
      </w:r>
      <w:bookmarkEnd w:id="106"/>
    </w:p>
    <w:p w14:paraId="1AB24752" w14:textId="77777777" w:rsidR="008B302E" w:rsidRDefault="008B302E" w:rsidP="00C275AD">
      <w:pPr>
        <w:pStyle w:val="Ttulo3"/>
      </w:pPr>
      <w:bookmarkStart w:id="107" w:name="_Toc333053692"/>
      <w:r>
        <w:t>Lenguajes de programación</w:t>
      </w:r>
      <w:bookmarkEnd w:id="107"/>
    </w:p>
    <w:p w14:paraId="4466E676" w14:textId="07085AE8" w:rsidR="008B302E" w:rsidRDefault="00F063B1" w:rsidP="00657599">
      <w:pPr>
        <w:pStyle w:val="Prrafodelista"/>
        <w:numPr>
          <w:ilvl w:val="0"/>
          <w:numId w:val="23"/>
        </w:numPr>
      </w:pPr>
      <w:r>
        <w:t>JavaScript</w:t>
      </w:r>
    </w:p>
    <w:p w14:paraId="3AA41642" w14:textId="77777777" w:rsidR="005D7FA7" w:rsidRDefault="005D7FA7" w:rsidP="00657599">
      <w:pPr>
        <w:pStyle w:val="Prrafodelista"/>
        <w:numPr>
          <w:ilvl w:val="0"/>
          <w:numId w:val="23"/>
        </w:numPr>
      </w:pPr>
      <w:r>
        <w:t>C Sharp (C#)</w:t>
      </w:r>
    </w:p>
    <w:p w14:paraId="43F6B034" w14:textId="77777777" w:rsidR="007279EC" w:rsidRDefault="007279EC" w:rsidP="00C275AD">
      <w:pPr>
        <w:pStyle w:val="Ttulo3"/>
      </w:pPr>
      <w:bookmarkStart w:id="108" w:name="_Toc333053693"/>
      <w:r>
        <w:t>Sistema Operativo</w:t>
      </w:r>
      <w:bookmarkEnd w:id="108"/>
    </w:p>
    <w:p w14:paraId="69D286A4" w14:textId="77777777" w:rsidR="00A6199A" w:rsidRPr="007279EC" w:rsidRDefault="00A6199A" w:rsidP="00657599">
      <w:pPr>
        <w:pStyle w:val="Prrafodelista"/>
        <w:numPr>
          <w:ilvl w:val="0"/>
          <w:numId w:val="22"/>
        </w:numPr>
      </w:pPr>
      <w:r>
        <w:t xml:space="preserve">Windows 7 </w:t>
      </w:r>
    </w:p>
    <w:p w14:paraId="4C8433EB" w14:textId="77777777" w:rsidR="00941AC3" w:rsidRDefault="00941AC3" w:rsidP="00C275AD">
      <w:pPr>
        <w:pStyle w:val="Ttulo3"/>
      </w:pPr>
      <w:bookmarkStart w:id="109" w:name="_Toc333053694"/>
      <w:r>
        <w:t xml:space="preserve">Entornos de </w:t>
      </w:r>
      <w:r w:rsidR="008B302E">
        <w:t>Desarrollo (IDE)</w:t>
      </w:r>
      <w:bookmarkEnd w:id="109"/>
    </w:p>
    <w:p w14:paraId="06C89F42" w14:textId="77777777" w:rsidR="00FB711E" w:rsidRPr="00F80307" w:rsidRDefault="004175B1" w:rsidP="00657599">
      <w:pPr>
        <w:pStyle w:val="Prrafodelista"/>
        <w:numPr>
          <w:ilvl w:val="0"/>
          <w:numId w:val="21"/>
        </w:numPr>
        <w:rPr>
          <w:rPrChange w:id="110" w:author="Juan Pablo Rodriguez Montoya" w:date="2012-08-25T09:12:00Z">
            <w:rPr>
              <w:lang w:val="es-CO"/>
            </w:rPr>
          </w:rPrChange>
        </w:rPr>
      </w:pPr>
      <w:proofErr w:type="spellStart"/>
      <w:r w:rsidRPr="00F80307">
        <w:rPr>
          <w:rPrChange w:id="111" w:author="Juan Pablo Rodriguez Montoya" w:date="2012-08-25T09:12:00Z">
            <w:rPr>
              <w:lang w:val="es-CO"/>
            </w:rPr>
          </w:rPrChange>
        </w:rPr>
        <w:t>Unity</w:t>
      </w:r>
      <w:proofErr w:type="spellEnd"/>
      <w:r w:rsidRPr="00F80307">
        <w:rPr>
          <w:rPrChange w:id="112" w:author="Juan Pablo Rodriguez Montoya" w:date="2012-08-25T09:12:00Z">
            <w:rPr>
              <w:lang w:val="es-CO"/>
            </w:rPr>
          </w:rPrChange>
        </w:rPr>
        <w:t xml:space="preserve"> 3D</w:t>
      </w:r>
    </w:p>
    <w:p w14:paraId="59925522" w14:textId="77777777" w:rsidR="00941AC3" w:rsidRPr="00657599" w:rsidRDefault="00941AC3" w:rsidP="00657599">
      <w:pPr>
        <w:pStyle w:val="Prrafodelista"/>
        <w:numPr>
          <w:ilvl w:val="0"/>
          <w:numId w:val="21"/>
        </w:numPr>
        <w:rPr>
          <w:lang w:val="en-US"/>
        </w:rPr>
      </w:pPr>
      <w:r w:rsidRPr="00657599">
        <w:rPr>
          <w:lang w:val="en-US"/>
        </w:rPr>
        <w:t>Visual Studio 2010</w:t>
      </w:r>
    </w:p>
    <w:p w14:paraId="5DD8CEFE" w14:textId="77777777" w:rsidR="00941AC3" w:rsidRPr="00074DE9" w:rsidRDefault="00941AC3" w:rsidP="00C275AD">
      <w:pPr>
        <w:pStyle w:val="Ttulo3"/>
        <w:rPr>
          <w:lang w:val="en-US"/>
        </w:rPr>
      </w:pPr>
      <w:bookmarkStart w:id="113" w:name="_Toc333053695"/>
      <w:r w:rsidRPr="00074DE9">
        <w:rPr>
          <w:lang w:val="en-US"/>
        </w:rPr>
        <w:t>Frameworks</w:t>
      </w:r>
      <w:bookmarkEnd w:id="113"/>
    </w:p>
    <w:p w14:paraId="6189D7B7" w14:textId="77777777" w:rsidR="004175B1" w:rsidRPr="00F80307" w:rsidRDefault="004175B1" w:rsidP="00657599">
      <w:pPr>
        <w:pStyle w:val="Prrafodelista"/>
        <w:numPr>
          <w:ilvl w:val="0"/>
          <w:numId w:val="20"/>
        </w:numPr>
        <w:rPr>
          <w:lang w:val="en-US"/>
        </w:rPr>
      </w:pPr>
      <w:r w:rsidRPr="00F80307">
        <w:rPr>
          <w:lang w:val="en-US"/>
        </w:rPr>
        <w:t>.Net Framework</w:t>
      </w:r>
      <w:r w:rsidR="008B302E" w:rsidRPr="00F80307">
        <w:rPr>
          <w:lang w:val="en-US"/>
        </w:rPr>
        <w:t xml:space="preserve"> 4.0</w:t>
      </w:r>
    </w:p>
    <w:p w14:paraId="00256179" w14:textId="77777777" w:rsidR="009367EE" w:rsidRDefault="009367EE" w:rsidP="00C275AD">
      <w:pPr>
        <w:pStyle w:val="Ttulo3"/>
      </w:pPr>
      <w:bookmarkStart w:id="114" w:name="_Toc333053696"/>
      <w:r>
        <w:t>Control de Versiones</w:t>
      </w:r>
      <w:bookmarkEnd w:id="114"/>
    </w:p>
    <w:p w14:paraId="35191834" w14:textId="77777777" w:rsidR="009367EE" w:rsidRDefault="009367EE" w:rsidP="00657599">
      <w:pPr>
        <w:pStyle w:val="Prrafodelista"/>
        <w:numPr>
          <w:ilvl w:val="0"/>
          <w:numId w:val="19"/>
        </w:numPr>
      </w:pPr>
      <w:proofErr w:type="spellStart"/>
      <w:r>
        <w:t>Git</w:t>
      </w:r>
      <w:proofErr w:type="spellEnd"/>
    </w:p>
    <w:p w14:paraId="1EC2540B" w14:textId="77777777" w:rsidR="007B0672" w:rsidRPr="003905C0" w:rsidRDefault="007B0672" w:rsidP="00C275AD">
      <w:pPr>
        <w:pStyle w:val="Ttulo3"/>
        <w:rPr>
          <w:rPrChange w:id="115" w:author="Juan Pablo Rodriguez Montoya" w:date="2012-08-25T09:12:00Z">
            <w:rPr>
              <w:lang w:val="es-CO"/>
            </w:rPr>
          </w:rPrChange>
        </w:rPr>
      </w:pPr>
      <w:bookmarkStart w:id="116" w:name="_Toc333053697"/>
      <w:r w:rsidRPr="003905C0">
        <w:rPr>
          <w:rPrChange w:id="117" w:author="Juan Pablo Rodriguez Montoya" w:date="2012-08-25T09:12:00Z">
            <w:rPr>
              <w:lang w:val="es-CO"/>
            </w:rPr>
          </w:rPrChange>
        </w:rPr>
        <w:t>Herramientas CASE</w:t>
      </w:r>
      <w:bookmarkEnd w:id="116"/>
    </w:p>
    <w:p w14:paraId="201EE0FF" w14:textId="77777777" w:rsidR="007B0672" w:rsidRPr="003905C0" w:rsidRDefault="007B0672" w:rsidP="00657599">
      <w:pPr>
        <w:pStyle w:val="Prrafodelista"/>
        <w:numPr>
          <w:ilvl w:val="0"/>
          <w:numId w:val="18"/>
        </w:numPr>
        <w:rPr>
          <w:rPrChange w:id="118" w:author="Juan Pablo Rodriguez Montoya" w:date="2012-08-25T09:12:00Z">
            <w:rPr>
              <w:lang w:val="es-CO"/>
            </w:rPr>
          </w:rPrChange>
        </w:rPr>
      </w:pPr>
      <w:r w:rsidRPr="008040D2">
        <w:rPr>
          <w:rPrChange w:id="119" w:author="Juan Pablo Rodriguez Montoya" w:date="2012-08-25T09:12:00Z">
            <w:rPr>
              <w:lang w:val="es-CO"/>
            </w:rPr>
          </w:rPrChange>
        </w:rPr>
        <w:t>Enterp</w:t>
      </w:r>
      <w:r w:rsidRPr="003905C0">
        <w:rPr>
          <w:rPrChange w:id="120" w:author="Juan Pablo Rodriguez Montoya" w:date="2012-08-25T09:12:00Z">
            <w:rPr>
              <w:lang w:val="es-CO"/>
            </w:rPr>
          </w:rPrChange>
        </w:rPr>
        <w:t xml:space="preserve">rise </w:t>
      </w:r>
      <w:proofErr w:type="spellStart"/>
      <w:r w:rsidRPr="003905C0">
        <w:rPr>
          <w:rPrChange w:id="121" w:author="Juan Pablo Rodriguez Montoya" w:date="2012-08-25T09:12:00Z">
            <w:rPr>
              <w:lang w:val="es-CO"/>
            </w:rPr>
          </w:rPrChange>
        </w:rPr>
        <w:t>Architect</w:t>
      </w:r>
      <w:proofErr w:type="spellEnd"/>
    </w:p>
    <w:p w14:paraId="5BAA568D" w14:textId="77777777" w:rsidR="00B424C3" w:rsidRPr="003905C0" w:rsidRDefault="006621FD" w:rsidP="00C275AD">
      <w:pPr>
        <w:pStyle w:val="Ttulo3"/>
        <w:rPr>
          <w:rPrChange w:id="122" w:author="Juan Pablo Rodriguez Montoya" w:date="2012-08-25T09:12:00Z">
            <w:rPr>
              <w:lang w:val="es-CO"/>
            </w:rPr>
          </w:rPrChange>
        </w:rPr>
      </w:pPr>
      <w:bookmarkStart w:id="123" w:name="_Toc333053698"/>
      <w:r w:rsidRPr="003905C0">
        <w:rPr>
          <w:rPrChange w:id="124" w:author="Juan Pablo Rodriguez Montoya" w:date="2012-08-25T09:12:00Z">
            <w:rPr>
              <w:lang w:val="es-CO"/>
            </w:rPr>
          </w:rPrChange>
        </w:rPr>
        <w:t>Diseño de Interfaz</w:t>
      </w:r>
      <w:bookmarkEnd w:id="123"/>
    </w:p>
    <w:p w14:paraId="30C736BD" w14:textId="77777777" w:rsidR="007A7790" w:rsidRPr="003905C0" w:rsidRDefault="007A7790" w:rsidP="00657599">
      <w:pPr>
        <w:pStyle w:val="Prrafodelista"/>
        <w:numPr>
          <w:ilvl w:val="0"/>
          <w:numId w:val="16"/>
        </w:numPr>
        <w:rPr>
          <w:rPrChange w:id="125" w:author="Juan Pablo Rodriguez Montoya" w:date="2012-08-25T09:12:00Z">
            <w:rPr>
              <w:lang w:val="es-CO"/>
            </w:rPr>
          </w:rPrChange>
        </w:rPr>
      </w:pPr>
      <w:r w:rsidRPr="003905C0">
        <w:rPr>
          <w:rPrChange w:id="126" w:author="Juan Pablo Rodriguez Montoya" w:date="2012-08-25T09:12:00Z">
            <w:rPr>
              <w:lang w:val="es-CO"/>
            </w:rPr>
          </w:rPrChange>
        </w:rPr>
        <w:t>Adobe Suite CS6</w:t>
      </w:r>
    </w:p>
    <w:p w14:paraId="658BD07E" w14:textId="77777777" w:rsidR="00F9376D" w:rsidRPr="003905C0" w:rsidRDefault="009031DD" w:rsidP="00657599">
      <w:pPr>
        <w:pStyle w:val="Prrafodelista"/>
        <w:numPr>
          <w:ilvl w:val="0"/>
          <w:numId w:val="16"/>
        </w:numPr>
        <w:rPr>
          <w:rPrChange w:id="127" w:author="Juan Pablo Rodriguez Montoya" w:date="2012-08-25T09:12:00Z">
            <w:rPr>
              <w:lang w:val="es-CO"/>
            </w:rPr>
          </w:rPrChange>
        </w:rPr>
      </w:pPr>
      <w:r w:rsidRPr="003905C0">
        <w:rPr>
          <w:rPrChange w:id="128" w:author="Juan Pablo Rodriguez Montoya" w:date="2012-08-25T09:12:00Z">
            <w:rPr>
              <w:lang w:val="es-CO"/>
            </w:rPr>
          </w:rPrChange>
        </w:rPr>
        <w:t>Maya 3d</w:t>
      </w:r>
    </w:p>
    <w:p w14:paraId="3FCA57D3" w14:textId="77777777" w:rsidR="008B302E" w:rsidRPr="003905C0" w:rsidRDefault="008B302E" w:rsidP="00657599">
      <w:pPr>
        <w:pStyle w:val="Prrafodelista"/>
        <w:numPr>
          <w:ilvl w:val="0"/>
          <w:numId w:val="16"/>
        </w:numPr>
        <w:rPr>
          <w:rPrChange w:id="129" w:author="Juan Pablo Rodriguez Montoya" w:date="2012-08-25T09:12:00Z">
            <w:rPr>
              <w:lang w:val="es-CO"/>
            </w:rPr>
          </w:rPrChange>
        </w:rPr>
      </w:pPr>
      <w:r w:rsidRPr="003905C0">
        <w:rPr>
          <w:rPrChange w:id="130" w:author="Juan Pablo Rodriguez Montoya" w:date="2012-08-25T09:12:00Z">
            <w:rPr>
              <w:lang w:val="es-CO"/>
            </w:rPr>
          </w:rPrChange>
        </w:rPr>
        <w:t>Utilidades</w:t>
      </w:r>
    </w:p>
    <w:p w14:paraId="509822A0" w14:textId="77777777" w:rsidR="009367EE" w:rsidRPr="003905C0" w:rsidRDefault="009367EE" w:rsidP="00657599">
      <w:pPr>
        <w:pStyle w:val="Prrafodelista"/>
        <w:numPr>
          <w:ilvl w:val="0"/>
          <w:numId w:val="16"/>
        </w:numPr>
        <w:rPr>
          <w:rPrChange w:id="131" w:author="Juan Pablo Rodriguez Montoya" w:date="2012-08-25T09:12:00Z">
            <w:rPr>
              <w:lang w:val="es-CO"/>
            </w:rPr>
          </w:rPrChange>
        </w:rPr>
      </w:pPr>
      <w:proofErr w:type="spellStart"/>
      <w:r w:rsidRPr="003905C0">
        <w:rPr>
          <w:rPrChange w:id="132" w:author="Juan Pablo Rodriguez Montoya" w:date="2012-08-25T09:12:00Z">
            <w:rPr>
              <w:lang w:val="es-CO"/>
            </w:rPr>
          </w:rPrChange>
        </w:rPr>
        <w:t>Winmerge</w:t>
      </w:r>
      <w:proofErr w:type="spellEnd"/>
    </w:p>
    <w:p w14:paraId="77754052" w14:textId="77777777" w:rsidR="009367EE" w:rsidRPr="003905C0" w:rsidRDefault="009367EE" w:rsidP="00657599">
      <w:pPr>
        <w:pStyle w:val="Prrafodelista"/>
        <w:numPr>
          <w:ilvl w:val="0"/>
          <w:numId w:val="16"/>
        </w:numPr>
        <w:rPr>
          <w:rPrChange w:id="133" w:author="Juan Pablo Rodriguez Montoya" w:date="2012-08-25T09:12:00Z">
            <w:rPr>
              <w:lang w:val="es-CO"/>
            </w:rPr>
          </w:rPrChange>
        </w:rPr>
      </w:pPr>
      <w:proofErr w:type="spellStart"/>
      <w:r w:rsidRPr="003905C0">
        <w:rPr>
          <w:rPrChange w:id="134" w:author="Juan Pablo Rodriguez Montoya" w:date="2012-08-25T09:12:00Z">
            <w:rPr>
              <w:lang w:val="es-CO"/>
            </w:rPr>
          </w:rPrChange>
        </w:rPr>
        <w:t>Edraw</w:t>
      </w:r>
      <w:proofErr w:type="spellEnd"/>
    </w:p>
    <w:p w14:paraId="68316EB7" w14:textId="77777777" w:rsidR="009367EE" w:rsidRPr="003905C0" w:rsidRDefault="009367EE" w:rsidP="00657599">
      <w:pPr>
        <w:pStyle w:val="Prrafodelista"/>
        <w:numPr>
          <w:ilvl w:val="0"/>
          <w:numId w:val="16"/>
        </w:numPr>
        <w:rPr>
          <w:rPrChange w:id="135" w:author="Juan Pablo Rodriguez Montoya" w:date="2012-08-25T09:12:00Z">
            <w:rPr>
              <w:lang w:val="es-CO"/>
            </w:rPr>
          </w:rPrChange>
        </w:rPr>
      </w:pPr>
      <w:r w:rsidRPr="003905C0">
        <w:rPr>
          <w:rPrChange w:id="136" w:author="Juan Pablo Rodriguez Montoya" w:date="2012-08-25T09:12:00Z">
            <w:rPr>
              <w:lang w:val="es-CO"/>
            </w:rPr>
          </w:rPrChange>
        </w:rPr>
        <w:t>Adobe Reader</w:t>
      </w:r>
    </w:p>
    <w:p w14:paraId="4B715618" w14:textId="77777777" w:rsidR="009367EE" w:rsidRPr="003905C0" w:rsidRDefault="007B0672" w:rsidP="00657599">
      <w:pPr>
        <w:pStyle w:val="Prrafodelista"/>
        <w:numPr>
          <w:ilvl w:val="0"/>
          <w:numId w:val="16"/>
        </w:numPr>
        <w:rPr>
          <w:rPrChange w:id="137" w:author="Juan Pablo Rodriguez Montoya" w:date="2012-08-25T09:12:00Z">
            <w:rPr>
              <w:lang w:val="es-CO"/>
            </w:rPr>
          </w:rPrChange>
        </w:rPr>
      </w:pPr>
      <w:proofErr w:type="spellStart"/>
      <w:r w:rsidRPr="003905C0">
        <w:rPr>
          <w:rPrChange w:id="138" w:author="Juan Pablo Rodriguez Montoya" w:date="2012-08-25T09:12:00Z">
            <w:rPr>
              <w:lang w:val="es-CO"/>
            </w:rPr>
          </w:rPrChange>
        </w:rPr>
        <w:t>Maniac</w:t>
      </w:r>
      <w:proofErr w:type="spellEnd"/>
      <w:r w:rsidRPr="003905C0">
        <w:rPr>
          <w:rPrChange w:id="139" w:author="Juan Pablo Rodriguez Montoya" w:date="2012-08-25T09:12:00Z">
            <w:rPr>
              <w:lang w:val="es-CO"/>
            </w:rPr>
          </w:rPrChange>
        </w:rPr>
        <w:t xml:space="preserve"> Time</w:t>
      </w:r>
    </w:p>
    <w:p w14:paraId="5600BAF9" w14:textId="77777777" w:rsidR="007B0672" w:rsidRPr="003905C0" w:rsidRDefault="00B424C3" w:rsidP="00657599">
      <w:pPr>
        <w:pStyle w:val="Prrafodelista"/>
        <w:numPr>
          <w:ilvl w:val="0"/>
          <w:numId w:val="16"/>
        </w:numPr>
        <w:rPr>
          <w:rPrChange w:id="140" w:author="Juan Pablo Rodriguez Montoya" w:date="2012-08-25T09:12:00Z">
            <w:rPr>
              <w:lang w:val="es-CO"/>
            </w:rPr>
          </w:rPrChange>
        </w:rPr>
      </w:pPr>
      <w:r w:rsidRPr="008040D2">
        <w:rPr>
          <w:rPrChange w:id="141" w:author="Juan Pablo Rodriguez Montoya" w:date="2012-08-25T09:12:00Z">
            <w:rPr>
              <w:lang w:val="es-CO"/>
            </w:rPr>
          </w:rPrChange>
        </w:rPr>
        <w:t>Microsoft Office 2010</w:t>
      </w:r>
    </w:p>
    <w:p w14:paraId="7511BDA4" w14:textId="77777777" w:rsidR="00A3273C" w:rsidRPr="003905C0" w:rsidRDefault="00A3273C" w:rsidP="00657599">
      <w:pPr>
        <w:pStyle w:val="Prrafodelista"/>
        <w:numPr>
          <w:ilvl w:val="0"/>
          <w:numId w:val="16"/>
        </w:numPr>
        <w:rPr>
          <w:rPrChange w:id="142" w:author="Juan Pablo Rodriguez Montoya" w:date="2012-08-25T09:12:00Z">
            <w:rPr>
              <w:lang w:val="es-CO"/>
            </w:rPr>
          </w:rPrChange>
        </w:rPr>
      </w:pPr>
      <w:proofErr w:type="spellStart"/>
      <w:r w:rsidRPr="003905C0">
        <w:rPr>
          <w:rPrChange w:id="143" w:author="Juan Pablo Rodriguez Montoya" w:date="2012-08-25T09:12:00Z">
            <w:rPr>
              <w:lang w:val="es-CO"/>
            </w:rPr>
          </w:rPrChange>
        </w:rPr>
        <w:t>Skype</w:t>
      </w:r>
      <w:proofErr w:type="spellEnd"/>
    </w:p>
    <w:p w14:paraId="126CF295" w14:textId="760ADEE9" w:rsidR="00A3273C" w:rsidRPr="003905C0" w:rsidRDefault="00A3273C" w:rsidP="00657599">
      <w:pPr>
        <w:pStyle w:val="Prrafodelista"/>
        <w:numPr>
          <w:ilvl w:val="0"/>
          <w:numId w:val="16"/>
        </w:numPr>
        <w:rPr>
          <w:rPrChange w:id="144" w:author="Juan Pablo Rodriguez Montoya" w:date="2012-08-25T09:12:00Z">
            <w:rPr>
              <w:lang w:val="es-CO"/>
            </w:rPr>
          </w:rPrChange>
        </w:rPr>
      </w:pPr>
      <w:proofErr w:type="spellStart"/>
      <w:r w:rsidRPr="003905C0">
        <w:rPr>
          <w:rPrChange w:id="145" w:author="Juan Pablo Rodriguez Montoya" w:date="2012-08-25T09:12:00Z">
            <w:rPr>
              <w:lang w:val="es-CO"/>
            </w:rPr>
          </w:rPrChange>
        </w:rPr>
        <w:t>Dropbox</w:t>
      </w:r>
      <w:proofErr w:type="spellEnd"/>
    </w:p>
    <w:p w14:paraId="78A2ECBB" w14:textId="661A9D66" w:rsidR="00A3273C" w:rsidRPr="003905C0" w:rsidRDefault="00A3273C" w:rsidP="00C275AD">
      <w:pPr>
        <w:pStyle w:val="Ttulo3"/>
        <w:rPr>
          <w:rPrChange w:id="146" w:author="Juan Pablo Rodriguez Montoya" w:date="2012-08-25T09:12:00Z">
            <w:rPr>
              <w:lang w:val="es-CO"/>
            </w:rPr>
          </w:rPrChange>
        </w:rPr>
      </w:pPr>
      <w:bookmarkStart w:id="147" w:name="_Toc333053699"/>
      <w:r w:rsidRPr="003905C0">
        <w:rPr>
          <w:rPrChange w:id="148" w:author="Juan Pablo Rodriguez Montoya" w:date="2012-08-25T09:12:00Z">
            <w:rPr>
              <w:lang w:val="es-CO"/>
            </w:rPr>
          </w:rPrChange>
        </w:rPr>
        <w:t xml:space="preserve">Listas de </w:t>
      </w:r>
      <w:r w:rsidR="006C12CB" w:rsidRPr="003905C0">
        <w:rPr>
          <w:rPrChange w:id="149" w:author="Juan Pablo Rodriguez Montoya" w:date="2012-08-25T09:12:00Z">
            <w:rPr>
              <w:lang w:val="es-CO"/>
            </w:rPr>
          </w:rPrChange>
        </w:rPr>
        <w:t>Distribución</w:t>
      </w:r>
      <w:r w:rsidRPr="003905C0">
        <w:rPr>
          <w:rPrChange w:id="150" w:author="Juan Pablo Rodriguez Montoya" w:date="2012-08-25T09:12:00Z">
            <w:rPr>
              <w:lang w:val="es-CO"/>
            </w:rPr>
          </w:rPrChange>
        </w:rPr>
        <w:t xml:space="preserve"> de Correos</w:t>
      </w:r>
      <w:bookmarkEnd w:id="147"/>
    </w:p>
    <w:p w14:paraId="23E7CBC2" w14:textId="1A16768D" w:rsidR="00A3273C" w:rsidRPr="003905C0" w:rsidRDefault="00A3273C" w:rsidP="00657599">
      <w:pPr>
        <w:pStyle w:val="Prrafodelista"/>
        <w:numPr>
          <w:ilvl w:val="0"/>
          <w:numId w:val="17"/>
        </w:numPr>
        <w:rPr>
          <w:rPrChange w:id="151" w:author="Juan Pablo Rodriguez Montoya" w:date="2012-08-25T09:12:00Z">
            <w:rPr>
              <w:lang w:val="es-CO"/>
            </w:rPr>
          </w:rPrChange>
        </w:rPr>
      </w:pPr>
      <w:r w:rsidRPr="003905C0">
        <w:rPr>
          <w:rPrChange w:id="152" w:author="Juan Pablo Rodriguez Montoya" w:date="2012-08-25T09:12:00Z">
            <w:rPr>
              <w:lang w:val="es-CO"/>
            </w:rPr>
          </w:rPrChange>
        </w:rPr>
        <w:t xml:space="preserve">Google </w:t>
      </w:r>
      <w:proofErr w:type="spellStart"/>
      <w:r w:rsidRPr="003905C0">
        <w:rPr>
          <w:rPrChange w:id="153" w:author="Juan Pablo Rodriguez Montoya" w:date="2012-08-25T09:12:00Z">
            <w:rPr>
              <w:lang w:val="es-CO"/>
            </w:rPr>
          </w:rPrChange>
        </w:rPr>
        <w:t>Groups</w:t>
      </w:r>
      <w:proofErr w:type="spellEnd"/>
    </w:p>
    <w:p w14:paraId="0E808E52" w14:textId="77777777" w:rsidR="008076C4" w:rsidRPr="003905C0" w:rsidRDefault="008076C4" w:rsidP="00657599">
      <w:pPr>
        <w:pStyle w:val="Prrafodelista"/>
        <w:numPr>
          <w:ilvl w:val="0"/>
          <w:numId w:val="17"/>
        </w:numPr>
        <w:rPr>
          <w:rPrChange w:id="154" w:author="Juan Pablo Rodriguez Montoya" w:date="2012-08-25T09:12:00Z">
            <w:rPr>
              <w:lang w:val="es-CO"/>
            </w:rPr>
          </w:rPrChange>
        </w:rPr>
      </w:pPr>
      <w:r w:rsidRPr="003905C0">
        <w:rPr>
          <w:rPrChange w:id="155" w:author="Juan Pablo Rodriguez Montoya" w:date="2012-08-25T09:12:00Z">
            <w:rPr>
              <w:lang w:val="es-CO"/>
            </w:rPr>
          </w:rPrChange>
        </w:rPr>
        <w:t>Herramientas Hardware</w:t>
      </w:r>
    </w:p>
    <w:p w14:paraId="74E0A625" w14:textId="77777777" w:rsidR="008076C4" w:rsidRPr="003905C0" w:rsidRDefault="000C6FCE" w:rsidP="00657599">
      <w:pPr>
        <w:pStyle w:val="Prrafodelista"/>
        <w:numPr>
          <w:ilvl w:val="0"/>
          <w:numId w:val="17"/>
        </w:numPr>
        <w:rPr>
          <w:rPrChange w:id="156" w:author="Juan Pablo Rodriguez Montoya" w:date="2012-08-25T09:12:00Z">
            <w:rPr>
              <w:lang w:val="es-CO"/>
            </w:rPr>
          </w:rPrChange>
        </w:rPr>
      </w:pPr>
      <w:r w:rsidRPr="003905C0">
        <w:rPr>
          <w:rPrChange w:id="157" w:author="Juan Pablo Rodriguez Montoya" w:date="2012-08-25T09:12:00Z">
            <w:rPr>
              <w:lang w:val="es-CO"/>
            </w:rPr>
          </w:rPrChange>
        </w:rPr>
        <w:t>Laptops</w:t>
      </w:r>
    </w:p>
    <w:p w14:paraId="27ED9DB7" w14:textId="4DE9C885" w:rsidR="000C6FCE" w:rsidRPr="003905C0" w:rsidRDefault="00D32D4B" w:rsidP="00657599">
      <w:pPr>
        <w:pStyle w:val="Ttulo2"/>
        <w:rPr>
          <w:rPrChange w:id="158" w:author="Juan Pablo Rodriguez Montoya" w:date="2012-08-25T09:12:00Z">
            <w:rPr>
              <w:lang w:val="es-CO"/>
            </w:rPr>
          </w:rPrChange>
        </w:rPr>
      </w:pPr>
      <w:bookmarkStart w:id="159" w:name="_Toc333053700"/>
      <w:r w:rsidRPr="003905C0">
        <w:rPr>
          <w:rPrChange w:id="160" w:author="Juan Pablo Rodriguez Montoya" w:date="2012-08-25T09:12:00Z">
            <w:rPr>
              <w:lang w:val="es-CO"/>
            </w:rPr>
          </w:rPrChange>
        </w:rPr>
        <w:t>Herramientas de Hardware</w:t>
      </w:r>
      <w:bookmarkEnd w:id="159"/>
    </w:p>
    <w:p w14:paraId="61C82F06" w14:textId="77777777" w:rsidR="00A3273C" w:rsidRPr="00074DE9" w:rsidRDefault="00A3273C" w:rsidP="00874EE1">
      <w:pPr>
        <w:rPr>
          <w:lang w:val="en-US"/>
        </w:rPr>
      </w:pPr>
    </w:p>
    <w:p w14:paraId="57C0E633" w14:textId="77777777" w:rsidR="00941AC3" w:rsidRPr="00074DE9" w:rsidRDefault="00941AC3" w:rsidP="00874EE1">
      <w:pPr>
        <w:rPr>
          <w:lang w:val="en-US"/>
        </w:rPr>
      </w:pPr>
    </w:p>
    <w:p w14:paraId="43553626" w14:textId="77777777" w:rsidR="00D9745F" w:rsidRPr="00074DE9" w:rsidRDefault="00D9745F" w:rsidP="00F31C00">
      <w:pPr>
        <w:pStyle w:val="Ttulo2"/>
        <w:rPr>
          <w:rFonts w:ascii="Arial" w:hAnsi="Arial"/>
          <w:sz w:val="28"/>
          <w:lang w:val="en-US"/>
        </w:rPr>
      </w:pPr>
      <w:bookmarkStart w:id="161" w:name="_Toc333053701"/>
      <w:r w:rsidRPr="00074DE9">
        <w:rPr>
          <w:rFonts w:ascii="Arial" w:hAnsi="Arial"/>
          <w:sz w:val="28"/>
          <w:lang w:val="en-US"/>
        </w:rPr>
        <w:t>4.5 Product Acceptance plan</w:t>
      </w:r>
      <w:bookmarkEnd w:id="161"/>
    </w:p>
    <w:p w14:paraId="370B3376" w14:textId="77777777" w:rsidR="001B342C" w:rsidRPr="00074DE9" w:rsidRDefault="001B342C" w:rsidP="001B342C">
      <w:pPr>
        <w:rPr>
          <w:lang w:val="en-US"/>
        </w:rPr>
      </w:pPr>
    </w:p>
    <w:p w14:paraId="43C1FFAC" w14:textId="77777777" w:rsidR="00D9745F" w:rsidRPr="00C275AD" w:rsidRDefault="00D9745F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162" w:name="_Toc333053702"/>
      <w:r w:rsidRPr="00C275AD">
        <w:rPr>
          <w:rFonts w:ascii="Arial" w:hAnsi="Arial"/>
          <w:sz w:val="28"/>
          <w:lang w:val="en-US"/>
        </w:rPr>
        <w:t>4.6 Project Organization</w:t>
      </w:r>
      <w:bookmarkEnd w:id="162"/>
    </w:p>
    <w:p w14:paraId="047A401B" w14:textId="77777777" w:rsidR="00D9745F" w:rsidRPr="00C275AD" w:rsidRDefault="00D9745F" w:rsidP="00F31C00">
      <w:pPr>
        <w:pStyle w:val="Ttulo3"/>
        <w:rPr>
          <w:rFonts w:ascii="Arial" w:hAnsi="Arial" w:cs="Arial"/>
          <w:sz w:val="28"/>
          <w:szCs w:val="28"/>
          <w:lang w:val="en-US"/>
        </w:rPr>
      </w:pPr>
      <w:bookmarkStart w:id="163" w:name="_Toc333053703"/>
      <w:r w:rsidRPr="00C275AD">
        <w:rPr>
          <w:rFonts w:ascii="Arial" w:hAnsi="Arial"/>
          <w:sz w:val="28"/>
          <w:lang w:val="en-US"/>
        </w:rPr>
        <w:t>4.6.1 External Interfaces</w:t>
      </w:r>
      <w:bookmarkEnd w:id="163"/>
    </w:p>
    <w:p w14:paraId="1E4C1762" w14:textId="77777777" w:rsidR="00C52140" w:rsidRPr="00C275AD" w:rsidRDefault="00C52140" w:rsidP="00C52140">
      <w:pPr>
        <w:rPr>
          <w:lang w:val="en-US"/>
        </w:rPr>
      </w:pPr>
    </w:p>
    <w:p w14:paraId="6829D0CF" w14:textId="77777777" w:rsidR="00C52140" w:rsidRPr="00053B29" w:rsidRDefault="00C52140" w:rsidP="00C52140">
      <w:pPr>
        <w:rPr>
          <w:rPrChange w:id="164" w:author="Juan Pablo Rodriguez Montoya" w:date="2012-08-25T09:12:00Z">
            <w:rPr>
              <w:lang w:val="es-CO"/>
            </w:rPr>
          </w:rPrChange>
        </w:rPr>
      </w:pPr>
    </w:p>
    <w:p w14:paraId="60F9FE62" w14:textId="4434F94C" w:rsidR="00D9745F" w:rsidRPr="00053B29" w:rsidRDefault="00D9745F" w:rsidP="00074DE9">
      <w:pPr>
        <w:pStyle w:val="Ttulo3"/>
        <w:tabs>
          <w:tab w:val="center" w:pos="4135"/>
        </w:tabs>
        <w:rPr>
          <w:rFonts w:ascii="Arial" w:hAnsi="Arial"/>
          <w:sz w:val="28"/>
          <w:rPrChange w:id="165" w:author="Juan Pablo Rodriguez Montoya" w:date="2012-08-25T09:12:00Z">
            <w:rPr>
              <w:rFonts w:ascii="Arial" w:hAnsi="Arial" w:cs="Arial"/>
              <w:sz w:val="28"/>
              <w:szCs w:val="28"/>
              <w:lang w:val="es-CO"/>
            </w:rPr>
          </w:rPrChange>
        </w:rPr>
      </w:pPr>
      <w:bookmarkStart w:id="166" w:name="_Toc333053704"/>
      <w:r w:rsidRPr="00053B29">
        <w:rPr>
          <w:rFonts w:ascii="Arial" w:hAnsi="Arial"/>
          <w:sz w:val="28"/>
          <w:rPrChange w:id="167" w:author="Juan Pablo Rodriguez Montoya" w:date="2012-08-25T09:12:00Z">
            <w:rPr>
              <w:rFonts w:ascii="Arial" w:hAnsi="Arial" w:cs="Arial"/>
              <w:sz w:val="28"/>
              <w:szCs w:val="28"/>
              <w:lang w:val="es-CO"/>
            </w:rPr>
          </w:rPrChange>
        </w:rPr>
        <w:t xml:space="preserve">4.6.2 </w:t>
      </w:r>
      <w:r w:rsidR="00D03A58" w:rsidRPr="00053B29">
        <w:rPr>
          <w:rFonts w:ascii="Arial" w:hAnsi="Arial"/>
          <w:sz w:val="28"/>
          <w:rPrChange w:id="168" w:author="Juan Pablo Rodriguez Montoya" w:date="2012-08-25T09:12:00Z">
            <w:rPr>
              <w:rFonts w:ascii="Arial" w:hAnsi="Arial" w:cs="Arial"/>
              <w:sz w:val="28"/>
              <w:szCs w:val="28"/>
              <w:lang w:val="es-CO"/>
            </w:rPr>
          </w:rPrChange>
        </w:rPr>
        <w:t>Interfaces internas</w:t>
      </w:r>
      <w:bookmarkEnd w:id="166"/>
      <w:r w:rsidR="00D03A58" w:rsidRPr="00053B29">
        <w:rPr>
          <w:rFonts w:ascii="Arial" w:hAnsi="Arial"/>
          <w:sz w:val="28"/>
          <w:rPrChange w:id="169" w:author="Juan Pablo Rodriguez Montoya" w:date="2012-08-25T09:12:00Z">
            <w:rPr>
              <w:rFonts w:ascii="Arial" w:hAnsi="Arial" w:cs="Arial"/>
              <w:sz w:val="28"/>
              <w:szCs w:val="28"/>
              <w:lang w:val="es-CO"/>
            </w:rPr>
          </w:rPrChange>
        </w:rPr>
        <w:t xml:space="preserve"> </w:t>
      </w:r>
    </w:p>
    <w:p w14:paraId="71A0E6BE" w14:textId="77777777" w:rsidR="00D03A58" w:rsidRDefault="00D03A58" w:rsidP="00074DE9">
      <w:pPr>
        <w:jc w:val="both"/>
      </w:pPr>
      <w:proofErr w:type="spellStart"/>
      <w:r>
        <w:t>Fifth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Corp</w:t>
      </w:r>
      <w:proofErr w:type="spellEnd"/>
      <w:r>
        <w:t>, está constituida por seis  estudiantes de Ingeniería de Sistemas</w:t>
      </w:r>
      <w:r w:rsidR="002C1BC6">
        <w:t xml:space="preserve"> de</w:t>
      </w:r>
      <w:r>
        <w:t xml:space="preserve"> la Pontificia Universidad Javeriana, los cuales poseen un perfil característico  que está </w:t>
      </w:r>
      <w:r w:rsidR="00296764">
        <w:t>consignado</w:t>
      </w:r>
      <w:r>
        <w:t xml:space="preserve"> en su correspondiente </w:t>
      </w:r>
      <w:commentRangeStart w:id="170"/>
      <w:r>
        <w:t>hoja de vida</w:t>
      </w:r>
      <w:commentRangeEnd w:id="170"/>
      <w:r>
        <w:rPr>
          <w:rStyle w:val="Refdecomentario"/>
        </w:rPr>
        <w:commentReference w:id="170"/>
      </w:r>
      <w:r>
        <w:t>. Los integrantes son liderados por el gerente del proyecto, basados en los principios de respeto,</w:t>
      </w:r>
      <w:r w:rsidR="00296764">
        <w:t xml:space="preserve"> honestidad,</w:t>
      </w:r>
      <w:r>
        <w:t xml:space="preserve"> transparencia, comunicación</w:t>
      </w:r>
      <w:r w:rsidR="00296764">
        <w:t>,</w:t>
      </w:r>
      <w:r>
        <w:t xml:space="preserve"> cooperación</w:t>
      </w:r>
      <w:r w:rsidR="00296764">
        <w:t xml:space="preserve"> y democracia</w:t>
      </w:r>
      <w:r>
        <w:t>.</w:t>
      </w:r>
      <w:r w:rsidR="00296764">
        <w:t xml:space="preserve"> Donde</w:t>
      </w:r>
      <w:r w:rsidR="002C1BC6">
        <w:t xml:space="preserve"> todos los integrantes son parti</w:t>
      </w:r>
      <w:r w:rsidR="00296764">
        <w:t xml:space="preserve">cipes de las decisiones tomadas mediante el consenso como mecanismo para solventar las diferencias.  </w:t>
      </w:r>
    </w:p>
    <w:p w14:paraId="44C0EB81" w14:textId="77777777" w:rsidR="00C260FE" w:rsidRDefault="00FA2B6E" w:rsidP="00074DE9">
      <w:pPr>
        <w:jc w:val="both"/>
      </w:pPr>
      <w:r>
        <w:t>Los miembros del equipo poseerán un rol principal</w:t>
      </w:r>
      <w:r w:rsidR="00C260FE">
        <w:t xml:space="preserve"> acorde a su perfil</w:t>
      </w:r>
      <w:r w:rsidR="00B24F6B">
        <w:t>, y otros secundarios, que</w:t>
      </w:r>
      <w:r>
        <w:t xml:space="preserve"> </w:t>
      </w:r>
      <w:r w:rsidR="00B24F6B">
        <w:t>e</w:t>
      </w:r>
      <w:r>
        <w:t xml:space="preserve">n el transcurso del proyecto </w:t>
      </w:r>
      <w:r w:rsidR="00B24F6B">
        <w:t>podrán</w:t>
      </w:r>
      <w:r>
        <w:t xml:space="preserve"> ser dinámicos.</w:t>
      </w:r>
      <w:r w:rsidR="00C260FE">
        <w:t xml:space="preserve"> </w:t>
      </w:r>
    </w:p>
    <w:p w14:paraId="38177DAB" w14:textId="77777777" w:rsidR="00F74749" w:rsidRDefault="00F74749" w:rsidP="00074DE9">
      <w:pPr>
        <w:jc w:val="both"/>
      </w:pPr>
      <w:r>
        <w:t>El líder del proyecto, es quien asigna responsabilidades a los miembros del grupo, facilitando sus reuniones, sintetiza</w:t>
      </w:r>
      <w:r w:rsidR="00B24F6B">
        <w:t>ndo</w:t>
      </w:r>
      <w:r>
        <w:t xml:space="preserve"> el estado del proyecto y coordina</w:t>
      </w:r>
      <w:r w:rsidR="00B24F6B">
        <w:t>ndo</w:t>
      </w:r>
      <w:r>
        <w:t xml:space="preserve"> con los compañeros las tareas para lograr los objetivos del proyecto. </w:t>
      </w:r>
    </w:p>
    <w:p w14:paraId="783CDFBC" w14:textId="77777777" w:rsidR="00A309FC" w:rsidRDefault="00A309FC" w:rsidP="00074DE9">
      <w:pPr>
        <w:jc w:val="both"/>
      </w:pPr>
      <w:r>
        <w:t xml:space="preserve">La siguiente ilustración, muestra </w:t>
      </w:r>
      <w:r w:rsidR="00B24F6B">
        <w:t>cómo</w:t>
      </w:r>
      <w:r>
        <w:t xml:space="preserve"> aunque todos los miembros tienen la misma jerarquía</w:t>
      </w:r>
      <w:r w:rsidR="00FD5458">
        <w:t>. E</w:t>
      </w:r>
      <w:r>
        <w:t xml:space="preserve">s el líder quien desde el centro guía el equipo. </w:t>
      </w:r>
      <w:r w:rsidR="00FD5458">
        <w:t>Asemejándose</w:t>
      </w:r>
      <w:r>
        <w:t xml:space="preserve"> a una estructura de </w:t>
      </w:r>
      <w:commentRangeStart w:id="171"/>
      <w:r>
        <w:t>Bazar</w:t>
      </w:r>
      <w:commentRangeEnd w:id="171"/>
      <w:r w:rsidR="00FD5458">
        <w:rPr>
          <w:rStyle w:val="Refdecomentario"/>
        </w:rPr>
        <w:commentReference w:id="171"/>
      </w:r>
      <w:r w:rsidR="003B05C8">
        <w:t>.</w:t>
      </w:r>
    </w:p>
    <w:p w14:paraId="52602E99" w14:textId="77777777" w:rsidR="003B05C8" w:rsidRDefault="003B05C8" w:rsidP="00074DE9">
      <w:pPr>
        <w:jc w:val="both"/>
      </w:pPr>
      <w:r>
        <w:t>Para conocer con mayor detalle</w:t>
      </w:r>
      <w:r w:rsidR="008E78A1">
        <w:t>n</w:t>
      </w:r>
      <w:r>
        <w:t xml:space="preserve"> los roles existentes durante el desarrollo del proyecto, revisar el </w:t>
      </w:r>
      <w:commentRangeStart w:id="172"/>
      <w:r>
        <w:t>mapa mental de roles</w:t>
      </w:r>
      <w:commentRangeEnd w:id="172"/>
      <w:r w:rsidR="008E78A1">
        <w:rPr>
          <w:rStyle w:val="Refdecomentario"/>
        </w:rPr>
        <w:commentReference w:id="172"/>
      </w:r>
      <w:r w:rsidR="00D148D6">
        <w:t xml:space="preserve">, mientras que para indagar por la </w:t>
      </w:r>
      <w:proofErr w:type="spellStart"/>
      <w:r w:rsidR="00D148D6">
        <w:t>interaccion</w:t>
      </w:r>
      <w:proofErr w:type="spellEnd"/>
      <w:r w:rsidR="00D148D6">
        <w:t xml:space="preserve"> interna del grupo puede leer las </w:t>
      </w:r>
      <w:commentRangeStart w:id="173"/>
      <w:r w:rsidR="00D148D6">
        <w:t>reglas</w:t>
      </w:r>
      <w:r w:rsidR="008E78A1">
        <w:t xml:space="preserve"> de </w:t>
      </w:r>
      <w:proofErr w:type="spellStart"/>
      <w:r w:rsidR="008E78A1">
        <w:t>Fifth</w:t>
      </w:r>
      <w:proofErr w:type="spellEnd"/>
      <w:r w:rsidR="008E78A1">
        <w:t xml:space="preserve"> Flor </w:t>
      </w:r>
      <w:proofErr w:type="spellStart"/>
      <w:r w:rsidR="008E78A1">
        <w:t>Coorp</w:t>
      </w:r>
      <w:commentRangeEnd w:id="173"/>
      <w:proofErr w:type="spellEnd"/>
      <w:r w:rsidR="008E78A1">
        <w:rPr>
          <w:rStyle w:val="Refdecomentario"/>
        </w:rPr>
        <w:commentReference w:id="173"/>
      </w:r>
      <w:r>
        <w:t>.</w:t>
      </w:r>
      <w:r w:rsidR="008E78A1">
        <w:t xml:space="preserve"> </w:t>
      </w:r>
    </w:p>
    <w:p w14:paraId="4EE894CC" w14:textId="77777777" w:rsidR="008E78A1" w:rsidRDefault="008E78A1" w:rsidP="00074DE9">
      <w:pPr>
        <w:jc w:val="both"/>
      </w:pPr>
    </w:p>
    <w:p w14:paraId="4BA1418E" w14:textId="77777777" w:rsidR="008E78A1" w:rsidRPr="005A677B" w:rsidRDefault="008E78A1" w:rsidP="00074DE9">
      <w:pPr>
        <w:jc w:val="both"/>
      </w:pPr>
    </w:p>
    <w:p w14:paraId="045CD090" w14:textId="77777777" w:rsidR="00A460BF" w:rsidRDefault="005A677B" w:rsidP="00074DE9">
      <w:pPr>
        <w:jc w:val="both"/>
      </w:pPr>
      <w:r w:rsidRPr="00074DE9">
        <w:rPr>
          <w:noProof/>
        </w:rPr>
        <w:t>gg</w:t>
      </w:r>
      <w:r w:rsidR="00C260FE" w:rsidRPr="00074DE9">
        <w:rPr>
          <w:rPrChange w:id="174" w:author="Juan Pablo Rodriguez Montoya" w:date="2012-08-25T09:12:00Z">
            <w:rPr>
              <w:noProof/>
              <w:lang w:eastAsia="ja-JP"/>
            </w:rPr>
          </w:rPrChange>
        </w:rPr>
        <w:drawing>
          <wp:inline distT="0" distB="0" distL="0" distR="0" wp14:anchorId="5D1BD123" wp14:editId="0F33112C">
            <wp:extent cx="5252085" cy="3063875"/>
            <wp:effectExtent l="0" t="19050" r="0" b="79375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14:paraId="77B9CDF8" w14:textId="77777777" w:rsidR="00FA2B6E" w:rsidRDefault="00A460BF" w:rsidP="00074DE9">
      <w:pPr>
        <w:pStyle w:val="Epgrafe"/>
        <w:jc w:val="center"/>
      </w:pPr>
      <w:bookmarkStart w:id="175" w:name="_Toc333018256"/>
      <w:r w:rsidRPr="00A460BF">
        <w:t xml:space="preserve">Ilustración </w:t>
      </w:r>
      <w:r>
        <w:fldChar w:fldCharType="begin"/>
      </w:r>
      <w:r w:rsidRPr="008E78A1">
        <w:instrText xml:space="preserve"> SEQ Ilustración \* ARABIC </w:instrText>
      </w:r>
      <w:r>
        <w:fldChar w:fldCharType="separate"/>
      </w:r>
      <w:r w:rsidRPr="00A460BF">
        <w:rPr>
          <w:noProof/>
        </w:rPr>
        <w:t>1</w:t>
      </w:r>
      <w:r>
        <w:fldChar w:fldCharType="end"/>
      </w:r>
      <w:r w:rsidRPr="00A460BF">
        <w:t xml:space="preserve">: Organigrama de </w:t>
      </w:r>
      <w:proofErr w:type="spellStart"/>
      <w:r w:rsidRPr="00A460BF">
        <w:t>Fift</w:t>
      </w:r>
      <w:proofErr w:type="spellEnd"/>
      <w:r w:rsidRPr="00A460BF">
        <w:t xml:space="preserve"> </w:t>
      </w:r>
      <w:proofErr w:type="spellStart"/>
      <w:r w:rsidRPr="00A460BF">
        <w:t>Floor</w:t>
      </w:r>
      <w:proofErr w:type="spellEnd"/>
      <w:r w:rsidRPr="00A460BF">
        <w:t xml:space="preserve"> </w:t>
      </w:r>
      <w:proofErr w:type="spellStart"/>
      <w:r w:rsidRPr="00A460BF">
        <w:t>Coorp</w:t>
      </w:r>
      <w:bookmarkEnd w:id="175"/>
      <w:proofErr w:type="spellEnd"/>
    </w:p>
    <w:p w14:paraId="2E1FA2FF" w14:textId="77777777" w:rsidR="003B05C8" w:rsidRDefault="003B05C8" w:rsidP="00074DE9"/>
    <w:p w14:paraId="0EBCECE0" w14:textId="77777777" w:rsidR="003B05C8" w:rsidRPr="003B05C8" w:rsidRDefault="003B05C8" w:rsidP="00074DE9"/>
    <w:p w14:paraId="00D817DC" w14:textId="77777777" w:rsidR="003B05C8" w:rsidRDefault="003B05C8" w:rsidP="00074DE9"/>
    <w:p w14:paraId="7D17F529" w14:textId="77777777" w:rsidR="003B05C8" w:rsidRPr="003B05C8" w:rsidRDefault="003B05C8" w:rsidP="00074DE9"/>
    <w:p w14:paraId="1B25267A" w14:textId="77777777" w:rsidR="0020671D" w:rsidRPr="00074DE9" w:rsidRDefault="0020671D" w:rsidP="00074DE9">
      <w:pPr>
        <w:jc w:val="both"/>
      </w:pPr>
    </w:p>
    <w:p w14:paraId="7B41C9A5" w14:textId="77777777" w:rsidR="00D9745F" w:rsidRPr="005A677B" w:rsidRDefault="00D9745F" w:rsidP="00F31C00">
      <w:pPr>
        <w:pStyle w:val="Ttulo3"/>
        <w:rPr>
          <w:rFonts w:ascii="Arial" w:hAnsi="Arial" w:cs="Arial"/>
          <w:sz w:val="28"/>
          <w:szCs w:val="28"/>
          <w:lang w:val="en-US"/>
        </w:rPr>
      </w:pPr>
      <w:bookmarkStart w:id="176" w:name="_Toc333053705"/>
      <w:r w:rsidRPr="005A677B">
        <w:rPr>
          <w:rFonts w:ascii="Arial" w:hAnsi="Arial" w:cs="Arial"/>
          <w:sz w:val="28"/>
          <w:szCs w:val="28"/>
          <w:lang w:val="en-US"/>
        </w:rPr>
        <w:t>4.6.3 Authorities and responsibilities</w:t>
      </w:r>
      <w:bookmarkEnd w:id="176"/>
    </w:p>
    <w:p w14:paraId="25E1A90B" w14:textId="77777777" w:rsidR="00D9745F" w:rsidRPr="005A677B" w:rsidRDefault="00D9745F" w:rsidP="00F31C00">
      <w:pPr>
        <w:rPr>
          <w:rFonts w:ascii="Arial" w:hAnsi="Arial" w:cs="Arial"/>
          <w:sz w:val="28"/>
          <w:szCs w:val="28"/>
          <w:lang w:val="en-US"/>
        </w:rPr>
      </w:pPr>
    </w:p>
    <w:p w14:paraId="5D1EC643" w14:textId="77777777" w:rsidR="00D9745F" w:rsidRPr="005A677B" w:rsidRDefault="00D9745F" w:rsidP="00F31C00">
      <w:pPr>
        <w:pStyle w:val="Ttulo1"/>
        <w:rPr>
          <w:rFonts w:ascii="Arial" w:hAnsi="Arial" w:cs="Arial"/>
          <w:lang w:val="en-US"/>
        </w:rPr>
      </w:pPr>
      <w:bookmarkStart w:id="177" w:name="_Toc333053706"/>
      <w:r w:rsidRPr="00074DE9">
        <w:rPr>
          <w:rFonts w:ascii="Arial" w:hAnsi="Arial"/>
          <w:lang w:val="en-US"/>
        </w:rPr>
        <w:t>5. Project planning</w:t>
      </w:r>
      <w:bookmarkEnd w:id="177"/>
    </w:p>
    <w:p w14:paraId="00A8EC2F" w14:textId="77777777" w:rsidR="00D9745F" w:rsidRPr="005A677B" w:rsidRDefault="00D9745F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178" w:name="_Toc333053707"/>
      <w:r w:rsidRPr="005A677B">
        <w:rPr>
          <w:rFonts w:ascii="Arial" w:hAnsi="Arial" w:cs="Arial"/>
          <w:sz w:val="28"/>
          <w:szCs w:val="28"/>
          <w:lang w:val="en-US"/>
        </w:rPr>
        <w:t>5.1 Project initiation</w:t>
      </w:r>
      <w:bookmarkEnd w:id="178"/>
    </w:p>
    <w:p w14:paraId="6B797381" w14:textId="77777777" w:rsidR="00D9745F" w:rsidRPr="005A677B" w:rsidRDefault="00D9745F" w:rsidP="00F31C00">
      <w:pPr>
        <w:pStyle w:val="Ttulo3"/>
        <w:rPr>
          <w:rFonts w:ascii="Arial" w:hAnsi="Arial" w:cs="Arial"/>
          <w:sz w:val="28"/>
          <w:szCs w:val="28"/>
          <w:lang w:val="en-US"/>
        </w:rPr>
      </w:pPr>
      <w:bookmarkStart w:id="179" w:name="_Toc333053708"/>
      <w:r w:rsidRPr="005A677B">
        <w:rPr>
          <w:rFonts w:ascii="Arial" w:hAnsi="Arial" w:cs="Arial"/>
          <w:sz w:val="28"/>
          <w:szCs w:val="28"/>
          <w:lang w:val="en-US"/>
        </w:rPr>
        <w:t>5.1.1 Estimation Plan</w:t>
      </w:r>
      <w:bookmarkEnd w:id="179"/>
    </w:p>
    <w:p w14:paraId="2D51110E" w14:textId="77777777" w:rsidR="00D9745F" w:rsidRPr="005A677B" w:rsidRDefault="00D9745F" w:rsidP="00F31C00">
      <w:pPr>
        <w:pStyle w:val="Ttulo3"/>
        <w:rPr>
          <w:rFonts w:ascii="Arial" w:hAnsi="Arial" w:cs="Arial"/>
          <w:sz w:val="28"/>
          <w:szCs w:val="28"/>
          <w:lang w:val="en-US"/>
        </w:rPr>
      </w:pPr>
      <w:bookmarkStart w:id="180" w:name="_Toc333053709"/>
      <w:r w:rsidRPr="005A677B">
        <w:rPr>
          <w:rFonts w:ascii="Arial" w:hAnsi="Arial" w:cs="Arial"/>
          <w:sz w:val="28"/>
          <w:szCs w:val="28"/>
          <w:lang w:val="en-US"/>
        </w:rPr>
        <w:t>5.1.2 Staffing Plan</w:t>
      </w:r>
      <w:bookmarkEnd w:id="180"/>
    </w:p>
    <w:p w14:paraId="1A080866" w14:textId="77777777" w:rsidR="00D9745F" w:rsidRPr="005A677B" w:rsidRDefault="00D9745F" w:rsidP="00F31C00">
      <w:pPr>
        <w:pStyle w:val="Ttulo3"/>
        <w:rPr>
          <w:rFonts w:ascii="Arial" w:hAnsi="Arial" w:cs="Arial"/>
          <w:sz w:val="28"/>
          <w:szCs w:val="28"/>
          <w:lang w:val="en-US"/>
        </w:rPr>
      </w:pPr>
      <w:bookmarkStart w:id="181" w:name="_Toc333053710"/>
      <w:r w:rsidRPr="005A677B">
        <w:rPr>
          <w:rFonts w:ascii="Arial" w:hAnsi="Arial" w:cs="Arial"/>
          <w:sz w:val="28"/>
          <w:szCs w:val="28"/>
          <w:lang w:val="en-US"/>
        </w:rPr>
        <w:t>5.1.3 Resource acquisition plan</w:t>
      </w:r>
      <w:bookmarkEnd w:id="181"/>
    </w:p>
    <w:p w14:paraId="41370161" w14:textId="77777777" w:rsidR="00D9745F" w:rsidRPr="00074DE9" w:rsidRDefault="00D9745F" w:rsidP="00F31C00">
      <w:pPr>
        <w:pStyle w:val="Ttulo3"/>
        <w:rPr>
          <w:rFonts w:ascii="Arial" w:hAnsi="Arial"/>
          <w:sz w:val="28"/>
        </w:rPr>
      </w:pPr>
      <w:bookmarkStart w:id="182" w:name="_Toc333053711"/>
      <w:r w:rsidRPr="00074DE9">
        <w:rPr>
          <w:rFonts w:ascii="Arial" w:hAnsi="Arial"/>
          <w:sz w:val="28"/>
        </w:rPr>
        <w:t>5.1.4 Project staff training plan</w:t>
      </w:r>
      <w:bookmarkEnd w:id="182"/>
    </w:p>
    <w:p w14:paraId="763CB549" w14:textId="77777777" w:rsidR="00B93CB4" w:rsidRPr="00074DE9" w:rsidRDefault="00B93CB4" w:rsidP="00B93CB4"/>
    <w:p w14:paraId="1203A390" w14:textId="77777777" w:rsidR="00A33958" w:rsidRPr="00FD5458" w:rsidRDefault="00B93CB4" w:rsidP="00185505">
      <w:pPr>
        <w:jc w:val="both"/>
        <w:rPr>
          <w:rFonts w:ascii="Arial" w:hAnsi="Arial" w:cs="Arial"/>
          <w:sz w:val="24"/>
          <w:szCs w:val="28"/>
        </w:rPr>
      </w:pPr>
      <w:r w:rsidRPr="006D4EB5">
        <w:rPr>
          <w:rFonts w:ascii="Arial" w:hAnsi="Arial" w:cs="Arial"/>
          <w:sz w:val="24"/>
          <w:szCs w:val="28"/>
        </w:rPr>
        <w:t xml:space="preserve">El proceso de entrenamiento propuesto para el grupo de ingeniería de </w:t>
      </w:r>
      <w:r w:rsidRPr="00385ECE">
        <w:rPr>
          <w:rFonts w:ascii="Arial" w:hAnsi="Arial" w:cs="Arial"/>
          <w:sz w:val="24"/>
          <w:szCs w:val="28"/>
        </w:rPr>
        <w:t>software se basa en do</w:t>
      </w:r>
      <w:r w:rsidR="00A33958" w:rsidRPr="00385ECE">
        <w:rPr>
          <w:rFonts w:ascii="Arial" w:hAnsi="Arial" w:cs="Arial"/>
          <w:sz w:val="24"/>
          <w:szCs w:val="28"/>
        </w:rPr>
        <w:t>s ejes principales. P</w:t>
      </w:r>
      <w:r w:rsidR="00E21D26" w:rsidRPr="009F1CB1">
        <w:rPr>
          <w:rFonts w:ascii="Arial" w:hAnsi="Arial" w:cs="Arial"/>
          <w:sz w:val="24"/>
          <w:szCs w:val="28"/>
        </w:rPr>
        <w:t>rimero</w:t>
      </w:r>
      <w:r w:rsidR="00692F6D" w:rsidRPr="009F1CB1">
        <w:rPr>
          <w:rFonts w:ascii="Arial" w:hAnsi="Arial" w:cs="Arial"/>
          <w:sz w:val="24"/>
          <w:szCs w:val="28"/>
        </w:rPr>
        <w:t>,</w:t>
      </w:r>
      <w:r w:rsidR="00E21D26" w:rsidRPr="009F1CB1">
        <w:rPr>
          <w:rFonts w:ascii="Arial" w:hAnsi="Arial" w:cs="Arial"/>
          <w:sz w:val="24"/>
          <w:szCs w:val="28"/>
        </w:rPr>
        <w:t xml:space="preserve"> </w:t>
      </w:r>
      <w:r w:rsidRPr="0030124A">
        <w:rPr>
          <w:rFonts w:ascii="Arial" w:hAnsi="Arial" w:cs="Arial"/>
          <w:sz w:val="24"/>
          <w:szCs w:val="28"/>
        </w:rPr>
        <w:t>el entrenam</w:t>
      </w:r>
      <w:r w:rsidR="00185505" w:rsidRPr="00D03A58">
        <w:rPr>
          <w:rFonts w:ascii="Arial" w:hAnsi="Arial" w:cs="Arial"/>
          <w:sz w:val="24"/>
          <w:szCs w:val="28"/>
        </w:rPr>
        <w:t xml:space="preserve">iento de los integrantes en las herramientas </w:t>
      </w:r>
      <w:r w:rsidR="00E21D26" w:rsidRPr="00D03A58">
        <w:rPr>
          <w:rFonts w:ascii="Arial" w:hAnsi="Arial" w:cs="Arial"/>
          <w:sz w:val="24"/>
          <w:szCs w:val="28"/>
        </w:rPr>
        <w:t>de</w:t>
      </w:r>
      <w:r w:rsidR="00185505" w:rsidRPr="00D03A58">
        <w:rPr>
          <w:rFonts w:ascii="Arial" w:hAnsi="Arial" w:cs="Arial"/>
          <w:sz w:val="24"/>
          <w:szCs w:val="28"/>
        </w:rPr>
        <w:t xml:space="preserve"> uso del repositorio </w:t>
      </w:r>
      <w:r w:rsidR="00AF5CD9" w:rsidRPr="00D03A58">
        <w:rPr>
          <w:rFonts w:ascii="Arial" w:hAnsi="Arial" w:cs="Arial"/>
          <w:sz w:val="24"/>
          <w:szCs w:val="28"/>
        </w:rPr>
        <w:t>GIT</w:t>
      </w:r>
      <w:r w:rsidR="00692F6D" w:rsidRPr="00D03A58">
        <w:rPr>
          <w:rFonts w:ascii="Arial" w:hAnsi="Arial" w:cs="Arial"/>
          <w:sz w:val="24"/>
          <w:szCs w:val="28"/>
        </w:rPr>
        <w:t>; Segundo, el uso de los diferentes entornos de desarrollo (</w:t>
      </w:r>
      <w:proofErr w:type="spellStart"/>
      <w:r w:rsidR="00692F6D" w:rsidRPr="00D03A58">
        <w:rPr>
          <w:rFonts w:ascii="Arial" w:hAnsi="Arial" w:cs="Arial"/>
          <w:sz w:val="24"/>
          <w:szCs w:val="28"/>
        </w:rPr>
        <w:t>IDEs</w:t>
      </w:r>
      <w:proofErr w:type="spellEnd"/>
      <w:r w:rsidR="00692F6D" w:rsidRPr="00D03A58">
        <w:rPr>
          <w:rFonts w:ascii="Arial" w:hAnsi="Arial" w:cs="Arial"/>
          <w:sz w:val="24"/>
          <w:szCs w:val="28"/>
        </w:rPr>
        <w:t xml:space="preserve">), lenguajes de </w:t>
      </w:r>
      <w:r w:rsidR="008A05FF" w:rsidRPr="00F74749">
        <w:rPr>
          <w:rFonts w:ascii="Arial" w:hAnsi="Arial" w:cs="Arial"/>
          <w:sz w:val="24"/>
          <w:szCs w:val="28"/>
        </w:rPr>
        <w:t xml:space="preserve">programación, </w:t>
      </w:r>
      <w:proofErr w:type="spellStart"/>
      <w:r w:rsidR="008A05FF" w:rsidRPr="00F74749">
        <w:rPr>
          <w:rFonts w:ascii="Arial" w:hAnsi="Arial" w:cs="Arial"/>
          <w:sz w:val="24"/>
          <w:szCs w:val="28"/>
        </w:rPr>
        <w:t>f</w:t>
      </w:r>
      <w:r w:rsidR="00692F6D" w:rsidRPr="00F74749">
        <w:rPr>
          <w:rFonts w:ascii="Arial" w:hAnsi="Arial" w:cs="Arial"/>
          <w:sz w:val="24"/>
          <w:szCs w:val="28"/>
        </w:rPr>
        <w:t>rameworks</w:t>
      </w:r>
      <w:proofErr w:type="spellEnd"/>
      <w:r w:rsidR="00692F6D" w:rsidRPr="00F74749">
        <w:rPr>
          <w:rFonts w:ascii="Arial" w:hAnsi="Arial" w:cs="Arial"/>
          <w:sz w:val="24"/>
          <w:szCs w:val="28"/>
        </w:rPr>
        <w:t xml:space="preserve"> a utilizar y herramientas adicionales de productividad.</w:t>
      </w:r>
    </w:p>
    <w:p w14:paraId="30A69053" w14:textId="77777777" w:rsidR="00BF78C3" w:rsidRPr="003B05C8" w:rsidRDefault="00BF78C3" w:rsidP="00BF78C3">
      <w:pPr>
        <w:pStyle w:val="Ttulo1"/>
      </w:pPr>
      <w:bookmarkStart w:id="183" w:name="_Toc333053712"/>
      <w:r w:rsidRPr="00FD5458">
        <w:t>Entrena</w:t>
      </w:r>
      <w:r w:rsidRPr="003B05C8">
        <w:t>miento GIT</w:t>
      </w:r>
      <w:bookmarkEnd w:id="183"/>
    </w:p>
    <w:p w14:paraId="00FB7ECC" w14:textId="77777777" w:rsidR="00A305F7" w:rsidRPr="003B05C8" w:rsidRDefault="00A305F7" w:rsidP="00A305F7">
      <w:pPr>
        <w:jc w:val="both"/>
      </w:pPr>
    </w:p>
    <w:p w14:paraId="4B3C05E4" w14:textId="77777777" w:rsidR="00A305F7" w:rsidRPr="008E78A1" w:rsidRDefault="00A305F7" w:rsidP="00185505">
      <w:pPr>
        <w:jc w:val="both"/>
        <w:rPr>
          <w:rFonts w:ascii="Arial" w:hAnsi="Arial" w:cs="Arial"/>
          <w:sz w:val="24"/>
          <w:szCs w:val="28"/>
        </w:rPr>
      </w:pPr>
      <w:r w:rsidRPr="008E78A1">
        <w:rPr>
          <w:rFonts w:ascii="Arial" w:hAnsi="Arial" w:cs="Arial"/>
          <w:sz w:val="24"/>
          <w:szCs w:val="28"/>
        </w:rPr>
        <w:t xml:space="preserve"> El principal objetivo es generar un ambiente de calidad en el control de versiones y disminuir riesgos en el repositorio por el uso de la herramienta tal como inconsistencia en versiones, problemas de mezclado de archivos o borrado de los mismos.</w:t>
      </w:r>
    </w:p>
    <w:p w14:paraId="58BAD4FE" w14:textId="77777777" w:rsidR="00BF78C3" w:rsidRPr="008E78A1" w:rsidRDefault="008A05FF" w:rsidP="00185505">
      <w:pPr>
        <w:jc w:val="both"/>
        <w:rPr>
          <w:rFonts w:ascii="Arial" w:hAnsi="Arial" w:cs="Arial"/>
          <w:sz w:val="24"/>
          <w:szCs w:val="28"/>
        </w:rPr>
      </w:pPr>
      <w:r w:rsidRPr="008E78A1">
        <w:rPr>
          <w:rFonts w:ascii="Arial" w:hAnsi="Arial" w:cs="Arial"/>
          <w:sz w:val="24"/>
          <w:szCs w:val="28"/>
        </w:rPr>
        <w:t xml:space="preserve">El plan de entrenamiento consiste en sesiones de teoría y práctica, las charlas teóricas, estarán enfocadas a explicar el modelo de gestión de versiones por parte de GIT, debido a que este repositorio maneja un esquema de </w:t>
      </w:r>
      <w:r w:rsidR="001D434A" w:rsidRPr="008E78A1">
        <w:rPr>
          <w:rFonts w:ascii="Arial" w:hAnsi="Arial" w:cs="Arial"/>
          <w:sz w:val="24"/>
          <w:szCs w:val="28"/>
        </w:rPr>
        <w:t>control de versiones</w:t>
      </w:r>
      <w:r w:rsidRPr="008E78A1">
        <w:rPr>
          <w:rFonts w:ascii="Arial" w:hAnsi="Arial" w:cs="Arial"/>
          <w:sz w:val="24"/>
          <w:szCs w:val="28"/>
        </w:rPr>
        <w:t xml:space="preserve"> </w:t>
      </w:r>
      <w:r w:rsidR="00710C9F" w:rsidRPr="008E78A1">
        <w:rPr>
          <w:rFonts w:ascii="Arial" w:hAnsi="Arial" w:cs="Arial"/>
          <w:sz w:val="24"/>
          <w:szCs w:val="28"/>
        </w:rPr>
        <w:t>distribuido,</w:t>
      </w:r>
      <w:r w:rsidRPr="008E78A1">
        <w:rPr>
          <w:rFonts w:ascii="Arial" w:hAnsi="Arial" w:cs="Arial"/>
          <w:sz w:val="24"/>
          <w:szCs w:val="28"/>
        </w:rPr>
        <w:t xml:space="preserve"> es necesario conocer los procedimientos de </w:t>
      </w:r>
      <w:r w:rsidR="001D4AFB" w:rsidRPr="008E78A1">
        <w:rPr>
          <w:rFonts w:ascii="Arial" w:hAnsi="Arial" w:cs="Arial"/>
          <w:sz w:val="24"/>
          <w:szCs w:val="28"/>
        </w:rPr>
        <w:t xml:space="preserve">control de </w:t>
      </w:r>
      <w:r w:rsidR="00710C9F" w:rsidRPr="008E78A1">
        <w:rPr>
          <w:rFonts w:ascii="Arial" w:hAnsi="Arial" w:cs="Arial"/>
          <w:sz w:val="24"/>
          <w:szCs w:val="28"/>
        </w:rPr>
        <w:t xml:space="preserve"> archivos</w:t>
      </w:r>
      <w:r w:rsidR="001D4AFB" w:rsidRPr="008E78A1">
        <w:rPr>
          <w:rFonts w:ascii="Arial" w:hAnsi="Arial" w:cs="Arial"/>
          <w:sz w:val="24"/>
          <w:szCs w:val="28"/>
        </w:rPr>
        <w:t xml:space="preserve">, por otra parte para la realización de las practicas se tendrá en cuenta </w:t>
      </w:r>
      <w:r w:rsidR="00710C9F" w:rsidRPr="008E78A1">
        <w:rPr>
          <w:rFonts w:ascii="Arial" w:hAnsi="Arial" w:cs="Arial"/>
          <w:sz w:val="24"/>
          <w:szCs w:val="28"/>
        </w:rPr>
        <w:t>la adición al repositorio</w:t>
      </w:r>
      <w:r w:rsidR="001D4AFB" w:rsidRPr="008E78A1">
        <w:rPr>
          <w:rFonts w:ascii="Arial" w:hAnsi="Arial" w:cs="Arial"/>
          <w:sz w:val="24"/>
          <w:szCs w:val="28"/>
        </w:rPr>
        <w:t xml:space="preserve"> de archivos</w:t>
      </w:r>
      <w:r w:rsidR="00710C9F" w:rsidRPr="008E78A1">
        <w:rPr>
          <w:rFonts w:ascii="Arial" w:hAnsi="Arial" w:cs="Arial"/>
          <w:sz w:val="24"/>
          <w:szCs w:val="28"/>
        </w:rPr>
        <w:t xml:space="preserve">, la creación de </w:t>
      </w:r>
      <w:proofErr w:type="spellStart"/>
      <w:r w:rsidR="00710C9F" w:rsidRPr="008E78A1">
        <w:rPr>
          <w:rFonts w:ascii="Arial" w:hAnsi="Arial" w:cs="Arial"/>
          <w:sz w:val="24"/>
          <w:szCs w:val="28"/>
        </w:rPr>
        <w:t>branches</w:t>
      </w:r>
      <w:proofErr w:type="spellEnd"/>
      <w:r w:rsidR="00710C9F" w:rsidRPr="008E78A1">
        <w:rPr>
          <w:rFonts w:ascii="Arial" w:hAnsi="Arial" w:cs="Arial"/>
          <w:sz w:val="24"/>
          <w:szCs w:val="28"/>
        </w:rPr>
        <w:t xml:space="preserve">, </w:t>
      </w:r>
      <w:r w:rsidR="00D97718" w:rsidRPr="008E78A1">
        <w:rPr>
          <w:rFonts w:ascii="Arial" w:hAnsi="Arial" w:cs="Arial"/>
          <w:sz w:val="24"/>
          <w:szCs w:val="28"/>
        </w:rPr>
        <w:t xml:space="preserve">eliminación de archivos y </w:t>
      </w:r>
      <w:proofErr w:type="spellStart"/>
      <w:r w:rsidR="00D97718" w:rsidRPr="008E78A1">
        <w:rPr>
          <w:rFonts w:ascii="Arial" w:hAnsi="Arial" w:cs="Arial"/>
          <w:sz w:val="24"/>
          <w:szCs w:val="28"/>
        </w:rPr>
        <w:t>branches</w:t>
      </w:r>
      <w:proofErr w:type="spellEnd"/>
      <w:r w:rsidR="001D434A" w:rsidRPr="008E78A1">
        <w:rPr>
          <w:rFonts w:ascii="Arial" w:hAnsi="Arial" w:cs="Arial"/>
          <w:sz w:val="24"/>
          <w:szCs w:val="28"/>
        </w:rPr>
        <w:t>, actualización de archivos, recuperación de una versión en un archivo, recuperación de versión del repositorio completo.</w:t>
      </w:r>
    </w:p>
    <w:p w14:paraId="1289FF6D" w14:textId="77777777" w:rsidR="00BF78C3" w:rsidRPr="008E78A1" w:rsidRDefault="000F40D8" w:rsidP="00BF78C3">
      <w:pPr>
        <w:pStyle w:val="Ttulo1"/>
      </w:pPr>
      <w:bookmarkStart w:id="184" w:name="_Toc333053713"/>
      <w:commentRangeStart w:id="185"/>
      <w:r w:rsidRPr="008E78A1">
        <w:t>Entornos de D</w:t>
      </w:r>
      <w:r w:rsidR="00BF78C3" w:rsidRPr="008E78A1">
        <w:t>esarrollo</w:t>
      </w:r>
      <w:bookmarkEnd w:id="184"/>
    </w:p>
    <w:p w14:paraId="5318A255" w14:textId="77777777" w:rsidR="00BF78C3" w:rsidRPr="008E78A1" w:rsidRDefault="00BF78C3" w:rsidP="00BF78C3">
      <w:pPr>
        <w:pStyle w:val="Ttulo1"/>
      </w:pPr>
      <w:bookmarkStart w:id="186" w:name="_Toc333053714"/>
      <w:r w:rsidRPr="008E78A1">
        <w:t xml:space="preserve">Lenguajes de </w:t>
      </w:r>
      <w:r w:rsidR="000F40D8" w:rsidRPr="008E78A1">
        <w:t>Programación</w:t>
      </w:r>
      <w:bookmarkEnd w:id="186"/>
    </w:p>
    <w:p w14:paraId="73187762" w14:textId="77777777" w:rsidR="008A05FF" w:rsidRPr="00074DE9" w:rsidRDefault="00BF78C3" w:rsidP="00BF78C3">
      <w:pPr>
        <w:pStyle w:val="Ttulo1"/>
        <w:rPr>
          <w:lang w:val="en-US"/>
        </w:rPr>
      </w:pPr>
      <w:bookmarkStart w:id="187" w:name="_Toc333053715"/>
      <w:r w:rsidRPr="00074DE9">
        <w:rPr>
          <w:lang w:val="en-US"/>
        </w:rPr>
        <w:t>Frameworks</w:t>
      </w:r>
      <w:r w:rsidR="000F40D8" w:rsidRPr="00074DE9">
        <w:rPr>
          <w:lang w:val="en-US"/>
        </w:rPr>
        <w:t xml:space="preserve"> y </w:t>
      </w:r>
      <w:proofErr w:type="spellStart"/>
      <w:r w:rsidR="000F40D8" w:rsidRPr="00074DE9">
        <w:rPr>
          <w:lang w:val="en-US"/>
        </w:rPr>
        <w:t>U</w:t>
      </w:r>
      <w:r w:rsidRPr="00074DE9">
        <w:rPr>
          <w:lang w:val="en-US"/>
        </w:rPr>
        <w:t>tilidades</w:t>
      </w:r>
      <w:commentRangeEnd w:id="185"/>
      <w:proofErr w:type="spellEnd"/>
      <w:r w:rsidR="00A305F7" w:rsidRPr="006D4EB5">
        <w:rPr>
          <w:rStyle w:val="Refdecomentario"/>
          <w:rFonts w:asciiTheme="minorHAnsi" w:eastAsiaTheme="minorHAnsi" w:hAnsiTheme="minorHAnsi" w:cstheme="minorBidi"/>
          <w:b w:val="0"/>
          <w:bCs w:val="0"/>
          <w:color w:val="auto"/>
        </w:rPr>
        <w:commentReference w:id="185"/>
      </w:r>
      <w:bookmarkEnd w:id="187"/>
    </w:p>
    <w:p w14:paraId="0CA8E902" w14:textId="77777777" w:rsidR="001D434A" w:rsidRPr="00074DE9" w:rsidRDefault="001D434A" w:rsidP="00185505">
      <w:pPr>
        <w:jc w:val="both"/>
        <w:rPr>
          <w:rFonts w:ascii="Arial" w:hAnsi="Arial"/>
          <w:sz w:val="24"/>
          <w:lang w:val="en-US"/>
        </w:rPr>
      </w:pPr>
    </w:p>
    <w:p w14:paraId="46FFB5B0" w14:textId="77777777" w:rsidR="00B93CB4" w:rsidRPr="00074DE9" w:rsidRDefault="00B93CB4" w:rsidP="00F31C00">
      <w:pPr>
        <w:rPr>
          <w:rFonts w:ascii="Arial" w:hAnsi="Arial"/>
          <w:sz w:val="24"/>
          <w:lang w:val="en-US"/>
        </w:rPr>
      </w:pPr>
    </w:p>
    <w:p w14:paraId="5AE9F11C" w14:textId="77777777" w:rsidR="00D9745F" w:rsidRPr="005A677B" w:rsidRDefault="00D9745F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188" w:name="_Toc333053716"/>
      <w:r w:rsidRPr="005A677B">
        <w:rPr>
          <w:rFonts w:ascii="Arial" w:hAnsi="Arial" w:cs="Arial"/>
          <w:sz w:val="28"/>
          <w:szCs w:val="28"/>
          <w:lang w:val="en-US"/>
        </w:rPr>
        <w:t>5.2 Project work plans</w:t>
      </w:r>
      <w:bookmarkEnd w:id="188"/>
    </w:p>
    <w:p w14:paraId="5BD3A6A5" w14:textId="77777777" w:rsidR="00D9745F" w:rsidRPr="005A677B" w:rsidRDefault="00D9745F" w:rsidP="00F31C00">
      <w:pPr>
        <w:pStyle w:val="Ttulo3"/>
        <w:rPr>
          <w:rFonts w:ascii="Arial" w:hAnsi="Arial" w:cs="Arial"/>
          <w:sz w:val="28"/>
          <w:szCs w:val="28"/>
          <w:lang w:val="en-US"/>
        </w:rPr>
      </w:pPr>
      <w:bookmarkStart w:id="189" w:name="_Toc333053717"/>
      <w:r w:rsidRPr="005A677B">
        <w:rPr>
          <w:rFonts w:ascii="Arial" w:hAnsi="Arial" w:cs="Arial"/>
          <w:sz w:val="28"/>
          <w:szCs w:val="28"/>
          <w:lang w:val="en-US"/>
        </w:rPr>
        <w:t>5.2.1 Work Activities</w:t>
      </w:r>
      <w:bookmarkEnd w:id="189"/>
    </w:p>
    <w:p w14:paraId="61AD0239" w14:textId="77777777" w:rsidR="00D9745F" w:rsidRPr="005A677B" w:rsidRDefault="00D9745F" w:rsidP="00F31C00">
      <w:pPr>
        <w:pStyle w:val="Ttulo3"/>
        <w:rPr>
          <w:rFonts w:ascii="Arial" w:hAnsi="Arial" w:cs="Arial"/>
          <w:sz w:val="28"/>
          <w:szCs w:val="28"/>
          <w:lang w:val="en-US"/>
        </w:rPr>
      </w:pPr>
      <w:bookmarkStart w:id="190" w:name="_Toc333053718"/>
      <w:r w:rsidRPr="005A677B">
        <w:rPr>
          <w:rFonts w:ascii="Arial" w:hAnsi="Arial" w:cs="Arial"/>
          <w:sz w:val="28"/>
          <w:szCs w:val="28"/>
          <w:lang w:val="en-US"/>
        </w:rPr>
        <w:t>5.2.2 Schedule Allocation</w:t>
      </w:r>
      <w:bookmarkEnd w:id="190"/>
    </w:p>
    <w:p w14:paraId="453B2F54" w14:textId="77777777" w:rsidR="00D9745F" w:rsidRPr="005A677B" w:rsidRDefault="00D9745F" w:rsidP="00F31C00">
      <w:pPr>
        <w:pStyle w:val="Ttulo3"/>
        <w:rPr>
          <w:rFonts w:ascii="Arial" w:hAnsi="Arial" w:cs="Arial"/>
          <w:sz w:val="28"/>
          <w:szCs w:val="28"/>
          <w:lang w:val="en-US"/>
        </w:rPr>
      </w:pPr>
      <w:bookmarkStart w:id="191" w:name="_Toc333053719"/>
      <w:r w:rsidRPr="005A677B">
        <w:rPr>
          <w:rFonts w:ascii="Arial" w:hAnsi="Arial" w:cs="Arial"/>
          <w:sz w:val="28"/>
          <w:szCs w:val="28"/>
          <w:lang w:val="en-US"/>
        </w:rPr>
        <w:t xml:space="preserve">5.2.3 Resource </w:t>
      </w:r>
      <w:commentRangeStart w:id="192"/>
      <w:r w:rsidRPr="005A677B">
        <w:rPr>
          <w:rFonts w:ascii="Arial" w:hAnsi="Arial" w:cs="Arial"/>
          <w:sz w:val="28"/>
          <w:szCs w:val="28"/>
          <w:lang w:val="en-US"/>
        </w:rPr>
        <w:t>allocation</w:t>
      </w:r>
      <w:commentRangeEnd w:id="192"/>
      <w:r w:rsidR="001B342C" w:rsidRPr="006D4EB5">
        <w:rPr>
          <w:rStyle w:val="Refdecomentario"/>
          <w:rFonts w:asciiTheme="minorHAnsi" w:eastAsiaTheme="minorHAnsi" w:hAnsiTheme="minorHAnsi" w:cstheme="minorBidi"/>
          <w:b w:val="0"/>
          <w:bCs w:val="0"/>
          <w:color w:val="auto"/>
        </w:rPr>
        <w:commentReference w:id="192"/>
      </w:r>
      <w:bookmarkEnd w:id="191"/>
    </w:p>
    <w:p w14:paraId="0A939591" w14:textId="77777777" w:rsidR="00CB0FAE" w:rsidRDefault="00E344C2" w:rsidP="00CB0FAE">
      <w:pPr>
        <w:rPr>
          <w:rPrChange w:id="193" w:author="Juan Pablo Rodriguez Montoya" w:date="2012-08-25T09:12:00Z">
            <w:rPr>
              <w:lang w:val="en-US"/>
            </w:rPr>
          </w:rPrChange>
        </w:rPr>
      </w:pPr>
      <w:proofErr w:type="spellStart"/>
      <w:ins w:id="194" w:author="Juan Pablo Rodriguez Montoya" w:date="2012-08-25T09:12:00Z">
        <w:r w:rsidRPr="00C13EE0">
          <w:t>Fifth</w:t>
        </w:r>
        <w:proofErr w:type="spellEnd"/>
        <w:r w:rsidRPr="00C13EE0">
          <w:t xml:space="preserve"> </w:t>
        </w:r>
        <w:proofErr w:type="spellStart"/>
        <w:r w:rsidRPr="00C13EE0">
          <w:t>Floor</w:t>
        </w:r>
        <w:proofErr w:type="spellEnd"/>
        <w:r w:rsidRPr="00C13EE0">
          <w:t xml:space="preserve"> </w:t>
        </w:r>
        <w:proofErr w:type="spellStart"/>
        <w:r w:rsidRPr="00C13EE0">
          <w:t>Corp</w:t>
        </w:r>
        <w:proofErr w:type="spellEnd"/>
        <w:r w:rsidRPr="00C13EE0">
          <w:t xml:space="preserve"> cuenta con  6 computadores distribuidos en los diferentes integrantes del grupo. </w:t>
        </w:r>
      </w:ins>
    </w:p>
    <w:p w14:paraId="09373033" w14:textId="2540DD36" w:rsidR="00E344C2" w:rsidRDefault="00E344C2" w:rsidP="00CB0FAE">
      <w:pPr>
        <w:rPr>
          <w:ins w:id="195" w:author="Juan Pablo Rodriguez Montoya" w:date="2012-08-25T09:12:00Z"/>
        </w:rPr>
      </w:pPr>
      <w:proofErr w:type="spellStart"/>
      <w:ins w:id="196" w:author="Juan Pablo Rodriguez Montoya" w:date="2012-08-25T09:12:00Z">
        <w:r>
          <w:t>Descripcion</w:t>
        </w:r>
        <w:proofErr w:type="spellEnd"/>
        <w:r>
          <w:t xml:space="preserve"> laptops</w:t>
        </w:r>
      </w:ins>
    </w:p>
    <w:p w14:paraId="76873241" w14:textId="46D6D20D" w:rsidR="00E344C2" w:rsidRDefault="00E344C2" w:rsidP="00CB0FAE">
      <w:pPr>
        <w:rPr>
          <w:ins w:id="197" w:author="Juan Pablo Rodriguez Montoya" w:date="2012-08-25T09:12:00Z"/>
        </w:rPr>
      </w:pPr>
      <w:ins w:id="198" w:author="Juan Pablo Rodriguez Montoya" w:date="2012-08-25T09:12:00Z">
        <w:r>
          <w:t>Este además cuenta información prestada por la pontificia universidad javeriana que la distribuye por medio de la biblioteca Alfonso Borrero Cabal, S. J</w:t>
        </w:r>
      </w:ins>
    </w:p>
    <w:p w14:paraId="3A452207" w14:textId="77777777" w:rsidR="00E344C2" w:rsidRPr="00C13EE0" w:rsidRDefault="00E344C2" w:rsidP="00CB0FAE">
      <w:pPr>
        <w:rPr>
          <w:ins w:id="199" w:author="Juan Pablo Rodriguez Montoya" w:date="2012-08-25T09:12:00Z"/>
        </w:rPr>
      </w:pPr>
    </w:p>
    <w:p w14:paraId="5ADD8C4E" w14:textId="77777777" w:rsidR="001B342C" w:rsidRPr="00C13EE0" w:rsidRDefault="001B342C" w:rsidP="00CB0FAE">
      <w:pPr>
        <w:rPr>
          <w:rPrChange w:id="200" w:author="Juan Pablo Rodriguez Montoya" w:date="2012-08-25T09:12:00Z">
            <w:rPr>
              <w:lang w:val="en-US"/>
            </w:rPr>
          </w:rPrChange>
        </w:rPr>
      </w:pPr>
    </w:p>
    <w:p w14:paraId="005C61C2" w14:textId="77777777" w:rsidR="00D9745F" w:rsidRPr="005A677B" w:rsidRDefault="00D9745F" w:rsidP="00F31C00">
      <w:pPr>
        <w:pStyle w:val="Ttulo3"/>
        <w:rPr>
          <w:rFonts w:ascii="Arial" w:hAnsi="Arial" w:cs="Arial"/>
          <w:sz w:val="28"/>
          <w:szCs w:val="28"/>
          <w:lang w:val="en-US"/>
        </w:rPr>
      </w:pPr>
      <w:bookmarkStart w:id="201" w:name="_Toc333053720"/>
      <w:r w:rsidRPr="005A677B">
        <w:rPr>
          <w:rFonts w:ascii="Arial" w:hAnsi="Arial" w:cs="Arial"/>
          <w:sz w:val="28"/>
          <w:szCs w:val="28"/>
          <w:lang w:val="en-US"/>
        </w:rPr>
        <w:t>5.2.4 Budget allocation</w:t>
      </w:r>
      <w:bookmarkEnd w:id="201"/>
    </w:p>
    <w:p w14:paraId="731F05A6" w14:textId="77777777" w:rsidR="00D9745F" w:rsidRPr="005A677B" w:rsidRDefault="00D9745F" w:rsidP="00F31C00">
      <w:pPr>
        <w:pStyle w:val="Ttulo3"/>
        <w:rPr>
          <w:rFonts w:ascii="Arial" w:hAnsi="Arial" w:cs="Arial"/>
          <w:sz w:val="28"/>
          <w:szCs w:val="28"/>
          <w:lang w:val="en-US"/>
        </w:rPr>
      </w:pPr>
      <w:bookmarkStart w:id="202" w:name="_Toc333053721"/>
      <w:r w:rsidRPr="005A677B">
        <w:rPr>
          <w:rFonts w:ascii="Arial" w:hAnsi="Arial" w:cs="Arial"/>
          <w:sz w:val="28"/>
          <w:szCs w:val="28"/>
          <w:lang w:val="en-US"/>
        </w:rPr>
        <w:t>5.2.5 Procurement plan</w:t>
      </w:r>
      <w:bookmarkEnd w:id="202"/>
    </w:p>
    <w:p w14:paraId="082897A9" w14:textId="77777777" w:rsidR="00D9745F" w:rsidRPr="005A677B" w:rsidRDefault="00D9745F" w:rsidP="00F31C00">
      <w:pPr>
        <w:rPr>
          <w:rFonts w:ascii="Arial" w:hAnsi="Arial" w:cs="Arial"/>
          <w:sz w:val="28"/>
          <w:szCs w:val="28"/>
          <w:lang w:val="en-US"/>
        </w:rPr>
      </w:pPr>
    </w:p>
    <w:p w14:paraId="184EF4E8" w14:textId="77777777" w:rsidR="00D9745F" w:rsidRPr="005A677B" w:rsidRDefault="00D9745F" w:rsidP="00F31C00">
      <w:pPr>
        <w:pStyle w:val="Ttulo1"/>
        <w:rPr>
          <w:rFonts w:ascii="Arial" w:hAnsi="Arial" w:cs="Arial"/>
          <w:lang w:val="en-US"/>
        </w:rPr>
      </w:pPr>
      <w:bookmarkStart w:id="203" w:name="_Toc333053722"/>
      <w:r w:rsidRPr="00074DE9">
        <w:rPr>
          <w:rFonts w:ascii="Arial" w:hAnsi="Arial"/>
          <w:lang w:val="en-US"/>
        </w:rPr>
        <w:t xml:space="preserve">6. Project </w:t>
      </w:r>
      <w:r w:rsidR="00CB37B2" w:rsidRPr="00074DE9">
        <w:rPr>
          <w:rFonts w:ascii="Arial" w:hAnsi="Arial"/>
          <w:lang w:val="en-US"/>
        </w:rPr>
        <w:t>assessment</w:t>
      </w:r>
      <w:r w:rsidRPr="00074DE9">
        <w:rPr>
          <w:rFonts w:ascii="Arial" w:hAnsi="Arial"/>
          <w:lang w:val="en-US"/>
        </w:rPr>
        <w:t xml:space="preserve"> and control</w:t>
      </w:r>
      <w:bookmarkEnd w:id="203"/>
    </w:p>
    <w:p w14:paraId="281618D6" w14:textId="77777777" w:rsidR="00D9745F" w:rsidRPr="005A677B" w:rsidRDefault="00D9745F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204" w:name="_Toc333053723"/>
      <w:r w:rsidRPr="005A677B">
        <w:rPr>
          <w:rFonts w:ascii="Arial" w:hAnsi="Arial" w:cs="Arial"/>
          <w:sz w:val="28"/>
          <w:szCs w:val="28"/>
          <w:lang w:val="en-US"/>
        </w:rPr>
        <w:t>6.1 Requirements management plan</w:t>
      </w:r>
      <w:bookmarkEnd w:id="204"/>
    </w:p>
    <w:p w14:paraId="72C39830" w14:textId="77777777" w:rsidR="00D9745F" w:rsidRPr="005A677B" w:rsidRDefault="00D9745F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205" w:name="_Toc333053724"/>
      <w:r w:rsidRPr="005A677B">
        <w:rPr>
          <w:rFonts w:ascii="Arial" w:hAnsi="Arial" w:cs="Arial"/>
          <w:sz w:val="28"/>
          <w:szCs w:val="28"/>
          <w:lang w:val="en-US"/>
        </w:rPr>
        <w:t>6.2 Scope Change control plan</w:t>
      </w:r>
      <w:bookmarkEnd w:id="205"/>
    </w:p>
    <w:p w14:paraId="54B27075" w14:textId="77777777" w:rsidR="00D9745F" w:rsidRPr="005A677B" w:rsidRDefault="00D9745F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206" w:name="_Toc333053725"/>
      <w:r w:rsidRPr="005A677B">
        <w:rPr>
          <w:rFonts w:ascii="Arial" w:hAnsi="Arial" w:cs="Arial"/>
          <w:sz w:val="28"/>
          <w:szCs w:val="28"/>
          <w:lang w:val="en-US"/>
        </w:rPr>
        <w:t>6.3 Schedule control plan</w:t>
      </w:r>
      <w:bookmarkEnd w:id="206"/>
    </w:p>
    <w:p w14:paraId="5C911E7B" w14:textId="77777777" w:rsidR="00D9745F" w:rsidRPr="005A677B" w:rsidRDefault="00D9745F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207" w:name="_Toc333053726"/>
      <w:r w:rsidRPr="005A677B">
        <w:rPr>
          <w:rFonts w:ascii="Arial" w:hAnsi="Arial" w:cs="Arial"/>
          <w:sz w:val="28"/>
          <w:szCs w:val="28"/>
          <w:lang w:val="en-US"/>
        </w:rPr>
        <w:t>6.4 Budget control plan</w:t>
      </w:r>
      <w:bookmarkEnd w:id="207"/>
    </w:p>
    <w:p w14:paraId="464B36B1" w14:textId="77777777" w:rsidR="00D9745F" w:rsidRPr="00C13EE0" w:rsidRDefault="00D9745F" w:rsidP="00F31C00">
      <w:pPr>
        <w:pStyle w:val="Ttulo2"/>
        <w:rPr>
          <w:rFonts w:ascii="Arial" w:hAnsi="Arial"/>
          <w:sz w:val="28"/>
          <w:rPrChange w:id="208" w:author="Juan Pablo Rodriguez Montoya" w:date="2012-08-25T09:12:00Z">
            <w:rPr>
              <w:rFonts w:ascii="Arial" w:hAnsi="Arial" w:cs="Arial"/>
              <w:sz w:val="28"/>
              <w:szCs w:val="28"/>
              <w:lang w:val="en-US"/>
            </w:rPr>
          </w:rPrChange>
        </w:rPr>
      </w:pPr>
      <w:bookmarkStart w:id="209" w:name="_Toc333053727"/>
      <w:r w:rsidRPr="00C13EE0">
        <w:rPr>
          <w:rFonts w:ascii="Arial" w:hAnsi="Arial"/>
          <w:sz w:val="28"/>
          <w:rPrChange w:id="210" w:author="Juan Pablo Rodriguez Montoya" w:date="2012-08-25T09:12:00Z">
            <w:rPr>
              <w:rFonts w:ascii="Arial" w:hAnsi="Arial" w:cs="Arial"/>
              <w:sz w:val="28"/>
              <w:szCs w:val="28"/>
              <w:lang w:val="en-US"/>
            </w:rPr>
          </w:rPrChange>
        </w:rPr>
        <w:t>6.5 Quality assurance plan</w:t>
      </w:r>
      <w:bookmarkEnd w:id="209"/>
    </w:p>
    <w:p w14:paraId="44731B70" w14:textId="27EF68C1" w:rsidR="00E344C2" w:rsidRDefault="00E344C2" w:rsidP="00C13EE0">
      <w:pPr>
        <w:rPr>
          <w:ins w:id="211" w:author="Juan Pablo Rodriguez Montoya" w:date="2012-08-25T09:12:00Z"/>
        </w:rPr>
      </w:pPr>
      <w:bookmarkStart w:id="212" w:name="_Toc333053728"/>
      <w:ins w:id="213" w:author="Juan Pablo Rodriguez Montoya" w:date="2012-08-25T09:12:00Z">
        <w:r w:rsidRPr="00C13EE0">
          <w:t xml:space="preserve">Para el plan de aseguramiento de la calidad se realizaran </w:t>
        </w:r>
        <w:r>
          <w:t xml:space="preserve">una serie de plantillas para que el desarrollador pueda verificar y/o modificar lo que esta realizando, de la forma adecuada para que </w:t>
        </w:r>
        <w:proofErr w:type="spellStart"/>
        <w:r>
          <w:t>asi</w:t>
        </w:r>
        <w:proofErr w:type="spellEnd"/>
        <w:r>
          <w:t xml:space="preserve"> el resultado del producto sea determinado de alta calidad.</w:t>
        </w:r>
      </w:ins>
    </w:p>
    <w:p w14:paraId="06EF5DD5" w14:textId="5F2BBD82" w:rsidR="00E344C2" w:rsidRDefault="00E344C2" w:rsidP="00C13EE0">
      <w:pPr>
        <w:rPr>
          <w:ins w:id="214" w:author="Juan Pablo Rodriguez Montoya" w:date="2012-08-25T09:12:00Z"/>
        </w:rPr>
      </w:pPr>
      <w:ins w:id="215" w:author="Juan Pablo Rodriguez Montoya" w:date="2012-08-25T09:12:00Z">
        <w:r>
          <w:t>Para eso contamos con las siguientes plantillas:</w:t>
        </w:r>
      </w:ins>
    </w:p>
    <w:p w14:paraId="26928CAE" w14:textId="4DFB4DEB" w:rsidR="00E344C2" w:rsidRDefault="00E344C2" w:rsidP="00C13EE0">
      <w:pPr>
        <w:rPr>
          <w:ins w:id="216" w:author="Juan Pablo Rodriguez Montoya" w:date="2012-08-25T09:12:00Z"/>
        </w:rPr>
      </w:pPr>
      <w:ins w:id="217" w:author="Juan Pablo Rodriguez Montoya" w:date="2012-08-25T09:12:00Z">
        <w:r>
          <w:t>[PLANTILLAS]</w:t>
        </w:r>
      </w:ins>
    </w:p>
    <w:p w14:paraId="3CE911A1" w14:textId="06DC6274" w:rsidR="00E344C2" w:rsidRDefault="00E344C2" w:rsidP="00C13EE0">
      <w:pPr>
        <w:rPr>
          <w:ins w:id="218" w:author="Juan Pablo Rodriguez Montoya" w:date="2012-08-25T09:12:00Z"/>
        </w:rPr>
      </w:pPr>
      <w:ins w:id="219" w:author="Juan Pablo Rodriguez Montoya" w:date="2012-08-25T09:12:00Z">
        <w:r>
          <w:t>Acta de Reuniones</w:t>
        </w:r>
      </w:ins>
    </w:p>
    <w:p w14:paraId="54561E7C" w14:textId="1FA4A851" w:rsidR="00E344C2" w:rsidRDefault="00E344C2" w:rsidP="00C13EE0">
      <w:pPr>
        <w:rPr>
          <w:ins w:id="220" w:author="Juan Pablo Rodriguez Montoya" w:date="2012-08-25T09:12:00Z"/>
        </w:rPr>
      </w:pPr>
      <w:ins w:id="221" w:author="Juan Pablo Rodriguez Montoya" w:date="2012-08-25T09:12:00Z">
        <w:r>
          <w:t>Acta de Reuniones con el Cliente</w:t>
        </w:r>
      </w:ins>
    </w:p>
    <w:p w14:paraId="4FB9A2BA" w14:textId="55BF339E" w:rsidR="00E344C2" w:rsidRDefault="00E344C2" w:rsidP="00C13EE0">
      <w:pPr>
        <w:rPr>
          <w:ins w:id="222" w:author="Juan Pablo Rodriguez Montoya" w:date="2012-08-25T09:12:00Z"/>
        </w:rPr>
      </w:pPr>
      <w:ins w:id="223" w:author="Juan Pablo Rodriguez Montoya" w:date="2012-08-25T09:12:00Z">
        <w:r>
          <w:t xml:space="preserve">Formato </w:t>
        </w:r>
        <w:r w:rsidR="00354894">
          <w:t>de Seguimiento</w:t>
        </w:r>
      </w:ins>
    </w:p>
    <w:p w14:paraId="190AFE01" w14:textId="706C7AD1" w:rsidR="00354894" w:rsidRDefault="00354894" w:rsidP="00C13EE0">
      <w:pPr>
        <w:rPr>
          <w:ins w:id="224" w:author="Juan Pablo Rodriguez Montoya" w:date="2012-08-25T09:12:00Z"/>
        </w:rPr>
      </w:pPr>
      <w:ins w:id="225" w:author="Juan Pablo Rodriguez Montoya" w:date="2012-08-25T09:12:00Z">
        <w:r>
          <w:t>Listas de Chequeo</w:t>
        </w:r>
      </w:ins>
    </w:p>
    <w:p w14:paraId="232C2AA3" w14:textId="77777777" w:rsidR="00354894" w:rsidRPr="00C13EE0" w:rsidRDefault="00354894" w:rsidP="00C13EE0">
      <w:pPr>
        <w:rPr>
          <w:ins w:id="226" w:author="Juan Pablo Rodriguez Montoya" w:date="2012-08-25T09:12:00Z"/>
        </w:rPr>
      </w:pPr>
    </w:p>
    <w:p w14:paraId="4E7DEE41" w14:textId="77777777" w:rsidR="00D9745F" w:rsidRPr="005A677B" w:rsidRDefault="00D9745F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r w:rsidRPr="005A677B">
        <w:rPr>
          <w:rFonts w:ascii="Arial" w:hAnsi="Arial" w:cs="Arial"/>
          <w:sz w:val="28"/>
          <w:szCs w:val="28"/>
          <w:lang w:val="en-US"/>
        </w:rPr>
        <w:t>6.6 Subcontractor management plan</w:t>
      </w:r>
      <w:bookmarkEnd w:id="212"/>
    </w:p>
    <w:p w14:paraId="502A182B" w14:textId="77777777" w:rsidR="00D9745F" w:rsidRPr="005A677B" w:rsidRDefault="00D9745F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227" w:name="_Toc333053729"/>
      <w:r w:rsidRPr="005A677B">
        <w:rPr>
          <w:rFonts w:ascii="Arial" w:hAnsi="Arial" w:cs="Arial"/>
          <w:sz w:val="28"/>
          <w:szCs w:val="28"/>
          <w:lang w:val="en-US"/>
        </w:rPr>
        <w:t>6.7 Project closeout plan</w:t>
      </w:r>
      <w:bookmarkEnd w:id="227"/>
    </w:p>
    <w:p w14:paraId="79EDFA51" w14:textId="77777777" w:rsidR="00D9745F" w:rsidRPr="005A677B" w:rsidRDefault="00D9745F" w:rsidP="00F31C00">
      <w:pPr>
        <w:rPr>
          <w:rFonts w:ascii="Arial" w:hAnsi="Arial" w:cs="Arial"/>
          <w:sz w:val="28"/>
          <w:szCs w:val="28"/>
          <w:lang w:val="en-US"/>
        </w:rPr>
      </w:pPr>
    </w:p>
    <w:p w14:paraId="39A8E751" w14:textId="77777777" w:rsidR="00D9745F" w:rsidRPr="00C13EE0" w:rsidRDefault="00D9745F" w:rsidP="00F31C00">
      <w:pPr>
        <w:pStyle w:val="Ttulo1"/>
        <w:rPr>
          <w:rFonts w:ascii="Arial" w:hAnsi="Arial"/>
          <w:rPrChange w:id="228" w:author="Juan Pablo Rodriguez Montoya" w:date="2012-08-25T09:12:00Z">
            <w:rPr>
              <w:rFonts w:ascii="Arial" w:hAnsi="Arial" w:cs="Arial"/>
              <w:lang w:val="en-US"/>
            </w:rPr>
          </w:rPrChange>
        </w:rPr>
      </w:pPr>
      <w:bookmarkStart w:id="229" w:name="_Toc333053730"/>
      <w:r w:rsidRPr="00C13EE0">
        <w:rPr>
          <w:rFonts w:ascii="Arial" w:hAnsi="Arial"/>
          <w:rPrChange w:id="230" w:author="Juan Pablo Rodriguez Montoya" w:date="2012-08-25T09:12:00Z">
            <w:rPr>
              <w:rFonts w:ascii="Arial" w:hAnsi="Arial"/>
              <w:lang w:val="en-US"/>
            </w:rPr>
          </w:rPrChange>
        </w:rPr>
        <w:t>7. Product delivery</w:t>
      </w:r>
      <w:bookmarkEnd w:id="229"/>
    </w:p>
    <w:p w14:paraId="7C2888D7" w14:textId="742D0DD3" w:rsidR="00354894" w:rsidRDefault="00354894" w:rsidP="00F31C00">
      <w:pPr>
        <w:rPr>
          <w:ins w:id="231" w:author="Juan Pablo Rodriguez Montoya" w:date="2012-08-25T09:12:00Z"/>
          <w:rFonts w:ascii="Arial" w:hAnsi="Arial" w:cs="Arial"/>
          <w:sz w:val="24"/>
          <w:szCs w:val="28"/>
        </w:rPr>
      </w:pPr>
      <w:ins w:id="232" w:author="Juan Pablo Rodriguez Montoya" w:date="2012-08-25T09:12:00Z">
        <w:r w:rsidRPr="00C13EE0">
          <w:rPr>
            <w:rFonts w:ascii="Arial" w:hAnsi="Arial" w:cs="Arial"/>
            <w:sz w:val="28"/>
            <w:szCs w:val="28"/>
          </w:rPr>
          <w:t>La entrega del producto se realizara el</w:t>
        </w:r>
        <w:r>
          <w:rPr>
            <w:rFonts w:ascii="Arial" w:hAnsi="Arial" w:cs="Arial"/>
            <w:sz w:val="28"/>
            <w:szCs w:val="28"/>
          </w:rPr>
          <w:t xml:space="preserve"> </w:t>
        </w:r>
        <w:r>
          <w:rPr>
            <w:rFonts w:ascii="Arial" w:hAnsi="Arial" w:cs="Arial"/>
            <w:sz w:val="24"/>
            <w:szCs w:val="28"/>
          </w:rPr>
          <w:t xml:space="preserve">día 30 de noviembre a las  </w:t>
        </w:r>
        <w:r w:rsidRPr="008D2B86">
          <w:rPr>
            <w:rFonts w:ascii="Arial" w:hAnsi="Arial" w:cs="Arial"/>
            <w:sz w:val="24"/>
            <w:szCs w:val="28"/>
          </w:rPr>
          <w:t>16:00</w:t>
        </w:r>
        <w:r>
          <w:rPr>
            <w:rFonts w:ascii="Arial" w:hAnsi="Arial" w:cs="Arial"/>
            <w:sz w:val="24"/>
            <w:szCs w:val="28"/>
          </w:rPr>
          <w:t xml:space="preserve"> y este contendrá os diferentes archivos requeridos para la entrega y además contara con un manual de usuario el cual se basara en el uso, reglas e instrucciones que faciliten el uso del programa.</w:t>
        </w:r>
      </w:ins>
    </w:p>
    <w:p w14:paraId="3F86D665" w14:textId="3F6C21E0" w:rsidR="00354894" w:rsidRPr="0077577E" w:rsidRDefault="00354894" w:rsidP="00F31C00">
      <w:pPr>
        <w:rPr>
          <w:ins w:id="233" w:author="Juan Pablo Rodriguez Montoya" w:date="2012-08-25T09:12:00Z"/>
          <w:lang w:val="en-US"/>
        </w:rPr>
      </w:pPr>
      <w:ins w:id="234" w:author="Juan Pablo Rodriguez Montoya" w:date="2012-08-25T09:12:00Z">
        <w:r w:rsidRPr="0077577E">
          <w:rPr>
            <w:lang w:val="en-US"/>
          </w:rPr>
          <w:t>SPMP</w:t>
        </w:r>
      </w:ins>
    </w:p>
    <w:p w14:paraId="744ED938" w14:textId="32DBA46D" w:rsidR="00354894" w:rsidRPr="0077577E" w:rsidRDefault="00354894" w:rsidP="00F31C00">
      <w:pPr>
        <w:rPr>
          <w:ins w:id="235" w:author="Juan Pablo Rodriguez Montoya" w:date="2012-08-25T09:12:00Z"/>
          <w:lang w:val="en-US"/>
        </w:rPr>
      </w:pPr>
      <w:ins w:id="236" w:author="Juan Pablo Rodriguez Montoya" w:date="2012-08-25T09:12:00Z">
        <w:r w:rsidRPr="0077577E">
          <w:rPr>
            <w:lang w:val="en-US"/>
          </w:rPr>
          <w:t>SRS</w:t>
        </w:r>
      </w:ins>
    </w:p>
    <w:p w14:paraId="7F783A8E" w14:textId="0FF022F5" w:rsidR="00354894" w:rsidRPr="0077577E" w:rsidRDefault="00354894" w:rsidP="00F31C00">
      <w:pPr>
        <w:rPr>
          <w:ins w:id="237" w:author="Juan Pablo Rodriguez Montoya" w:date="2012-08-25T09:12:00Z"/>
          <w:lang w:val="en-US"/>
        </w:rPr>
      </w:pPr>
      <w:ins w:id="238" w:author="Juan Pablo Rodriguez Montoya" w:date="2012-08-25T09:12:00Z">
        <w:r w:rsidRPr="0077577E">
          <w:rPr>
            <w:lang w:val="en-US"/>
          </w:rPr>
          <w:t>SDD</w:t>
        </w:r>
      </w:ins>
    </w:p>
    <w:p w14:paraId="325C6B83" w14:textId="61762E3F" w:rsidR="00354894" w:rsidRPr="0077577E" w:rsidRDefault="00354894" w:rsidP="00F31C00">
      <w:pPr>
        <w:rPr>
          <w:ins w:id="239" w:author="Juan Pablo Rodriguez Montoya" w:date="2012-08-25T09:12:00Z"/>
          <w:lang w:val="en-US"/>
        </w:rPr>
      </w:pPr>
      <w:ins w:id="240" w:author="Juan Pablo Rodriguez Montoya" w:date="2012-08-25T09:12:00Z">
        <w:r w:rsidRPr="0077577E">
          <w:rPr>
            <w:lang w:val="en-US"/>
          </w:rPr>
          <w:t>Software</w:t>
        </w:r>
      </w:ins>
    </w:p>
    <w:p w14:paraId="1E9551F7" w14:textId="59B888D6" w:rsidR="00354894" w:rsidRPr="0077577E" w:rsidRDefault="00354894" w:rsidP="00F31C00">
      <w:pPr>
        <w:rPr>
          <w:ins w:id="241" w:author="Juan Pablo Rodriguez Montoya" w:date="2012-08-25T09:12:00Z"/>
          <w:lang w:val="en-US"/>
        </w:rPr>
      </w:pPr>
      <w:ins w:id="242" w:author="Juan Pablo Rodriguez Montoya" w:date="2012-08-25T09:12:00Z">
        <w:r w:rsidRPr="0077577E">
          <w:rPr>
            <w:lang w:val="en-US"/>
          </w:rPr>
          <w:t>Manual</w:t>
        </w:r>
      </w:ins>
    </w:p>
    <w:p w14:paraId="0DD90599" w14:textId="4BA9EC6A" w:rsidR="00354894" w:rsidRPr="00F330A6" w:rsidRDefault="00354894" w:rsidP="00F31C00">
      <w:pPr>
        <w:rPr>
          <w:ins w:id="243" w:author="Juan Pablo Rodriguez Montoya" w:date="2012-08-25T09:12:00Z"/>
          <w:rFonts w:ascii="Arial" w:hAnsi="Arial" w:cs="Arial"/>
          <w:sz w:val="28"/>
          <w:szCs w:val="28"/>
          <w:lang w:val="en-US"/>
        </w:rPr>
      </w:pPr>
      <w:ins w:id="244" w:author="Juan Pablo Rodriguez Montoya" w:date="2012-08-25T09:12:00Z">
        <w:r w:rsidRPr="00C13EE0">
          <w:rPr>
            <w:lang w:val="en-US"/>
          </w:rPr>
          <w:t>[</w:t>
        </w:r>
        <w:proofErr w:type="spellStart"/>
        <w:r w:rsidRPr="00C13EE0">
          <w:rPr>
            <w:lang w:val="en-US"/>
          </w:rPr>
          <w:t>Referencias</w:t>
        </w:r>
        <w:proofErr w:type="spellEnd"/>
        <w:r w:rsidRPr="00C13EE0">
          <w:rPr>
            <w:lang w:val="en-US"/>
          </w:rPr>
          <w:t>]</w:t>
        </w:r>
      </w:ins>
    </w:p>
    <w:p w14:paraId="1FBEEBDD" w14:textId="77777777" w:rsidR="00D9745F" w:rsidRPr="005A677B" w:rsidRDefault="00D9745F" w:rsidP="00F31C00">
      <w:pPr>
        <w:rPr>
          <w:del w:id="245" w:author="Juan Pablo Rodriguez Montoya" w:date="2012-08-25T09:12:00Z"/>
          <w:rFonts w:ascii="Arial" w:hAnsi="Arial" w:cs="Arial"/>
          <w:sz w:val="28"/>
          <w:szCs w:val="28"/>
          <w:lang w:val="en-US"/>
        </w:rPr>
      </w:pPr>
    </w:p>
    <w:p w14:paraId="7A6B442A" w14:textId="77777777" w:rsidR="00D9745F" w:rsidRPr="005A677B" w:rsidRDefault="00D9745F" w:rsidP="00F31C00">
      <w:pPr>
        <w:pStyle w:val="Ttulo1"/>
        <w:rPr>
          <w:rFonts w:ascii="Arial" w:hAnsi="Arial" w:cs="Arial"/>
          <w:lang w:val="en-US"/>
        </w:rPr>
      </w:pPr>
      <w:bookmarkStart w:id="246" w:name="_Toc333053731"/>
      <w:r w:rsidRPr="00074DE9">
        <w:rPr>
          <w:rFonts w:ascii="Arial" w:hAnsi="Arial"/>
          <w:lang w:val="en-US"/>
        </w:rPr>
        <w:t>8. Supporting process plans</w:t>
      </w:r>
      <w:bookmarkEnd w:id="246"/>
    </w:p>
    <w:p w14:paraId="0022F905" w14:textId="77777777" w:rsidR="00D9745F" w:rsidRPr="005A677B" w:rsidRDefault="00D9745F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247" w:name="_Toc333053732"/>
      <w:r w:rsidRPr="005A677B">
        <w:rPr>
          <w:rFonts w:ascii="Arial" w:hAnsi="Arial" w:cs="Arial"/>
          <w:sz w:val="28"/>
          <w:szCs w:val="28"/>
          <w:lang w:val="en-US"/>
        </w:rPr>
        <w:t>8.1 Project supervision and work environment</w:t>
      </w:r>
      <w:bookmarkEnd w:id="247"/>
    </w:p>
    <w:p w14:paraId="14EFD4A7" w14:textId="67ED0FF4" w:rsidR="00F330A6" w:rsidRDefault="00F330A6" w:rsidP="00C13EE0">
      <w:pPr>
        <w:rPr>
          <w:ins w:id="248" w:author="Juan Pablo Rodriguez Montoya" w:date="2012-08-25T09:12:00Z"/>
        </w:rPr>
      </w:pPr>
      <w:bookmarkStart w:id="249" w:name="_Toc333053733"/>
      <w:ins w:id="250" w:author="Juan Pablo Rodriguez Montoya" w:date="2012-08-25T09:12:00Z">
        <w:r w:rsidRPr="00C13EE0">
          <w:t xml:space="preserve">La </w:t>
        </w:r>
        <w:r w:rsidRPr="00F330A6">
          <w:t>organización</w:t>
        </w:r>
        <w:r w:rsidRPr="00C13EE0">
          <w:t xml:space="preserve"> </w:t>
        </w:r>
        <w:proofErr w:type="spellStart"/>
        <w:r w:rsidRPr="00C13EE0">
          <w:t>FifthFloorCorp</w:t>
        </w:r>
        <w:proofErr w:type="spellEnd"/>
        <w:r w:rsidRPr="00C13EE0">
          <w:t>. A delegado como respons</w:t>
        </w:r>
        <w:r w:rsidRPr="00F330A6">
          <w:t>able</w:t>
        </w:r>
        <w:r>
          <w:t xml:space="preserve"> de la planeación y manejo de actividade</w:t>
        </w:r>
        <w:r w:rsidR="00747E02">
          <w:t>s</w:t>
        </w:r>
        <w:r>
          <w:t xml:space="preserve"> y </w:t>
        </w:r>
        <w:r w:rsidR="00747E02">
          <w:t xml:space="preserve">tareas al gerente del proyecto. Adema s el gerente de proyecto como director debe generar un óptimo ambiente de trabajo, </w:t>
        </w:r>
        <w:r>
          <w:t>para tal fin se han establecido una serie de p</w:t>
        </w:r>
        <w:r w:rsidR="00EE0E85">
          <w:t xml:space="preserve">autas y funciones que </w:t>
        </w:r>
        <w:r>
          <w:t>se expondrán a continuación:</w:t>
        </w:r>
      </w:ins>
    </w:p>
    <w:p w14:paraId="22354962" w14:textId="42CDB402" w:rsidR="00A7274C" w:rsidRDefault="00F330A6" w:rsidP="00C13EE0">
      <w:pPr>
        <w:pStyle w:val="Prrafodelista"/>
        <w:numPr>
          <w:ilvl w:val="0"/>
          <w:numId w:val="29"/>
        </w:numPr>
        <w:rPr>
          <w:ins w:id="251" w:author="Juan Pablo Rodriguez Montoya" w:date="2012-08-25T09:12:00Z"/>
        </w:rPr>
      </w:pPr>
      <w:ins w:id="252" w:author="Juan Pablo Rodriguez Montoya" w:date="2012-08-25T09:12:00Z">
        <w:r>
          <w:t xml:space="preserve">La selección de actividades se </w:t>
        </w:r>
        <w:r w:rsidR="00A7274C">
          <w:t xml:space="preserve">está realizando por medio de sesiones, en la cuales el equipo de trabajo elige las actividades a </w:t>
        </w:r>
        <w:proofErr w:type="spellStart"/>
        <w:r w:rsidR="00A7274C">
          <w:t>a</w:t>
        </w:r>
        <w:proofErr w:type="spellEnd"/>
        <w:r w:rsidR="00A7274C">
          <w:t xml:space="preserve"> desarrollar en cada semana. Una vez establecidas, se reparten y se desarrollan por medio de pares de trabajo. En la siguiente sesión la actividad desarrollada es revisada por medio de diferentes métodos dependiendo de la importancia </w:t>
        </w:r>
        <w:r w:rsidR="00747E02">
          <w:t>de esta.</w:t>
        </w:r>
      </w:ins>
    </w:p>
    <w:p w14:paraId="47CF5F61" w14:textId="77777777" w:rsidR="00747E02" w:rsidRDefault="00747E02" w:rsidP="00C13EE0">
      <w:pPr>
        <w:pStyle w:val="Prrafodelista"/>
        <w:numPr>
          <w:ilvl w:val="0"/>
          <w:numId w:val="29"/>
        </w:numPr>
        <w:rPr>
          <w:ins w:id="253" w:author="Juan Pablo Rodriguez Montoya" w:date="2012-08-25T09:12:00Z"/>
        </w:rPr>
      </w:pPr>
      <w:ins w:id="254" w:author="Juan Pablo Rodriguez Montoya" w:date="2012-08-25T09:12:00Z">
        <w:r>
          <w:t xml:space="preserve">Una vez termina una entrega de actividades que complete una pre-entrega o entrega, se realiza una </w:t>
        </w:r>
        <w:commentRangeStart w:id="255"/>
        <w:r w:rsidRPr="00C13EE0">
          <w:rPr>
            <w:b/>
          </w:rPr>
          <w:t>revisión cruzada</w:t>
        </w:r>
        <w:commentRangeEnd w:id="255"/>
        <w:r w:rsidR="00DD5E78">
          <w:rPr>
            <w:rStyle w:val="Refdecomentario"/>
          </w:rPr>
          <w:commentReference w:id="255"/>
        </w:r>
        <w:r>
          <w:t xml:space="preserve">. </w:t>
        </w:r>
      </w:ins>
    </w:p>
    <w:p w14:paraId="7230522E" w14:textId="016E1CEB" w:rsidR="00747E02" w:rsidRDefault="00EE0E85" w:rsidP="00C13EE0">
      <w:pPr>
        <w:pStyle w:val="Prrafodelista"/>
        <w:numPr>
          <w:ilvl w:val="0"/>
          <w:numId w:val="29"/>
        </w:numPr>
        <w:rPr>
          <w:ins w:id="256" w:author="Juan Pablo Rodriguez Montoya" w:date="2012-08-25T09:12:00Z"/>
        </w:rPr>
      </w:pPr>
      <w:ins w:id="257" w:author="Juan Pablo Rodriguez Montoya" w:date="2012-08-25T09:12:00Z">
        <w:r>
          <w:t xml:space="preserve">La comunicación se realiza por medio </w:t>
        </w:r>
        <w:r w:rsidRPr="00EE0E85">
          <w:t xml:space="preserve">de </w:t>
        </w:r>
        <w:commentRangeStart w:id="258"/>
        <w:r w:rsidRPr="00C13EE0">
          <w:t xml:space="preserve">canales de comunicación </w:t>
        </w:r>
        <w:commentRangeEnd w:id="258"/>
        <w:r w:rsidRPr="00C13EE0">
          <w:rPr>
            <w:rStyle w:val="Refdecomentario"/>
          </w:rPr>
          <w:commentReference w:id="258"/>
        </w:r>
        <w:r w:rsidRPr="00C13EE0">
          <w:t>pre</w:t>
        </w:r>
        <w:r>
          <w:t>-establecidos por el equipo. Los comunicados de alta importancia se realizan por medio de una lista correos electrónicos.</w:t>
        </w:r>
      </w:ins>
    </w:p>
    <w:p w14:paraId="57B889B0" w14:textId="2CF2DE39" w:rsidR="00C13EE0" w:rsidRDefault="00C13EE0" w:rsidP="00C13EE0">
      <w:pPr>
        <w:pStyle w:val="Prrafodelista"/>
        <w:numPr>
          <w:ilvl w:val="0"/>
          <w:numId w:val="29"/>
        </w:numPr>
        <w:rPr>
          <w:ins w:id="259" w:author="Juan Pablo Rodriguez Montoya" w:date="2012-08-25T09:12:00Z"/>
        </w:rPr>
      </w:pPr>
      <w:ins w:id="260" w:author="Juan Pablo Rodriguez Montoya" w:date="2012-08-25T09:12:00Z">
        <w:r>
          <w:t>Las sesiones gerenciales se realizan tipo bazar</w:t>
        </w:r>
        <w:r w:rsidR="00F32C16">
          <w:t>, en</w:t>
        </w:r>
        <w:r>
          <w:t xml:space="preserve"> el cual cualquier integrante del grupo podrá aportar ideas, conflictos y dudas  que estarán siendo moderadas por el gerente dependiendo del tema a tratar</w:t>
        </w:r>
        <w:r w:rsidR="00F32C16">
          <w:t>.</w:t>
        </w:r>
      </w:ins>
    </w:p>
    <w:p w14:paraId="698EF8FD" w14:textId="0CA8EF16" w:rsidR="00F32C16" w:rsidRDefault="00971B03" w:rsidP="00C13EE0">
      <w:pPr>
        <w:pStyle w:val="Prrafodelista"/>
        <w:numPr>
          <w:ilvl w:val="0"/>
          <w:numId w:val="29"/>
        </w:numPr>
        <w:rPr>
          <w:ins w:id="261" w:author="Juan Pablo Rodriguez Montoya" w:date="2012-08-25T09:12:00Z"/>
        </w:rPr>
      </w:pPr>
      <w:ins w:id="262" w:author="Juan Pablo Rodriguez Montoya" w:date="2012-08-25T09:12:00Z">
        <w:r>
          <w:t xml:space="preserve">Para mantener un ambiente optimo y productivo es necesaria la disciplina, para esto se han implementado una serie de amonestaciones, sanciones y reconocimientos que regulan la </w:t>
        </w:r>
        <w:r w:rsidR="00F41E30">
          <w:t>interacción</w:t>
        </w:r>
        <w:r>
          <w:t xml:space="preserve"> y cumplimiento del reglamento</w:t>
        </w:r>
      </w:ins>
    </w:p>
    <w:p w14:paraId="1A2DF889" w14:textId="27FBF740" w:rsidR="00971B03" w:rsidRDefault="00617B4E" w:rsidP="00C13EE0">
      <w:pPr>
        <w:pStyle w:val="Prrafodelista"/>
        <w:numPr>
          <w:ilvl w:val="0"/>
          <w:numId w:val="29"/>
        </w:numPr>
        <w:rPr>
          <w:ins w:id="263" w:author="Juan Pablo Rodriguez Montoya" w:date="2012-08-25T09:12:00Z"/>
        </w:rPr>
      </w:pPr>
      <w:ins w:id="264" w:author="Juan Pablo Rodriguez Montoya" w:date="2012-08-25T09:12:00Z">
        <w:r>
          <w:t>Para la optimización de ciertas actividades  se han diseñado y adaptado plantillas.</w:t>
        </w:r>
      </w:ins>
    </w:p>
    <w:p w14:paraId="696775AB" w14:textId="404ADD21" w:rsidR="00F41E30" w:rsidRPr="00C13EE0" w:rsidRDefault="00617B4E" w:rsidP="00F41E30">
      <w:pPr>
        <w:pStyle w:val="Prrafodelista"/>
        <w:numPr>
          <w:ilvl w:val="0"/>
          <w:numId w:val="29"/>
        </w:numPr>
        <w:rPr>
          <w:ins w:id="265" w:author="Juan Pablo Rodriguez Montoya" w:date="2012-08-25T09:12:00Z"/>
        </w:rPr>
      </w:pPr>
      <w:ins w:id="266" w:author="Juan Pablo Rodriguez Montoya" w:date="2012-08-25T09:12:00Z">
        <w:r>
          <w:t xml:space="preserve">En las entregas se realiza un </w:t>
        </w:r>
        <w:commentRangeStart w:id="267"/>
        <w:r w:rsidRPr="00DD5E78">
          <w:rPr>
            <w:b/>
          </w:rPr>
          <w:t>informe gerencial</w:t>
        </w:r>
        <w:commentRangeEnd w:id="267"/>
        <w:r w:rsidR="00DD5E78">
          <w:rPr>
            <w:rStyle w:val="Refdecomentario"/>
          </w:rPr>
          <w:commentReference w:id="267"/>
        </w:r>
        <w:r w:rsidR="00F41E30">
          <w:t>, con el fin de hacer un cierre parcial de lo realizado hasta el corte.</w:t>
        </w:r>
      </w:ins>
    </w:p>
    <w:p w14:paraId="4FBDCC3B" w14:textId="77777777" w:rsidR="00F330A6" w:rsidRPr="00C13EE0" w:rsidRDefault="00F330A6" w:rsidP="00C13EE0">
      <w:pPr>
        <w:rPr>
          <w:ins w:id="268" w:author="Juan Pablo Rodriguez Montoya" w:date="2012-08-25T09:12:00Z"/>
        </w:rPr>
      </w:pPr>
    </w:p>
    <w:p w14:paraId="3F50CACD" w14:textId="77777777" w:rsidR="00F330A6" w:rsidRPr="00C13EE0" w:rsidRDefault="00F330A6" w:rsidP="00C13EE0">
      <w:pPr>
        <w:rPr>
          <w:ins w:id="269" w:author="Juan Pablo Rodriguez Montoya" w:date="2012-08-25T09:12:00Z"/>
        </w:rPr>
      </w:pPr>
    </w:p>
    <w:p w14:paraId="58B7EEBC" w14:textId="77777777" w:rsidR="00D9745F" w:rsidRPr="005A677B" w:rsidRDefault="00EE6191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r w:rsidRPr="005A677B">
        <w:rPr>
          <w:rFonts w:ascii="Arial" w:hAnsi="Arial" w:cs="Arial"/>
          <w:sz w:val="28"/>
          <w:szCs w:val="28"/>
          <w:lang w:val="en-US"/>
        </w:rPr>
        <w:t>8.2 Decisio</w:t>
      </w:r>
      <w:r w:rsidR="00D9745F" w:rsidRPr="005A677B">
        <w:rPr>
          <w:rFonts w:ascii="Arial" w:hAnsi="Arial" w:cs="Arial"/>
          <w:sz w:val="28"/>
          <w:szCs w:val="28"/>
          <w:lang w:val="en-US"/>
        </w:rPr>
        <w:t>n Management</w:t>
      </w:r>
      <w:bookmarkEnd w:id="249"/>
    </w:p>
    <w:p w14:paraId="234E8BCD" w14:textId="77777777" w:rsidR="00D9745F" w:rsidRPr="005A677B" w:rsidRDefault="00D9745F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270" w:name="_Toc333053734"/>
      <w:r w:rsidRPr="005A677B">
        <w:rPr>
          <w:rFonts w:ascii="Arial" w:hAnsi="Arial" w:cs="Arial"/>
          <w:sz w:val="28"/>
          <w:szCs w:val="28"/>
          <w:lang w:val="en-US"/>
        </w:rPr>
        <w:t>8.3 Risk Management</w:t>
      </w:r>
      <w:bookmarkEnd w:id="270"/>
    </w:p>
    <w:p w14:paraId="1755EFBF" w14:textId="77777777" w:rsidR="00D9745F" w:rsidRPr="005A677B" w:rsidRDefault="00D9745F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271" w:name="_Toc333053735"/>
      <w:r w:rsidRPr="005A677B">
        <w:rPr>
          <w:rFonts w:ascii="Arial" w:hAnsi="Arial" w:cs="Arial"/>
          <w:sz w:val="28"/>
          <w:szCs w:val="28"/>
          <w:lang w:val="en-US"/>
        </w:rPr>
        <w:t>8.4 Configuration Management</w:t>
      </w:r>
      <w:bookmarkEnd w:id="271"/>
    </w:p>
    <w:p w14:paraId="56DB35AC" w14:textId="77777777" w:rsidR="00D9745F" w:rsidRPr="00C13EE0" w:rsidRDefault="00D9745F" w:rsidP="00F31C00">
      <w:pPr>
        <w:pStyle w:val="Ttulo2"/>
        <w:rPr>
          <w:rFonts w:ascii="Arial" w:hAnsi="Arial"/>
          <w:sz w:val="28"/>
          <w:rPrChange w:id="272" w:author="Juan Pablo Rodriguez Montoya" w:date="2012-08-25T09:12:00Z">
            <w:rPr>
              <w:rFonts w:ascii="Arial" w:hAnsi="Arial" w:cs="Arial"/>
              <w:sz w:val="28"/>
              <w:szCs w:val="28"/>
              <w:lang w:val="en-US"/>
            </w:rPr>
          </w:rPrChange>
        </w:rPr>
      </w:pPr>
      <w:bookmarkStart w:id="273" w:name="_Toc333053736"/>
      <w:r w:rsidRPr="00C13EE0">
        <w:rPr>
          <w:rFonts w:ascii="Arial" w:hAnsi="Arial"/>
          <w:sz w:val="28"/>
          <w:rPrChange w:id="274" w:author="Juan Pablo Rodriguez Montoya" w:date="2012-08-25T09:12:00Z">
            <w:rPr>
              <w:rFonts w:ascii="Arial" w:hAnsi="Arial" w:cs="Arial"/>
              <w:sz w:val="28"/>
              <w:szCs w:val="28"/>
              <w:lang w:val="en-US"/>
            </w:rPr>
          </w:rPrChange>
        </w:rPr>
        <w:t>8.5 Information Management</w:t>
      </w:r>
      <w:bookmarkEnd w:id="273"/>
    </w:p>
    <w:p w14:paraId="728F9539" w14:textId="48B78A0B" w:rsidR="00E63784" w:rsidRDefault="00D9745F" w:rsidP="00E63784">
      <w:pPr>
        <w:pStyle w:val="Ttulo3"/>
        <w:rPr>
          <w:rFonts w:ascii="Arial" w:hAnsi="Arial" w:cs="Arial"/>
          <w:sz w:val="28"/>
          <w:szCs w:val="28"/>
        </w:rPr>
      </w:pPr>
      <w:bookmarkStart w:id="275" w:name="_Toc333053737"/>
      <w:r w:rsidRPr="00597305">
        <w:rPr>
          <w:rFonts w:ascii="Arial" w:hAnsi="Arial" w:cs="Arial"/>
          <w:sz w:val="28"/>
          <w:szCs w:val="28"/>
        </w:rPr>
        <w:t xml:space="preserve">8.5.1 </w:t>
      </w:r>
      <w:proofErr w:type="spellStart"/>
      <w:r w:rsidRPr="00597305">
        <w:rPr>
          <w:rFonts w:ascii="Arial" w:hAnsi="Arial" w:cs="Arial"/>
          <w:sz w:val="28"/>
          <w:szCs w:val="28"/>
        </w:rPr>
        <w:t>Documentation</w:t>
      </w:r>
      <w:bookmarkEnd w:id="275"/>
      <w:proofErr w:type="spellEnd"/>
      <w:ins w:id="276" w:author="Zebaxtian" w:date="2012-08-25T09:12:00Z">
        <w:r w:rsidR="00CB7B63">
          <w:rPr>
            <w:rFonts w:ascii="Arial" w:hAnsi="Arial" w:cs="Arial"/>
            <w:sz w:val="28"/>
            <w:szCs w:val="28"/>
          </w:rPr>
          <w:t xml:space="preserve"> Plan</w:t>
        </w:r>
      </w:ins>
    </w:p>
    <w:p w14:paraId="1580ADE9" w14:textId="77777777" w:rsidR="00CB7B63" w:rsidRDefault="00CB7B63" w:rsidP="00B87FCF">
      <w:pPr>
        <w:jc w:val="both"/>
        <w:rPr>
          <w:ins w:id="277" w:author="Zebaxtian" w:date="2012-08-25T09:12:00Z"/>
        </w:rPr>
      </w:pPr>
    </w:p>
    <w:p w14:paraId="55FADD38" w14:textId="30053749" w:rsidR="00B87FCF" w:rsidRDefault="00B87FCF" w:rsidP="00B87FCF">
      <w:pPr>
        <w:jc w:val="both"/>
      </w:pPr>
      <w:r>
        <w:t>El objetivo de la documentación de este proyecto</w:t>
      </w:r>
      <w:del w:id="278" w:author="Zebaxtian" w:date="2012-08-25T09:12:00Z">
        <w:r>
          <w:delText>,</w:delText>
        </w:r>
      </w:del>
      <w:r w:rsidR="00F4132A">
        <w:t xml:space="preserve"> es que el cliente </w:t>
      </w:r>
      <w:del w:id="279" w:author="Zebaxtian" w:date="2012-08-25T09:12:00Z">
        <w:r>
          <w:delText>pueda ver</w:delText>
        </w:r>
      </w:del>
      <w:ins w:id="280" w:author="Zebaxtian" w:date="2012-08-25T09:12:00Z">
        <w:r w:rsidR="00F4132A">
          <w:t xml:space="preserve">tenga un </w:t>
        </w:r>
        <w:r w:rsidR="00CB7B63">
          <w:t>sustento de cada uno de las etapas y pasos</w:t>
        </w:r>
        <w:r w:rsidR="00F4132A">
          <w:t xml:space="preserve"> que</w:t>
        </w:r>
        <w:r w:rsidR="00CB7B63">
          <w:t xml:space="preserve"> ejecuta</w:t>
        </w:r>
      </w:ins>
      <w:r w:rsidR="00CB7B63">
        <w:t xml:space="preserve"> la</w:t>
      </w:r>
      <w:r w:rsidR="00F4132A">
        <w:t xml:space="preserve"> </w:t>
      </w:r>
      <w:del w:id="281" w:author="Zebaxtian" w:date="2012-08-25T09:12:00Z">
        <w:r>
          <w:delText>forma</w:delText>
        </w:r>
      </w:del>
      <w:ins w:id="282" w:author="Zebaxtian" w:date="2012-08-25T09:12:00Z">
        <w:r w:rsidR="00F4132A">
          <w:t xml:space="preserve">organización </w:t>
        </w:r>
        <w:proofErr w:type="spellStart"/>
        <w:r w:rsidR="00F4132A">
          <w:t>Fifth</w:t>
        </w:r>
        <w:proofErr w:type="spellEnd"/>
        <w:r w:rsidR="00F4132A">
          <w:t xml:space="preserve"> </w:t>
        </w:r>
        <w:proofErr w:type="spellStart"/>
        <w:r w:rsidR="00F4132A">
          <w:t>Floor</w:t>
        </w:r>
        <w:proofErr w:type="spellEnd"/>
        <w:r w:rsidR="00F4132A">
          <w:t xml:space="preserve"> </w:t>
        </w:r>
        <w:proofErr w:type="spellStart"/>
        <w:r w:rsidR="00F4132A">
          <w:t>Corp</w:t>
        </w:r>
      </w:ins>
      <w:proofErr w:type="spellEnd"/>
      <w:r w:rsidR="00F4132A">
        <w:t xml:space="preserve"> en </w:t>
      </w:r>
      <w:del w:id="283" w:author="Zebaxtian" w:date="2012-08-25T09:12:00Z">
        <w:r>
          <w:delText xml:space="preserve">que se desarrollara </w:delText>
        </w:r>
      </w:del>
      <w:r w:rsidR="00F4132A">
        <w:t xml:space="preserve">el </w:t>
      </w:r>
      <w:ins w:id="284" w:author="Zebaxtian" w:date="2012-08-25T09:12:00Z">
        <w:r w:rsidR="00F4132A">
          <w:t xml:space="preserve">desarrollo del </w:t>
        </w:r>
      </w:ins>
      <w:r w:rsidR="00F4132A">
        <w:t>proyecto</w:t>
      </w:r>
      <w:del w:id="285" w:author="Zebaxtian" w:date="2012-08-25T09:12:00Z">
        <w:r>
          <w:delText xml:space="preserve"> y que cada paso que se da esta sustentado en</w:delText>
        </w:r>
      </w:del>
      <w:ins w:id="286" w:author="Zebaxtian" w:date="2012-08-25T09:12:00Z">
        <w:r w:rsidR="00F4132A">
          <w:t>,</w:t>
        </w:r>
      </w:ins>
      <w:r w:rsidR="00F4132A">
        <w:t xml:space="preserve"> los </w:t>
      </w:r>
      <w:del w:id="287" w:author="Zebaxtian" w:date="2012-08-25T09:12:00Z">
        <w:r>
          <w:delText xml:space="preserve">diferentes </w:delText>
        </w:r>
      </w:del>
      <w:r w:rsidR="00F4132A">
        <w:t xml:space="preserve">documentos que </w:t>
      </w:r>
      <w:del w:id="288" w:author="Zebaxtian" w:date="2012-08-25T09:12:00Z">
        <w:r>
          <w:delText>se le entregaran, SPMP, SRS y SDD, en las fechas establecidas en el calendario de actividades.</w:delText>
        </w:r>
      </w:del>
      <w:ins w:id="289" w:author="Zebaxtian" w:date="2012-08-25T09:12:00Z">
        <w:r w:rsidR="00F4132A">
          <w:t>estarán sustentando este desarrollo son:</w:t>
        </w:r>
      </w:ins>
    </w:p>
    <w:p w14:paraId="14059858" w14:textId="77777777" w:rsidR="00B87FCF" w:rsidRDefault="00B87FCF" w:rsidP="00B87FCF">
      <w:pPr>
        <w:jc w:val="both"/>
        <w:rPr>
          <w:del w:id="290" w:author="Zebaxtian" w:date="2012-08-25T09:12:00Z"/>
        </w:rPr>
      </w:pPr>
      <w:del w:id="291" w:author="Zebaxtian" w:date="2012-08-25T09:12:00Z">
        <w:r>
          <w:delText xml:space="preserve">El encargado de llevar control de la documentación es el </w:delText>
        </w:r>
        <w:commentRangeStart w:id="292"/>
        <w:r>
          <w:delText>Director de comunicación (Ver Roles de grupo)</w:delText>
        </w:r>
        <w:commentRangeEnd w:id="292"/>
        <w:r>
          <w:rPr>
            <w:rStyle w:val="Refdecomentario"/>
          </w:rPr>
          <w:commentReference w:id="292"/>
        </w:r>
        <w:r>
          <w:delText xml:space="preserve">, el cual se basara en los estándares que se han definido para la elaboración de la documentación como se presenta en la siguiente imagen: </w:delText>
        </w:r>
      </w:del>
    </w:p>
    <w:p w14:paraId="3189D62A" w14:textId="3EC2365C" w:rsidR="00F4132A" w:rsidRPr="00F4132A" w:rsidRDefault="00F4132A" w:rsidP="00F4132A">
      <w:pPr>
        <w:pStyle w:val="Prrafodelista"/>
        <w:numPr>
          <w:ilvl w:val="0"/>
          <w:numId w:val="28"/>
        </w:numPr>
        <w:jc w:val="both"/>
        <w:rPr>
          <w:ins w:id="293" w:author="Zebaxtian" w:date="2012-08-25T09:12:00Z"/>
          <w:lang w:val="en-US"/>
        </w:rPr>
      </w:pPr>
      <w:ins w:id="294" w:author="Zebaxtian" w:date="2012-08-25T09:12:00Z">
        <w:r w:rsidRPr="00F4132A">
          <w:rPr>
            <w:lang w:val="en-US"/>
          </w:rPr>
          <w:t>SPMP -Software Project Management Plan</w:t>
        </w:r>
      </w:ins>
    </w:p>
    <w:p w14:paraId="153D1891" w14:textId="12F18539" w:rsidR="00F4132A" w:rsidRDefault="00F4132A" w:rsidP="00F4132A">
      <w:pPr>
        <w:pStyle w:val="Prrafodelista"/>
        <w:numPr>
          <w:ilvl w:val="0"/>
          <w:numId w:val="28"/>
        </w:numPr>
        <w:jc w:val="both"/>
        <w:rPr>
          <w:ins w:id="295" w:author="Zebaxtian" w:date="2012-08-25T09:12:00Z"/>
        </w:rPr>
      </w:pPr>
      <w:ins w:id="296" w:author="Zebaxtian" w:date="2012-08-25T09:12:00Z">
        <w:r>
          <w:t xml:space="preserve">SRS - Software </w:t>
        </w:r>
        <w:proofErr w:type="spellStart"/>
        <w:r>
          <w:t>Requirements</w:t>
        </w:r>
        <w:proofErr w:type="spellEnd"/>
        <w:r>
          <w:t xml:space="preserve"> </w:t>
        </w:r>
        <w:proofErr w:type="spellStart"/>
        <w:r>
          <w:t>Specificaions</w:t>
        </w:r>
        <w:proofErr w:type="spellEnd"/>
      </w:ins>
    </w:p>
    <w:p w14:paraId="1FFCD63B" w14:textId="72AC1C80" w:rsidR="00F4132A" w:rsidRDefault="00F4132A" w:rsidP="00F4132A">
      <w:pPr>
        <w:pStyle w:val="Prrafodelista"/>
        <w:numPr>
          <w:ilvl w:val="0"/>
          <w:numId w:val="28"/>
        </w:numPr>
        <w:jc w:val="both"/>
        <w:rPr>
          <w:ins w:id="297" w:author="Zebaxtian" w:date="2012-08-25T09:12:00Z"/>
        </w:rPr>
      </w:pPr>
      <w:ins w:id="298" w:author="Zebaxtian" w:date="2012-08-25T09:12:00Z">
        <w:r>
          <w:t xml:space="preserve">SDD – Software </w:t>
        </w:r>
        <w:proofErr w:type="spellStart"/>
        <w:r>
          <w:t>Design</w:t>
        </w:r>
        <w:proofErr w:type="spellEnd"/>
        <w:r>
          <w:t xml:space="preserve"> </w:t>
        </w:r>
        <w:proofErr w:type="spellStart"/>
        <w:r>
          <w:t>Description</w:t>
        </w:r>
        <w:proofErr w:type="spellEnd"/>
      </w:ins>
    </w:p>
    <w:p w14:paraId="3A43DF85" w14:textId="26E1A431" w:rsidR="00F4132A" w:rsidRDefault="00F4132A" w:rsidP="00F4132A">
      <w:pPr>
        <w:pStyle w:val="Prrafodelista"/>
        <w:numPr>
          <w:ilvl w:val="0"/>
          <w:numId w:val="28"/>
        </w:numPr>
        <w:jc w:val="both"/>
        <w:rPr>
          <w:ins w:id="299" w:author="Zebaxtian" w:date="2012-08-25T09:12:00Z"/>
        </w:rPr>
      </w:pPr>
      <w:ins w:id="300" w:author="Zebaxtian" w:date="2012-08-25T09:12:00Z">
        <w:r>
          <w:t>Manual del usuario e instalación.</w:t>
        </w:r>
      </w:ins>
    </w:p>
    <w:p w14:paraId="35B22A22" w14:textId="77777777" w:rsidR="00B87FCF" w:rsidRDefault="00B87FCF" w:rsidP="00B87FCF">
      <w:pPr>
        <w:jc w:val="both"/>
      </w:pPr>
      <w:commentRangeStart w:id="301"/>
      <w:r>
        <w:rPr>
          <w:rPrChange w:id="302" w:author="Juan Pablo Rodriguez Montoya" w:date="2012-08-25T09:12:00Z">
            <w:rPr>
              <w:noProof/>
              <w:lang w:eastAsia="ja-JP"/>
            </w:rPr>
          </w:rPrChange>
        </w:rPr>
        <w:drawing>
          <wp:inline distT="0" distB="0" distL="0" distR="0" wp14:anchorId="057C3C93" wp14:editId="0A2C7918">
            <wp:extent cx="5400040" cy="3818255"/>
            <wp:effectExtent l="0" t="0" r="0" b="0"/>
            <wp:docPr id="15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uemntacionMM.b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01"/>
      <w:r>
        <w:rPr>
          <w:rStyle w:val="Refdecomentario"/>
        </w:rPr>
        <w:commentReference w:id="301"/>
      </w:r>
    </w:p>
    <w:p w14:paraId="0F071CBE" w14:textId="77777777" w:rsidR="00B87FCF" w:rsidRDefault="00B87FCF" w:rsidP="00B87FCF">
      <w:pPr>
        <w:jc w:val="both"/>
      </w:pPr>
    </w:p>
    <w:p w14:paraId="6D1ABB68" w14:textId="7948668C" w:rsidR="00865F89" w:rsidRDefault="00B87FCF" w:rsidP="00B87FCF">
      <w:pPr>
        <w:jc w:val="both"/>
      </w:pPr>
      <w:r>
        <w:t xml:space="preserve">Se espera que guiándonos por los estándares de anteriormente mencionados en la figura se de al usuario/cliente una información de calidad sobre el proyecto. También se espera reducir los riegos de fraude en la documentación llevando las referencias </w:t>
      </w:r>
      <w:commentRangeStart w:id="303"/>
      <w:r>
        <w:t>(Poner el estilo de referencia que vamos a manejar)</w:t>
      </w:r>
      <w:commentRangeEnd w:id="303"/>
      <w:r>
        <w:rPr>
          <w:rStyle w:val="Refdecomentario"/>
        </w:rPr>
        <w:commentReference w:id="303"/>
      </w:r>
      <w:r>
        <w:t>.</w:t>
      </w:r>
    </w:p>
    <w:p w14:paraId="05621A7F" w14:textId="5B37272D" w:rsidR="00F4132A" w:rsidRDefault="00F4132A" w:rsidP="00F4132A">
      <w:pPr>
        <w:pStyle w:val="Ttulo4"/>
        <w:rPr>
          <w:ins w:id="304" w:author="Zebaxtian" w:date="2012-08-25T09:12:00Z"/>
        </w:rPr>
      </w:pPr>
      <w:ins w:id="305" w:author="Zebaxtian" w:date="2012-08-25T09:12:00Z">
        <w:r>
          <w:t>Responsables</w:t>
        </w:r>
      </w:ins>
    </w:p>
    <w:p w14:paraId="19304262" w14:textId="17522407" w:rsidR="002D5D9A" w:rsidRDefault="002D5D9A" w:rsidP="002D5D9A">
      <w:pPr>
        <w:rPr>
          <w:ins w:id="306" w:author="Zebaxtian" w:date="2012-08-25T09:12:00Z"/>
        </w:rPr>
      </w:pPr>
      <w:ins w:id="307" w:author="Zebaxtian" w:date="2012-08-25T09:12:00Z">
        <w:r>
          <w:t>Cada uno de los entregables tendrá un responsable el cual se encargara de la elaboración y revisión del documento para asegurar su calidad. En la siguiente imagen se puede observar como se han distribuido los responsables en la elaboración de los entregables.</w:t>
        </w:r>
      </w:ins>
    </w:p>
    <w:p w14:paraId="2B8BD77D" w14:textId="7ACA54B9" w:rsidR="00071C09" w:rsidRPr="002D5D9A" w:rsidRDefault="00071C09" w:rsidP="002D5D9A">
      <w:pPr>
        <w:rPr>
          <w:ins w:id="308" w:author="Zebaxtian" w:date="2012-08-25T09:12:00Z"/>
        </w:rPr>
      </w:pPr>
      <w:ins w:id="309" w:author="Zebaxtian" w:date="2012-08-25T09:12:00Z">
        <w:r>
          <w:rPr>
            <w:noProof/>
            <w:lang w:eastAsia="ja-JP"/>
          </w:rPr>
          <w:drawing>
            <wp:inline distT="0" distB="0" distL="0" distR="0" wp14:anchorId="3F2140A2" wp14:editId="2129EF5F">
              <wp:extent cx="5252085" cy="3713480"/>
              <wp:effectExtent l="0" t="0" r="5715" b="1270"/>
              <wp:docPr id="12" name="0 Image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ResponsablesEntregables.png"/>
                      <pic:cNvPicPr/>
                    </pic:nvPicPr>
                    <pic:blipFill>
                      <a:blip r:embed="rId2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52085" cy="37134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6FE0163" w14:textId="6988192A" w:rsidR="00071C09" w:rsidRDefault="00F4132A" w:rsidP="00BB062F">
      <w:pPr>
        <w:jc w:val="both"/>
        <w:rPr>
          <w:ins w:id="310" w:author="Zebaxtian" w:date="2012-08-25T09:12:00Z"/>
        </w:rPr>
      </w:pPr>
      <w:ins w:id="311" w:author="Zebaxtian" w:date="2012-08-25T09:12:00Z">
        <w:r>
          <w:t>Los responsables en cada una de las entregas  estarán acompañados y apoyados</w:t>
        </w:r>
        <w:r w:rsidR="002D5D9A">
          <w:t xml:space="preserve"> </w:t>
        </w:r>
        <w:r w:rsidR="004667D5">
          <w:t xml:space="preserve">por el departamento de calidad, </w:t>
        </w:r>
        <w:r w:rsidR="002D5D9A">
          <w:t xml:space="preserve"> documentación</w:t>
        </w:r>
        <w:r w:rsidR="004667D5">
          <w:t xml:space="preserve"> y gerencia</w:t>
        </w:r>
        <w:r w:rsidR="002D5D9A">
          <w:t>.</w:t>
        </w:r>
      </w:ins>
    </w:p>
    <w:p w14:paraId="2475052B" w14:textId="18CAD164" w:rsidR="00BB062F" w:rsidRPr="0077577E" w:rsidRDefault="00CB7B63" w:rsidP="00BB062F">
      <w:pPr>
        <w:pStyle w:val="Ttulo4"/>
        <w:jc w:val="both"/>
        <w:rPr>
          <w:ins w:id="312" w:author="Zebaxtian" w:date="2012-08-25T09:12:00Z"/>
          <w:lang w:val="en-US"/>
        </w:rPr>
      </w:pPr>
      <w:ins w:id="313" w:author="Zebaxtian" w:date="2012-08-25T09:12:00Z">
        <w:r w:rsidRPr="0077577E">
          <w:rPr>
            <w:lang w:val="en-US"/>
          </w:rPr>
          <w:t>Plantillas y Formatos</w:t>
        </w:r>
        <w:bookmarkStart w:id="314" w:name="_Toc333053738"/>
      </w:ins>
    </w:p>
    <w:p w14:paraId="02BC8721" w14:textId="77777777" w:rsidR="00BB062F" w:rsidRPr="0077577E" w:rsidRDefault="00BB062F" w:rsidP="00BB062F">
      <w:pPr>
        <w:jc w:val="both"/>
        <w:rPr>
          <w:lang w:val="en-US"/>
        </w:rPr>
        <w:pPrChange w:id="315" w:author="Zebaxtian" w:date="2012-08-25T09:12:00Z">
          <w:pPr/>
        </w:pPrChange>
      </w:pPr>
    </w:p>
    <w:p w14:paraId="47C5B753" w14:textId="77777777" w:rsidR="00D9745F" w:rsidRPr="005A677B" w:rsidRDefault="00D9745F" w:rsidP="00F31C00">
      <w:pPr>
        <w:pStyle w:val="Ttulo3"/>
        <w:rPr>
          <w:rFonts w:ascii="Arial" w:hAnsi="Arial" w:cs="Arial"/>
          <w:sz w:val="28"/>
          <w:szCs w:val="28"/>
          <w:lang w:val="en-US"/>
        </w:rPr>
      </w:pPr>
      <w:r w:rsidRPr="005A677B">
        <w:rPr>
          <w:rFonts w:ascii="Arial" w:hAnsi="Arial" w:cs="Arial"/>
          <w:sz w:val="28"/>
          <w:szCs w:val="28"/>
          <w:lang w:val="en-US"/>
        </w:rPr>
        <w:t>8.5.2 Communication and publicity</w:t>
      </w:r>
      <w:bookmarkEnd w:id="314"/>
    </w:p>
    <w:p w14:paraId="0716BBB4" w14:textId="77777777" w:rsidR="00D9745F" w:rsidRPr="005A677B" w:rsidRDefault="00D9745F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316" w:name="_Toc333053739"/>
      <w:r w:rsidRPr="005A677B">
        <w:rPr>
          <w:rFonts w:ascii="Arial" w:hAnsi="Arial" w:cs="Arial"/>
          <w:sz w:val="28"/>
          <w:szCs w:val="28"/>
          <w:lang w:val="en-US"/>
        </w:rPr>
        <w:t>8.6 Quality assurance</w:t>
      </w:r>
      <w:bookmarkEnd w:id="316"/>
    </w:p>
    <w:p w14:paraId="0E2BA5FC" w14:textId="77777777" w:rsidR="00D9745F" w:rsidRPr="005A677B" w:rsidRDefault="00D9745F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317" w:name="_Toc333053740"/>
      <w:r w:rsidRPr="005A677B">
        <w:rPr>
          <w:rFonts w:ascii="Arial" w:hAnsi="Arial" w:cs="Arial"/>
          <w:sz w:val="28"/>
          <w:szCs w:val="28"/>
          <w:lang w:val="en-US"/>
        </w:rPr>
        <w:t>8.7 Measurement</w:t>
      </w:r>
      <w:bookmarkEnd w:id="317"/>
    </w:p>
    <w:p w14:paraId="3B8B73DD" w14:textId="5F3ECA47" w:rsidR="00D9745F" w:rsidRPr="005A677B" w:rsidRDefault="00D9745F" w:rsidP="00074DE9">
      <w:pPr>
        <w:pStyle w:val="Ttulo2"/>
        <w:tabs>
          <w:tab w:val="center" w:pos="5460"/>
        </w:tabs>
        <w:rPr>
          <w:rFonts w:ascii="Arial" w:hAnsi="Arial" w:cs="Arial"/>
          <w:sz w:val="28"/>
          <w:szCs w:val="28"/>
          <w:lang w:val="en-US"/>
        </w:rPr>
      </w:pPr>
      <w:bookmarkStart w:id="318" w:name="_Toc333053741"/>
      <w:r w:rsidRPr="005A677B">
        <w:rPr>
          <w:rFonts w:ascii="Arial" w:hAnsi="Arial" w:cs="Arial"/>
          <w:sz w:val="28"/>
          <w:szCs w:val="28"/>
          <w:lang w:val="en-US"/>
        </w:rPr>
        <w:t>8.8 Reviews and audits</w:t>
      </w:r>
      <w:bookmarkEnd w:id="318"/>
      <w:r w:rsidR="00074DE9">
        <w:rPr>
          <w:rFonts w:ascii="Arial" w:hAnsi="Arial" w:cs="Arial"/>
          <w:sz w:val="28"/>
          <w:szCs w:val="28"/>
          <w:lang w:val="en-US"/>
        </w:rPr>
        <w:tab/>
      </w:r>
    </w:p>
    <w:p w14:paraId="6FE8AB6A" w14:textId="77777777" w:rsidR="00D9745F" w:rsidRPr="005A677B" w:rsidRDefault="00D9745F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319" w:name="_Toc333053742"/>
      <w:r w:rsidRPr="005A677B">
        <w:rPr>
          <w:rFonts w:ascii="Arial" w:hAnsi="Arial" w:cs="Arial"/>
          <w:sz w:val="28"/>
          <w:szCs w:val="28"/>
          <w:lang w:val="en-US"/>
        </w:rPr>
        <w:t>8.9 Verification and validation</w:t>
      </w:r>
      <w:bookmarkEnd w:id="319"/>
    </w:p>
    <w:p w14:paraId="4C05024F" w14:textId="77777777" w:rsidR="00D9745F" w:rsidRPr="005A677B" w:rsidRDefault="00D9745F" w:rsidP="00F31C00">
      <w:pPr>
        <w:rPr>
          <w:rFonts w:ascii="Arial" w:hAnsi="Arial" w:cs="Arial"/>
          <w:sz w:val="28"/>
          <w:szCs w:val="28"/>
          <w:lang w:val="en-US"/>
        </w:rPr>
      </w:pPr>
    </w:p>
    <w:p w14:paraId="773673D4" w14:textId="77777777" w:rsidR="00D9745F" w:rsidRPr="00074DE9" w:rsidRDefault="00D9745F" w:rsidP="00F31C00">
      <w:pPr>
        <w:pStyle w:val="Ttulo1"/>
        <w:rPr>
          <w:rFonts w:ascii="Arial" w:hAnsi="Arial"/>
        </w:rPr>
      </w:pPr>
      <w:bookmarkStart w:id="320" w:name="_Toc333053743"/>
      <w:r w:rsidRPr="00074DE9">
        <w:rPr>
          <w:rFonts w:ascii="Arial" w:hAnsi="Arial"/>
        </w:rPr>
        <w:t xml:space="preserve">9. </w:t>
      </w:r>
      <w:proofErr w:type="spellStart"/>
      <w:r w:rsidRPr="00074DE9">
        <w:rPr>
          <w:rFonts w:ascii="Arial" w:hAnsi="Arial"/>
        </w:rPr>
        <w:t>Additional</w:t>
      </w:r>
      <w:proofErr w:type="spellEnd"/>
      <w:r w:rsidRPr="00074DE9">
        <w:rPr>
          <w:rFonts w:ascii="Arial" w:hAnsi="Arial"/>
        </w:rPr>
        <w:t xml:space="preserve"> </w:t>
      </w:r>
      <w:proofErr w:type="spellStart"/>
      <w:r w:rsidRPr="00074DE9">
        <w:rPr>
          <w:rFonts w:ascii="Arial" w:hAnsi="Arial"/>
        </w:rPr>
        <w:t>plans</w:t>
      </w:r>
      <w:bookmarkEnd w:id="320"/>
      <w:proofErr w:type="spellEnd"/>
    </w:p>
    <w:p w14:paraId="7F0671C4" w14:textId="77777777" w:rsidR="00D9745F" w:rsidRPr="00074DE9" w:rsidRDefault="00D9745F" w:rsidP="00F31C00">
      <w:pPr>
        <w:pStyle w:val="Ttulo1"/>
        <w:rPr>
          <w:rFonts w:ascii="Arial" w:hAnsi="Arial"/>
        </w:rPr>
      </w:pPr>
    </w:p>
    <w:p w14:paraId="35475FAB" w14:textId="77777777" w:rsidR="00D9745F" w:rsidRPr="009C068D" w:rsidRDefault="00D9745F" w:rsidP="00F31C00">
      <w:pPr>
        <w:pStyle w:val="Ttulo1"/>
        <w:rPr>
          <w:rFonts w:ascii="Arial" w:hAnsi="Arial" w:cs="Arial"/>
        </w:rPr>
      </w:pPr>
      <w:bookmarkStart w:id="321" w:name="_Toc333053744"/>
      <w:r w:rsidRPr="006D4EB5">
        <w:rPr>
          <w:rFonts w:ascii="Arial" w:hAnsi="Arial" w:cs="Arial"/>
        </w:rPr>
        <w:t xml:space="preserve">10. </w:t>
      </w:r>
      <w:proofErr w:type="spellStart"/>
      <w:r w:rsidRPr="006D4EB5">
        <w:rPr>
          <w:rFonts w:ascii="Arial" w:hAnsi="Arial" w:cs="Arial"/>
        </w:rPr>
        <w:t>Annexes</w:t>
      </w:r>
      <w:bookmarkEnd w:id="321"/>
      <w:proofErr w:type="spellEnd"/>
    </w:p>
    <w:p w14:paraId="0E2DF984" w14:textId="77777777" w:rsidR="00CB37B2" w:rsidRPr="009F1CB1" w:rsidRDefault="00D9745F" w:rsidP="00F31C00">
      <w:pPr>
        <w:pStyle w:val="Ttulo1"/>
        <w:rPr>
          <w:rFonts w:ascii="Arial" w:hAnsi="Arial" w:cs="Arial"/>
        </w:rPr>
      </w:pPr>
      <w:bookmarkStart w:id="322" w:name="_Toc333053745"/>
      <w:r w:rsidRPr="009F1CB1">
        <w:rPr>
          <w:rFonts w:ascii="Arial" w:hAnsi="Arial" w:cs="Arial"/>
        </w:rPr>
        <w:t xml:space="preserve">11. </w:t>
      </w:r>
      <w:proofErr w:type="spellStart"/>
      <w:r w:rsidRPr="009F1CB1">
        <w:rPr>
          <w:rFonts w:ascii="Arial" w:hAnsi="Arial" w:cs="Arial"/>
        </w:rPr>
        <w:t>Index</w:t>
      </w:r>
      <w:bookmarkEnd w:id="322"/>
      <w:proofErr w:type="spellEnd"/>
    </w:p>
    <w:sectPr w:rsidR="00CB37B2" w:rsidRPr="009F1CB1" w:rsidSect="0081290A">
      <w:headerReference w:type="default" r:id="rId28"/>
      <w:footerReference w:type="default" r:id="rId29"/>
      <w:pgSz w:w="12240" w:h="15840"/>
      <w:pgMar w:top="2268" w:right="1701" w:bottom="1701" w:left="226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Cristhian Camilo Gomez Narvaez" w:date="2012-08-18T03:41:00Z" w:initials="CCGN">
    <w:p w14:paraId="14CA00FE" w14:textId="77777777" w:rsidR="0059126F" w:rsidRDefault="0059126F">
      <w:pPr>
        <w:pStyle w:val="Textocomentario"/>
      </w:pPr>
      <w:r>
        <w:rPr>
          <w:rStyle w:val="Refdecomentario"/>
        </w:rPr>
        <w:annotationRef/>
      </w:r>
      <w:r>
        <w:t>Definir el Nombre…</w:t>
      </w:r>
    </w:p>
  </w:comment>
  <w:comment w:id="28" w:author="Zebaxtian" w:date="2012-08-25T00:29:00Z" w:initials="Z">
    <w:p w14:paraId="4FBBFF24" w14:textId="77777777" w:rsidR="00F330A6" w:rsidRDefault="00F330A6" w:rsidP="00B87FCF">
      <w:pPr>
        <w:pStyle w:val="Textocomentario"/>
      </w:pPr>
      <w:r>
        <w:rPr>
          <w:rStyle w:val="Refdecomentario"/>
        </w:rPr>
        <w:annotationRef/>
      </w:r>
      <w:r>
        <w:t xml:space="preserve">Hola esta es una prueba, por favor no sigas leyendo este comentario </w:t>
      </w:r>
      <w:r>
        <w:sym w:font="Wingdings" w:char="F04A"/>
      </w:r>
    </w:p>
  </w:comment>
  <w:comment w:id="34" w:author="Zebaxtian" w:date="2012-08-24T17:52:00Z" w:initials="Z">
    <w:p w14:paraId="4536FD04" w14:textId="21A39F30" w:rsidR="0059126F" w:rsidRDefault="0059126F">
      <w:pPr>
        <w:pStyle w:val="Textocomentario"/>
      </w:pPr>
      <w:r>
        <w:rPr>
          <w:rStyle w:val="Refdecomentario"/>
        </w:rPr>
        <w:annotationRef/>
      </w:r>
      <w:r>
        <w:t>Se necesita especificar el ciclo de vida</w:t>
      </w:r>
    </w:p>
  </w:comment>
  <w:comment w:id="46" w:author="Zebaxtian" w:date="2012-08-25T01:48:00Z" w:initials="Z">
    <w:p w14:paraId="4781FB00" w14:textId="473B2B9F" w:rsidR="00275D62" w:rsidRDefault="00275D62">
      <w:pPr>
        <w:pStyle w:val="Textocomentario"/>
      </w:pPr>
      <w:r>
        <w:rPr>
          <w:rStyle w:val="Refdecomentario"/>
        </w:rPr>
        <w:annotationRef/>
      </w:r>
      <w:r>
        <w:t xml:space="preserve">Referencia a juego </w:t>
      </w:r>
    </w:p>
  </w:comment>
  <w:comment w:id="49" w:author="Zebaxtian" w:date="2012-08-25T02:01:00Z" w:initials="Z">
    <w:p w14:paraId="08C41285" w14:textId="0D6002A0" w:rsidR="001B3D86" w:rsidRDefault="001B3D86">
      <w:pPr>
        <w:pStyle w:val="Textocomentario"/>
      </w:pPr>
      <w:r>
        <w:rPr>
          <w:rStyle w:val="Refdecomentario"/>
        </w:rPr>
        <w:annotationRef/>
      </w:r>
      <w:r>
        <w:t>Especificar si el proyecto lo desarrollaremos en 2d o 3d</w:t>
      </w:r>
    </w:p>
  </w:comment>
  <w:comment w:id="54" w:author="Zebaxtian" w:date="2012-08-18T11:32:00Z" w:initials="Z">
    <w:p w14:paraId="7A37ED9A" w14:textId="77777777" w:rsidR="0059126F" w:rsidRDefault="0059126F" w:rsidP="00B87FCF">
      <w:pPr>
        <w:pStyle w:val="Textocomentario"/>
      </w:pPr>
      <w:r>
        <w:rPr>
          <w:rStyle w:val="Refdecomentario"/>
        </w:rPr>
        <w:annotationRef/>
      </w:r>
      <w:r>
        <w:t>Falta definir que porcentaje entregaremos.</w:t>
      </w:r>
    </w:p>
  </w:comment>
  <w:comment w:id="62" w:author="Zebaxtian" w:date="2012-08-24T18:03:00Z" w:initials="Z">
    <w:p w14:paraId="0178321D" w14:textId="33F0D0EB" w:rsidR="0059126F" w:rsidRDefault="0059126F">
      <w:pPr>
        <w:pStyle w:val="Textocomentario"/>
      </w:pPr>
      <w:r>
        <w:rPr>
          <w:rStyle w:val="Refdecomentario"/>
        </w:rPr>
        <w:annotationRef/>
      </w:r>
      <w:proofErr w:type="spellStart"/>
      <w:r>
        <w:t>Rederencia</w:t>
      </w:r>
      <w:proofErr w:type="spellEnd"/>
      <w:r>
        <w:t xml:space="preserve"> de el juego</w:t>
      </w:r>
    </w:p>
  </w:comment>
  <w:comment w:id="73" w:author="Zebaxtian" w:date="2012-08-18T11:32:00Z" w:initials="Z">
    <w:p w14:paraId="4EA331DE" w14:textId="77777777" w:rsidR="0059126F" w:rsidRDefault="0059126F" w:rsidP="00B87FCF">
      <w:pPr>
        <w:pStyle w:val="Textocomentario"/>
      </w:pPr>
      <w:r>
        <w:rPr>
          <w:rStyle w:val="Refdecomentario"/>
        </w:rPr>
        <w:annotationRef/>
      </w:r>
      <w:r>
        <w:t>Definir porcentaje</w:t>
      </w:r>
    </w:p>
  </w:comment>
  <w:comment w:id="77" w:author="Cristhian Camilo Gomez Narvaez" w:date="2012-08-18T06:33:00Z" w:initials="CCGN">
    <w:p w14:paraId="5746CBAD" w14:textId="77777777" w:rsidR="0059126F" w:rsidRDefault="0059126F">
      <w:pPr>
        <w:pStyle w:val="Textocomentario"/>
      </w:pPr>
      <w:r>
        <w:rPr>
          <w:rStyle w:val="Refdecomentario"/>
        </w:rPr>
        <w:annotationRef/>
      </w:r>
      <w:r>
        <w:t xml:space="preserve">Referencia del documento de HP de especificación delas maquinas del </w:t>
      </w:r>
      <w:proofErr w:type="spellStart"/>
      <w:r>
        <w:t>lab</w:t>
      </w:r>
      <w:proofErr w:type="spellEnd"/>
      <w:r>
        <w:t xml:space="preserve"> de BD</w:t>
      </w:r>
    </w:p>
  </w:comment>
  <w:comment w:id="78" w:author="Cristhian Camilo Gomez Narvaez" w:date="2012-08-18T05:17:00Z" w:initials="CCGN">
    <w:p w14:paraId="52009E00" w14:textId="77777777" w:rsidR="0059126F" w:rsidRDefault="0059126F">
      <w:pPr>
        <w:pStyle w:val="Textocomentario"/>
      </w:pPr>
      <w:r>
        <w:rPr>
          <w:rStyle w:val="Refdecomentario"/>
        </w:rPr>
        <w:annotationRef/>
      </w:r>
      <w:r>
        <w:t>Revisar versión instalada en la sala de BD</w:t>
      </w:r>
    </w:p>
  </w:comment>
  <w:comment w:id="81" w:author="Cristhian Camilo Gomez Narvaez" w:date="2012-08-18T04:50:00Z" w:initials="CCGN">
    <w:p w14:paraId="6C17043D" w14:textId="77777777" w:rsidR="0059126F" w:rsidRPr="00006E8E" w:rsidRDefault="0059126F">
      <w:pPr>
        <w:pStyle w:val="Textocomentario"/>
      </w:pPr>
      <w:r>
        <w:rPr>
          <w:rStyle w:val="Refdecomentario"/>
        </w:rPr>
        <w:annotationRef/>
      </w:r>
      <w:r w:rsidRPr="00006E8E">
        <w:t>ISO IEC IEEE 16326:2009, 9126-1,9126-2,9126-3,9126-4,ISO/IES 25010, ISO/IEC 31000:2009, ISO/IEC 31010:2009 ADICIONAR LOS DEMAS ESTANDARES VERSIONAMIENTO,ETC…</w:t>
      </w:r>
    </w:p>
  </w:comment>
  <w:comment w:id="82" w:author="Cristhian Camilo Gomez Narvaez" w:date="2012-08-18T04:50:00Z" w:initials="CCGN">
    <w:p w14:paraId="4A0A8747" w14:textId="77777777" w:rsidR="0059126F" w:rsidRDefault="0059126F">
      <w:pPr>
        <w:pStyle w:val="Textocomentario"/>
      </w:pPr>
      <w:r>
        <w:rPr>
          <w:rStyle w:val="Refdecomentario"/>
        </w:rPr>
        <w:annotationRef/>
      </w:r>
      <w:r>
        <w:t>Referencia a el programa de clase..</w:t>
      </w:r>
    </w:p>
  </w:comment>
  <w:comment w:id="93" w:author="Zebaxtian" w:date="2012-08-18T11:32:00Z" w:initials="Z">
    <w:p w14:paraId="77F420B6" w14:textId="77777777" w:rsidR="0059126F" w:rsidRDefault="0059126F" w:rsidP="00B87FCF">
      <w:pPr>
        <w:pStyle w:val="Textocomentario"/>
      </w:pPr>
      <w:r>
        <w:rPr>
          <w:rStyle w:val="Refdecomentario"/>
        </w:rPr>
        <w:annotationRef/>
      </w:r>
      <w:r>
        <w:t>Debe ir referenciado a la imagen de infraestructura institucional</w:t>
      </w:r>
    </w:p>
  </w:comment>
  <w:comment w:id="97" w:author="Zebaxtian" w:date="2012-08-25T02:37:00Z" w:initials="Z">
    <w:p w14:paraId="7FEBE4E6" w14:textId="6EA9810F" w:rsidR="006D6F62" w:rsidRDefault="006D6F62">
      <w:pPr>
        <w:pStyle w:val="Textocomentario"/>
      </w:pPr>
      <w:r>
        <w:rPr>
          <w:rStyle w:val="Refdecomentario"/>
        </w:rPr>
        <w:annotationRef/>
      </w:r>
      <w:r>
        <w:t xml:space="preserve">Figura infraestructura de </w:t>
      </w:r>
      <w:proofErr w:type="spellStart"/>
      <w:r>
        <w:t>fifthfloor</w:t>
      </w:r>
      <w:proofErr w:type="spellEnd"/>
    </w:p>
  </w:comment>
  <w:comment w:id="99" w:author="Zebaxtian" w:date="2012-08-25T06:30:00Z" w:initials="Z">
    <w:p w14:paraId="78AC7DDA" w14:textId="0C650ABC" w:rsidR="004667D5" w:rsidRDefault="00F1097B">
      <w:pPr>
        <w:pStyle w:val="Textocomentario"/>
      </w:pPr>
      <w:r>
        <w:rPr>
          <w:rStyle w:val="Refdecomentario"/>
        </w:rPr>
        <w:annotationRef/>
      </w:r>
      <w:r w:rsidR="004667D5">
        <w:t>Numero imagen para el párrafo anterior, ilustración</w:t>
      </w:r>
    </w:p>
  </w:comment>
  <w:comment w:id="103" w:author="Cristhian Camilo Gomez Narvaez" w:date="2012-08-18T03:41:00Z" w:initials="CCGN">
    <w:p w14:paraId="2687C721" w14:textId="77777777" w:rsidR="0059126F" w:rsidRDefault="0059126F">
      <w:pPr>
        <w:pStyle w:val="Textocomentario"/>
      </w:pPr>
      <w:r>
        <w:rPr>
          <w:rStyle w:val="Refdecomentario"/>
        </w:rPr>
        <w:annotationRef/>
      </w:r>
      <w:r>
        <w:t>Referencia al proceso de gerencia del ciclo de vida.</w:t>
      </w:r>
    </w:p>
  </w:comment>
  <w:comment w:id="105" w:author="Cristhian Camilo Gomez Narvaez" w:date="2012-08-18T03:41:00Z" w:initials="CCGN">
    <w:p w14:paraId="41EEF509" w14:textId="77777777" w:rsidR="0059126F" w:rsidRDefault="0059126F">
      <w:pPr>
        <w:pStyle w:val="Textocomentario"/>
      </w:pPr>
      <w:r>
        <w:rPr>
          <w:rStyle w:val="Refdecomentario"/>
        </w:rPr>
        <w:annotationRef/>
      </w:r>
      <w:r>
        <w:t xml:space="preserve">Por definir… </w:t>
      </w:r>
    </w:p>
  </w:comment>
  <w:comment w:id="170" w:author="Alice" w:date="2012-08-18T03:41:00Z" w:initials="A">
    <w:p w14:paraId="073B2F04" w14:textId="77777777" w:rsidR="0059126F" w:rsidRDefault="0059126F">
      <w:pPr>
        <w:pStyle w:val="Textocomentario"/>
      </w:pPr>
      <w:r>
        <w:rPr>
          <w:rStyle w:val="Refdecomentario"/>
        </w:rPr>
        <w:annotationRef/>
      </w:r>
      <w:r>
        <w:t>Referencia al folder de las hojas de vida</w:t>
      </w:r>
    </w:p>
  </w:comment>
  <w:comment w:id="171" w:author="Alice" w:date="2012-08-18T03:41:00Z" w:initials="A">
    <w:p w14:paraId="048770A4" w14:textId="77777777" w:rsidR="0059126F" w:rsidRPr="00FD5458" w:rsidRDefault="0059126F" w:rsidP="00FD5458">
      <w:pPr>
        <w:pStyle w:val="Textocomentario"/>
        <w:rPr>
          <w:lang w:val="en-US"/>
        </w:rPr>
      </w:pPr>
      <w:r>
        <w:rPr>
          <w:rStyle w:val="Refdecomentario"/>
        </w:rPr>
        <w:annotationRef/>
      </w:r>
      <w:r w:rsidRPr="00FD5458">
        <w:rPr>
          <w:lang w:val="en-US"/>
        </w:rPr>
        <w:t>E. Raymond, “The Cathedral and the Bazaar,” Available at http://www.tuxedo.org/</w:t>
      </w:r>
    </w:p>
    <w:p w14:paraId="5AF9024B" w14:textId="77777777" w:rsidR="0059126F" w:rsidRPr="00FD5458" w:rsidRDefault="0059126F" w:rsidP="00FD5458">
      <w:pPr>
        <w:pStyle w:val="Textocomentario"/>
        <w:rPr>
          <w:lang w:val="en-US"/>
        </w:rPr>
      </w:pPr>
      <w:r w:rsidRPr="00FD5458">
        <w:rPr>
          <w:lang w:val="en-US"/>
        </w:rPr>
        <w:t>~</w:t>
      </w:r>
      <w:proofErr w:type="spellStart"/>
      <w:r w:rsidRPr="00FD5458">
        <w:rPr>
          <w:lang w:val="en-US"/>
        </w:rPr>
        <w:t>esr</w:t>
      </w:r>
      <w:proofErr w:type="spellEnd"/>
      <w:r w:rsidRPr="00FD5458">
        <w:rPr>
          <w:lang w:val="en-US"/>
        </w:rPr>
        <w:t>/writings/cathedral-bazaar/cathedral-bazaar.html, 1998</w:t>
      </w:r>
    </w:p>
  </w:comment>
  <w:comment w:id="172" w:author="Alice" w:date="2012-08-18T03:41:00Z" w:initials="A">
    <w:p w14:paraId="1DD9D25C" w14:textId="77777777" w:rsidR="0059126F" w:rsidRDefault="0059126F">
      <w:pPr>
        <w:pStyle w:val="Textocomentario"/>
      </w:pPr>
      <w:r>
        <w:rPr>
          <w:rStyle w:val="Refdecomentario"/>
        </w:rPr>
        <w:annotationRef/>
      </w:r>
      <w:r>
        <w:t>anexo estara el  mapa de  roles</w:t>
      </w:r>
    </w:p>
  </w:comment>
  <w:comment w:id="173" w:author="Alice" w:date="2012-08-18T03:41:00Z" w:initials="A">
    <w:p w14:paraId="4867E877" w14:textId="77777777" w:rsidR="0059126F" w:rsidRDefault="0059126F">
      <w:pPr>
        <w:pStyle w:val="Textocomentario"/>
      </w:pPr>
      <w:r>
        <w:rPr>
          <w:rStyle w:val="Refdecomentario"/>
        </w:rPr>
        <w:annotationRef/>
      </w:r>
      <w:r>
        <w:t>anexo  de las  reglas de 5F</w:t>
      </w:r>
    </w:p>
  </w:comment>
  <w:comment w:id="185" w:author="Cristhian Camilo Gomez Narvaez" w:date="2012-08-18T03:41:00Z" w:initials="CCGN">
    <w:p w14:paraId="554DFD4A" w14:textId="77777777" w:rsidR="0059126F" w:rsidRDefault="0059126F">
      <w:pPr>
        <w:pStyle w:val="Textocomentario"/>
      </w:pPr>
      <w:r>
        <w:rPr>
          <w:rStyle w:val="Refdecomentario"/>
        </w:rPr>
        <w:annotationRef/>
      </w:r>
      <w:r>
        <w:t>Pendientes por definir con el grupo.</w:t>
      </w:r>
    </w:p>
  </w:comment>
  <w:comment w:id="192" w:author="Cristhian Camilo Gomez Narvaez" w:date="2012-08-18T03:41:00Z" w:initials="CCGN">
    <w:p w14:paraId="2BFAD47A" w14:textId="77777777" w:rsidR="0059126F" w:rsidRDefault="0059126F">
      <w:pPr>
        <w:pStyle w:val="Textocomentario"/>
      </w:pPr>
      <w:r>
        <w:rPr>
          <w:rStyle w:val="Refdecomentario"/>
        </w:rPr>
        <w:annotationRef/>
      </w:r>
      <w:r>
        <w:t>No WBS, aun no hay actividades definidas y aun no se definen las herramientas.</w:t>
      </w:r>
    </w:p>
  </w:comment>
  <w:comment w:id="255" w:author="Juan Pablo Rodriguez Montoya" w:date="2012-08-25T00:29:00Z" w:initials="JP">
    <w:p w14:paraId="76F00659" w14:textId="697C7A01" w:rsidR="00DD5E78" w:rsidRDefault="00DD5E78">
      <w:pPr>
        <w:pStyle w:val="Textocomentario"/>
      </w:pPr>
      <w:r>
        <w:rPr>
          <w:rStyle w:val="Refdecomentario"/>
        </w:rPr>
        <w:annotationRef/>
      </w:r>
      <w:r>
        <w:t>Glosario</w:t>
      </w:r>
    </w:p>
  </w:comment>
  <w:comment w:id="258" w:author="Juan Pablo Rodriguez Montoya" w:date="2012-08-25T00:29:00Z" w:initials="JP">
    <w:p w14:paraId="78580430" w14:textId="17912EC5" w:rsidR="00EE0E85" w:rsidRDefault="00EE0E85">
      <w:pPr>
        <w:pStyle w:val="Textocomentario"/>
      </w:pPr>
      <w:r>
        <w:rPr>
          <w:rStyle w:val="Refdecomentario"/>
        </w:rPr>
        <w:annotationRef/>
      </w:r>
      <w:r>
        <w:t xml:space="preserve">Referencia a reglamento canales de </w:t>
      </w:r>
      <w:r w:rsidR="00DD5E78">
        <w:t>comunicación</w:t>
      </w:r>
    </w:p>
  </w:comment>
  <w:comment w:id="267" w:author="Juan Pablo Rodriguez Montoya" w:date="2012-08-25T00:29:00Z" w:initials="JP">
    <w:p w14:paraId="676156FF" w14:textId="4554F4B4" w:rsidR="00DD5E78" w:rsidRDefault="00DD5E78">
      <w:pPr>
        <w:pStyle w:val="Textocomentario"/>
      </w:pPr>
      <w:r>
        <w:rPr>
          <w:rStyle w:val="Refdecomentario"/>
        </w:rPr>
        <w:annotationRef/>
      </w:r>
      <w:r>
        <w:t>Glosario</w:t>
      </w:r>
    </w:p>
  </w:comment>
  <w:comment w:id="292" w:author="Zebaxtian" w:date="2012-08-25T00:29:00Z" w:initials="Z">
    <w:p w14:paraId="672E4F34" w14:textId="77777777" w:rsidR="00F330A6" w:rsidRDefault="00F330A6" w:rsidP="00B87FCF">
      <w:pPr>
        <w:pStyle w:val="Textocomentario"/>
      </w:pPr>
      <w:r>
        <w:rPr>
          <w:rStyle w:val="Refdecomentario"/>
        </w:rPr>
        <w:annotationRef/>
      </w:r>
      <w:r>
        <w:t>Verificar rol y crear hipervínculo</w:t>
      </w:r>
    </w:p>
  </w:comment>
  <w:comment w:id="301" w:author="Zebaxtian" w:date="2012-08-18T11:34:00Z" w:initials="Z">
    <w:p w14:paraId="76A174A6" w14:textId="77777777" w:rsidR="0059126F" w:rsidRDefault="0059126F" w:rsidP="00B87FCF">
      <w:pPr>
        <w:pStyle w:val="Textocomentario"/>
      </w:pPr>
      <w:r>
        <w:rPr>
          <w:rStyle w:val="Refdecomentario"/>
        </w:rPr>
        <w:annotationRef/>
      </w:r>
      <w:r>
        <w:t xml:space="preserve">Revisar si se utilizaran otros estándares, el archivo esta en </w:t>
      </w:r>
      <w:proofErr w:type="spellStart"/>
      <w:r>
        <w:t>dropbox</w:t>
      </w:r>
      <w:proofErr w:type="spellEnd"/>
      <w:r>
        <w:t xml:space="preserve"> para hacer las modificaciones y subirlo a </w:t>
      </w:r>
      <w:proofErr w:type="spellStart"/>
      <w:r>
        <w:t>Git</w:t>
      </w:r>
      <w:proofErr w:type="spellEnd"/>
      <w:r>
        <w:t xml:space="preserve">, si se cambian esta imagen y la de infraestructura toca cambiarlas en el </w:t>
      </w:r>
      <w:proofErr w:type="spellStart"/>
      <w:r>
        <w:t>gibhub</w:t>
      </w:r>
      <w:proofErr w:type="spellEnd"/>
      <w:r>
        <w:t xml:space="preserve"> porque están arriba</w:t>
      </w:r>
    </w:p>
  </w:comment>
  <w:comment w:id="303" w:author="Zebaxtian" w:date="2012-08-18T11:34:00Z" w:initials="Z">
    <w:p w14:paraId="2B0500B0" w14:textId="77777777" w:rsidR="0059126F" w:rsidRDefault="0059126F" w:rsidP="00B87FCF">
      <w:pPr>
        <w:pStyle w:val="Textocomentario"/>
      </w:pPr>
      <w:r>
        <w:rPr>
          <w:rStyle w:val="Refdecomentario"/>
        </w:rPr>
        <w:annotationRef/>
      </w:r>
      <w:r>
        <w:t>Referencias que vamos a manejar???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6A4CB92" w14:textId="77777777" w:rsidR="007E641C" w:rsidRDefault="007E641C" w:rsidP="00F31C00">
      <w:pPr>
        <w:spacing w:after="0" w:line="240" w:lineRule="auto"/>
      </w:pPr>
      <w:r>
        <w:separator/>
      </w:r>
    </w:p>
  </w:endnote>
  <w:endnote w:type="continuationSeparator" w:id="0">
    <w:p w14:paraId="0F077F56" w14:textId="77777777" w:rsidR="007E641C" w:rsidRDefault="007E641C" w:rsidP="00F31C00">
      <w:pPr>
        <w:spacing w:after="0" w:line="240" w:lineRule="auto"/>
      </w:pPr>
      <w:r>
        <w:continuationSeparator/>
      </w:r>
    </w:p>
  </w:endnote>
  <w:endnote w:type="continuationNotice" w:id="1">
    <w:p w14:paraId="55DF1F34" w14:textId="77777777" w:rsidR="007E641C" w:rsidRDefault="007E641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33F7BD" w14:textId="77777777" w:rsidR="0077577E" w:rsidRDefault="0077577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948884E" w14:textId="77777777" w:rsidR="007E641C" w:rsidRDefault="007E641C" w:rsidP="00F31C00">
      <w:pPr>
        <w:spacing w:after="0" w:line="240" w:lineRule="auto"/>
      </w:pPr>
      <w:r>
        <w:separator/>
      </w:r>
    </w:p>
  </w:footnote>
  <w:footnote w:type="continuationSeparator" w:id="0">
    <w:p w14:paraId="2766E7EA" w14:textId="77777777" w:rsidR="007E641C" w:rsidRDefault="007E641C" w:rsidP="00F31C00">
      <w:pPr>
        <w:spacing w:after="0" w:line="240" w:lineRule="auto"/>
      </w:pPr>
      <w:r>
        <w:continuationSeparator/>
      </w:r>
    </w:p>
  </w:footnote>
  <w:footnote w:type="continuationNotice" w:id="1">
    <w:p w14:paraId="595CFADD" w14:textId="77777777" w:rsidR="007E641C" w:rsidRDefault="007E641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D201D2" w14:textId="1CD93311" w:rsidR="0059126F" w:rsidRPr="00433CC3" w:rsidRDefault="0059126F" w:rsidP="00082A52">
    <w:pPr>
      <w:pStyle w:val="Encabezado"/>
      <w:jc w:val="right"/>
      <w:rPr>
        <w:b/>
      </w:rPr>
    </w:pPr>
    <w:r w:rsidRPr="00433CC3">
      <w:rPr>
        <w:b/>
        <w:rPrChange w:id="323" w:author="Juan Pablo Rodriguez Montoya" w:date="2012-08-25T09:12:00Z">
          <w:rPr>
            <w:b/>
            <w:noProof/>
            <w:lang w:eastAsia="ja-JP"/>
          </w:rPr>
        </w:rPrChange>
      </w:rPr>
      <w:drawing>
        <wp:anchor distT="0" distB="0" distL="114300" distR="114300" simplePos="0" relativeHeight="251657216" behindDoc="1" locked="0" layoutInCell="1" allowOverlap="1" wp14:anchorId="5379B278" wp14:editId="3E6D9CF4">
          <wp:simplePos x="0" y="0"/>
          <wp:positionH relativeFrom="column">
            <wp:posOffset>3283585</wp:posOffset>
          </wp:positionH>
          <wp:positionV relativeFrom="paragraph">
            <wp:posOffset>-120650</wp:posOffset>
          </wp:positionV>
          <wp:extent cx="847725" cy="741045"/>
          <wp:effectExtent l="0" t="0" r="9525" b="1905"/>
          <wp:wrapTight wrapText="bothSides">
            <wp:wrapPolygon edited="0">
              <wp:start x="12620" y="0"/>
              <wp:lineTo x="6796" y="1666"/>
              <wp:lineTo x="0" y="6663"/>
              <wp:lineTo x="0" y="12216"/>
              <wp:lineTo x="2427" y="18879"/>
              <wp:lineTo x="5339" y="21100"/>
              <wp:lineTo x="16989" y="21100"/>
              <wp:lineTo x="19416" y="18879"/>
              <wp:lineTo x="19901" y="13326"/>
              <wp:lineTo x="19416" y="9995"/>
              <wp:lineTo x="21357" y="2776"/>
              <wp:lineTo x="20872" y="0"/>
              <wp:lineTo x="12620" y="0"/>
            </wp:wrapPolygon>
          </wp:wrapTight>
          <wp:docPr id="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7725" cy="7410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E641C">
      <w:rPr>
        <w:b/>
        <w:rPrChange w:id="324" w:author="Juan Pablo Rodriguez Montoya" w:date="2012-08-25T09:12:00Z">
          <w:rPr>
            <w:b/>
            <w:noProof/>
          </w:rPr>
        </w:rPrChange>
      </w:rPr>
      <w:pict w14:anchorId="45573D2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694593" o:spid="_x0000_s2049" type="#_x0000_t75" style="position:absolute;left:0;text-align:left;margin-left:0;margin-top:0;width:424.95pt;height:371.5pt;z-index:-251658240;mso-position-horizontal:center;mso-position-horizontal-relative:margin;mso-position-vertical:center;mso-position-vertical-relative:margin" o:allowincell="f">
          <v:imagedata r:id="rId2" o:title="logo" gain="19661f" blacklevel="22938f"/>
          <w10:wrap anchorx="margin" anchory="margin"/>
        </v:shape>
      </w:pict>
    </w:r>
    <w:r w:rsidRPr="00433CC3">
      <w:rPr>
        <w:b/>
      </w:rPr>
      <w:t>FIFTH FLOOR CORP</w:t>
    </w:r>
  </w:p>
  <w:p w14:paraId="199CAA69" w14:textId="77777777" w:rsidR="0059126F" w:rsidRPr="00433CC3" w:rsidRDefault="0059126F" w:rsidP="00082A52">
    <w:pPr>
      <w:pStyle w:val="Encabezado"/>
      <w:jc w:val="right"/>
      <w:rPr>
        <w:b/>
      </w:rPr>
    </w:pPr>
    <w:r w:rsidRPr="00433CC3">
      <w:rPr>
        <w:b/>
      </w:rPr>
      <w:t>SPMP</w:t>
    </w:r>
  </w:p>
  <w:p w14:paraId="737822C0" w14:textId="3C49DB73" w:rsidR="0059126F" w:rsidRDefault="0059126F" w:rsidP="00B87FCF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0929FB"/>
    <w:multiLevelType w:val="hybridMultilevel"/>
    <w:tmpl w:val="31CCC3DA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2FC78D7"/>
    <w:multiLevelType w:val="hybridMultilevel"/>
    <w:tmpl w:val="502AE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9E4F65"/>
    <w:multiLevelType w:val="hybridMultilevel"/>
    <w:tmpl w:val="4C8E4AC0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>
    <w:nsid w:val="1DB42A55"/>
    <w:multiLevelType w:val="hybridMultilevel"/>
    <w:tmpl w:val="4FEA2F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AE0A62"/>
    <w:multiLevelType w:val="hybridMultilevel"/>
    <w:tmpl w:val="357A088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D329A8"/>
    <w:multiLevelType w:val="hybridMultilevel"/>
    <w:tmpl w:val="267E094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566388"/>
    <w:multiLevelType w:val="hybridMultilevel"/>
    <w:tmpl w:val="555E6066"/>
    <w:lvl w:ilvl="0" w:tplc="24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39647CFC"/>
    <w:multiLevelType w:val="hybridMultilevel"/>
    <w:tmpl w:val="38208FA0"/>
    <w:lvl w:ilvl="0" w:tplc="0C0A000F">
      <w:start w:val="1"/>
      <w:numFmt w:val="decimal"/>
      <w:lvlText w:val="%1."/>
      <w:lvlJc w:val="left"/>
      <w:pPr>
        <w:ind w:left="775" w:hanging="360"/>
      </w:pPr>
    </w:lvl>
    <w:lvl w:ilvl="1" w:tplc="0C0A0019" w:tentative="1">
      <w:start w:val="1"/>
      <w:numFmt w:val="lowerLetter"/>
      <w:lvlText w:val="%2."/>
      <w:lvlJc w:val="left"/>
      <w:pPr>
        <w:ind w:left="1495" w:hanging="360"/>
      </w:pPr>
    </w:lvl>
    <w:lvl w:ilvl="2" w:tplc="0C0A001B" w:tentative="1">
      <w:start w:val="1"/>
      <w:numFmt w:val="lowerRoman"/>
      <w:lvlText w:val="%3."/>
      <w:lvlJc w:val="right"/>
      <w:pPr>
        <w:ind w:left="2215" w:hanging="180"/>
      </w:pPr>
    </w:lvl>
    <w:lvl w:ilvl="3" w:tplc="0C0A000F" w:tentative="1">
      <w:start w:val="1"/>
      <w:numFmt w:val="decimal"/>
      <w:lvlText w:val="%4."/>
      <w:lvlJc w:val="left"/>
      <w:pPr>
        <w:ind w:left="2935" w:hanging="360"/>
      </w:pPr>
    </w:lvl>
    <w:lvl w:ilvl="4" w:tplc="0C0A0019" w:tentative="1">
      <w:start w:val="1"/>
      <w:numFmt w:val="lowerLetter"/>
      <w:lvlText w:val="%5."/>
      <w:lvlJc w:val="left"/>
      <w:pPr>
        <w:ind w:left="3655" w:hanging="360"/>
      </w:pPr>
    </w:lvl>
    <w:lvl w:ilvl="5" w:tplc="0C0A001B" w:tentative="1">
      <w:start w:val="1"/>
      <w:numFmt w:val="lowerRoman"/>
      <w:lvlText w:val="%6."/>
      <w:lvlJc w:val="right"/>
      <w:pPr>
        <w:ind w:left="4375" w:hanging="180"/>
      </w:pPr>
    </w:lvl>
    <w:lvl w:ilvl="6" w:tplc="0C0A000F" w:tentative="1">
      <w:start w:val="1"/>
      <w:numFmt w:val="decimal"/>
      <w:lvlText w:val="%7."/>
      <w:lvlJc w:val="left"/>
      <w:pPr>
        <w:ind w:left="5095" w:hanging="360"/>
      </w:pPr>
    </w:lvl>
    <w:lvl w:ilvl="7" w:tplc="0C0A0019" w:tentative="1">
      <w:start w:val="1"/>
      <w:numFmt w:val="lowerLetter"/>
      <w:lvlText w:val="%8."/>
      <w:lvlJc w:val="left"/>
      <w:pPr>
        <w:ind w:left="5815" w:hanging="360"/>
      </w:pPr>
    </w:lvl>
    <w:lvl w:ilvl="8" w:tplc="0C0A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8">
    <w:nsid w:val="39B04D3D"/>
    <w:multiLevelType w:val="hybridMultilevel"/>
    <w:tmpl w:val="D95657D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F01200"/>
    <w:multiLevelType w:val="hybridMultilevel"/>
    <w:tmpl w:val="6956A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EF3ACB"/>
    <w:multiLevelType w:val="hybridMultilevel"/>
    <w:tmpl w:val="772C600E"/>
    <w:lvl w:ilvl="0" w:tplc="240A0019">
      <w:start w:val="1"/>
      <w:numFmt w:val="lowerLetter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4E8F769B"/>
    <w:multiLevelType w:val="hybridMultilevel"/>
    <w:tmpl w:val="DB2A7D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266501A"/>
    <w:multiLevelType w:val="hybridMultilevel"/>
    <w:tmpl w:val="816E00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2706C7E"/>
    <w:multiLevelType w:val="hybridMultilevel"/>
    <w:tmpl w:val="B6D491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9F6CCE"/>
    <w:multiLevelType w:val="hybridMultilevel"/>
    <w:tmpl w:val="CAF0ED3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35072D2"/>
    <w:multiLevelType w:val="hybridMultilevel"/>
    <w:tmpl w:val="428EB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88C29B7"/>
    <w:multiLevelType w:val="hybridMultilevel"/>
    <w:tmpl w:val="08A85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E843222"/>
    <w:multiLevelType w:val="hybridMultilevel"/>
    <w:tmpl w:val="6038BE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EC61511"/>
    <w:multiLevelType w:val="hybridMultilevel"/>
    <w:tmpl w:val="AD2AB4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2AE7955"/>
    <w:multiLevelType w:val="hybridMultilevel"/>
    <w:tmpl w:val="060EB2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32B340B"/>
    <w:multiLevelType w:val="hybridMultilevel"/>
    <w:tmpl w:val="77544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4C10B05"/>
    <w:multiLevelType w:val="hybridMultilevel"/>
    <w:tmpl w:val="C39E34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ACD16D8"/>
    <w:multiLevelType w:val="hybridMultilevel"/>
    <w:tmpl w:val="0600944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4AB1BAC"/>
    <w:multiLevelType w:val="hybridMultilevel"/>
    <w:tmpl w:val="BB26235C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>
    <w:nsid w:val="74CA2F54"/>
    <w:multiLevelType w:val="hybridMultilevel"/>
    <w:tmpl w:val="EF7C1D3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5092358"/>
    <w:multiLevelType w:val="hybridMultilevel"/>
    <w:tmpl w:val="321A77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58E1730"/>
    <w:multiLevelType w:val="hybridMultilevel"/>
    <w:tmpl w:val="891687F8"/>
    <w:lvl w:ilvl="0" w:tplc="24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>
    <w:nsid w:val="75C54BD4"/>
    <w:multiLevelType w:val="hybridMultilevel"/>
    <w:tmpl w:val="EE386A84"/>
    <w:lvl w:ilvl="0" w:tplc="0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>
    <w:nsid w:val="7E6F434B"/>
    <w:multiLevelType w:val="hybridMultilevel"/>
    <w:tmpl w:val="BE52F8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6"/>
  </w:num>
  <w:num w:numId="3">
    <w:abstractNumId w:val="1"/>
  </w:num>
  <w:num w:numId="4">
    <w:abstractNumId w:val="9"/>
  </w:num>
  <w:num w:numId="5">
    <w:abstractNumId w:val="20"/>
  </w:num>
  <w:num w:numId="6">
    <w:abstractNumId w:val="15"/>
  </w:num>
  <w:num w:numId="7">
    <w:abstractNumId w:val="8"/>
  </w:num>
  <w:num w:numId="8">
    <w:abstractNumId w:val="14"/>
  </w:num>
  <w:num w:numId="9">
    <w:abstractNumId w:val="17"/>
  </w:num>
  <w:num w:numId="10">
    <w:abstractNumId w:val="26"/>
  </w:num>
  <w:num w:numId="11">
    <w:abstractNumId w:val="6"/>
  </w:num>
  <w:num w:numId="12">
    <w:abstractNumId w:val="24"/>
  </w:num>
  <w:num w:numId="13">
    <w:abstractNumId w:val="4"/>
  </w:num>
  <w:num w:numId="14">
    <w:abstractNumId w:val="5"/>
  </w:num>
  <w:num w:numId="15">
    <w:abstractNumId w:val="10"/>
  </w:num>
  <w:num w:numId="16">
    <w:abstractNumId w:val="22"/>
  </w:num>
  <w:num w:numId="17">
    <w:abstractNumId w:val="13"/>
  </w:num>
  <w:num w:numId="18">
    <w:abstractNumId w:val="3"/>
  </w:num>
  <w:num w:numId="19">
    <w:abstractNumId w:val="11"/>
  </w:num>
  <w:num w:numId="20">
    <w:abstractNumId w:val="19"/>
  </w:num>
  <w:num w:numId="21">
    <w:abstractNumId w:val="12"/>
  </w:num>
  <w:num w:numId="22">
    <w:abstractNumId w:val="18"/>
  </w:num>
  <w:num w:numId="23">
    <w:abstractNumId w:val="25"/>
  </w:num>
  <w:num w:numId="24">
    <w:abstractNumId w:val="0"/>
  </w:num>
  <w:num w:numId="25">
    <w:abstractNumId w:val="27"/>
  </w:num>
  <w:num w:numId="26">
    <w:abstractNumId w:val="7"/>
  </w:num>
  <w:num w:numId="27">
    <w:abstractNumId w:val="23"/>
  </w:num>
  <w:num w:numId="28">
    <w:abstractNumId w:val="2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745F"/>
    <w:rsid w:val="0000087E"/>
    <w:rsid w:val="000015CC"/>
    <w:rsid w:val="00006E8E"/>
    <w:rsid w:val="00012760"/>
    <w:rsid w:val="00021D3D"/>
    <w:rsid w:val="00023EBC"/>
    <w:rsid w:val="00037089"/>
    <w:rsid w:val="000453FA"/>
    <w:rsid w:val="00053B29"/>
    <w:rsid w:val="000618AF"/>
    <w:rsid w:val="00063757"/>
    <w:rsid w:val="00071C09"/>
    <w:rsid w:val="00074DE9"/>
    <w:rsid w:val="00082A52"/>
    <w:rsid w:val="00090A63"/>
    <w:rsid w:val="000A690C"/>
    <w:rsid w:val="000B29C3"/>
    <w:rsid w:val="000C6FCE"/>
    <w:rsid w:val="000D5F78"/>
    <w:rsid w:val="000E5301"/>
    <w:rsid w:val="000F2B5B"/>
    <w:rsid w:val="000F31DA"/>
    <w:rsid w:val="000F40D8"/>
    <w:rsid w:val="00110A1A"/>
    <w:rsid w:val="001138FD"/>
    <w:rsid w:val="001147BE"/>
    <w:rsid w:val="00136A40"/>
    <w:rsid w:val="00151ACA"/>
    <w:rsid w:val="001807D7"/>
    <w:rsid w:val="00185505"/>
    <w:rsid w:val="00195582"/>
    <w:rsid w:val="001A129D"/>
    <w:rsid w:val="001B0012"/>
    <w:rsid w:val="001B342C"/>
    <w:rsid w:val="001B3D86"/>
    <w:rsid w:val="001D434A"/>
    <w:rsid w:val="001D43A7"/>
    <w:rsid w:val="001D4AFB"/>
    <w:rsid w:val="001E3740"/>
    <w:rsid w:val="001E5C03"/>
    <w:rsid w:val="001F0D11"/>
    <w:rsid w:val="0020671D"/>
    <w:rsid w:val="002467DC"/>
    <w:rsid w:val="00261C8C"/>
    <w:rsid w:val="00275D62"/>
    <w:rsid w:val="00277440"/>
    <w:rsid w:val="00283B8A"/>
    <w:rsid w:val="002847FD"/>
    <w:rsid w:val="00293EF3"/>
    <w:rsid w:val="00296764"/>
    <w:rsid w:val="0029695F"/>
    <w:rsid w:val="002A1841"/>
    <w:rsid w:val="002A752D"/>
    <w:rsid w:val="002C1BC6"/>
    <w:rsid w:val="002C2033"/>
    <w:rsid w:val="002D538C"/>
    <w:rsid w:val="002D5D9A"/>
    <w:rsid w:val="002F5271"/>
    <w:rsid w:val="0030124A"/>
    <w:rsid w:val="003176C0"/>
    <w:rsid w:val="00354894"/>
    <w:rsid w:val="00385ECE"/>
    <w:rsid w:val="00386565"/>
    <w:rsid w:val="003905C0"/>
    <w:rsid w:val="003939D0"/>
    <w:rsid w:val="003A103E"/>
    <w:rsid w:val="003A3884"/>
    <w:rsid w:val="003A6D2F"/>
    <w:rsid w:val="003B05C8"/>
    <w:rsid w:val="003F25AE"/>
    <w:rsid w:val="003F2F36"/>
    <w:rsid w:val="004175B1"/>
    <w:rsid w:val="004229A8"/>
    <w:rsid w:val="00430B02"/>
    <w:rsid w:val="004358D6"/>
    <w:rsid w:val="00436757"/>
    <w:rsid w:val="0045271C"/>
    <w:rsid w:val="00457BCC"/>
    <w:rsid w:val="00465FE6"/>
    <w:rsid w:val="004667D5"/>
    <w:rsid w:val="004C43EB"/>
    <w:rsid w:val="004C7CA3"/>
    <w:rsid w:val="004E1F4F"/>
    <w:rsid w:val="004F2EB7"/>
    <w:rsid w:val="004F6D68"/>
    <w:rsid w:val="00502E46"/>
    <w:rsid w:val="0053157C"/>
    <w:rsid w:val="00561550"/>
    <w:rsid w:val="00562872"/>
    <w:rsid w:val="00567D09"/>
    <w:rsid w:val="0057544F"/>
    <w:rsid w:val="0058475B"/>
    <w:rsid w:val="00586375"/>
    <w:rsid w:val="0059126F"/>
    <w:rsid w:val="00597305"/>
    <w:rsid w:val="005A2719"/>
    <w:rsid w:val="005A677B"/>
    <w:rsid w:val="005C6CBC"/>
    <w:rsid w:val="005D7FA7"/>
    <w:rsid w:val="005E7110"/>
    <w:rsid w:val="00605716"/>
    <w:rsid w:val="006130F0"/>
    <w:rsid w:val="006161CE"/>
    <w:rsid w:val="00617B4E"/>
    <w:rsid w:val="00620DD1"/>
    <w:rsid w:val="006263D1"/>
    <w:rsid w:val="00627816"/>
    <w:rsid w:val="00633681"/>
    <w:rsid w:val="00652C1B"/>
    <w:rsid w:val="00657599"/>
    <w:rsid w:val="006621FD"/>
    <w:rsid w:val="00672B8F"/>
    <w:rsid w:val="00681D3D"/>
    <w:rsid w:val="00692F6D"/>
    <w:rsid w:val="0069422B"/>
    <w:rsid w:val="006C12CB"/>
    <w:rsid w:val="006D4EB5"/>
    <w:rsid w:val="006D6F62"/>
    <w:rsid w:val="006E2445"/>
    <w:rsid w:val="00710A74"/>
    <w:rsid w:val="00710C9F"/>
    <w:rsid w:val="007171BE"/>
    <w:rsid w:val="007279EC"/>
    <w:rsid w:val="00730A2F"/>
    <w:rsid w:val="00736191"/>
    <w:rsid w:val="00747E02"/>
    <w:rsid w:val="00761AFF"/>
    <w:rsid w:val="00774C8D"/>
    <w:rsid w:val="0077577E"/>
    <w:rsid w:val="007A7790"/>
    <w:rsid w:val="007B0672"/>
    <w:rsid w:val="007B2B4D"/>
    <w:rsid w:val="007E641C"/>
    <w:rsid w:val="007E78E0"/>
    <w:rsid w:val="008040D2"/>
    <w:rsid w:val="00806AC3"/>
    <w:rsid w:val="008076C4"/>
    <w:rsid w:val="0081290A"/>
    <w:rsid w:val="00865F89"/>
    <w:rsid w:val="008673B6"/>
    <w:rsid w:val="00874EE1"/>
    <w:rsid w:val="00886410"/>
    <w:rsid w:val="008A05FF"/>
    <w:rsid w:val="008A2CA5"/>
    <w:rsid w:val="008A7B0C"/>
    <w:rsid w:val="008B302E"/>
    <w:rsid w:val="008D2B86"/>
    <w:rsid w:val="008E64B6"/>
    <w:rsid w:val="008E78A1"/>
    <w:rsid w:val="00900148"/>
    <w:rsid w:val="00902467"/>
    <w:rsid w:val="009031DD"/>
    <w:rsid w:val="00930208"/>
    <w:rsid w:val="0093356D"/>
    <w:rsid w:val="00935D34"/>
    <w:rsid w:val="009367EE"/>
    <w:rsid w:val="009405F2"/>
    <w:rsid w:val="00941AC3"/>
    <w:rsid w:val="00947390"/>
    <w:rsid w:val="009557DE"/>
    <w:rsid w:val="009619E0"/>
    <w:rsid w:val="00962607"/>
    <w:rsid w:val="00971B03"/>
    <w:rsid w:val="00972328"/>
    <w:rsid w:val="00975A73"/>
    <w:rsid w:val="00981CBF"/>
    <w:rsid w:val="009821D8"/>
    <w:rsid w:val="00990E10"/>
    <w:rsid w:val="00997136"/>
    <w:rsid w:val="009A7CBB"/>
    <w:rsid w:val="009B6BB0"/>
    <w:rsid w:val="009C068D"/>
    <w:rsid w:val="009F1CB1"/>
    <w:rsid w:val="00A0704B"/>
    <w:rsid w:val="00A10CA4"/>
    <w:rsid w:val="00A305F7"/>
    <w:rsid w:val="00A309FC"/>
    <w:rsid w:val="00A3273C"/>
    <w:rsid w:val="00A33958"/>
    <w:rsid w:val="00A460BF"/>
    <w:rsid w:val="00A46F68"/>
    <w:rsid w:val="00A52936"/>
    <w:rsid w:val="00A60599"/>
    <w:rsid w:val="00A6199A"/>
    <w:rsid w:val="00A61B3C"/>
    <w:rsid w:val="00A7274C"/>
    <w:rsid w:val="00A72FAD"/>
    <w:rsid w:val="00A8258B"/>
    <w:rsid w:val="00A857DF"/>
    <w:rsid w:val="00AB47BF"/>
    <w:rsid w:val="00AD5908"/>
    <w:rsid w:val="00AF4FB5"/>
    <w:rsid w:val="00AF5CD9"/>
    <w:rsid w:val="00B129AA"/>
    <w:rsid w:val="00B147AA"/>
    <w:rsid w:val="00B1483F"/>
    <w:rsid w:val="00B24F6B"/>
    <w:rsid w:val="00B30D43"/>
    <w:rsid w:val="00B424C3"/>
    <w:rsid w:val="00B513BA"/>
    <w:rsid w:val="00B80E27"/>
    <w:rsid w:val="00B87FCF"/>
    <w:rsid w:val="00B93CB4"/>
    <w:rsid w:val="00BB062F"/>
    <w:rsid w:val="00BC5DFE"/>
    <w:rsid w:val="00BC67CD"/>
    <w:rsid w:val="00BD33C5"/>
    <w:rsid w:val="00BE2B48"/>
    <w:rsid w:val="00BF46F9"/>
    <w:rsid w:val="00BF78C3"/>
    <w:rsid w:val="00C00800"/>
    <w:rsid w:val="00C06D81"/>
    <w:rsid w:val="00C13EE0"/>
    <w:rsid w:val="00C228D8"/>
    <w:rsid w:val="00C260FE"/>
    <w:rsid w:val="00C275AD"/>
    <w:rsid w:val="00C31721"/>
    <w:rsid w:val="00C353F5"/>
    <w:rsid w:val="00C44E30"/>
    <w:rsid w:val="00C52140"/>
    <w:rsid w:val="00C661D2"/>
    <w:rsid w:val="00C6659B"/>
    <w:rsid w:val="00C75F35"/>
    <w:rsid w:val="00C95261"/>
    <w:rsid w:val="00CB04E1"/>
    <w:rsid w:val="00CB0FAE"/>
    <w:rsid w:val="00CB1A03"/>
    <w:rsid w:val="00CB37B2"/>
    <w:rsid w:val="00CB7B63"/>
    <w:rsid w:val="00CD648E"/>
    <w:rsid w:val="00CE5B3C"/>
    <w:rsid w:val="00D03A58"/>
    <w:rsid w:val="00D05A42"/>
    <w:rsid w:val="00D06CA1"/>
    <w:rsid w:val="00D148D6"/>
    <w:rsid w:val="00D32D4B"/>
    <w:rsid w:val="00D50B7F"/>
    <w:rsid w:val="00D510E6"/>
    <w:rsid w:val="00D514B9"/>
    <w:rsid w:val="00D64223"/>
    <w:rsid w:val="00D7254C"/>
    <w:rsid w:val="00D812AA"/>
    <w:rsid w:val="00D830F2"/>
    <w:rsid w:val="00D95802"/>
    <w:rsid w:val="00D9745F"/>
    <w:rsid w:val="00D97718"/>
    <w:rsid w:val="00DB25D2"/>
    <w:rsid w:val="00DB7F96"/>
    <w:rsid w:val="00DD28E3"/>
    <w:rsid w:val="00DD5E78"/>
    <w:rsid w:val="00E21D26"/>
    <w:rsid w:val="00E344C2"/>
    <w:rsid w:val="00E4136C"/>
    <w:rsid w:val="00E475E6"/>
    <w:rsid w:val="00E63784"/>
    <w:rsid w:val="00EA0183"/>
    <w:rsid w:val="00EA4DE5"/>
    <w:rsid w:val="00EC4FAF"/>
    <w:rsid w:val="00EE0E85"/>
    <w:rsid w:val="00EE6191"/>
    <w:rsid w:val="00F063B1"/>
    <w:rsid w:val="00F1097B"/>
    <w:rsid w:val="00F14B5F"/>
    <w:rsid w:val="00F1534E"/>
    <w:rsid w:val="00F3024F"/>
    <w:rsid w:val="00F31C00"/>
    <w:rsid w:val="00F32C16"/>
    <w:rsid w:val="00F330A6"/>
    <w:rsid w:val="00F4132A"/>
    <w:rsid w:val="00F41E30"/>
    <w:rsid w:val="00F62E65"/>
    <w:rsid w:val="00F71FDB"/>
    <w:rsid w:val="00F74749"/>
    <w:rsid w:val="00F74B06"/>
    <w:rsid w:val="00F80307"/>
    <w:rsid w:val="00F811C5"/>
    <w:rsid w:val="00F825D3"/>
    <w:rsid w:val="00F84A9F"/>
    <w:rsid w:val="00F9376D"/>
    <w:rsid w:val="00F9464B"/>
    <w:rsid w:val="00FA2B6E"/>
    <w:rsid w:val="00FA4E63"/>
    <w:rsid w:val="00FB711E"/>
    <w:rsid w:val="00FB74C8"/>
    <w:rsid w:val="00FC768A"/>
    <w:rsid w:val="00FD5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45E7D31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6D2F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CB37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B37B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B37B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4132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xl23">
    <w:name w:val="xl23"/>
    <w:basedOn w:val="Normal"/>
    <w:rsid w:val="006263D1"/>
    <w:pPr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CB37B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B37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B37B2"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B37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B37B2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CB37B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CB37B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37B2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B37B2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CB37B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CB37B2"/>
    <w:pPr>
      <w:spacing w:after="100"/>
      <w:ind w:left="440"/>
    </w:pPr>
  </w:style>
  <w:style w:type="character" w:styleId="Refdecomentario">
    <w:name w:val="annotation reference"/>
    <w:basedOn w:val="Fuentedeprrafopredeter"/>
    <w:uiPriority w:val="99"/>
    <w:semiHidden/>
    <w:unhideWhenUsed/>
    <w:rsid w:val="009821D8"/>
    <w:rPr>
      <w:sz w:val="18"/>
      <w:szCs w:val="18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821D8"/>
    <w:pPr>
      <w:spacing w:line="240" w:lineRule="auto"/>
    </w:pPr>
    <w:rPr>
      <w:sz w:val="24"/>
      <w:szCs w:val="24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821D8"/>
    <w:rPr>
      <w:sz w:val="24"/>
      <w:szCs w:val="24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821D8"/>
    <w:rPr>
      <w:b/>
      <w:bCs/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821D8"/>
    <w:rPr>
      <w:b/>
      <w:bCs/>
      <w:sz w:val="20"/>
      <w:szCs w:val="20"/>
    </w:rPr>
  </w:style>
  <w:style w:type="table" w:styleId="Listaclara-nfasis1">
    <w:name w:val="Light List Accent 1"/>
    <w:basedOn w:val="Tablanormal"/>
    <w:uiPriority w:val="61"/>
    <w:rsid w:val="00F9464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0F0F0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Cuadrculaclara-nfasis5">
    <w:name w:val="Light Grid Accent 5"/>
    <w:basedOn w:val="Tablanormal"/>
    <w:uiPriority w:val="62"/>
    <w:rsid w:val="00D05A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1">
    <w:name w:val="Light Grid Accent 1"/>
    <w:basedOn w:val="Tablanormal"/>
    <w:uiPriority w:val="62"/>
    <w:rsid w:val="0081290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Revisin">
    <w:name w:val="Revision"/>
    <w:hidden/>
    <w:uiPriority w:val="99"/>
    <w:semiHidden/>
    <w:rsid w:val="0081290A"/>
    <w:pPr>
      <w:spacing w:after="0" w:line="240" w:lineRule="auto"/>
    </w:pPr>
  </w:style>
  <w:style w:type="table" w:styleId="Sombreadoclaro-nfasis5">
    <w:name w:val="Light Shading Accent 5"/>
    <w:basedOn w:val="Tablanormal"/>
    <w:uiPriority w:val="60"/>
    <w:rsid w:val="0081290A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staclara-nfasis5">
    <w:name w:val="Light List Accent 5"/>
    <w:basedOn w:val="Tablanormal"/>
    <w:uiPriority w:val="61"/>
    <w:rsid w:val="0081290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0F0F0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F31C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1C00"/>
  </w:style>
  <w:style w:type="paragraph" w:styleId="Piedepgina">
    <w:name w:val="footer"/>
    <w:basedOn w:val="Normal"/>
    <w:link w:val="PiedepginaCar"/>
    <w:uiPriority w:val="99"/>
    <w:unhideWhenUsed/>
    <w:rsid w:val="00F31C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1C00"/>
  </w:style>
  <w:style w:type="table" w:styleId="Tablaconcuadrcula">
    <w:name w:val="Table Grid"/>
    <w:basedOn w:val="Tablanormal"/>
    <w:uiPriority w:val="59"/>
    <w:rsid w:val="00B129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pgrafe">
    <w:name w:val="caption"/>
    <w:basedOn w:val="Normal"/>
    <w:next w:val="Normal"/>
    <w:uiPriority w:val="35"/>
    <w:unhideWhenUsed/>
    <w:qFormat/>
    <w:rsid w:val="0062781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0F2B5B"/>
    <w:pPr>
      <w:spacing w:after="0"/>
      <w:ind w:left="440" w:hanging="440"/>
    </w:pPr>
    <w:rPr>
      <w:rFonts w:cstheme="minorHAnsi"/>
      <w:caps/>
      <w:sz w:val="20"/>
      <w:szCs w:val="20"/>
    </w:rPr>
  </w:style>
  <w:style w:type="table" w:styleId="Sombreadoclaro-nfasis1">
    <w:name w:val="Light Shading Accent 1"/>
    <w:basedOn w:val="Tablanormal"/>
    <w:uiPriority w:val="60"/>
    <w:rsid w:val="00385ECE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NormalWeb">
    <w:name w:val="Normal (Web)"/>
    <w:basedOn w:val="Normal"/>
    <w:uiPriority w:val="99"/>
    <w:unhideWhenUsed/>
    <w:rsid w:val="00074D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customStyle="1" w:styleId="apple-converted-space">
    <w:name w:val="apple-converted-space"/>
    <w:basedOn w:val="Fuentedeprrafopredeter"/>
    <w:rsid w:val="00074DE9"/>
  </w:style>
  <w:style w:type="character" w:customStyle="1" w:styleId="Ttulo4Car">
    <w:name w:val="Título 4 Car"/>
    <w:basedOn w:val="Fuentedeprrafopredeter"/>
    <w:link w:val="Ttulo4"/>
    <w:uiPriority w:val="9"/>
    <w:rsid w:val="00F4132A"/>
    <w:rPr>
      <w:rFonts w:asciiTheme="majorHAnsi" w:eastAsiaTheme="majorEastAsia" w:hAnsiTheme="majorHAnsi" w:cstheme="majorBidi"/>
      <w:b/>
      <w:bCs/>
      <w:i/>
      <w:iCs/>
      <w:color w:val="4F81BD" w:themeColor="accent1"/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6D2F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CB37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B37B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B37B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4132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xl23">
    <w:name w:val="xl23"/>
    <w:basedOn w:val="Normal"/>
    <w:rsid w:val="006263D1"/>
    <w:pPr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CB37B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B37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B37B2"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B37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B37B2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CB37B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CB37B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37B2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B37B2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CB37B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CB37B2"/>
    <w:pPr>
      <w:spacing w:after="100"/>
      <w:ind w:left="440"/>
    </w:pPr>
  </w:style>
  <w:style w:type="character" w:styleId="Refdecomentario">
    <w:name w:val="annotation reference"/>
    <w:basedOn w:val="Fuentedeprrafopredeter"/>
    <w:uiPriority w:val="99"/>
    <w:semiHidden/>
    <w:unhideWhenUsed/>
    <w:rsid w:val="009821D8"/>
    <w:rPr>
      <w:sz w:val="18"/>
      <w:szCs w:val="18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821D8"/>
    <w:pPr>
      <w:spacing w:line="240" w:lineRule="auto"/>
    </w:pPr>
    <w:rPr>
      <w:sz w:val="24"/>
      <w:szCs w:val="24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821D8"/>
    <w:rPr>
      <w:sz w:val="24"/>
      <w:szCs w:val="24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821D8"/>
    <w:rPr>
      <w:b/>
      <w:bCs/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821D8"/>
    <w:rPr>
      <w:b/>
      <w:bCs/>
      <w:sz w:val="20"/>
      <w:szCs w:val="20"/>
    </w:rPr>
  </w:style>
  <w:style w:type="table" w:styleId="Listaclara-nfasis1">
    <w:name w:val="Light List Accent 1"/>
    <w:basedOn w:val="Tablanormal"/>
    <w:uiPriority w:val="61"/>
    <w:rsid w:val="00F9464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0F0F0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Cuadrculaclara-nfasis5">
    <w:name w:val="Light Grid Accent 5"/>
    <w:basedOn w:val="Tablanormal"/>
    <w:uiPriority w:val="62"/>
    <w:rsid w:val="00D05A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1">
    <w:name w:val="Light Grid Accent 1"/>
    <w:basedOn w:val="Tablanormal"/>
    <w:uiPriority w:val="62"/>
    <w:rsid w:val="0081290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Revisin">
    <w:name w:val="Revision"/>
    <w:hidden/>
    <w:uiPriority w:val="99"/>
    <w:semiHidden/>
    <w:rsid w:val="0081290A"/>
    <w:pPr>
      <w:spacing w:after="0" w:line="240" w:lineRule="auto"/>
    </w:pPr>
  </w:style>
  <w:style w:type="table" w:styleId="Sombreadoclaro-nfasis5">
    <w:name w:val="Light Shading Accent 5"/>
    <w:basedOn w:val="Tablanormal"/>
    <w:uiPriority w:val="60"/>
    <w:rsid w:val="0081290A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staclara-nfasis5">
    <w:name w:val="Light List Accent 5"/>
    <w:basedOn w:val="Tablanormal"/>
    <w:uiPriority w:val="61"/>
    <w:rsid w:val="0081290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0F0F0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F31C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1C00"/>
  </w:style>
  <w:style w:type="paragraph" w:styleId="Piedepgina">
    <w:name w:val="footer"/>
    <w:basedOn w:val="Normal"/>
    <w:link w:val="PiedepginaCar"/>
    <w:uiPriority w:val="99"/>
    <w:unhideWhenUsed/>
    <w:rsid w:val="00F31C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1C00"/>
  </w:style>
  <w:style w:type="table" w:styleId="Tablaconcuadrcula">
    <w:name w:val="Table Grid"/>
    <w:basedOn w:val="Tablanormal"/>
    <w:uiPriority w:val="59"/>
    <w:rsid w:val="00B129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pgrafe">
    <w:name w:val="caption"/>
    <w:basedOn w:val="Normal"/>
    <w:next w:val="Normal"/>
    <w:uiPriority w:val="35"/>
    <w:unhideWhenUsed/>
    <w:qFormat/>
    <w:rsid w:val="0062781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0F2B5B"/>
    <w:pPr>
      <w:spacing w:after="0"/>
      <w:ind w:left="440" w:hanging="440"/>
    </w:pPr>
    <w:rPr>
      <w:rFonts w:cstheme="minorHAnsi"/>
      <w:caps/>
      <w:sz w:val="20"/>
      <w:szCs w:val="20"/>
    </w:rPr>
  </w:style>
  <w:style w:type="table" w:styleId="Sombreadoclaro-nfasis1">
    <w:name w:val="Light Shading Accent 1"/>
    <w:basedOn w:val="Tablanormal"/>
    <w:uiPriority w:val="60"/>
    <w:rsid w:val="00385ECE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NormalWeb">
    <w:name w:val="Normal (Web)"/>
    <w:basedOn w:val="Normal"/>
    <w:uiPriority w:val="99"/>
    <w:unhideWhenUsed/>
    <w:rsid w:val="00074D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customStyle="1" w:styleId="apple-converted-space">
    <w:name w:val="apple-converted-space"/>
    <w:basedOn w:val="Fuentedeprrafopredeter"/>
    <w:rsid w:val="00074DE9"/>
  </w:style>
  <w:style w:type="character" w:customStyle="1" w:styleId="Ttulo4Car">
    <w:name w:val="Título 4 Car"/>
    <w:basedOn w:val="Fuentedeprrafopredeter"/>
    <w:link w:val="Ttulo4"/>
    <w:uiPriority w:val="9"/>
    <w:rsid w:val="00F4132A"/>
    <w:rPr>
      <w:rFonts w:asciiTheme="majorHAnsi" w:eastAsiaTheme="majorEastAsia" w:hAnsiTheme="majorHAnsi" w:cstheme="majorBidi"/>
      <w:b/>
      <w:bCs/>
      <w:i/>
      <w:iCs/>
      <w:color w:val="4F81BD" w:themeColor="accent1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05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602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8.xml"/><Relationship Id="rId13" Type="http://schemas.microsoft.com/office/2007/relationships/stylesWithEffects" Target="stylesWithEffects.xml"/><Relationship Id="rId18" Type="http://schemas.openxmlformats.org/officeDocument/2006/relationships/comments" Target="comments.xml"/><Relationship Id="rId26" Type="http://schemas.openxmlformats.org/officeDocument/2006/relationships/image" Target="media/image3.png"/><Relationship Id="rId3" Type="http://schemas.openxmlformats.org/officeDocument/2006/relationships/customXml" Target="../customXml/item3.xml"/><Relationship Id="rId21" Type="http://schemas.openxmlformats.org/officeDocument/2006/relationships/diagramData" Target="diagrams/data1.xml"/><Relationship Id="rId7" Type="http://schemas.openxmlformats.org/officeDocument/2006/relationships/customXml" Target="../customXml/item7.xml"/><Relationship Id="rId12" Type="http://schemas.openxmlformats.org/officeDocument/2006/relationships/styles" Target="styles.xml"/><Relationship Id="rId17" Type="http://schemas.openxmlformats.org/officeDocument/2006/relationships/endnotes" Target="endnotes.xml"/><Relationship Id="rId25" Type="http://schemas.microsoft.com/office/2007/relationships/diagramDrawing" Target="diagrams/drawing1.xml"/><Relationship Id="rId2" Type="http://schemas.openxmlformats.org/officeDocument/2006/relationships/customXml" Target="../customXml/item2.xml"/><Relationship Id="rId16" Type="http://schemas.openxmlformats.org/officeDocument/2006/relationships/footnotes" Target="footnotes.xml"/><Relationship Id="rId20" Type="http://schemas.openxmlformats.org/officeDocument/2006/relationships/image" Target="media/image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numbering" Target="numbering.xml"/><Relationship Id="rId24" Type="http://schemas.openxmlformats.org/officeDocument/2006/relationships/diagramColors" Target="diagrams/colors1.xml"/><Relationship Id="rId5" Type="http://schemas.openxmlformats.org/officeDocument/2006/relationships/customXml" Target="../customXml/item5.xml"/><Relationship Id="rId15" Type="http://schemas.openxmlformats.org/officeDocument/2006/relationships/webSettings" Target="webSettings.xml"/><Relationship Id="rId23" Type="http://schemas.openxmlformats.org/officeDocument/2006/relationships/diagramQuickStyle" Target="diagrams/quickStyle1.xml"/><Relationship Id="rId28" Type="http://schemas.openxmlformats.org/officeDocument/2006/relationships/header" Target="header1.xml"/><Relationship Id="rId10" Type="http://schemas.openxmlformats.org/officeDocument/2006/relationships/customXml" Target="../customXml/item10.xml"/><Relationship Id="rId19" Type="http://schemas.openxmlformats.org/officeDocument/2006/relationships/image" Target="media/image1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customXml" Target="../customXml/item9.xml"/><Relationship Id="rId14" Type="http://schemas.openxmlformats.org/officeDocument/2006/relationships/settings" Target="settings.xml"/><Relationship Id="rId22" Type="http://schemas.openxmlformats.org/officeDocument/2006/relationships/diagramLayout" Target="diagrams/layout1.xml"/><Relationship Id="rId27" Type="http://schemas.openxmlformats.org/officeDocument/2006/relationships/image" Target="media/image4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B883B14-106E-4048-84D9-75B5EF6542AB}" type="doc">
      <dgm:prSet loTypeId="urn:microsoft.com/office/officeart/2005/8/layout/radial5" loCatId="cycle" qsTypeId="urn:microsoft.com/office/officeart/2005/8/quickstyle/simple4" qsCatId="simple" csTypeId="urn:microsoft.com/office/officeart/2005/8/colors/colorful2" csCatId="colorful" phldr="1"/>
      <dgm:spPr/>
      <dgm:t>
        <a:bodyPr/>
        <a:lstStyle/>
        <a:p>
          <a:endParaRPr lang="en-US"/>
        </a:p>
      </dgm:t>
    </dgm:pt>
    <dgm:pt modelId="{F7420165-9021-44F1-BBD5-4EE74743EFCE}">
      <dgm:prSet phldrT="[Texto]" custT="1"/>
      <dgm:spPr/>
      <dgm:t>
        <a:bodyPr/>
        <a:lstStyle/>
        <a:p>
          <a:r>
            <a:rPr lang="en-US" sz="900"/>
            <a:t>Gerente del Proyecto</a:t>
          </a:r>
        </a:p>
        <a:p>
          <a:r>
            <a:rPr lang="en-US" sz="900"/>
            <a:t>(Lider)</a:t>
          </a:r>
        </a:p>
      </dgm:t>
    </dgm:pt>
    <dgm:pt modelId="{568CB72E-5B43-4911-A23D-1C6D0FF9FE1E}" type="parTrans" cxnId="{27ADA697-3AE3-4D17-9F7B-B128329F8C9E}">
      <dgm:prSet/>
      <dgm:spPr/>
      <dgm:t>
        <a:bodyPr/>
        <a:lstStyle/>
        <a:p>
          <a:endParaRPr lang="en-US"/>
        </a:p>
      </dgm:t>
    </dgm:pt>
    <dgm:pt modelId="{BAF86FDE-BE3F-4ABD-A13D-4741774659F7}" type="sibTrans" cxnId="{27ADA697-3AE3-4D17-9F7B-B128329F8C9E}">
      <dgm:prSet/>
      <dgm:spPr/>
      <dgm:t>
        <a:bodyPr/>
        <a:lstStyle/>
        <a:p>
          <a:endParaRPr lang="en-US"/>
        </a:p>
      </dgm:t>
    </dgm:pt>
    <dgm:pt modelId="{86CA724C-E1FC-49D4-A97B-BE3180A2391E}">
      <dgm:prSet phldrT="[Texto]" custT="1"/>
      <dgm:spPr/>
      <dgm:t>
        <a:bodyPr/>
        <a:lstStyle/>
        <a:p>
          <a:r>
            <a:rPr lang="en-US" sz="800"/>
            <a:t>Arquitecto</a:t>
          </a:r>
          <a:endParaRPr lang="en-US" sz="500"/>
        </a:p>
      </dgm:t>
    </dgm:pt>
    <dgm:pt modelId="{AA3AE431-6E38-4467-A862-744AB834DF49}" type="parTrans" cxnId="{31596380-06C8-4826-8CFD-A13DEA74D0F5}">
      <dgm:prSet/>
      <dgm:spPr/>
      <dgm:t>
        <a:bodyPr/>
        <a:lstStyle/>
        <a:p>
          <a:endParaRPr lang="en-US"/>
        </a:p>
      </dgm:t>
    </dgm:pt>
    <dgm:pt modelId="{6905CCDE-D755-4FB8-87FB-BF2B1BEE595A}" type="sibTrans" cxnId="{31596380-06C8-4826-8CFD-A13DEA74D0F5}">
      <dgm:prSet/>
      <dgm:spPr/>
      <dgm:t>
        <a:bodyPr/>
        <a:lstStyle/>
        <a:p>
          <a:endParaRPr lang="en-US"/>
        </a:p>
      </dgm:t>
    </dgm:pt>
    <dgm:pt modelId="{C7F1ABC5-FBC1-49ED-BF1D-1F47C7F45F12}">
      <dgm:prSet phldrT="[Texto]" custT="1"/>
      <dgm:spPr/>
      <dgm:t>
        <a:bodyPr/>
        <a:lstStyle/>
        <a:p>
          <a:r>
            <a:rPr lang="en-US" sz="800"/>
            <a:t>Director de Configuraciones y Pruebas</a:t>
          </a:r>
        </a:p>
      </dgm:t>
    </dgm:pt>
    <dgm:pt modelId="{18B7C8EB-C745-4C20-8A9D-4D4D497341C3}" type="parTrans" cxnId="{933AC4C1-4BCF-4699-B146-9DED0CC3AFBC}">
      <dgm:prSet/>
      <dgm:spPr/>
      <dgm:t>
        <a:bodyPr/>
        <a:lstStyle/>
        <a:p>
          <a:endParaRPr lang="en-US"/>
        </a:p>
      </dgm:t>
    </dgm:pt>
    <dgm:pt modelId="{ADB49ED5-060E-4D9A-BA25-965D40F4E940}" type="sibTrans" cxnId="{933AC4C1-4BCF-4699-B146-9DED0CC3AFBC}">
      <dgm:prSet/>
      <dgm:spPr/>
      <dgm:t>
        <a:bodyPr/>
        <a:lstStyle/>
        <a:p>
          <a:endParaRPr lang="en-US"/>
        </a:p>
      </dgm:t>
    </dgm:pt>
    <dgm:pt modelId="{FB0E39E0-7DCB-49B3-AB25-32C690432D86}">
      <dgm:prSet phldrT="[Texto]" custT="1"/>
      <dgm:spPr/>
      <dgm:t>
        <a:bodyPr/>
        <a:lstStyle/>
        <a:p>
          <a:r>
            <a:rPr lang="en-US" sz="700"/>
            <a:t>Director de Desarrollo</a:t>
          </a:r>
        </a:p>
      </dgm:t>
    </dgm:pt>
    <dgm:pt modelId="{5D8AF85A-519C-4035-9396-72EB80AFC4D0}" type="parTrans" cxnId="{8A9C2FED-3BE3-4444-92C7-CE8D9D1D2C22}">
      <dgm:prSet/>
      <dgm:spPr/>
      <dgm:t>
        <a:bodyPr/>
        <a:lstStyle/>
        <a:p>
          <a:endParaRPr lang="en-US"/>
        </a:p>
      </dgm:t>
    </dgm:pt>
    <dgm:pt modelId="{F2807029-0514-4931-B99E-3BBB4E2B2C9A}" type="sibTrans" cxnId="{8A9C2FED-3BE3-4444-92C7-CE8D9D1D2C22}">
      <dgm:prSet/>
      <dgm:spPr/>
      <dgm:t>
        <a:bodyPr/>
        <a:lstStyle/>
        <a:p>
          <a:endParaRPr lang="en-US"/>
        </a:p>
      </dgm:t>
    </dgm:pt>
    <dgm:pt modelId="{6BBE6CE1-81DC-4CC1-A9D8-670CEC9AEE9C}">
      <dgm:prSet phldrT="[Texto]"/>
      <dgm:spPr/>
      <dgm:t>
        <a:bodyPr/>
        <a:lstStyle/>
        <a:p>
          <a:r>
            <a:rPr lang="en-US"/>
            <a:t>Direccion de Calidad </a:t>
          </a:r>
        </a:p>
      </dgm:t>
    </dgm:pt>
    <dgm:pt modelId="{974439A4-00BA-48AB-8561-489F4E404187}" type="parTrans" cxnId="{DFC650EB-64AE-4C6A-81C3-8321DB221483}">
      <dgm:prSet/>
      <dgm:spPr/>
      <dgm:t>
        <a:bodyPr/>
        <a:lstStyle/>
        <a:p>
          <a:endParaRPr lang="en-US"/>
        </a:p>
      </dgm:t>
    </dgm:pt>
    <dgm:pt modelId="{F1218FA7-B8FF-4B33-A613-01534F047C68}" type="sibTrans" cxnId="{DFC650EB-64AE-4C6A-81C3-8321DB221483}">
      <dgm:prSet/>
      <dgm:spPr/>
      <dgm:t>
        <a:bodyPr/>
        <a:lstStyle/>
        <a:p>
          <a:endParaRPr lang="en-US"/>
        </a:p>
      </dgm:t>
    </dgm:pt>
    <dgm:pt modelId="{BA9F920C-3E2B-4642-A0A9-FBE58E89CDE1}">
      <dgm:prSet phldrT="[Texto]" custT="1"/>
      <dgm:spPr/>
      <dgm:t>
        <a:bodyPr/>
        <a:lstStyle/>
        <a:p>
          <a:r>
            <a:rPr lang="en-US" sz="900"/>
            <a:t>Direccion de  </a:t>
          </a:r>
          <a:r>
            <a:rPr lang="en-US" sz="800"/>
            <a:t>Documen-tacion </a:t>
          </a:r>
          <a:endParaRPr lang="en-US" sz="500"/>
        </a:p>
      </dgm:t>
    </dgm:pt>
    <dgm:pt modelId="{4A398404-64D6-40A1-A816-35C4804ADDC3}" type="parTrans" cxnId="{838B5E78-76F4-40D1-85E3-E7CBD4DA0F24}">
      <dgm:prSet/>
      <dgm:spPr/>
      <dgm:t>
        <a:bodyPr/>
        <a:lstStyle/>
        <a:p>
          <a:endParaRPr lang="en-US"/>
        </a:p>
      </dgm:t>
    </dgm:pt>
    <dgm:pt modelId="{293E0468-ED3C-43A6-ADDF-A9B0CE9C211A}" type="sibTrans" cxnId="{838B5E78-76F4-40D1-85E3-E7CBD4DA0F24}">
      <dgm:prSet/>
      <dgm:spPr/>
      <dgm:t>
        <a:bodyPr/>
        <a:lstStyle/>
        <a:p>
          <a:endParaRPr lang="en-US"/>
        </a:p>
      </dgm:t>
    </dgm:pt>
    <dgm:pt modelId="{8AF19001-A37C-4074-9F2C-F49F8D2AC75D}">
      <dgm:prSet phldrT="[Texto]" custT="1"/>
      <dgm:spPr/>
      <dgm:t>
        <a:bodyPr/>
        <a:lstStyle/>
        <a:p>
          <a:r>
            <a:rPr lang="en-US" sz="900"/>
            <a:t>Analista de Sistemas</a:t>
          </a:r>
          <a:endParaRPr lang="en-US" sz="500"/>
        </a:p>
      </dgm:t>
    </dgm:pt>
    <dgm:pt modelId="{EC5CD053-991A-49C2-8E91-883958B281FE}" type="parTrans" cxnId="{6D2F47FE-6D9F-496B-BDC9-3F5511A034C2}">
      <dgm:prSet/>
      <dgm:spPr/>
      <dgm:t>
        <a:bodyPr/>
        <a:lstStyle/>
        <a:p>
          <a:endParaRPr lang="en-US"/>
        </a:p>
      </dgm:t>
    </dgm:pt>
    <dgm:pt modelId="{57AA3EEB-5158-4E45-BA54-E0B0C2410B82}" type="sibTrans" cxnId="{6D2F47FE-6D9F-496B-BDC9-3F5511A034C2}">
      <dgm:prSet/>
      <dgm:spPr/>
      <dgm:t>
        <a:bodyPr/>
        <a:lstStyle/>
        <a:p>
          <a:endParaRPr lang="en-US"/>
        </a:p>
      </dgm:t>
    </dgm:pt>
    <dgm:pt modelId="{A928D84F-F510-4455-B6F6-8A516041EA5D}">
      <dgm:prSet phldrT="[Texto]" custT="1"/>
      <dgm:spPr/>
      <dgm:t>
        <a:bodyPr/>
        <a:lstStyle/>
        <a:p>
          <a:r>
            <a:rPr lang="en-US" sz="800"/>
            <a:t>Ilustrador</a:t>
          </a:r>
          <a:endParaRPr lang="en-US" sz="500"/>
        </a:p>
      </dgm:t>
    </dgm:pt>
    <dgm:pt modelId="{7BE8DEF7-012B-4CC8-80F7-BD83343BF6A5}" type="parTrans" cxnId="{3F168B8F-903F-4725-B681-455D12E006BD}">
      <dgm:prSet/>
      <dgm:spPr/>
      <dgm:t>
        <a:bodyPr/>
        <a:lstStyle/>
        <a:p>
          <a:endParaRPr lang="en-US"/>
        </a:p>
      </dgm:t>
    </dgm:pt>
    <dgm:pt modelId="{FBFBE9A4-A8BB-4889-AA34-05F06BBBF397}" type="sibTrans" cxnId="{3F168B8F-903F-4725-B681-455D12E006BD}">
      <dgm:prSet/>
      <dgm:spPr/>
      <dgm:t>
        <a:bodyPr/>
        <a:lstStyle/>
        <a:p>
          <a:endParaRPr lang="en-US"/>
        </a:p>
      </dgm:t>
    </dgm:pt>
    <dgm:pt modelId="{1F58F8FD-546E-46CD-83C9-466EB5E78A1C}">
      <dgm:prSet phldrT="[Texto]" custT="1"/>
      <dgm:spPr/>
      <dgm:t>
        <a:bodyPr/>
        <a:lstStyle/>
        <a:p>
          <a:r>
            <a:rPr lang="en-US" sz="900"/>
            <a:t>Disenador </a:t>
          </a:r>
          <a:endParaRPr lang="en-US" sz="500"/>
        </a:p>
      </dgm:t>
    </dgm:pt>
    <dgm:pt modelId="{B7D2AFC1-0576-4693-ADD4-65B9C42A053C}" type="parTrans" cxnId="{01BB8C6D-9A12-4129-8206-175F6353C646}">
      <dgm:prSet/>
      <dgm:spPr/>
      <dgm:t>
        <a:bodyPr/>
        <a:lstStyle/>
        <a:p>
          <a:endParaRPr lang="en-US"/>
        </a:p>
      </dgm:t>
    </dgm:pt>
    <dgm:pt modelId="{78B302FC-BE0D-4913-B6BB-D30A4C11CEA3}" type="sibTrans" cxnId="{01BB8C6D-9A12-4129-8206-175F6353C646}">
      <dgm:prSet/>
      <dgm:spPr/>
      <dgm:t>
        <a:bodyPr/>
        <a:lstStyle/>
        <a:p>
          <a:endParaRPr lang="en-US"/>
        </a:p>
      </dgm:t>
    </dgm:pt>
    <dgm:pt modelId="{6A7DA7E8-A7F2-4164-98C9-450F29A3AF5A}" type="pres">
      <dgm:prSet presAssocID="{7B883B14-106E-4048-84D9-75B5EF6542AB}" presName="Name0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814076A2-1CB4-4791-849B-6B39765CA4A0}" type="pres">
      <dgm:prSet presAssocID="{F7420165-9021-44F1-BBD5-4EE74743EFCE}" presName="centerShape" presStyleLbl="node0" presStyleIdx="0" presStyleCnt="1" custScaleX="142337" custScaleY="136737"/>
      <dgm:spPr/>
      <dgm:t>
        <a:bodyPr/>
        <a:lstStyle/>
        <a:p>
          <a:endParaRPr lang="en-US"/>
        </a:p>
      </dgm:t>
    </dgm:pt>
    <dgm:pt modelId="{6EC804A8-D5E6-4750-B72A-B626C03701E2}" type="pres">
      <dgm:prSet presAssocID="{AA3AE431-6E38-4467-A862-744AB834DF49}" presName="parTrans" presStyleLbl="sibTrans2D1" presStyleIdx="0" presStyleCnt="8" custScaleX="162733"/>
      <dgm:spPr>
        <a:prstGeom prst="leftRightArrow">
          <a:avLst/>
        </a:prstGeom>
      </dgm:spPr>
      <dgm:t>
        <a:bodyPr/>
        <a:lstStyle/>
        <a:p>
          <a:endParaRPr lang="en-US"/>
        </a:p>
      </dgm:t>
    </dgm:pt>
    <dgm:pt modelId="{1ACB7136-B320-42E0-9B56-9833EDA70F45}" type="pres">
      <dgm:prSet presAssocID="{AA3AE431-6E38-4467-A862-744AB834DF49}" presName="connectorText" presStyleLbl="sibTrans2D1" presStyleIdx="0" presStyleCnt="8"/>
      <dgm:spPr/>
      <dgm:t>
        <a:bodyPr/>
        <a:lstStyle/>
        <a:p>
          <a:endParaRPr lang="en-US"/>
        </a:p>
      </dgm:t>
    </dgm:pt>
    <dgm:pt modelId="{147A53D6-7CD7-447B-AC19-AB98CDDDA1BF}" type="pres">
      <dgm:prSet presAssocID="{86CA724C-E1FC-49D4-A97B-BE3180A2391E}" presName="node" presStyleLbl="node1" presStyleIdx="0" presStyleCnt="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7990666-7F4D-4D83-A834-647CFF0C41FD}" type="pres">
      <dgm:prSet presAssocID="{EC5CD053-991A-49C2-8E91-883958B281FE}" presName="parTrans" presStyleLbl="sibTrans2D1" presStyleIdx="1" presStyleCnt="8" custScaleX="184191"/>
      <dgm:spPr>
        <a:prstGeom prst="leftRightArrow">
          <a:avLst/>
        </a:prstGeom>
      </dgm:spPr>
      <dgm:t>
        <a:bodyPr/>
        <a:lstStyle/>
        <a:p>
          <a:endParaRPr lang="en-US"/>
        </a:p>
      </dgm:t>
    </dgm:pt>
    <dgm:pt modelId="{B669C026-517D-45DD-8232-CE060975CC33}" type="pres">
      <dgm:prSet presAssocID="{EC5CD053-991A-49C2-8E91-883958B281FE}" presName="connectorText" presStyleLbl="sibTrans2D1" presStyleIdx="1" presStyleCnt="8"/>
      <dgm:spPr/>
      <dgm:t>
        <a:bodyPr/>
        <a:lstStyle/>
        <a:p>
          <a:endParaRPr lang="en-US"/>
        </a:p>
      </dgm:t>
    </dgm:pt>
    <dgm:pt modelId="{1924F538-E8FC-48EA-87A3-DBC0357ECC1B}" type="pres">
      <dgm:prSet presAssocID="{8AF19001-A37C-4074-9F2C-F49F8D2AC75D}" presName="node" presStyleLbl="node1" presStyleIdx="1" presStyleCnt="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A2645C85-6571-467A-B85C-A2D25318828E}" type="pres">
      <dgm:prSet presAssocID="{B7D2AFC1-0576-4693-ADD4-65B9C42A053C}" presName="parTrans" presStyleLbl="sibTrans2D1" presStyleIdx="2" presStyleCnt="8" custScaleX="229123"/>
      <dgm:spPr>
        <a:prstGeom prst="leftRightArrow">
          <a:avLst/>
        </a:prstGeom>
      </dgm:spPr>
      <dgm:t>
        <a:bodyPr/>
        <a:lstStyle/>
        <a:p>
          <a:endParaRPr lang="en-US"/>
        </a:p>
      </dgm:t>
    </dgm:pt>
    <dgm:pt modelId="{2397EC32-F7FF-406B-9F00-ECA0B7ED3EA5}" type="pres">
      <dgm:prSet presAssocID="{B7D2AFC1-0576-4693-ADD4-65B9C42A053C}" presName="connectorText" presStyleLbl="sibTrans2D1" presStyleIdx="2" presStyleCnt="8"/>
      <dgm:spPr/>
      <dgm:t>
        <a:bodyPr/>
        <a:lstStyle/>
        <a:p>
          <a:endParaRPr lang="en-US"/>
        </a:p>
      </dgm:t>
    </dgm:pt>
    <dgm:pt modelId="{EF855903-1CAE-4C32-8B66-0C3F23A76E85}" type="pres">
      <dgm:prSet presAssocID="{1F58F8FD-546E-46CD-83C9-466EB5E78A1C}" presName="node" presStyleLbl="node1" presStyleIdx="2" presStyleCnt="8" custScaleX="11141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CDCA649-6DFE-41E8-8B0E-932ED78283A8}" type="pres">
      <dgm:prSet presAssocID="{7BE8DEF7-012B-4CC8-80F7-BD83343BF6A5}" presName="parTrans" presStyleLbl="sibTrans2D1" presStyleIdx="3" presStyleCnt="8" custScaleX="186833"/>
      <dgm:spPr>
        <a:prstGeom prst="leftRightArrow">
          <a:avLst/>
        </a:prstGeom>
      </dgm:spPr>
      <dgm:t>
        <a:bodyPr/>
        <a:lstStyle/>
        <a:p>
          <a:endParaRPr lang="en-US"/>
        </a:p>
      </dgm:t>
    </dgm:pt>
    <dgm:pt modelId="{3ED9EAA3-91A2-4444-A8EB-FA2B9EE719E8}" type="pres">
      <dgm:prSet presAssocID="{7BE8DEF7-012B-4CC8-80F7-BD83343BF6A5}" presName="connectorText" presStyleLbl="sibTrans2D1" presStyleIdx="3" presStyleCnt="8"/>
      <dgm:spPr/>
      <dgm:t>
        <a:bodyPr/>
        <a:lstStyle/>
        <a:p>
          <a:endParaRPr lang="en-US"/>
        </a:p>
      </dgm:t>
    </dgm:pt>
    <dgm:pt modelId="{9CF613C2-FC76-400D-B3BD-18F9FBD3F76A}" type="pres">
      <dgm:prSet presAssocID="{A928D84F-F510-4455-B6F6-8A516041EA5D}" presName="node" presStyleLbl="node1" presStyleIdx="3" presStyleCnt="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DA63683-A578-4DCC-9D4B-185977D621DD}" type="pres">
      <dgm:prSet presAssocID="{18B7C8EB-C745-4C20-8A9D-4D4D497341C3}" presName="parTrans" presStyleLbl="sibTrans2D1" presStyleIdx="4" presStyleCnt="8" custScaleX="155359"/>
      <dgm:spPr>
        <a:prstGeom prst="leftRightArrow">
          <a:avLst/>
        </a:prstGeom>
      </dgm:spPr>
      <dgm:t>
        <a:bodyPr/>
        <a:lstStyle/>
        <a:p>
          <a:endParaRPr lang="en-US"/>
        </a:p>
      </dgm:t>
    </dgm:pt>
    <dgm:pt modelId="{CCE865E6-A543-4DEC-83CF-FDB8D33369C6}" type="pres">
      <dgm:prSet presAssocID="{18B7C8EB-C745-4C20-8A9D-4D4D497341C3}" presName="connectorText" presStyleLbl="sibTrans2D1" presStyleIdx="4" presStyleCnt="8"/>
      <dgm:spPr/>
      <dgm:t>
        <a:bodyPr/>
        <a:lstStyle/>
        <a:p>
          <a:endParaRPr lang="en-US"/>
        </a:p>
      </dgm:t>
    </dgm:pt>
    <dgm:pt modelId="{A20C39A1-4C97-46E0-A175-37DACB63AC33}" type="pres">
      <dgm:prSet presAssocID="{C7F1ABC5-FBC1-49ED-BF1D-1F47C7F45F12}" presName="node" presStyleLbl="node1" presStyleIdx="4" presStyleCnt="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642D5CD-887E-481D-8729-3966AECDA291}" type="pres">
      <dgm:prSet presAssocID="{5D8AF85A-519C-4035-9396-72EB80AFC4D0}" presName="parTrans" presStyleLbl="sibTrans2D1" presStyleIdx="5" presStyleCnt="8" custScaleX="184393"/>
      <dgm:spPr>
        <a:prstGeom prst="leftRightArrow">
          <a:avLst/>
        </a:prstGeom>
      </dgm:spPr>
      <dgm:t>
        <a:bodyPr/>
        <a:lstStyle/>
        <a:p>
          <a:endParaRPr lang="en-US"/>
        </a:p>
      </dgm:t>
    </dgm:pt>
    <dgm:pt modelId="{623AF920-100A-4B64-91D2-F35E1EAF5D6C}" type="pres">
      <dgm:prSet presAssocID="{5D8AF85A-519C-4035-9396-72EB80AFC4D0}" presName="connectorText" presStyleLbl="sibTrans2D1" presStyleIdx="5" presStyleCnt="8"/>
      <dgm:spPr/>
      <dgm:t>
        <a:bodyPr/>
        <a:lstStyle/>
        <a:p>
          <a:endParaRPr lang="en-US"/>
        </a:p>
      </dgm:t>
    </dgm:pt>
    <dgm:pt modelId="{76C477AE-2907-4A82-893D-75CA5A94CA64}" type="pres">
      <dgm:prSet presAssocID="{FB0E39E0-7DCB-49B3-AB25-32C690432D86}" presName="node" presStyleLbl="node1" presStyleIdx="5" presStyleCnt="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E1AEDC5-78DE-4C9E-A2FD-6D2EEA11C00E}" type="pres">
      <dgm:prSet presAssocID="{974439A4-00BA-48AB-8561-489F4E404187}" presName="parTrans" presStyleLbl="sibTrans2D1" presStyleIdx="6" presStyleCnt="8" custScaleX="181407"/>
      <dgm:spPr>
        <a:prstGeom prst="leftRightArrow">
          <a:avLst/>
        </a:prstGeom>
      </dgm:spPr>
      <dgm:t>
        <a:bodyPr/>
        <a:lstStyle/>
        <a:p>
          <a:endParaRPr lang="en-US"/>
        </a:p>
      </dgm:t>
    </dgm:pt>
    <dgm:pt modelId="{2EBECA69-F28C-4EC1-AC8A-3BE82C984033}" type="pres">
      <dgm:prSet presAssocID="{974439A4-00BA-48AB-8561-489F4E404187}" presName="connectorText" presStyleLbl="sibTrans2D1" presStyleIdx="6" presStyleCnt="8"/>
      <dgm:spPr/>
      <dgm:t>
        <a:bodyPr/>
        <a:lstStyle/>
        <a:p>
          <a:endParaRPr lang="en-US"/>
        </a:p>
      </dgm:t>
    </dgm:pt>
    <dgm:pt modelId="{7D6524C6-6790-41F6-A510-384C4EBB0B42}" type="pres">
      <dgm:prSet presAssocID="{6BBE6CE1-81DC-4CC1-A9D8-670CEC9AEE9C}" presName="node" presStyleLbl="node1" presStyleIdx="6" presStyleCnt="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DCBC6F7-D5BE-43B3-B04F-3469C2D6FC90}" type="pres">
      <dgm:prSet presAssocID="{4A398404-64D6-40A1-A816-35C4804ADDC3}" presName="parTrans" presStyleLbl="sibTrans2D1" presStyleIdx="7" presStyleCnt="8" custScaleX="163629"/>
      <dgm:spPr>
        <a:prstGeom prst="leftRightArrow">
          <a:avLst/>
        </a:prstGeom>
      </dgm:spPr>
      <dgm:t>
        <a:bodyPr/>
        <a:lstStyle/>
        <a:p>
          <a:endParaRPr lang="en-US"/>
        </a:p>
      </dgm:t>
    </dgm:pt>
    <dgm:pt modelId="{C5703348-FD55-4B75-8FC6-76375B11653F}" type="pres">
      <dgm:prSet presAssocID="{4A398404-64D6-40A1-A816-35C4804ADDC3}" presName="connectorText" presStyleLbl="sibTrans2D1" presStyleIdx="7" presStyleCnt="8"/>
      <dgm:spPr/>
      <dgm:t>
        <a:bodyPr/>
        <a:lstStyle/>
        <a:p>
          <a:endParaRPr lang="en-US"/>
        </a:p>
      </dgm:t>
    </dgm:pt>
    <dgm:pt modelId="{BD1E6539-46C9-4705-BF25-DD85A948CE3D}" type="pres">
      <dgm:prSet presAssocID="{BA9F920C-3E2B-4642-A0A9-FBE58E89CDE1}" presName="node" presStyleLbl="node1" presStyleIdx="7" presStyleCnt="8" custRadScaleRad="100356" custRadScaleInc="90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554EB530-C1F6-4D56-A592-EAC79BD09E03}" type="presOf" srcId="{18B7C8EB-C745-4C20-8A9D-4D4D497341C3}" destId="{1DA63683-A578-4DCC-9D4B-185977D621DD}" srcOrd="0" destOrd="0" presId="urn:microsoft.com/office/officeart/2005/8/layout/radial5"/>
    <dgm:cxn modelId="{01BB8C6D-9A12-4129-8206-175F6353C646}" srcId="{F7420165-9021-44F1-BBD5-4EE74743EFCE}" destId="{1F58F8FD-546E-46CD-83C9-466EB5E78A1C}" srcOrd="2" destOrd="0" parTransId="{B7D2AFC1-0576-4693-ADD4-65B9C42A053C}" sibTransId="{78B302FC-BE0D-4913-B6BB-D30A4C11CEA3}"/>
    <dgm:cxn modelId="{EBD3219C-312E-4210-811F-0ACCACD20C67}" type="presOf" srcId="{EC5CD053-991A-49C2-8E91-883958B281FE}" destId="{D7990666-7F4D-4D83-A834-647CFF0C41FD}" srcOrd="0" destOrd="0" presId="urn:microsoft.com/office/officeart/2005/8/layout/radial5"/>
    <dgm:cxn modelId="{231AD1C7-9C8E-4761-8594-9CE56142131D}" type="presOf" srcId="{F7420165-9021-44F1-BBD5-4EE74743EFCE}" destId="{814076A2-1CB4-4791-849B-6B39765CA4A0}" srcOrd="0" destOrd="0" presId="urn:microsoft.com/office/officeart/2005/8/layout/radial5"/>
    <dgm:cxn modelId="{1CD3043F-798F-41BF-84D3-31B260B0ADC6}" type="presOf" srcId="{AA3AE431-6E38-4467-A862-744AB834DF49}" destId="{6EC804A8-D5E6-4750-B72A-B626C03701E2}" srcOrd="0" destOrd="0" presId="urn:microsoft.com/office/officeart/2005/8/layout/radial5"/>
    <dgm:cxn modelId="{B742F13D-4B39-43A2-8A48-92E0A5F75987}" type="presOf" srcId="{6BBE6CE1-81DC-4CC1-A9D8-670CEC9AEE9C}" destId="{7D6524C6-6790-41F6-A510-384C4EBB0B42}" srcOrd="0" destOrd="0" presId="urn:microsoft.com/office/officeart/2005/8/layout/radial5"/>
    <dgm:cxn modelId="{8A9C2FED-3BE3-4444-92C7-CE8D9D1D2C22}" srcId="{F7420165-9021-44F1-BBD5-4EE74743EFCE}" destId="{FB0E39E0-7DCB-49B3-AB25-32C690432D86}" srcOrd="5" destOrd="0" parTransId="{5D8AF85A-519C-4035-9396-72EB80AFC4D0}" sibTransId="{F2807029-0514-4931-B99E-3BBB4E2B2C9A}"/>
    <dgm:cxn modelId="{92160896-080D-42D6-8970-64DE3DB10A69}" type="presOf" srcId="{8AF19001-A37C-4074-9F2C-F49F8D2AC75D}" destId="{1924F538-E8FC-48EA-87A3-DBC0357ECC1B}" srcOrd="0" destOrd="0" presId="urn:microsoft.com/office/officeart/2005/8/layout/radial5"/>
    <dgm:cxn modelId="{DDFC4E7C-14D7-4BC3-AC90-EC23F0440166}" type="presOf" srcId="{B7D2AFC1-0576-4693-ADD4-65B9C42A053C}" destId="{2397EC32-F7FF-406B-9F00-ECA0B7ED3EA5}" srcOrd="1" destOrd="0" presId="urn:microsoft.com/office/officeart/2005/8/layout/radial5"/>
    <dgm:cxn modelId="{18AD0DAC-8FDE-4754-884E-6225AEEEE5B1}" type="presOf" srcId="{C7F1ABC5-FBC1-49ED-BF1D-1F47C7F45F12}" destId="{A20C39A1-4C97-46E0-A175-37DACB63AC33}" srcOrd="0" destOrd="0" presId="urn:microsoft.com/office/officeart/2005/8/layout/radial5"/>
    <dgm:cxn modelId="{BA246E52-E963-463C-B1F4-2EE480985A22}" type="presOf" srcId="{974439A4-00BA-48AB-8561-489F4E404187}" destId="{2EBECA69-F28C-4EC1-AC8A-3BE82C984033}" srcOrd="1" destOrd="0" presId="urn:microsoft.com/office/officeart/2005/8/layout/radial5"/>
    <dgm:cxn modelId="{21AD481D-2D70-4228-BA0B-0034C77F7A29}" type="presOf" srcId="{18B7C8EB-C745-4C20-8A9D-4D4D497341C3}" destId="{CCE865E6-A543-4DEC-83CF-FDB8D33369C6}" srcOrd="1" destOrd="0" presId="urn:microsoft.com/office/officeart/2005/8/layout/radial5"/>
    <dgm:cxn modelId="{458035AB-E2C1-440D-AD14-F64234F90441}" type="presOf" srcId="{7B883B14-106E-4048-84D9-75B5EF6542AB}" destId="{6A7DA7E8-A7F2-4164-98C9-450F29A3AF5A}" srcOrd="0" destOrd="0" presId="urn:microsoft.com/office/officeart/2005/8/layout/radial5"/>
    <dgm:cxn modelId="{B86F024C-90C5-47F2-99C1-CB6CDAA16123}" type="presOf" srcId="{5D8AF85A-519C-4035-9396-72EB80AFC4D0}" destId="{1642D5CD-887E-481D-8729-3966AECDA291}" srcOrd="0" destOrd="0" presId="urn:microsoft.com/office/officeart/2005/8/layout/radial5"/>
    <dgm:cxn modelId="{DFC650EB-64AE-4C6A-81C3-8321DB221483}" srcId="{F7420165-9021-44F1-BBD5-4EE74743EFCE}" destId="{6BBE6CE1-81DC-4CC1-A9D8-670CEC9AEE9C}" srcOrd="6" destOrd="0" parTransId="{974439A4-00BA-48AB-8561-489F4E404187}" sibTransId="{F1218FA7-B8FF-4B33-A613-01534F047C68}"/>
    <dgm:cxn modelId="{4E596E58-97EB-4E60-B470-375F9E85FDF3}" type="presOf" srcId="{974439A4-00BA-48AB-8561-489F4E404187}" destId="{4E1AEDC5-78DE-4C9E-A2FD-6D2EEA11C00E}" srcOrd="0" destOrd="0" presId="urn:microsoft.com/office/officeart/2005/8/layout/radial5"/>
    <dgm:cxn modelId="{083A900D-FE3A-45EB-952A-31AAB0441FD0}" type="presOf" srcId="{AA3AE431-6E38-4467-A862-744AB834DF49}" destId="{1ACB7136-B320-42E0-9B56-9833EDA70F45}" srcOrd="1" destOrd="0" presId="urn:microsoft.com/office/officeart/2005/8/layout/radial5"/>
    <dgm:cxn modelId="{C0829FCA-EE14-40F4-A98E-1D34EEFE7530}" type="presOf" srcId="{7BE8DEF7-012B-4CC8-80F7-BD83343BF6A5}" destId="{BCDCA649-6DFE-41E8-8B0E-932ED78283A8}" srcOrd="0" destOrd="0" presId="urn:microsoft.com/office/officeart/2005/8/layout/radial5"/>
    <dgm:cxn modelId="{838B5E78-76F4-40D1-85E3-E7CBD4DA0F24}" srcId="{F7420165-9021-44F1-BBD5-4EE74743EFCE}" destId="{BA9F920C-3E2B-4642-A0A9-FBE58E89CDE1}" srcOrd="7" destOrd="0" parTransId="{4A398404-64D6-40A1-A816-35C4804ADDC3}" sibTransId="{293E0468-ED3C-43A6-ADDF-A9B0CE9C211A}"/>
    <dgm:cxn modelId="{31596380-06C8-4826-8CFD-A13DEA74D0F5}" srcId="{F7420165-9021-44F1-BBD5-4EE74743EFCE}" destId="{86CA724C-E1FC-49D4-A97B-BE3180A2391E}" srcOrd="0" destOrd="0" parTransId="{AA3AE431-6E38-4467-A862-744AB834DF49}" sibTransId="{6905CCDE-D755-4FB8-87FB-BF2B1BEE595A}"/>
    <dgm:cxn modelId="{3F168B8F-903F-4725-B681-455D12E006BD}" srcId="{F7420165-9021-44F1-BBD5-4EE74743EFCE}" destId="{A928D84F-F510-4455-B6F6-8A516041EA5D}" srcOrd="3" destOrd="0" parTransId="{7BE8DEF7-012B-4CC8-80F7-BD83343BF6A5}" sibTransId="{FBFBE9A4-A8BB-4889-AA34-05F06BBBF397}"/>
    <dgm:cxn modelId="{6D2F47FE-6D9F-496B-BDC9-3F5511A034C2}" srcId="{F7420165-9021-44F1-BBD5-4EE74743EFCE}" destId="{8AF19001-A37C-4074-9F2C-F49F8D2AC75D}" srcOrd="1" destOrd="0" parTransId="{EC5CD053-991A-49C2-8E91-883958B281FE}" sibTransId="{57AA3EEB-5158-4E45-BA54-E0B0C2410B82}"/>
    <dgm:cxn modelId="{F71C1E69-FD94-4A5D-8259-6F10C6482BE8}" type="presOf" srcId="{4A398404-64D6-40A1-A816-35C4804ADDC3}" destId="{C5703348-FD55-4B75-8FC6-76375B11653F}" srcOrd="1" destOrd="0" presId="urn:microsoft.com/office/officeart/2005/8/layout/radial5"/>
    <dgm:cxn modelId="{B9BEC7D7-3402-4AC1-A340-5090764EA4A7}" type="presOf" srcId="{A928D84F-F510-4455-B6F6-8A516041EA5D}" destId="{9CF613C2-FC76-400D-B3BD-18F9FBD3F76A}" srcOrd="0" destOrd="0" presId="urn:microsoft.com/office/officeart/2005/8/layout/radial5"/>
    <dgm:cxn modelId="{39514BA5-BEDD-4045-95B4-3563B32A033D}" type="presOf" srcId="{EC5CD053-991A-49C2-8E91-883958B281FE}" destId="{B669C026-517D-45DD-8232-CE060975CC33}" srcOrd="1" destOrd="0" presId="urn:microsoft.com/office/officeart/2005/8/layout/radial5"/>
    <dgm:cxn modelId="{39FD5FD4-4BEC-4142-AD4E-4BA754B5452C}" type="presOf" srcId="{5D8AF85A-519C-4035-9396-72EB80AFC4D0}" destId="{623AF920-100A-4B64-91D2-F35E1EAF5D6C}" srcOrd="1" destOrd="0" presId="urn:microsoft.com/office/officeart/2005/8/layout/radial5"/>
    <dgm:cxn modelId="{EC145579-21A2-46C0-8126-28B37006ADFA}" type="presOf" srcId="{B7D2AFC1-0576-4693-ADD4-65B9C42A053C}" destId="{A2645C85-6571-467A-B85C-A2D25318828E}" srcOrd="0" destOrd="0" presId="urn:microsoft.com/office/officeart/2005/8/layout/radial5"/>
    <dgm:cxn modelId="{6E07ACF8-FD94-48BA-A7E8-F51B93BDD280}" type="presOf" srcId="{4A398404-64D6-40A1-A816-35C4804ADDC3}" destId="{0DCBC6F7-D5BE-43B3-B04F-3469C2D6FC90}" srcOrd="0" destOrd="0" presId="urn:microsoft.com/office/officeart/2005/8/layout/radial5"/>
    <dgm:cxn modelId="{27ADA697-3AE3-4D17-9F7B-B128329F8C9E}" srcId="{7B883B14-106E-4048-84D9-75B5EF6542AB}" destId="{F7420165-9021-44F1-BBD5-4EE74743EFCE}" srcOrd="0" destOrd="0" parTransId="{568CB72E-5B43-4911-A23D-1C6D0FF9FE1E}" sibTransId="{BAF86FDE-BE3F-4ABD-A13D-4741774659F7}"/>
    <dgm:cxn modelId="{33D981CD-66F2-4AA2-95D0-8A11092163BE}" type="presOf" srcId="{7BE8DEF7-012B-4CC8-80F7-BD83343BF6A5}" destId="{3ED9EAA3-91A2-4444-A8EB-FA2B9EE719E8}" srcOrd="1" destOrd="0" presId="urn:microsoft.com/office/officeart/2005/8/layout/radial5"/>
    <dgm:cxn modelId="{83D326CE-5FDC-47CD-A03B-30911DDE4D8A}" type="presOf" srcId="{FB0E39E0-7DCB-49B3-AB25-32C690432D86}" destId="{76C477AE-2907-4A82-893D-75CA5A94CA64}" srcOrd="0" destOrd="0" presId="urn:microsoft.com/office/officeart/2005/8/layout/radial5"/>
    <dgm:cxn modelId="{CFCD599C-2CC8-4AA0-B337-98D68A805096}" type="presOf" srcId="{BA9F920C-3E2B-4642-A0A9-FBE58E89CDE1}" destId="{BD1E6539-46C9-4705-BF25-DD85A948CE3D}" srcOrd="0" destOrd="0" presId="urn:microsoft.com/office/officeart/2005/8/layout/radial5"/>
    <dgm:cxn modelId="{5B530856-A404-43ED-AEAB-AF914AEC690C}" type="presOf" srcId="{86CA724C-E1FC-49D4-A97B-BE3180A2391E}" destId="{147A53D6-7CD7-447B-AC19-AB98CDDDA1BF}" srcOrd="0" destOrd="0" presId="urn:microsoft.com/office/officeart/2005/8/layout/radial5"/>
    <dgm:cxn modelId="{933AC4C1-4BCF-4699-B146-9DED0CC3AFBC}" srcId="{F7420165-9021-44F1-BBD5-4EE74743EFCE}" destId="{C7F1ABC5-FBC1-49ED-BF1D-1F47C7F45F12}" srcOrd="4" destOrd="0" parTransId="{18B7C8EB-C745-4C20-8A9D-4D4D497341C3}" sibTransId="{ADB49ED5-060E-4D9A-BA25-965D40F4E940}"/>
    <dgm:cxn modelId="{467B0AB5-4FC4-4095-A1D4-571F378269F9}" type="presOf" srcId="{1F58F8FD-546E-46CD-83C9-466EB5E78A1C}" destId="{EF855903-1CAE-4C32-8B66-0C3F23A76E85}" srcOrd="0" destOrd="0" presId="urn:microsoft.com/office/officeart/2005/8/layout/radial5"/>
    <dgm:cxn modelId="{E744E976-8E01-406C-9DAC-8991C2B21A87}" type="presParOf" srcId="{6A7DA7E8-A7F2-4164-98C9-450F29A3AF5A}" destId="{814076A2-1CB4-4791-849B-6B39765CA4A0}" srcOrd="0" destOrd="0" presId="urn:microsoft.com/office/officeart/2005/8/layout/radial5"/>
    <dgm:cxn modelId="{A1874A25-153A-43EA-931D-79AF7640D49E}" type="presParOf" srcId="{6A7DA7E8-A7F2-4164-98C9-450F29A3AF5A}" destId="{6EC804A8-D5E6-4750-B72A-B626C03701E2}" srcOrd="1" destOrd="0" presId="urn:microsoft.com/office/officeart/2005/8/layout/radial5"/>
    <dgm:cxn modelId="{AA4C4BBA-C32A-44FF-A351-4C9521AA127A}" type="presParOf" srcId="{6EC804A8-D5E6-4750-B72A-B626C03701E2}" destId="{1ACB7136-B320-42E0-9B56-9833EDA70F45}" srcOrd="0" destOrd="0" presId="urn:microsoft.com/office/officeart/2005/8/layout/radial5"/>
    <dgm:cxn modelId="{416A13A2-6B91-4CF2-AD40-5B867A0554A5}" type="presParOf" srcId="{6A7DA7E8-A7F2-4164-98C9-450F29A3AF5A}" destId="{147A53D6-7CD7-447B-AC19-AB98CDDDA1BF}" srcOrd="2" destOrd="0" presId="urn:microsoft.com/office/officeart/2005/8/layout/radial5"/>
    <dgm:cxn modelId="{CDD6DA04-5B5D-4742-9833-8CEC0DF0C547}" type="presParOf" srcId="{6A7DA7E8-A7F2-4164-98C9-450F29A3AF5A}" destId="{D7990666-7F4D-4D83-A834-647CFF0C41FD}" srcOrd="3" destOrd="0" presId="urn:microsoft.com/office/officeart/2005/8/layout/radial5"/>
    <dgm:cxn modelId="{04A32CB3-6A81-4AF3-907D-FB021F4F378A}" type="presParOf" srcId="{D7990666-7F4D-4D83-A834-647CFF0C41FD}" destId="{B669C026-517D-45DD-8232-CE060975CC33}" srcOrd="0" destOrd="0" presId="urn:microsoft.com/office/officeart/2005/8/layout/radial5"/>
    <dgm:cxn modelId="{C9DCE30D-D4C0-4C25-86EB-E0BE94428D0C}" type="presParOf" srcId="{6A7DA7E8-A7F2-4164-98C9-450F29A3AF5A}" destId="{1924F538-E8FC-48EA-87A3-DBC0357ECC1B}" srcOrd="4" destOrd="0" presId="urn:microsoft.com/office/officeart/2005/8/layout/radial5"/>
    <dgm:cxn modelId="{5E7B967D-75E1-4D8E-9750-FD6DFCA5098C}" type="presParOf" srcId="{6A7DA7E8-A7F2-4164-98C9-450F29A3AF5A}" destId="{A2645C85-6571-467A-B85C-A2D25318828E}" srcOrd="5" destOrd="0" presId="urn:microsoft.com/office/officeart/2005/8/layout/radial5"/>
    <dgm:cxn modelId="{D5E23F1B-23D5-4341-ADCF-3C13038EC511}" type="presParOf" srcId="{A2645C85-6571-467A-B85C-A2D25318828E}" destId="{2397EC32-F7FF-406B-9F00-ECA0B7ED3EA5}" srcOrd="0" destOrd="0" presId="urn:microsoft.com/office/officeart/2005/8/layout/radial5"/>
    <dgm:cxn modelId="{5C1DF261-58E3-42D4-9ED9-E042843CC191}" type="presParOf" srcId="{6A7DA7E8-A7F2-4164-98C9-450F29A3AF5A}" destId="{EF855903-1CAE-4C32-8B66-0C3F23A76E85}" srcOrd="6" destOrd="0" presId="urn:microsoft.com/office/officeart/2005/8/layout/radial5"/>
    <dgm:cxn modelId="{13655624-4901-4E33-A9BB-80DE9FC43D0F}" type="presParOf" srcId="{6A7DA7E8-A7F2-4164-98C9-450F29A3AF5A}" destId="{BCDCA649-6DFE-41E8-8B0E-932ED78283A8}" srcOrd="7" destOrd="0" presId="urn:microsoft.com/office/officeart/2005/8/layout/radial5"/>
    <dgm:cxn modelId="{2FC76678-634D-4770-B729-D2A6A0EB1D20}" type="presParOf" srcId="{BCDCA649-6DFE-41E8-8B0E-932ED78283A8}" destId="{3ED9EAA3-91A2-4444-A8EB-FA2B9EE719E8}" srcOrd="0" destOrd="0" presId="urn:microsoft.com/office/officeart/2005/8/layout/radial5"/>
    <dgm:cxn modelId="{FC6BC4D1-3AA1-489C-A972-076F32144B49}" type="presParOf" srcId="{6A7DA7E8-A7F2-4164-98C9-450F29A3AF5A}" destId="{9CF613C2-FC76-400D-B3BD-18F9FBD3F76A}" srcOrd="8" destOrd="0" presId="urn:microsoft.com/office/officeart/2005/8/layout/radial5"/>
    <dgm:cxn modelId="{ED56C31B-E168-4E9E-93BD-4A05565A40A9}" type="presParOf" srcId="{6A7DA7E8-A7F2-4164-98C9-450F29A3AF5A}" destId="{1DA63683-A578-4DCC-9D4B-185977D621DD}" srcOrd="9" destOrd="0" presId="urn:microsoft.com/office/officeart/2005/8/layout/radial5"/>
    <dgm:cxn modelId="{8A3FB63A-BBE3-4FAE-A1E0-EE1D9A5F7567}" type="presParOf" srcId="{1DA63683-A578-4DCC-9D4B-185977D621DD}" destId="{CCE865E6-A543-4DEC-83CF-FDB8D33369C6}" srcOrd="0" destOrd="0" presId="urn:microsoft.com/office/officeart/2005/8/layout/radial5"/>
    <dgm:cxn modelId="{0F4331FC-C0A6-4CD2-97D6-0C6486E51AE3}" type="presParOf" srcId="{6A7DA7E8-A7F2-4164-98C9-450F29A3AF5A}" destId="{A20C39A1-4C97-46E0-A175-37DACB63AC33}" srcOrd="10" destOrd="0" presId="urn:microsoft.com/office/officeart/2005/8/layout/radial5"/>
    <dgm:cxn modelId="{992ACFC5-107D-410C-9DCB-4FA7BFB24690}" type="presParOf" srcId="{6A7DA7E8-A7F2-4164-98C9-450F29A3AF5A}" destId="{1642D5CD-887E-481D-8729-3966AECDA291}" srcOrd="11" destOrd="0" presId="urn:microsoft.com/office/officeart/2005/8/layout/radial5"/>
    <dgm:cxn modelId="{756E18C3-7FD4-4FA1-98AF-D1A684142B50}" type="presParOf" srcId="{1642D5CD-887E-481D-8729-3966AECDA291}" destId="{623AF920-100A-4B64-91D2-F35E1EAF5D6C}" srcOrd="0" destOrd="0" presId="urn:microsoft.com/office/officeart/2005/8/layout/radial5"/>
    <dgm:cxn modelId="{019A4A1E-01E1-49CF-B766-62005495397D}" type="presParOf" srcId="{6A7DA7E8-A7F2-4164-98C9-450F29A3AF5A}" destId="{76C477AE-2907-4A82-893D-75CA5A94CA64}" srcOrd="12" destOrd="0" presId="urn:microsoft.com/office/officeart/2005/8/layout/radial5"/>
    <dgm:cxn modelId="{B6FB5F69-24C1-42FF-A021-AB21896A4FB0}" type="presParOf" srcId="{6A7DA7E8-A7F2-4164-98C9-450F29A3AF5A}" destId="{4E1AEDC5-78DE-4C9E-A2FD-6D2EEA11C00E}" srcOrd="13" destOrd="0" presId="urn:microsoft.com/office/officeart/2005/8/layout/radial5"/>
    <dgm:cxn modelId="{B6200E50-0105-47E6-A189-C5E51530F4EA}" type="presParOf" srcId="{4E1AEDC5-78DE-4C9E-A2FD-6D2EEA11C00E}" destId="{2EBECA69-F28C-4EC1-AC8A-3BE82C984033}" srcOrd="0" destOrd="0" presId="urn:microsoft.com/office/officeart/2005/8/layout/radial5"/>
    <dgm:cxn modelId="{62A8D168-9BFB-448D-AE41-72A8C0CFF9B1}" type="presParOf" srcId="{6A7DA7E8-A7F2-4164-98C9-450F29A3AF5A}" destId="{7D6524C6-6790-41F6-A510-384C4EBB0B42}" srcOrd="14" destOrd="0" presId="urn:microsoft.com/office/officeart/2005/8/layout/radial5"/>
    <dgm:cxn modelId="{2712BF64-28A7-4448-8BE5-3B406FE8623A}" type="presParOf" srcId="{6A7DA7E8-A7F2-4164-98C9-450F29A3AF5A}" destId="{0DCBC6F7-D5BE-43B3-B04F-3469C2D6FC90}" srcOrd="15" destOrd="0" presId="urn:microsoft.com/office/officeart/2005/8/layout/radial5"/>
    <dgm:cxn modelId="{A690395D-596D-4728-B782-654316923E24}" type="presParOf" srcId="{0DCBC6F7-D5BE-43B3-B04F-3469C2D6FC90}" destId="{C5703348-FD55-4B75-8FC6-76375B11653F}" srcOrd="0" destOrd="0" presId="urn:microsoft.com/office/officeart/2005/8/layout/radial5"/>
    <dgm:cxn modelId="{080EFF7F-4AE0-41FC-89E9-E8B932512875}" type="presParOf" srcId="{6A7DA7E8-A7F2-4164-98C9-450F29A3AF5A}" destId="{BD1E6539-46C9-4705-BF25-DD85A948CE3D}" srcOrd="16" destOrd="0" presId="urn:microsoft.com/office/officeart/2005/8/layout/radial5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14076A2-1CB4-4791-849B-6B39765CA4A0}">
      <dsp:nvSpPr>
        <dsp:cNvPr id="0" name=""/>
        <dsp:cNvSpPr/>
      </dsp:nvSpPr>
      <dsp:spPr>
        <a:xfrm>
          <a:off x="2197603" y="1139435"/>
          <a:ext cx="817152" cy="785003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Gerente del Proyecto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(Lider)</a:t>
          </a:r>
        </a:p>
      </dsp:txBody>
      <dsp:txXfrm>
        <a:off x="2317272" y="1254396"/>
        <a:ext cx="577814" cy="555081"/>
      </dsp:txXfrm>
    </dsp:sp>
    <dsp:sp modelId="{6EC804A8-D5E6-4750-B72A-B626C03701E2}">
      <dsp:nvSpPr>
        <dsp:cNvPr id="0" name=""/>
        <dsp:cNvSpPr/>
      </dsp:nvSpPr>
      <dsp:spPr>
        <a:xfrm rot="16200000">
          <a:off x="2415747" y="793821"/>
          <a:ext cx="380865" cy="262886"/>
        </a:xfrm>
        <a:prstGeom prst="leftRightArrow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2455180" y="885831"/>
        <a:ext cx="301999" cy="157732"/>
      </dsp:txXfrm>
    </dsp:sp>
    <dsp:sp modelId="{147A53D6-7CD7-447B-AC19-AB98CDDDA1BF}">
      <dsp:nvSpPr>
        <dsp:cNvPr id="0" name=""/>
        <dsp:cNvSpPr/>
      </dsp:nvSpPr>
      <dsp:spPr>
        <a:xfrm>
          <a:off x="2258242" y="1969"/>
          <a:ext cx="695875" cy="695875"/>
        </a:xfrm>
        <a:prstGeom prst="ellipse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Arquitecto</a:t>
          </a:r>
          <a:endParaRPr lang="en-US" sz="500" kern="1200"/>
        </a:p>
      </dsp:txBody>
      <dsp:txXfrm>
        <a:off x="2360151" y="103878"/>
        <a:ext cx="492057" cy="492057"/>
      </dsp:txXfrm>
    </dsp:sp>
    <dsp:sp modelId="{D7990666-7F4D-4D83-A834-647CFF0C41FD}">
      <dsp:nvSpPr>
        <dsp:cNvPr id="0" name=""/>
        <dsp:cNvSpPr/>
      </dsp:nvSpPr>
      <dsp:spPr>
        <a:xfrm rot="18900000">
          <a:off x="2826263" y="968672"/>
          <a:ext cx="423476" cy="262886"/>
        </a:xfrm>
        <a:prstGeom prst="leftRightArrow">
          <a:avLst/>
        </a:prstGeom>
        <a:gradFill rotWithShape="0">
          <a:gsLst>
            <a:gs pos="0">
              <a:schemeClr val="accent2">
                <a:hueOff val="668788"/>
                <a:satOff val="-834"/>
                <a:lumOff val="196"/>
                <a:alphaOff val="0"/>
                <a:shade val="51000"/>
                <a:satMod val="130000"/>
              </a:schemeClr>
            </a:gs>
            <a:gs pos="80000">
              <a:schemeClr val="accent2">
                <a:hueOff val="668788"/>
                <a:satOff val="-834"/>
                <a:lumOff val="196"/>
                <a:alphaOff val="0"/>
                <a:shade val="93000"/>
                <a:satMod val="130000"/>
              </a:schemeClr>
            </a:gs>
            <a:gs pos="100000">
              <a:schemeClr val="accent2">
                <a:hueOff val="668788"/>
                <a:satOff val="-834"/>
                <a:lumOff val="19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2837813" y="1049132"/>
        <a:ext cx="344610" cy="157732"/>
      </dsp:txXfrm>
    </dsp:sp>
    <dsp:sp modelId="{1924F538-E8FC-48EA-87A3-DBC0357ECC1B}">
      <dsp:nvSpPr>
        <dsp:cNvPr id="0" name=""/>
        <dsp:cNvSpPr/>
      </dsp:nvSpPr>
      <dsp:spPr>
        <a:xfrm>
          <a:off x="3094064" y="348178"/>
          <a:ext cx="695875" cy="695875"/>
        </a:xfrm>
        <a:prstGeom prst="ellipse">
          <a:avLst/>
        </a:prstGeom>
        <a:gradFill rotWithShape="0">
          <a:gsLst>
            <a:gs pos="0">
              <a:schemeClr val="accent2">
                <a:hueOff val="668788"/>
                <a:satOff val="-834"/>
                <a:lumOff val="196"/>
                <a:alphaOff val="0"/>
                <a:shade val="51000"/>
                <a:satMod val="130000"/>
              </a:schemeClr>
            </a:gs>
            <a:gs pos="80000">
              <a:schemeClr val="accent2">
                <a:hueOff val="668788"/>
                <a:satOff val="-834"/>
                <a:lumOff val="196"/>
                <a:alphaOff val="0"/>
                <a:shade val="93000"/>
                <a:satMod val="130000"/>
              </a:schemeClr>
            </a:gs>
            <a:gs pos="100000">
              <a:schemeClr val="accent2">
                <a:hueOff val="668788"/>
                <a:satOff val="-834"/>
                <a:lumOff val="19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Analista de Sistemas</a:t>
          </a:r>
          <a:endParaRPr lang="en-US" sz="500" kern="1200"/>
        </a:p>
      </dsp:txBody>
      <dsp:txXfrm>
        <a:off x="3195973" y="450087"/>
        <a:ext cx="492057" cy="492057"/>
      </dsp:txXfrm>
    </dsp:sp>
    <dsp:sp modelId="{A2645C85-6571-467A-B85C-A2D25318828E}">
      <dsp:nvSpPr>
        <dsp:cNvPr id="0" name=""/>
        <dsp:cNvSpPr/>
      </dsp:nvSpPr>
      <dsp:spPr>
        <a:xfrm>
          <a:off x="2967622" y="1400494"/>
          <a:ext cx="468487" cy="262886"/>
        </a:xfrm>
        <a:prstGeom prst="leftRightArrow">
          <a:avLst/>
        </a:prstGeom>
        <a:gradFill rotWithShape="0">
          <a:gsLst>
            <a:gs pos="0">
              <a:schemeClr val="accent2">
                <a:hueOff val="1337577"/>
                <a:satOff val="-1668"/>
                <a:lumOff val="392"/>
                <a:alphaOff val="0"/>
                <a:shade val="51000"/>
                <a:satMod val="130000"/>
              </a:schemeClr>
            </a:gs>
            <a:gs pos="80000">
              <a:schemeClr val="accent2">
                <a:hueOff val="1337577"/>
                <a:satOff val="-1668"/>
                <a:lumOff val="392"/>
                <a:alphaOff val="0"/>
                <a:shade val="93000"/>
                <a:satMod val="130000"/>
              </a:schemeClr>
            </a:gs>
            <a:gs pos="100000">
              <a:schemeClr val="accent2">
                <a:hueOff val="1337577"/>
                <a:satOff val="-1668"/>
                <a:lumOff val="392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2967622" y="1453071"/>
        <a:ext cx="389621" cy="157732"/>
      </dsp:txXfrm>
    </dsp:sp>
    <dsp:sp modelId="{EF855903-1CAE-4C32-8B66-0C3F23A76E85}">
      <dsp:nvSpPr>
        <dsp:cNvPr id="0" name=""/>
        <dsp:cNvSpPr/>
      </dsp:nvSpPr>
      <dsp:spPr>
        <a:xfrm>
          <a:off x="3400548" y="1183999"/>
          <a:ext cx="775323" cy="695875"/>
        </a:xfrm>
        <a:prstGeom prst="ellipse">
          <a:avLst/>
        </a:prstGeom>
        <a:gradFill rotWithShape="0">
          <a:gsLst>
            <a:gs pos="0">
              <a:schemeClr val="accent2">
                <a:hueOff val="1337577"/>
                <a:satOff val="-1668"/>
                <a:lumOff val="392"/>
                <a:alphaOff val="0"/>
                <a:shade val="51000"/>
                <a:satMod val="130000"/>
              </a:schemeClr>
            </a:gs>
            <a:gs pos="80000">
              <a:schemeClr val="accent2">
                <a:hueOff val="1337577"/>
                <a:satOff val="-1668"/>
                <a:lumOff val="392"/>
                <a:alphaOff val="0"/>
                <a:shade val="93000"/>
                <a:satMod val="130000"/>
              </a:schemeClr>
            </a:gs>
            <a:gs pos="100000">
              <a:schemeClr val="accent2">
                <a:hueOff val="1337577"/>
                <a:satOff val="-1668"/>
                <a:lumOff val="392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Disenador </a:t>
          </a:r>
          <a:endParaRPr lang="en-US" sz="500" kern="1200"/>
        </a:p>
      </dsp:txBody>
      <dsp:txXfrm>
        <a:off x="3514091" y="1285908"/>
        <a:ext cx="548237" cy="492057"/>
      </dsp:txXfrm>
    </dsp:sp>
    <dsp:sp modelId="{BCDCA649-6DFE-41E8-8B0E-932ED78283A8}">
      <dsp:nvSpPr>
        <dsp:cNvPr id="0" name=""/>
        <dsp:cNvSpPr/>
      </dsp:nvSpPr>
      <dsp:spPr>
        <a:xfrm rot="2700000">
          <a:off x="2823226" y="1832315"/>
          <a:ext cx="429550" cy="262886"/>
        </a:xfrm>
        <a:prstGeom prst="leftRightArrow">
          <a:avLst/>
        </a:prstGeom>
        <a:gradFill rotWithShape="0">
          <a:gsLst>
            <a:gs pos="0">
              <a:schemeClr val="accent2">
                <a:hueOff val="2006365"/>
                <a:satOff val="-2502"/>
                <a:lumOff val="588"/>
                <a:alphaOff val="0"/>
                <a:shade val="51000"/>
                <a:satMod val="130000"/>
              </a:schemeClr>
            </a:gs>
            <a:gs pos="80000">
              <a:schemeClr val="accent2">
                <a:hueOff val="2006365"/>
                <a:satOff val="-2502"/>
                <a:lumOff val="588"/>
                <a:alphaOff val="0"/>
                <a:shade val="93000"/>
                <a:satMod val="130000"/>
              </a:schemeClr>
            </a:gs>
            <a:gs pos="100000">
              <a:schemeClr val="accent2">
                <a:hueOff val="2006365"/>
                <a:satOff val="-2502"/>
                <a:lumOff val="58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2834776" y="1857009"/>
        <a:ext cx="350684" cy="157732"/>
      </dsp:txXfrm>
    </dsp:sp>
    <dsp:sp modelId="{9CF613C2-FC76-400D-B3BD-18F9FBD3F76A}">
      <dsp:nvSpPr>
        <dsp:cNvPr id="0" name=""/>
        <dsp:cNvSpPr/>
      </dsp:nvSpPr>
      <dsp:spPr>
        <a:xfrm>
          <a:off x="3094064" y="2019821"/>
          <a:ext cx="695875" cy="695875"/>
        </a:xfrm>
        <a:prstGeom prst="ellipse">
          <a:avLst/>
        </a:prstGeom>
        <a:gradFill rotWithShape="0">
          <a:gsLst>
            <a:gs pos="0">
              <a:schemeClr val="accent2">
                <a:hueOff val="2006365"/>
                <a:satOff val="-2502"/>
                <a:lumOff val="588"/>
                <a:alphaOff val="0"/>
                <a:shade val="51000"/>
                <a:satMod val="130000"/>
              </a:schemeClr>
            </a:gs>
            <a:gs pos="80000">
              <a:schemeClr val="accent2">
                <a:hueOff val="2006365"/>
                <a:satOff val="-2502"/>
                <a:lumOff val="588"/>
                <a:alphaOff val="0"/>
                <a:shade val="93000"/>
                <a:satMod val="130000"/>
              </a:schemeClr>
            </a:gs>
            <a:gs pos="100000">
              <a:schemeClr val="accent2">
                <a:hueOff val="2006365"/>
                <a:satOff val="-2502"/>
                <a:lumOff val="58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Ilustrador</a:t>
          </a:r>
          <a:endParaRPr lang="en-US" sz="500" kern="1200"/>
        </a:p>
      </dsp:txBody>
      <dsp:txXfrm>
        <a:off x="3195973" y="2121730"/>
        <a:ext cx="492057" cy="492057"/>
      </dsp:txXfrm>
    </dsp:sp>
    <dsp:sp modelId="{1DA63683-A578-4DCC-9D4B-185977D621DD}">
      <dsp:nvSpPr>
        <dsp:cNvPr id="0" name=""/>
        <dsp:cNvSpPr/>
      </dsp:nvSpPr>
      <dsp:spPr>
        <a:xfrm rot="5400000">
          <a:off x="2424377" y="2007167"/>
          <a:ext cx="363606" cy="262886"/>
        </a:xfrm>
        <a:prstGeom prst="leftRightArrow">
          <a:avLst/>
        </a:prstGeom>
        <a:gradFill rotWithShape="0">
          <a:gsLst>
            <a:gs pos="0">
              <a:schemeClr val="accent2">
                <a:hueOff val="2675154"/>
                <a:satOff val="-3337"/>
                <a:lumOff val="785"/>
                <a:alphaOff val="0"/>
                <a:shade val="51000"/>
                <a:satMod val="130000"/>
              </a:schemeClr>
            </a:gs>
            <a:gs pos="80000">
              <a:schemeClr val="accent2">
                <a:hueOff val="2675154"/>
                <a:satOff val="-3337"/>
                <a:lumOff val="785"/>
                <a:alphaOff val="0"/>
                <a:shade val="93000"/>
                <a:satMod val="130000"/>
              </a:schemeClr>
            </a:gs>
            <a:gs pos="100000">
              <a:schemeClr val="accent2">
                <a:hueOff val="2675154"/>
                <a:satOff val="-3337"/>
                <a:lumOff val="78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2463810" y="2020311"/>
        <a:ext cx="284740" cy="157732"/>
      </dsp:txXfrm>
    </dsp:sp>
    <dsp:sp modelId="{A20C39A1-4C97-46E0-A175-37DACB63AC33}">
      <dsp:nvSpPr>
        <dsp:cNvPr id="0" name=""/>
        <dsp:cNvSpPr/>
      </dsp:nvSpPr>
      <dsp:spPr>
        <a:xfrm>
          <a:off x="2258242" y="2366029"/>
          <a:ext cx="695875" cy="695875"/>
        </a:xfrm>
        <a:prstGeom prst="ellipse">
          <a:avLst/>
        </a:prstGeom>
        <a:gradFill rotWithShape="0">
          <a:gsLst>
            <a:gs pos="0">
              <a:schemeClr val="accent2">
                <a:hueOff val="2675154"/>
                <a:satOff val="-3337"/>
                <a:lumOff val="785"/>
                <a:alphaOff val="0"/>
                <a:shade val="51000"/>
                <a:satMod val="130000"/>
              </a:schemeClr>
            </a:gs>
            <a:gs pos="80000">
              <a:schemeClr val="accent2">
                <a:hueOff val="2675154"/>
                <a:satOff val="-3337"/>
                <a:lumOff val="785"/>
                <a:alphaOff val="0"/>
                <a:shade val="93000"/>
                <a:satMod val="130000"/>
              </a:schemeClr>
            </a:gs>
            <a:gs pos="100000">
              <a:schemeClr val="accent2">
                <a:hueOff val="2675154"/>
                <a:satOff val="-3337"/>
                <a:lumOff val="78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Director de Configuraciones y Pruebas</a:t>
          </a:r>
        </a:p>
      </dsp:txBody>
      <dsp:txXfrm>
        <a:off x="2360151" y="2467938"/>
        <a:ext cx="492057" cy="492057"/>
      </dsp:txXfrm>
    </dsp:sp>
    <dsp:sp modelId="{1642D5CD-887E-481D-8729-3966AECDA291}">
      <dsp:nvSpPr>
        <dsp:cNvPr id="0" name=""/>
        <dsp:cNvSpPr/>
      </dsp:nvSpPr>
      <dsp:spPr>
        <a:xfrm rot="8100000">
          <a:off x="1962388" y="1832315"/>
          <a:ext cx="423940" cy="262886"/>
        </a:xfrm>
        <a:prstGeom prst="leftRightArrow">
          <a:avLst/>
        </a:prstGeom>
        <a:gradFill rotWithShape="0">
          <a:gsLst>
            <a:gs pos="0">
              <a:schemeClr val="accent2">
                <a:hueOff val="3343942"/>
                <a:satOff val="-4171"/>
                <a:lumOff val="981"/>
                <a:alphaOff val="0"/>
                <a:shade val="51000"/>
                <a:satMod val="130000"/>
              </a:schemeClr>
            </a:gs>
            <a:gs pos="80000">
              <a:schemeClr val="accent2">
                <a:hueOff val="3343942"/>
                <a:satOff val="-4171"/>
                <a:lumOff val="981"/>
                <a:alphaOff val="0"/>
                <a:shade val="93000"/>
                <a:satMod val="130000"/>
              </a:schemeClr>
            </a:gs>
            <a:gs pos="100000">
              <a:schemeClr val="accent2">
                <a:hueOff val="3343942"/>
                <a:satOff val="-4171"/>
                <a:lumOff val="981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 rot="10800000">
        <a:off x="2029704" y="1857009"/>
        <a:ext cx="345074" cy="157732"/>
      </dsp:txXfrm>
    </dsp:sp>
    <dsp:sp modelId="{76C477AE-2907-4A82-893D-75CA5A94CA64}">
      <dsp:nvSpPr>
        <dsp:cNvPr id="0" name=""/>
        <dsp:cNvSpPr/>
      </dsp:nvSpPr>
      <dsp:spPr>
        <a:xfrm>
          <a:off x="1422421" y="2019821"/>
          <a:ext cx="695875" cy="695875"/>
        </a:xfrm>
        <a:prstGeom prst="ellipse">
          <a:avLst/>
        </a:prstGeom>
        <a:gradFill rotWithShape="0">
          <a:gsLst>
            <a:gs pos="0">
              <a:schemeClr val="accent2">
                <a:hueOff val="3343942"/>
                <a:satOff val="-4171"/>
                <a:lumOff val="981"/>
                <a:alphaOff val="0"/>
                <a:shade val="51000"/>
                <a:satMod val="130000"/>
              </a:schemeClr>
            </a:gs>
            <a:gs pos="80000">
              <a:schemeClr val="accent2">
                <a:hueOff val="3343942"/>
                <a:satOff val="-4171"/>
                <a:lumOff val="981"/>
                <a:alphaOff val="0"/>
                <a:shade val="93000"/>
                <a:satMod val="130000"/>
              </a:schemeClr>
            </a:gs>
            <a:gs pos="100000">
              <a:schemeClr val="accent2">
                <a:hueOff val="3343942"/>
                <a:satOff val="-4171"/>
                <a:lumOff val="981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Director de Desarrollo</a:t>
          </a:r>
        </a:p>
      </dsp:txBody>
      <dsp:txXfrm>
        <a:off x="1524330" y="2121730"/>
        <a:ext cx="492057" cy="492057"/>
      </dsp:txXfrm>
    </dsp:sp>
    <dsp:sp modelId="{4E1AEDC5-78DE-4C9E-A2FD-6D2EEA11C00E}">
      <dsp:nvSpPr>
        <dsp:cNvPr id="0" name=""/>
        <dsp:cNvSpPr/>
      </dsp:nvSpPr>
      <dsp:spPr>
        <a:xfrm rot="10800000">
          <a:off x="1786671" y="1400494"/>
          <a:ext cx="409115" cy="262886"/>
        </a:xfrm>
        <a:prstGeom prst="leftRightArrow">
          <a:avLst/>
        </a:prstGeom>
        <a:gradFill rotWithShape="0">
          <a:gsLst>
            <a:gs pos="0">
              <a:schemeClr val="accent2">
                <a:hueOff val="4012731"/>
                <a:satOff val="-5005"/>
                <a:lumOff val="1177"/>
                <a:alphaOff val="0"/>
                <a:shade val="51000"/>
                <a:satMod val="130000"/>
              </a:schemeClr>
            </a:gs>
            <a:gs pos="80000">
              <a:schemeClr val="accent2">
                <a:hueOff val="4012731"/>
                <a:satOff val="-5005"/>
                <a:lumOff val="1177"/>
                <a:alphaOff val="0"/>
                <a:shade val="93000"/>
                <a:satMod val="130000"/>
              </a:schemeClr>
            </a:gs>
            <a:gs pos="100000">
              <a:schemeClr val="accent2">
                <a:hueOff val="4012731"/>
                <a:satOff val="-5005"/>
                <a:lumOff val="1177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 rot="10800000">
        <a:off x="1865537" y="1453071"/>
        <a:ext cx="330249" cy="157732"/>
      </dsp:txXfrm>
    </dsp:sp>
    <dsp:sp modelId="{7D6524C6-6790-41F6-A510-384C4EBB0B42}">
      <dsp:nvSpPr>
        <dsp:cNvPr id="0" name=""/>
        <dsp:cNvSpPr/>
      </dsp:nvSpPr>
      <dsp:spPr>
        <a:xfrm>
          <a:off x="1076212" y="1183999"/>
          <a:ext cx="695875" cy="695875"/>
        </a:xfrm>
        <a:prstGeom prst="ellipse">
          <a:avLst/>
        </a:prstGeom>
        <a:gradFill rotWithShape="0">
          <a:gsLst>
            <a:gs pos="0">
              <a:schemeClr val="accent2">
                <a:hueOff val="4012731"/>
                <a:satOff val="-5005"/>
                <a:lumOff val="1177"/>
                <a:alphaOff val="0"/>
                <a:shade val="51000"/>
                <a:satMod val="130000"/>
              </a:schemeClr>
            </a:gs>
            <a:gs pos="80000">
              <a:schemeClr val="accent2">
                <a:hueOff val="4012731"/>
                <a:satOff val="-5005"/>
                <a:lumOff val="1177"/>
                <a:alphaOff val="0"/>
                <a:shade val="93000"/>
                <a:satMod val="130000"/>
              </a:schemeClr>
            </a:gs>
            <a:gs pos="100000">
              <a:schemeClr val="accent2">
                <a:hueOff val="4012731"/>
                <a:satOff val="-5005"/>
                <a:lumOff val="1177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Direccion de Calidad </a:t>
          </a:r>
        </a:p>
      </dsp:txBody>
      <dsp:txXfrm>
        <a:off x="1178121" y="1285908"/>
        <a:ext cx="492057" cy="492057"/>
      </dsp:txXfrm>
    </dsp:sp>
    <dsp:sp modelId="{0DCBC6F7-D5BE-43B3-B04F-3469C2D6FC90}">
      <dsp:nvSpPr>
        <dsp:cNvPr id="0" name=""/>
        <dsp:cNvSpPr/>
      </dsp:nvSpPr>
      <dsp:spPr>
        <a:xfrm rot="13512164">
          <a:off x="1984521" y="965720"/>
          <a:ext cx="379900" cy="262886"/>
        </a:xfrm>
        <a:prstGeom prst="leftRightArrow">
          <a:avLst/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 rot="10800000">
        <a:off x="2051739" y="1046279"/>
        <a:ext cx="301034" cy="157732"/>
      </dsp:txXfrm>
    </dsp:sp>
    <dsp:sp modelId="{BD1E6539-46C9-4705-BF25-DD85A948CE3D}">
      <dsp:nvSpPr>
        <dsp:cNvPr id="0" name=""/>
        <dsp:cNvSpPr/>
      </dsp:nvSpPr>
      <dsp:spPr>
        <a:xfrm>
          <a:off x="1422418" y="342240"/>
          <a:ext cx="695875" cy="695875"/>
        </a:xfrm>
        <a:prstGeom prst="ellipse">
          <a:avLst/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Direccion de  </a:t>
          </a:r>
          <a:r>
            <a:rPr lang="en-US" sz="800" kern="1200"/>
            <a:t>Documen-tacion </a:t>
          </a:r>
          <a:endParaRPr lang="en-US" sz="500" kern="1200"/>
        </a:p>
      </dsp:txBody>
      <dsp:txXfrm>
        <a:off x="1524327" y="444149"/>
        <a:ext cx="492057" cy="49205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5">
  <dgm:title val=""/>
  <dgm:desc val=""/>
  <dgm:catLst>
    <dgm:cat type="relationship" pri="23000"/>
    <dgm:cat type="cycle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  <dgm:param type="ctrShpMap" val="fNode"/>
        </dgm:alg>
      </dgm:if>
      <dgm:else name="Name3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parTrans" refType="w" refFor="ch" refForName="centerShape" fact="0.4"/>
      <dgm:constr type="w" for="ch" forName="node" refType="w" refFor="ch" refForName="centerShape" op="equ" fact="1.25"/>
      <dgm:constr type="sp" refType="w" refFor="ch" refForName="centerShape" op="equ" fact="0.4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node" refType="primFontSz" refFor="ch" refForName="centerShape" op="lte"/>
      <dgm:constr type="primFontSz" for="des" forName="connectorText" op="equ" val="55"/>
      <dgm:constr type="primFontSz" for="des" forName="connectorText" refType="primFontSz" refFor="ch" refForName="centerShape" op="lte" fact="0.8"/>
      <dgm:constr type="primFontSz" for="des" forName="connectorText" refType="primFontSz" refFor="des" refForName="node" op="lte"/>
    </dgm:constrLst>
    <dgm:choose name="Name4">
      <dgm:if name="Name5" axis="ch ch" ptType="node node" st="1 1" cnt="1 0" func="cnt" op="lte" val="6">
        <dgm:ruleLst>
          <dgm:rule type="w" for="ch" forName="node" val="NaN" fact="1" max="NaN"/>
        </dgm:ruleLst>
      </dgm:if>
      <dgm:if name="Name6" axis="ch ch" ptType="node node" st="1 1" cnt="1 0" func="cnt" op="lte" val="8">
        <dgm:ruleLst>
          <dgm:rule type="w" for="ch" forName="node" val="NaN" fact="0.9" max="NaN"/>
        </dgm:ruleLst>
      </dgm:if>
      <dgm:if name="Name7" axis="ch ch" ptType="node node" st="1 1" cnt="1 0" func="cnt" op="lte" val="10">
        <dgm:ruleLst>
          <dgm:rule type="w" for="ch" forName="node" val="NaN" fact="0.8" max="NaN"/>
        </dgm:ruleLst>
      </dgm:if>
      <dgm:if name="Name8" axis="ch ch" ptType="node node" st="1 1" cnt="1 0" func="cnt" op="lte" val="12">
        <dgm:ruleLst>
          <dgm:rule type="w" for="ch" forName="node" val="NaN" fact="0.7" max="NaN"/>
        </dgm:ruleLst>
      </dgm:if>
      <dgm:if name="Name9" axis="ch ch" ptType="node node" st="1 1" cnt="1 0" func="cnt" op="lte" val="14">
        <dgm:ruleLst>
          <dgm:rule type="w" for="ch" forName="node" val="NaN" fact="0.6" max="NaN"/>
        </dgm:ruleLst>
      </dgm:if>
      <dgm:else name="Name10">
        <dgm:ruleLst>
          <dgm:rule type="w" for="ch" forName="node" val="NaN" fact="0.5" max="NaN"/>
        </dgm:ruleLst>
      </dgm:else>
    </dgm:choose>
    <dgm:forEach name="Name11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12" axis="ch">
        <dgm:forEach name="Name13" axis="self" ptType="parTrans">
          <dgm:layoutNode name="parTrans" styleLbl="sibTrans2D1">
            <dgm:alg type="conn"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h" refType="w" fact="0.85"/>
            </dgm:constrLst>
            <dgm:ruleLst/>
            <dgm:layoutNode name="connectorText">
              <dgm:alg type="tx">
                <dgm:param type="autoTxRot" val="grav"/>
              </dgm:alg>
              <dgm:shape xmlns:r="http://schemas.openxmlformats.org/officeDocument/2006/relationships" type="conn" r:blip="" hideGeom="1">
                <dgm:adjLst/>
              </dgm:shape>
              <dgm:presOf axis="self"/>
              <dgm:constrLst>
                <dgm:constr type="lMarg"/>
                <dgm:constr type="rMarg"/>
                <dgm:constr type="tMarg"/>
                <dgm:constr type="bMarg"/>
              </dgm:constrLst>
              <dgm:ruleLst>
                <dgm:rule type="primFontSz" val="5" fact="NaN" max="NaN"/>
              </dgm:ruleLst>
            </dgm:layoutNode>
          </dgm:layoutNode>
        </dgm:forEach>
        <dgm:forEach name="Name14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w" val="INF" fact="NaN" max="NaN"/>
              <dgm:rule type="primFontSz" val="5" fact="NaN" max="NaN"/>
            </dgm:ruleLst>
          </dgm:layoutNod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4B4B4B"/>
      </a:dk1>
      <a:lt1>
        <a:sysClr val="window" lastClr="F0F0F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0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10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7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8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9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51262DF-4AD9-4895-9AB3-0C978F6B3057}">
  <ds:schemaRefs>
    <ds:schemaRef ds:uri="http://schemas.openxmlformats.org/officeDocument/2006/bibliography"/>
  </ds:schemaRefs>
</ds:datastoreItem>
</file>

<file path=customXml/itemProps10.xml><?xml version="1.0" encoding="utf-8"?>
<ds:datastoreItem xmlns:ds="http://schemas.openxmlformats.org/officeDocument/2006/customXml" ds:itemID="{42D5E7A5-3B53-4320-9F87-2A41E8C0CAA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C5BCFAB-D17B-4E96-9D55-8EC3CAB6C12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5C0480D-2BC6-4A36-A40A-D221CE82EF7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7FEBC0B-4CEC-4738-81CF-FAFB910F7FE1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CDA5EBF2-4540-4EBC-9B64-D9F18572C0CC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2D86336E-1C4D-4CD3-A177-738C69BEBB0A}">
  <ds:schemaRefs>
    <ds:schemaRef ds:uri="http://schemas.openxmlformats.org/officeDocument/2006/bibliography"/>
  </ds:schemaRefs>
</ds:datastoreItem>
</file>

<file path=customXml/itemProps7.xml><?xml version="1.0" encoding="utf-8"?>
<ds:datastoreItem xmlns:ds="http://schemas.openxmlformats.org/officeDocument/2006/customXml" ds:itemID="{A4D48257-CE5C-4766-BA35-2B27C8D0F6C0}">
  <ds:schemaRefs>
    <ds:schemaRef ds:uri="http://schemas.openxmlformats.org/officeDocument/2006/bibliography"/>
  </ds:schemaRefs>
</ds:datastoreItem>
</file>

<file path=customXml/itemProps8.xml><?xml version="1.0" encoding="utf-8"?>
<ds:datastoreItem xmlns:ds="http://schemas.openxmlformats.org/officeDocument/2006/customXml" ds:itemID="{94EEF692-1AEE-4BED-AF20-EE8AFB72DCFB}">
  <ds:schemaRefs>
    <ds:schemaRef ds:uri="http://schemas.openxmlformats.org/officeDocument/2006/bibliography"/>
  </ds:schemaRefs>
</ds:datastoreItem>
</file>

<file path=customXml/itemProps9.xml><?xml version="1.0" encoding="utf-8"?>
<ds:datastoreItem xmlns:ds="http://schemas.openxmlformats.org/officeDocument/2006/customXml" ds:itemID="{BDDA01E1-72BA-4E05-9DB8-FD03EADD8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16</Pages>
  <Words>7526</Words>
  <Characters>41398</Characters>
  <Application>Microsoft Office Word</Application>
  <DocSecurity>0</DocSecurity>
  <Lines>344</Lines>
  <Paragraphs>97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48827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Katherine</dc:creator>
  <cp:lastModifiedBy>Zebaxtian</cp:lastModifiedBy>
  <cp:revision>1</cp:revision>
  <dcterms:created xsi:type="dcterms:W3CDTF">2012-08-18T14:10:00Z</dcterms:created>
  <dcterms:modified xsi:type="dcterms:W3CDTF">2012-08-25T14:15:00Z</dcterms:modified>
</cp:coreProperties>
</file>