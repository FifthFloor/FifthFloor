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Ttulo1"/>
        <w:jc w:val="both"/>
        <w:rPr>
          <w:rFonts w:ascii="Arial" w:hAnsi="Arial"/>
          <w:lang w:val="es-CO"/>
        </w:rPr>
      </w:pPr>
      <w:bookmarkStart w:id="0" w:name="_Toc333653844"/>
      <w:r>
        <w:rPr>
          <w:rFonts w:ascii="Arial" w:hAnsi="Arial"/>
          <w:lang w:val="es-CO"/>
        </w:rPr>
        <w:lastRenderedPageBreak/>
        <w:t>Página</w:t>
      </w:r>
      <w:r w:rsidR="002E6599">
        <w:rPr>
          <w:rFonts w:ascii="Arial" w:hAnsi="Arial"/>
          <w:lang w:val="es-CO"/>
        </w:rPr>
        <w:t xml:space="preserve"> de Firmas</w:t>
      </w:r>
      <w:bookmarkEnd w:id="0"/>
    </w:p>
    <w:p w14:paraId="7B7EA1A3" w14:textId="77777777" w:rsidR="006263D1" w:rsidRPr="00595763" w:rsidRDefault="006263D1" w:rsidP="00014AF3">
      <w:pPr>
        <w:jc w:val="both"/>
        <w:rPr>
          <w:rFonts w:ascii="Arial" w:hAnsi="Arial"/>
          <w:lang w:val="es-CO"/>
        </w:rPr>
      </w:pPr>
    </w:p>
    <w:tbl>
      <w:tblPr>
        <w:tblStyle w:val="Cuadrculaclara-nfasis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spacing w:after="200" w:line="276" w:lineRule="auto"/>
              <w:jc w:val="both"/>
              <w:rPr>
                <w:rFonts w:ascii="Arial" w:hAnsi="Arial"/>
                <w:sz w:val="20"/>
                <w:lang w:val="es-CO"/>
              </w:rPr>
            </w:pPr>
          </w:p>
          <w:p w14:paraId="1755463F" w14:textId="77777777" w:rsidR="006263D1" w:rsidRPr="00595763" w:rsidRDefault="006263D1" w:rsidP="00014AF3">
            <w:pPr>
              <w:spacing w:after="200" w:line="276" w:lineRule="auto"/>
              <w:jc w:val="both"/>
              <w:rPr>
                <w:rFonts w:ascii="Arial" w:hAnsi="Arial"/>
                <w:sz w:val="20"/>
                <w:lang w:val="es-CO"/>
              </w:rPr>
            </w:pPr>
          </w:p>
          <w:p w14:paraId="3D749416" w14:textId="77777777" w:rsidR="006263D1" w:rsidRPr="00595763" w:rsidRDefault="006263D1" w:rsidP="00014AF3">
            <w:pPr>
              <w:spacing w:after="200" w:line="276" w:lineRule="auto"/>
              <w:jc w:val="both"/>
              <w:rPr>
                <w:rFonts w:ascii="Arial" w:hAnsi="Arial"/>
                <w:sz w:val="20"/>
                <w:lang w:val="es-CO"/>
              </w:rPr>
            </w:pPr>
          </w:p>
          <w:p w14:paraId="3C61E87C" w14:textId="77777777" w:rsidR="006263D1" w:rsidRPr="00595763" w:rsidRDefault="006263D1" w:rsidP="00014AF3">
            <w:pPr>
              <w:spacing w:after="200" w:line="276" w:lineRule="auto"/>
              <w:jc w:val="both"/>
              <w:rPr>
                <w:rFonts w:ascii="Arial" w:hAnsi="Arial"/>
                <w:sz w:val="20"/>
                <w:lang w:val="es-CO"/>
              </w:rPr>
            </w:pPr>
          </w:p>
        </w:tc>
        <w:tc>
          <w:tcPr>
            <w:tcW w:w="4959" w:type="dxa"/>
          </w:tcPr>
          <w:p w14:paraId="1320A462" w14:textId="77777777" w:rsidR="006263D1" w:rsidRPr="00595763" w:rsidRDefault="006263D1" w:rsidP="00014AF3">
            <w:pPr>
              <w:spacing w:after="200"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after="200"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14:paraId="2F964B37" w14:textId="78A4D802"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spacing w:after="200" w:line="276" w:lineRule="auto"/>
              <w:jc w:val="both"/>
              <w:rPr>
                <w:rFonts w:ascii="Arial" w:hAnsi="Arial"/>
                <w:sz w:val="20"/>
                <w:lang w:val="es-CO"/>
              </w:rPr>
            </w:pPr>
          </w:p>
          <w:p w14:paraId="2A23C0B2" w14:textId="77777777" w:rsidR="00EA7D3F" w:rsidRPr="00595763" w:rsidRDefault="00EA7D3F" w:rsidP="00014AF3">
            <w:pPr>
              <w:spacing w:after="200" w:line="276" w:lineRule="auto"/>
              <w:jc w:val="both"/>
              <w:rPr>
                <w:rFonts w:ascii="Arial" w:hAnsi="Arial"/>
                <w:sz w:val="20"/>
                <w:lang w:val="es-CO"/>
              </w:rPr>
            </w:pPr>
          </w:p>
          <w:p w14:paraId="38A43A5E" w14:textId="77777777" w:rsidR="00EA7D3F" w:rsidRPr="00595763" w:rsidRDefault="00EA7D3F" w:rsidP="00014AF3">
            <w:pPr>
              <w:spacing w:after="200" w:line="276" w:lineRule="auto"/>
              <w:jc w:val="both"/>
              <w:rPr>
                <w:rFonts w:ascii="Arial" w:hAnsi="Arial"/>
                <w:sz w:val="20"/>
                <w:lang w:val="es-CO"/>
              </w:rPr>
            </w:pPr>
          </w:p>
          <w:p w14:paraId="0F5FE97D" w14:textId="77777777" w:rsidR="00EA7D3F" w:rsidRPr="00595763" w:rsidRDefault="00EA7D3F" w:rsidP="00014AF3">
            <w:pPr>
              <w:spacing w:after="200" w:line="276" w:lineRule="auto"/>
              <w:jc w:val="both"/>
              <w:rPr>
                <w:rFonts w:ascii="Arial" w:hAnsi="Arial"/>
                <w:sz w:val="20"/>
                <w:lang w:val="es-CO"/>
              </w:rPr>
            </w:pPr>
          </w:p>
        </w:tc>
        <w:tc>
          <w:tcPr>
            <w:tcW w:w="4959" w:type="dxa"/>
          </w:tcPr>
          <w:p w14:paraId="6D8D22DE" w14:textId="77777777" w:rsidR="00EA7D3F" w:rsidRPr="00595763" w:rsidRDefault="00EA7D3F" w:rsidP="00014AF3">
            <w:pPr>
              <w:spacing w:after="200"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spacing w:after="200" w:line="276" w:lineRule="auto"/>
              <w:jc w:val="both"/>
              <w:rPr>
                <w:rFonts w:ascii="Arial" w:hAnsi="Arial"/>
                <w:sz w:val="20"/>
                <w:lang w:val="es-CO"/>
              </w:rPr>
            </w:pPr>
          </w:p>
          <w:p w14:paraId="4C0A55C0" w14:textId="77777777" w:rsidR="00EA7D3F" w:rsidRPr="00595763" w:rsidRDefault="00EA7D3F" w:rsidP="00014AF3">
            <w:pPr>
              <w:spacing w:after="200" w:line="276" w:lineRule="auto"/>
              <w:jc w:val="both"/>
              <w:rPr>
                <w:rFonts w:ascii="Arial" w:hAnsi="Arial"/>
                <w:sz w:val="20"/>
                <w:lang w:val="es-CO"/>
              </w:rPr>
            </w:pPr>
          </w:p>
          <w:p w14:paraId="43889199" w14:textId="77777777" w:rsidR="00EA7D3F" w:rsidRPr="00595763" w:rsidRDefault="00EA7D3F" w:rsidP="00014AF3">
            <w:pPr>
              <w:spacing w:after="200" w:line="276" w:lineRule="auto"/>
              <w:jc w:val="both"/>
              <w:rPr>
                <w:rFonts w:ascii="Arial" w:hAnsi="Arial"/>
                <w:sz w:val="20"/>
                <w:lang w:val="es-CO"/>
              </w:rPr>
            </w:pPr>
          </w:p>
          <w:p w14:paraId="6946752B" w14:textId="77777777" w:rsidR="00EA7D3F" w:rsidRPr="00595763" w:rsidRDefault="00EA7D3F" w:rsidP="00014AF3">
            <w:pPr>
              <w:spacing w:after="200" w:line="276" w:lineRule="auto"/>
              <w:jc w:val="both"/>
              <w:rPr>
                <w:rFonts w:ascii="Arial" w:hAnsi="Arial"/>
                <w:sz w:val="20"/>
                <w:lang w:val="es-CO"/>
              </w:rPr>
            </w:pPr>
          </w:p>
        </w:tc>
        <w:tc>
          <w:tcPr>
            <w:tcW w:w="4959" w:type="dxa"/>
          </w:tcPr>
          <w:p w14:paraId="4F09E39D" w14:textId="77777777" w:rsidR="00EA7D3F" w:rsidRPr="00595763" w:rsidRDefault="00EA7D3F" w:rsidP="00014AF3">
            <w:pPr>
              <w:spacing w:after="200"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spacing w:after="200" w:line="276" w:lineRule="auto"/>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48D4C424" w14:textId="77777777" w:rsidR="00446913" w:rsidRDefault="00446913" w:rsidP="00014AF3">
      <w:pPr>
        <w:pStyle w:val="Ttulo1"/>
        <w:jc w:val="both"/>
        <w:rPr>
          <w:rFonts w:ascii="Arial" w:hAnsi="Arial" w:cs="Arial"/>
          <w:lang w:val="es-CO"/>
        </w:rPr>
      </w:pPr>
      <w:bookmarkStart w:id="1" w:name="_Toc333653845"/>
    </w:p>
    <w:p w14:paraId="2575655B" w14:textId="77777777" w:rsidR="00446913" w:rsidRDefault="00446913" w:rsidP="00014AF3">
      <w:pPr>
        <w:pStyle w:val="Ttulo1"/>
        <w:jc w:val="both"/>
        <w:rPr>
          <w:rFonts w:ascii="Arial" w:hAnsi="Arial" w:cs="Arial"/>
          <w:lang w:val="es-CO"/>
        </w:rPr>
      </w:pPr>
    </w:p>
    <w:p w14:paraId="42194271" w14:textId="77777777" w:rsidR="00446913" w:rsidRPr="00446913" w:rsidRDefault="00446913" w:rsidP="00446913">
      <w:pPr>
        <w:rPr>
          <w:lang w:val="es-CO"/>
        </w:rPr>
      </w:pPr>
    </w:p>
    <w:p w14:paraId="7D0EFB91" w14:textId="7F7A2502" w:rsidR="00D9745F" w:rsidRPr="00595763" w:rsidRDefault="00A35BB2" w:rsidP="00014AF3">
      <w:pPr>
        <w:pStyle w:val="Ttulo1"/>
        <w:jc w:val="both"/>
        <w:rPr>
          <w:rFonts w:ascii="Arial" w:hAnsi="Arial"/>
          <w:lang w:val="es-CO"/>
        </w:rPr>
      </w:pPr>
      <w:r>
        <w:rPr>
          <w:rFonts w:ascii="Arial" w:hAnsi="Arial" w:cs="Arial"/>
          <w:lang w:val="es-CO"/>
        </w:rPr>
        <w:lastRenderedPageBreak/>
        <w:t>Historial de Cambios</w:t>
      </w:r>
      <w:bookmarkEnd w:id="1"/>
    </w:p>
    <w:p w14:paraId="42D5D413" w14:textId="77777777" w:rsidR="00D05A42" w:rsidRPr="00595763" w:rsidRDefault="00D05A42" w:rsidP="00014AF3">
      <w:pPr>
        <w:jc w:val="both"/>
        <w:rPr>
          <w:rFonts w:ascii="Arial" w:hAnsi="Arial"/>
          <w:lang w:val="es-CO"/>
        </w:rPr>
      </w:pPr>
    </w:p>
    <w:tbl>
      <w:tblPr>
        <w:tblStyle w:val="Sombreadoclaro-nfasis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Ttulo1"/>
        <w:jc w:val="both"/>
        <w:rPr>
          <w:rFonts w:ascii="Arial" w:hAnsi="Arial"/>
          <w:lang w:val="es-CO"/>
        </w:rPr>
      </w:pPr>
      <w:bookmarkStart w:id="2" w:name="_Toc333653846"/>
      <w:r w:rsidRPr="00D53C37">
        <w:rPr>
          <w:rFonts w:ascii="Arial" w:hAnsi="Arial"/>
          <w:lang w:val="es-CO"/>
        </w:rPr>
        <w:lastRenderedPageBreak/>
        <w:t>Pre</w:t>
      </w:r>
      <w:r>
        <w:rPr>
          <w:rFonts w:ascii="Arial" w:hAnsi="Arial"/>
          <w:lang w:val="es-CO"/>
        </w:rPr>
        <w:t>facio</w:t>
      </w:r>
      <w:bookmarkEnd w:id="2"/>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Content>
        <w:p w14:paraId="1F586774" w14:textId="77777777" w:rsidR="00CB37B2" w:rsidRPr="00595763" w:rsidRDefault="00CB37B2" w:rsidP="00014AF3">
          <w:pPr>
            <w:pStyle w:val="TtulodeTDC"/>
            <w:jc w:val="both"/>
            <w:rPr>
              <w:rFonts w:ascii="Arial" w:hAnsi="Arial"/>
              <w:lang w:val="es-CO"/>
            </w:rPr>
          </w:pPr>
          <w:r w:rsidRPr="00595763">
            <w:rPr>
              <w:rFonts w:ascii="Arial" w:hAnsi="Arial"/>
              <w:lang w:val="es-CO"/>
            </w:rPr>
            <w:t>Contenido</w:t>
          </w:r>
        </w:p>
        <w:p w14:paraId="2524A2F0" w14:textId="6C42D547" w:rsidR="003B0CF8" w:rsidRDefault="00BF46F9" w:rsidP="00014AF3">
          <w:pPr>
            <w:pStyle w:val="TDC1"/>
            <w:tabs>
              <w:tab w:val="right" w:leader="dot" w:pos="8261"/>
            </w:tabs>
            <w:jc w:val="both"/>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ipervnculo"/>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EF7FBB" w:rsidP="00014AF3">
          <w:pPr>
            <w:pStyle w:val="TDC1"/>
            <w:tabs>
              <w:tab w:val="right" w:leader="dot" w:pos="8261"/>
            </w:tabs>
            <w:jc w:val="both"/>
            <w:rPr>
              <w:rFonts w:eastAsiaTheme="minorEastAsia"/>
              <w:noProof/>
              <w:lang w:val="es-CO" w:eastAsia="es-CO"/>
            </w:rPr>
          </w:pPr>
          <w:hyperlink w:anchor="_Toc333653845" w:history="1">
            <w:r w:rsidR="003B0CF8" w:rsidRPr="00267D0F">
              <w:rPr>
                <w:rStyle w:val="Hipervnculo"/>
                <w:rFonts w:ascii="Arial" w:hAnsi="Arial" w:cs="Arial"/>
                <w:noProof/>
                <w:lang w:val="es-CO"/>
              </w:rPr>
              <w:t>Historial de Cambios</w:t>
            </w:r>
            <w:r w:rsidR="003B0CF8">
              <w:rPr>
                <w:noProof/>
                <w:webHidden/>
              </w:rPr>
              <w:tab/>
            </w:r>
            <w:r w:rsidR="003B0CF8">
              <w:rPr>
                <w:noProof/>
                <w:webHidden/>
              </w:rPr>
              <w:fldChar w:fldCharType="begin"/>
            </w:r>
            <w:r w:rsidR="003B0CF8">
              <w:rPr>
                <w:noProof/>
                <w:webHidden/>
              </w:rPr>
              <w:instrText xml:space="preserve"> PAGEREF _Toc333653845 \h </w:instrText>
            </w:r>
            <w:r w:rsidR="003B0CF8">
              <w:rPr>
                <w:noProof/>
                <w:webHidden/>
              </w:rPr>
            </w:r>
            <w:r w:rsidR="003B0CF8">
              <w:rPr>
                <w:noProof/>
                <w:webHidden/>
              </w:rPr>
              <w:fldChar w:fldCharType="separate"/>
            </w:r>
            <w:r w:rsidR="003B0CF8">
              <w:rPr>
                <w:noProof/>
                <w:webHidden/>
              </w:rPr>
              <w:t>3</w:t>
            </w:r>
            <w:r w:rsidR="003B0CF8">
              <w:rPr>
                <w:noProof/>
                <w:webHidden/>
              </w:rPr>
              <w:fldChar w:fldCharType="end"/>
            </w:r>
          </w:hyperlink>
        </w:p>
        <w:p w14:paraId="4D91C433" w14:textId="36CCA6EF" w:rsidR="003B0CF8" w:rsidRDefault="00EF7FBB" w:rsidP="00014AF3">
          <w:pPr>
            <w:pStyle w:val="TDC1"/>
            <w:tabs>
              <w:tab w:val="right" w:leader="dot" w:pos="8261"/>
            </w:tabs>
            <w:jc w:val="both"/>
            <w:rPr>
              <w:rFonts w:eastAsiaTheme="minorEastAsia"/>
              <w:noProof/>
              <w:lang w:val="es-CO" w:eastAsia="es-CO"/>
            </w:rPr>
          </w:pPr>
          <w:hyperlink w:anchor="_Toc333653846" w:history="1">
            <w:r w:rsidR="003B0CF8" w:rsidRPr="00267D0F">
              <w:rPr>
                <w:rStyle w:val="Hipervnculo"/>
                <w:rFonts w:ascii="Arial" w:hAnsi="Arial"/>
                <w:noProof/>
                <w:lang w:val="es-CO"/>
              </w:rPr>
              <w:t>Prefacio</w:t>
            </w:r>
            <w:r w:rsidR="003B0CF8">
              <w:rPr>
                <w:noProof/>
                <w:webHidden/>
              </w:rPr>
              <w:tab/>
            </w:r>
            <w:r w:rsidR="003B0CF8">
              <w:rPr>
                <w:noProof/>
                <w:webHidden/>
              </w:rPr>
              <w:fldChar w:fldCharType="begin"/>
            </w:r>
            <w:r w:rsidR="003B0CF8">
              <w:rPr>
                <w:noProof/>
                <w:webHidden/>
              </w:rPr>
              <w:instrText xml:space="preserve"> PAGEREF _Toc333653846 \h </w:instrText>
            </w:r>
            <w:r w:rsidR="003B0CF8">
              <w:rPr>
                <w:noProof/>
                <w:webHidden/>
              </w:rPr>
            </w:r>
            <w:r w:rsidR="003B0CF8">
              <w:rPr>
                <w:noProof/>
                <w:webHidden/>
              </w:rPr>
              <w:fldChar w:fldCharType="separate"/>
            </w:r>
            <w:r w:rsidR="003B0CF8">
              <w:rPr>
                <w:noProof/>
                <w:webHidden/>
              </w:rPr>
              <w:t>4</w:t>
            </w:r>
            <w:r w:rsidR="003B0CF8">
              <w:rPr>
                <w:noProof/>
                <w:webHidden/>
              </w:rPr>
              <w:fldChar w:fldCharType="end"/>
            </w:r>
          </w:hyperlink>
        </w:p>
        <w:p w14:paraId="6C20AA46" w14:textId="642CFAAF" w:rsidR="003B0CF8" w:rsidRDefault="00EF7FBB" w:rsidP="00014AF3">
          <w:pPr>
            <w:pStyle w:val="TDC1"/>
            <w:tabs>
              <w:tab w:val="right" w:leader="dot" w:pos="8261"/>
            </w:tabs>
            <w:jc w:val="both"/>
            <w:rPr>
              <w:rFonts w:eastAsiaTheme="minorEastAsia"/>
              <w:noProof/>
              <w:lang w:val="es-CO" w:eastAsia="es-CO"/>
            </w:rPr>
          </w:pPr>
          <w:hyperlink w:anchor="_Toc333653847" w:history="1">
            <w:r w:rsidR="003B0CF8" w:rsidRPr="00267D0F">
              <w:rPr>
                <w:rStyle w:val="Hipervnculo"/>
                <w:rFonts w:ascii="Arial" w:hAnsi="Arial"/>
                <w:noProof/>
                <w:lang w:val="es-CO"/>
              </w:rPr>
              <w:t>Lista de Figuras</w:t>
            </w:r>
            <w:r w:rsidR="003B0CF8">
              <w:rPr>
                <w:noProof/>
                <w:webHidden/>
              </w:rPr>
              <w:tab/>
            </w:r>
            <w:r w:rsidR="003B0CF8">
              <w:rPr>
                <w:noProof/>
                <w:webHidden/>
              </w:rPr>
              <w:fldChar w:fldCharType="begin"/>
            </w:r>
            <w:r w:rsidR="003B0CF8">
              <w:rPr>
                <w:noProof/>
                <w:webHidden/>
              </w:rPr>
              <w:instrText xml:space="preserve"> PAGEREF _Toc333653847 \h </w:instrText>
            </w:r>
            <w:r w:rsidR="003B0CF8">
              <w:rPr>
                <w:noProof/>
                <w:webHidden/>
              </w:rPr>
            </w:r>
            <w:r w:rsidR="003B0CF8">
              <w:rPr>
                <w:noProof/>
                <w:webHidden/>
              </w:rPr>
              <w:fldChar w:fldCharType="separate"/>
            </w:r>
            <w:r w:rsidR="003B0CF8">
              <w:rPr>
                <w:noProof/>
                <w:webHidden/>
              </w:rPr>
              <w:t>8</w:t>
            </w:r>
            <w:r w:rsidR="003B0CF8">
              <w:rPr>
                <w:noProof/>
                <w:webHidden/>
              </w:rPr>
              <w:fldChar w:fldCharType="end"/>
            </w:r>
          </w:hyperlink>
        </w:p>
        <w:p w14:paraId="3C311FCA" w14:textId="2C99FFF0" w:rsidR="003B0CF8" w:rsidRDefault="00EF7FBB" w:rsidP="00014AF3">
          <w:pPr>
            <w:pStyle w:val="TDC1"/>
            <w:tabs>
              <w:tab w:val="right" w:leader="dot" w:pos="8261"/>
            </w:tabs>
            <w:jc w:val="both"/>
            <w:rPr>
              <w:rFonts w:eastAsiaTheme="minorEastAsia"/>
              <w:noProof/>
              <w:lang w:val="es-CO" w:eastAsia="es-CO"/>
            </w:rPr>
          </w:pPr>
          <w:hyperlink w:anchor="_Toc333653848" w:history="1">
            <w:r w:rsidR="003B0CF8" w:rsidRPr="00267D0F">
              <w:rPr>
                <w:rStyle w:val="Hipervnculo"/>
                <w:rFonts w:ascii="Arial" w:hAnsi="Arial"/>
                <w:noProof/>
                <w:lang w:val="es-CO"/>
              </w:rPr>
              <w:t>Lista de Tablas</w:t>
            </w:r>
            <w:r w:rsidR="003B0CF8">
              <w:rPr>
                <w:noProof/>
                <w:webHidden/>
              </w:rPr>
              <w:tab/>
            </w:r>
            <w:r w:rsidR="003B0CF8">
              <w:rPr>
                <w:noProof/>
                <w:webHidden/>
              </w:rPr>
              <w:fldChar w:fldCharType="begin"/>
            </w:r>
            <w:r w:rsidR="003B0CF8">
              <w:rPr>
                <w:noProof/>
                <w:webHidden/>
              </w:rPr>
              <w:instrText xml:space="preserve"> PAGEREF _Toc333653848 \h </w:instrText>
            </w:r>
            <w:r w:rsidR="003B0CF8">
              <w:rPr>
                <w:noProof/>
                <w:webHidden/>
              </w:rPr>
            </w:r>
            <w:r w:rsidR="003B0CF8">
              <w:rPr>
                <w:noProof/>
                <w:webHidden/>
              </w:rPr>
              <w:fldChar w:fldCharType="separate"/>
            </w:r>
            <w:r w:rsidR="003B0CF8">
              <w:rPr>
                <w:noProof/>
                <w:webHidden/>
              </w:rPr>
              <w:t>9</w:t>
            </w:r>
            <w:r w:rsidR="003B0CF8">
              <w:rPr>
                <w:noProof/>
                <w:webHidden/>
              </w:rPr>
              <w:fldChar w:fldCharType="end"/>
            </w:r>
          </w:hyperlink>
        </w:p>
        <w:p w14:paraId="439D52A3" w14:textId="2AFC7766" w:rsidR="003B0CF8" w:rsidRDefault="00EF7FBB" w:rsidP="00014AF3">
          <w:pPr>
            <w:pStyle w:val="TDC1"/>
            <w:tabs>
              <w:tab w:val="right" w:leader="dot" w:pos="8261"/>
            </w:tabs>
            <w:jc w:val="both"/>
            <w:rPr>
              <w:rFonts w:eastAsiaTheme="minorEastAsia"/>
              <w:noProof/>
              <w:lang w:val="es-CO" w:eastAsia="es-CO"/>
            </w:rPr>
          </w:pPr>
          <w:hyperlink w:anchor="_Toc333653849" w:history="1">
            <w:r w:rsidR="003B0CF8" w:rsidRPr="00267D0F">
              <w:rPr>
                <w:rStyle w:val="Hipervnculo"/>
                <w:rFonts w:ascii="Arial" w:hAnsi="Arial" w:cs="Arial"/>
                <w:noProof/>
                <w:lang w:val="es-CO"/>
              </w:rPr>
              <w:t>1. Visión global del proyecto</w:t>
            </w:r>
            <w:r w:rsidR="003B0CF8">
              <w:rPr>
                <w:noProof/>
                <w:webHidden/>
              </w:rPr>
              <w:tab/>
            </w:r>
            <w:r w:rsidR="003B0CF8">
              <w:rPr>
                <w:noProof/>
                <w:webHidden/>
              </w:rPr>
              <w:fldChar w:fldCharType="begin"/>
            </w:r>
            <w:r w:rsidR="003B0CF8">
              <w:rPr>
                <w:noProof/>
                <w:webHidden/>
              </w:rPr>
              <w:instrText xml:space="preserve"> PAGEREF _Toc333653849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5781148" w14:textId="327D5C65" w:rsidR="003B0CF8" w:rsidRDefault="00EF7FBB" w:rsidP="00014AF3">
          <w:pPr>
            <w:pStyle w:val="TDC2"/>
            <w:tabs>
              <w:tab w:val="right" w:leader="dot" w:pos="8261"/>
            </w:tabs>
            <w:jc w:val="both"/>
            <w:rPr>
              <w:rFonts w:eastAsiaTheme="minorEastAsia"/>
              <w:noProof/>
              <w:lang w:val="es-CO" w:eastAsia="es-CO"/>
            </w:rPr>
          </w:pPr>
          <w:hyperlink w:anchor="_Toc333653850" w:history="1">
            <w:r w:rsidR="003B0CF8" w:rsidRPr="00267D0F">
              <w:rPr>
                <w:rStyle w:val="Hipervnculo"/>
                <w:rFonts w:ascii="Arial" w:hAnsi="Arial"/>
                <w:noProof/>
                <w:lang w:val="es-CO"/>
              </w:rPr>
              <w:t>1.1 Resumen del Proyecto</w:t>
            </w:r>
            <w:r w:rsidR="003B0CF8">
              <w:rPr>
                <w:noProof/>
                <w:webHidden/>
              </w:rPr>
              <w:tab/>
            </w:r>
            <w:r w:rsidR="003B0CF8">
              <w:rPr>
                <w:noProof/>
                <w:webHidden/>
              </w:rPr>
              <w:fldChar w:fldCharType="begin"/>
            </w:r>
            <w:r w:rsidR="003B0CF8">
              <w:rPr>
                <w:noProof/>
                <w:webHidden/>
              </w:rPr>
              <w:instrText xml:space="preserve"> PAGEREF _Toc333653850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6A3BB75E" w14:textId="0E4E6E74" w:rsidR="003B0CF8" w:rsidRDefault="00EF7FBB" w:rsidP="00014AF3">
          <w:pPr>
            <w:pStyle w:val="TDC3"/>
            <w:tabs>
              <w:tab w:val="right" w:leader="dot" w:pos="8261"/>
            </w:tabs>
            <w:jc w:val="both"/>
            <w:rPr>
              <w:rFonts w:eastAsiaTheme="minorEastAsia"/>
              <w:noProof/>
              <w:lang w:val="es-CO" w:eastAsia="es-CO"/>
            </w:rPr>
          </w:pPr>
          <w:hyperlink w:anchor="_Toc333653851" w:history="1">
            <w:r w:rsidR="003B0CF8" w:rsidRPr="00267D0F">
              <w:rPr>
                <w:rStyle w:val="Hipervnculo"/>
                <w:rFonts w:ascii="Arial" w:hAnsi="Arial"/>
                <w:noProof/>
                <w:lang w:val="es-CO"/>
              </w:rPr>
              <w:t>1.1.1 Propósito, Alcance y Objetivos</w:t>
            </w:r>
            <w:r w:rsidR="003B0CF8">
              <w:rPr>
                <w:noProof/>
                <w:webHidden/>
              </w:rPr>
              <w:tab/>
            </w:r>
            <w:r w:rsidR="003B0CF8">
              <w:rPr>
                <w:noProof/>
                <w:webHidden/>
              </w:rPr>
              <w:fldChar w:fldCharType="begin"/>
            </w:r>
            <w:r w:rsidR="003B0CF8">
              <w:rPr>
                <w:noProof/>
                <w:webHidden/>
              </w:rPr>
              <w:instrText xml:space="preserve"> PAGEREF _Toc333653851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FF6848B" w14:textId="71F010DC" w:rsidR="003B0CF8" w:rsidRDefault="00EF7FBB" w:rsidP="00014AF3">
          <w:pPr>
            <w:pStyle w:val="TDC3"/>
            <w:tabs>
              <w:tab w:val="right" w:leader="dot" w:pos="8261"/>
            </w:tabs>
            <w:jc w:val="both"/>
            <w:rPr>
              <w:rFonts w:eastAsiaTheme="minorEastAsia"/>
              <w:noProof/>
              <w:lang w:val="es-CO" w:eastAsia="es-CO"/>
            </w:rPr>
          </w:pPr>
          <w:hyperlink w:anchor="_Toc333653852" w:history="1">
            <w:r w:rsidR="003B0CF8" w:rsidRPr="00267D0F">
              <w:rPr>
                <w:rStyle w:val="Hipervnculo"/>
                <w:rFonts w:ascii="Arial" w:hAnsi="Arial"/>
                <w:noProof/>
                <w:lang w:val="es-CO"/>
              </w:rPr>
              <w:t xml:space="preserve">1.1.2 </w:t>
            </w:r>
            <w:r w:rsidR="003B0CF8" w:rsidRPr="00267D0F">
              <w:rPr>
                <w:rStyle w:val="Hipervnculo"/>
                <w:rFonts w:ascii="Arial" w:hAnsi="Arial" w:cs="Arial"/>
                <w:noProof/>
                <w:lang w:val="es-CO"/>
              </w:rPr>
              <w:t>Suposiciones y Restricciones</w:t>
            </w:r>
            <w:r w:rsidR="003B0CF8">
              <w:rPr>
                <w:noProof/>
                <w:webHidden/>
              </w:rPr>
              <w:tab/>
            </w:r>
            <w:r w:rsidR="003B0CF8">
              <w:rPr>
                <w:noProof/>
                <w:webHidden/>
              </w:rPr>
              <w:fldChar w:fldCharType="begin"/>
            </w:r>
            <w:r w:rsidR="003B0CF8">
              <w:rPr>
                <w:noProof/>
                <w:webHidden/>
              </w:rPr>
              <w:instrText xml:space="preserve"> PAGEREF _Toc333653852 \h </w:instrText>
            </w:r>
            <w:r w:rsidR="003B0CF8">
              <w:rPr>
                <w:noProof/>
                <w:webHidden/>
              </w:rPr>
            </w:r>
            <w:r w:rsidR="003B0CF8">
              <w:rPr>
                <w:noProof/>
                <w:webHidden/>
              </w:rPr>
              <w:fldChar w:fldCharType="separate"/>
            </w:r>
            <w:r w:rsidR="003B0CF8">
              <w:rPr>
                <w:noProof/>
                <w:webHidden/>
              </w:rPr>
              <w:t>11</w:t>
            </w:r>
            <w:r w:rsidR="003B0CF8">
              <w:rPr>
                <w:noProof/>
                <w:webHidden/>
              </w:rPr>
              <w:fldChar w:fldCharType="end"/>
            </w:r>
          </w:hyperlink>
        </w:p>
        <w:p w14:paraId="7F47717A" w14:textId="21C3B505" w:rsidR="003B0CF8" w:rsidRDefault="00EF7FBB" w:rsidP="00014AF3">
          <w:pPr>
            <w:pStyle w:val="TDC3"/>
            <w:tabs>
              <w:tab w:val="right" w:leader="dot" w:pos="8261"/>
            </w:tabs>
            <w:jc w:val="both"/>
            <w:rPr>
              <w:rFonts w:eastAsiaTheme="minorEastAsia"/>
              <w:noProof/>
              <w:lang w:val="es-CO" w:eastAsia="es-CO"/>
            </w:rPr>
          </w:pPr>
          <w:hyperlink w:anchor="_Toc333653853" w:history="1">
            <w:r w:rsidR="003B0CF8" w:rsidRPr="00267D0F">
              <w:rPr>
                <w:rStyle w:val="Hipervnculo"/>
                <w:rFonts w:ascii="Arial" w:hAnsi="Arial"/>
                <w:noProof/>
                <w:lang w:val="es-CO"/>
              </w:rPr>
              <w:t>1.1.4 Resumen de Calendarios y Presupuestos</w:t>
            </w:r>
            <w:r w:rsidR="003B0CF8">
              <w:rPr>
                <w:noProof/>
                <w:webHidden/>
              </w:rPr>
              <w:tab/>
            </w:r>
            <w:r w:rsidR="003B0CF8">
              <w:rPr>
                <w:noProof/>
                <w:webHidden/>
              </w:rPr>
              <w:fldChar w:fldCharType="begin"/>
            </w:r>
            <w:r w:rsidR="003B0CF8">
              <w:rPr>
                <w:noProof/>
                <w:webHidden/>
              </w:rPr>
              <w:instrText xml:space="preserve"> PAGEREF _Toc333653853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2D9633B" w14:textId="6C044646" w:rsidR="003B0CF8" w:rsidRDefault="00EF7FBB" w:rsidP="00014AF3">
          <w:pPr>
            <w:pStyle w:val="TDC2"/>
            <w:tabs>
              <w:tab w:val="right" w:leader="dot" w:pos="8261"/>
            </w:tabs>
            <w:jc w:val="both"/>
            <w:rPr>
              <w:rFonts w:eastAsiaTheme="minorEastAsia"/>
              <w:noProof/>
              <w:lang w:val="es-CO" w:eastAsia="es-CO"/>
            </w:rPr>
          </w:pPr>
          <w:hyperlink w:anchor="_Toc333653854" w:history="1">
            <w:r w:rsidR="003B0CF8" w:rsidRPr="00267D0F">
              <w:rPr>
                <w:rStyle w:val="Hipervnculo"/>
                <w:rFonts w:ascii="Arial" w:hAnsi="Arial"/>
                <w:noProof/>
                <w:lang w:val="es-CO"/>
              </w:rPr>
              <w:t>1.2 Evolución del Plan</w:t>
            </w:r>
            <w:r w:rsidR="003B0CF8">
              <w:rPr>
                <w:noProof/>
                <w:webHidden/>
              </w:rPr>
              <w:tab/>
            </w:r>
            <w:r w:rsidR="003B0CF8">
              <w:rPr>
                <w:noProof/>
                <w:webHidden/>
              </w:rPr>
              <w:fldChar w:fldCharType="begin"/>
            </w:r>
            <w:r w:rsidR="003B0CF8">
              <w:rPr>
                <w:noProof/>
                <w:webHidden/>
              </w:rPr>
              <w:instrText xml:space="preserve"> PAGEREF _Toc333653854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18C0CFD6" w14:textId="7B08D3E0" w:rsidR="003B0CF8" w:rsidRDefault="00EF7FBB" w:rsidP="00014AF3">
          <w:pPr>
            <w:pStyle w:val="TDC1"/>
            <w:tabs>
              <w:tab w:val="right" w:leader="dot" w:pos="8261"/>
            </w:tabs>
            <w:jc w:val="both"/>
            <w:rPr>
              <w:rFonts w:eastAsiaTheme="minorEastAsia"/>
              <w:noProof/>
              <w:lang w:val="es-CO" w:eastAsia="es-CO"/>
            </w:rPr>
          </w:pPr>
          <w:hyperlink w:anchor="_Toc333653855" w:history="1">
            <w:r w:rsidR="003B0CF8" w:rsidRPr="00267D0F">
              <w:rPr>
                <w:rStyle w:val="Hipervnculo"/>
                <w:rFonts w:ascii="Arial" w:hAnsi="Arial"/>
                <w:noProof/>
                <w:lang w:val="es-CO"/>
              </w:rPr>
              <w:t>2. Referencias</w:t>
            </w:r>
            <w:r w:rsidR="003B0CF8">
              <w:rPr>
                <w:noProof/>
                <w:webHidden/>
              </w:rPr>
              <w:tab/>
            </w:r>
            <w:r w:rsidR="003B0CF8">
              <w:rPr>
                <w:noProof/>
                <w:webHidden/>
              </w:rPr>
              <w:fldChar w:fldCharType="begin"/>
            </w:r>
            <w:r w:rsidR="003B0CF8">
              <w:rPr>
                <w:noProof/>
                <w:webHidden/>
              </w:rPr>
              <w:instrText xml:space="preserve"> PAGEREF _Toc333653855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37F212E5" w14:textId="1CB540AC" w:rsidR="003B0CF8" w:rsidRDefault="00EF7FBB" w:rsidP="00014AF3">
          <w:pPr>
            <w:pStyle w:val="TDC1"/>
            <w:tabs>
              <w:tab w:val="right" w:leader="dot" w:pos="8261"/>
            </w:tabs>
            <w:jc w:val="both"/>
            <w:rPr>
              <w:rFonts w:eastAsiaTheme="minorEastAsia"/>
              <w:noProof/>
              <w:lang w:val="es-CO" w:eastAsia="es-CO"/>
            </w:rPr>
          </w:pPr>
          <w:hyperlink w:anchor="_Toc333653856" w:history="1">
            <w:r w:rsidR="003B0CF8" w:rsidRPr="00267D0F">
              <w:rPr>
                <w:rStyle w:val="Hipervnculo"/>
                <w:rFonts w:ascii="Arial" w:hAnsi="Arial"/>
                <w:noProof/>
                <w:lang w:val="es-CO"/>
              </w:rPr>
              <w:t>3. Definiciones</w:t>
            </w:r>
            <w:r w:rsidR="003B0CF8">
              <w:rPr>
                <w:noProof/>
                <w:webHidden/>
              </w:rPr>
              <w:tab/>
            </w:r>
            <w:r w:rsidR="003B0CF8">
              <w:rPr>
                <w:noProof/>
                <w:webHidden/>
              </w:rPr>
              <w:fldChar w:fldCharType="begin"/>
            </w:r>
            <w:r w:rsidR="003B0CF8">
              <w:rPr>
                <w:noProof/>
                <w:webHidden/>
              </w:rPr>
              <w:instrText xml:space="preserve"> PAGEREF _Toc333653856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5CCB9FF9" w14:textId="707EC98B" w:rsidR="003B0CF8" w:rsidRDefault="00EF7FBB" w:rsidP="00014AF3">
          <w:pPr>
            <w:pStyle w:val="TDC1"/>
            <w:tabs>
              <w:tab w:val="right" w:leader="dot" w:pos="8261"/>
            </w:tabs>
            <w:jc w:val="both"/>
            <w:rPr>
              <w:rFonts w:eastAsiaTheme="minorEastAsia"/>
              <w:noProof/>
              <w:lang w:val="es-CO" w:eastAsia="es-CO"/>
            </w:rPr>
          </w:pPr>
          <w:hyperlink w:anchor="_Toc333653857" w:history="1">
            <w:r w:rsidR="003B0CF8" w:rsidRPr="00267D0F">
              <w:rPr>
                <w:rStyle w:val="Hipervnculo"/>
                <w:rFonts w:ascii="Arial" w:hAnsi="Arial"/>
                <w:noProof/>
                <w:lang w:val="es-CO"/>
              </w:rPr>
              <w:t>4.Contexto del Proyecto</w:t>
            </w:r>
            <w:r w:rsidR="003B0CF8">
              <w:rPr>
                <w:noProof/>
                <w:webHidden/>
              </w:rPr>
              <w:tab/>
            </w:r>
            <w:r w:rsidR="003B0CF8">
              <w:rPr>
                <w:noProof/>
                <w:webHidden/>
              </w:rPr>
              <w:fldChar w:fldCharType="begin"/>
            </w:r>
            <w:r w:rsidR="003B0CF8">
              <w:rPr>
                <w:noProof/>
                <w:webHidden/>
              </w:rPr>
              <w:instrText xml:space="preserve"> PAGEREF _Toc333653857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0AC509EC" w14:textId="4B06C924" w:rsidR="003B0CF8" w:rsidRDefault="00EF7FBB" w:rsidP="00014AF3">
          <w:pPr>
            <w:pStyle w:val="TDC2"/>
            <w:tabs>
              <w:tab w:val="right" w:leader="dot" w:pos="8261"/>
            </w:tabs>
            <w:jc w:val="both"/>
            <w:rPr>
              <w:rFonts w:eastAsiaTheme="minorEastAsia"/>
              <w:noProof/>
              <w:lang w:val="es-CO" w:eastAsia="es-CO"/>
            </w:rPr>
          </w:pPr>
          <w:hyperlink w:anchor="_Toc333653858" w:history="1">
            <w:r w:rsidR="003B0CF8" w:rsidRPr="00267D0F">
              <w:rPr>
                <w:rStyle w:val="Hipervnculo"/>
                <w:rFonts w:ascii="Arial" w:hAnsi="Arial"/>
                <w:noProof/>
                <w:lang w:val="es-CO"/>
              </w:rPr>
              <w:t>4.1 Modelo de Procesos</w:t>
            </w:r>
            <w:r w:rsidR="003B0CF8">
              <w:rPr>
                <w:noProof/>
                <w:webHidden/>
              </w:rPr>
              <w:tab/>
            </w:r>
            <w:r w:rsidR="003B0CF8">
              <w:rPr>
                <w:noProof/>
                <w:webHidden/>
              </w:rPr>
              <w:fldChar w:fldCharType="begin"/>
            </w:r>
            <w:r w:rsidR="003B0CF8">
              <w:rPr>
                <w:noProof/>
                <w:webHidden/>
              </w:rPr>
              <w:instrText xml:space="preserve"> PAGEREF _Toc333653858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41A5CE1" w14:textId="5E5F366E" w:rsidR="003B0CF8" w:rsidRDefault="00EF7FBB" w:rsidP="00014AF3">
          <w:pPr>
            <w:pStyle w:val="TDC2"/>
            <w:tabs>
              <w:tab w:val="right" w:leader="dot" w:pos="8261"/>
            </w:tabs>
            <w:jc w:val="both"/>
            <w:rPr>
              <w:rFonts w:eastAsiaTheme="minorEastAsia"/>
              <w:noProof/>
              <w:lang w:val="es-CO" w:eastAsia="es-CO"/>
            </w:rPr>
          </w:pPr>
          <w:hyperlink w:anchor="_Toc333653859" w:history="1">
            <w:r w:rsidR="003B0CF8" w:rsidRPr="00267D0F">
              <w:rPr>
                <w:rStyle w:val="Hipervnculo"/>
                <w:rFonts w:ascii="Arial" w:hAnsi="Arial"/>
                <w:noProof/>
                <w:lang w:val="es-CO"/>
              </w:rPr>
              <w:t>4.2 Plan de Mejoramiento de Procesos</w:t>
            </w:r>
            <w:r w:rsidR="003B0CF8">
              <w:rPr>
                <w:noProof/>
                <w:webHidden/>
              </w:rPr>
              <w:tab/>
            </w:r>
            <w:r w:rsidR="003B0CF8">
              <w:rPr>
                <w:noProof/>
                <w:webHidden/>
              </w:rPr>
              <w:fldChar w:fldCharType="begin"/>
            </w:r>
            <w:r w:rsidR="003B0CF8">
              <w:rPr>
                <w:noProof/>
                <w:webHidden/>
              </w:rPr>
              <w:instrText xml:space="preserve"> PAGEREF _Toc333653859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269FBC7" w14:textId="05B7F753" w:rsidR="003B0CF8" w:rsidRDefault="00EF7FBB" w:rsidP="00014AF3">
          <w:pPr>
            <w:pStyle w:val="TDC2"/>
            <w:tabs>
              <w:tab w:val="right" w:leader="dot" w:pos="8261"/>
            </w:tabs>
            <w:jc w:val="both"/>
            <w:rPr>
              <w:rFonts w:eastAsiaTheme="minorEastAsia"/>
              <w:noProof/>
              <w:lang w:val="es-CO" w:eastAsia="es-CO"/>
            </w:rPr>
          </w:pPr>
          <w:hyperlink w:anchor="_Toc333653860" w:history="1">
            <w:r w:rsidR="003B0CF8" w:rsidRPr="00267D0F">
              <w:rPr>
                <w:rStyle w:val="Hipervnculo"/>
                <w:rFonts w:ascii="Arial" w:hAnsi="Arial"/>
                <w:noProof/>
                <w:lang w:val="es-CO"/>
              </w:rPr>
              <w:t>4.3 Plan de Infraestructura</w:t>
            </w:r>
            <w:r w:rsidR="003B0CF8">
              <w:rPr>
                <w:noProof/>
                <w:webHidden/>
              </w:rPr>
              <w:tab/>
            </w:r>
            <w:r w:rsidR="003B0CF8">
              <w:rPr>
                <w:noProof/>
                <w:webHidden/>
              </w:rPr>
              <w:fldChar w:fldCharType="begin"/>
            </w:r>
            <w:r w:rsidR="003B0CF8">
              <w:rPr>
                <w:noProof/>
                <w:webHidden/>
              </w:rPr>
              <w:instrText xml:space="preserve"> PAGEREF _Toc333653860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6ECEB8A" w14:textId="7D97EB10" w:rsidR="003B0CF8" w:rsidRDefault="00EF7FBB" w:rsidP="00014AF3">
          <w:pPr>
            <w:pStyle w:val="TDC2"/>
            <w:tabs>
              <w:tab w:val="right" w:leader="dot" w:pos="8261"/>
            </w:tabs>
            <w:jc w:val="both"/>
            <w:rPr>
              <w:rFonts w:eastAsiaTheme="minorEastAsia"/>
              <w:noProof/>
              <w:lang w:val="es-CO" w:eastAsia="es-CO"/>
            </w:rPr>
          </w:pPr>
          <w:hyperlink w:anchor="_Toc333653861" w:history="1">
            <w:r w:rsidR="003B0CF8" w:rsidRPr="00267D0F">
              <w:rPr>
                <w:rStyle w:val="Hipervnculo"/>
                <w:rFonts w:ascii="Arial" w:hAnsi="Arial"/>
                <w:noProof/>
                <w:lang w:val="es-CO"/>
              </w:rPr>
              <w:t>4.4 Métodos Herramientas y Técnicas</w:t>
            </w:r>
            <w:r w:rsidR="003B0CF8">
              <w:rPr>
                <w:noProof/>
                <w:webHidden/>
              </w:rPr>
              <w:tab/>
            </w:r>
            <w:r w:rsidR="003B0CF8">
              <w:rPr>
                <w:noProof/>
                <w:webHidden/>
              </w:rPr>
              <w:fldChar w:fldCharType="begin"/>
            </w:r>
            <w:r w:rsidR="003B0CF8">
              <w:rPr>
                <w:noProof/>
                <w:webHidden/>
              </w:rPr>
              <w:instrText xml:space="preserve"> PAGEREF _Toc333653861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7A14FCB3" w14:textId="4821C2B1" w:rsidR="003B0CF8" w:rsidRDefault="00EF7FBB" w:rsidP="00014AF3">
          <w:pPr>
            <w:pStyle w:val="TDC2"/>
            <w:tabs>
              <w:tab w:val="right" w:leader="dot" w:pos="8261"/>
            </w:tabs>
            <w:jc w:val="both"/>
            <w:rPr>
              <w:rFonts w:eastAsiaTheme="minorEastAsia"/>
              <w:noProof/>
              <w:lang w:val="es-CO" w:eastAsia="es-CO"/>
            </w:rPr>
          </w:pPr>
          <w:hyperlink w:anchor="_Toc333653862" w:history="1">
            <w:r w:rsidR="003B0CF8" w:rsidRPr="00267D0F">
              <w:rPr>
                <w:rStyle w:val="Hipervnculo"/>
                <w:rFonts w:ascii="Arial" w:hAnsi="Arial"/>
                <w:noProof/>
                <w:lang w:val="en-US"/>
              </w:rPr>
              <w:t>referencia</w:t>
            </w:r>
            <w:r w:rsidR="003B0CF8">
              <w:rPr>
                <w:noProof/>
                <w:webHidden/>
              </w:rPr>
              <w:tab/>
            </w:r>
            <w:r w:rsidR="003B0CF8">
              <w:rPr>
                <w:noProof/>
                <w:webHidden/>
              </w:rPr>
              <w:fldChar w:fldCharType="begin"/>
            </w:r>
            <w:r w:rsidR="003B0CF8">
              <w:rPr>
                <w:noProof/>
                <w:webHidden/>
              </w:rPr>
              <w:instrText xml:space="preserve"> PAGEREF _Toc333653862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122F4AB4" w14:textId="5236E022" w:rsidR="003B0CF8" w:rsidRDefault="00EF7FBB" w:rsidP="00014AF3">
          <w:pPr>
            <w:pStyle w:val="TDC2"/>
            <w:tabs>
              <w:tab w:val="right" w:leader="dot" w:pos="8261"/>
            </w:tabs>
            <w:jc w:val="both"/>
            <w:rPr>
              <w:rFonts w:eastAsiaTheme="minorEastAsia"/>
              <w:noProof/>
              <w:lang w:val="es-CO" w:eastAsia="es-CO"/>
            </w:rPr>
          </w:pPr>
          <w:hyperlink w:anchor="_Toc333653863" w:history="1">
            <w:r w:rsidR="003B0CF8" w:rsidRPr="00267D0F">
              <w:rPr>
                <w:rStyle w:val="Hipervnculo"/>
                <w:rFonts w:ascii="Arial" w:hAnsi="Arial"/>
                <w:noProof/>
                <w:lang w:val="es-CO"/>
              </w:rPr>
              <w:t>4.5 Plan de Aceptación del Producto</w:t>
            </w:r>
            <w:r w:rsidR="003B0CF8">
              <w:rPr>
                <w:noProof/>
                <w:webHidden/>
              </w:rPr>
              <w:tab/>
            </w:r>
            <w:r w:rsidR="003B0CF8">
              <w:rPr>
                <w:noProof/>
                <w:webHidden/>
              </w:rPr>
              <w:fldChar w:fldCharType="begin"/>
            </w:r>
            <w:r w:rsidR="003B0CF8">
              <w:rPr>
                <w:noProof/>
                <w:webHidden/>
              </w:rPr>
              <w:instrText xml:space="preserve"> PAGEREF _Toc333653863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3B518F9E" w14:textId="1E415E68" w:rsidR="003B0CF8" w:rsidRDefault="00EF7FBB" w:rsidP="00014AF3">
          <w:pPr>
            <w:pStyle w:val="TDC2"/>
            <w:tabs>
              <w:tab w:val="right" w:leader="dot" w:pos="8261"/>
            </w:tabs>
            <w:jc w:val="both"/>
            <w:rPr>
              <w:rFonts w:eastAsiaTheme="minorEastAsia"/>
              <w:noProof/>
              <w:lang w:val="es-CO" w:eastAsia="es-CO"/>
            </w:rPr>
          </w:pPr>
          <w:hyperlink w:anchor="_Toc333653864" w:history="1">
            <w:r w:rsidR="003B0CF8" w:rsidRPr="00267D0F">
              <w:rPr>
                <w:rStyle w:val="Hipervnculo"/>
                <w:rFonts w:ascii="Arial" w:hAnsi="Arial"/>
                <w:noProof/>
                <w:lang w:val="es-CO"/>
              </w:rPr>
              <w:t>4.6 Organización del Proyecto</w:t>
            </w:r>
            <w:r w:rsidR="003B0CF8">
              <w:rPr>
                <w:noProof/>
                <w:webHidden/>
              </w:rPr>
              <w:tab/>
            </w:r>
            <w:r w:rsidR="003B0CF8">
              <w:rPr>
                <w:noProof/>
                <w:webHidden/>
              </w:rPr>
              <w:fldChar w:fldCharType="begin"/>
            </w:r>
            <w:r w:rsidR="003B0CF8">
              <w:rPr>
                <w:noProof/>
                <w:webHidden/>
              </w:rPr>
              <w:instrText xml:space="preserve"> PAGEREF _Toc333653864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42FF6B07" w14:textId="4CCF7E64" w:rsidR="003B0CF8" w:rsidRDefault="00EF7FBB" w:rsidP="00014AF3">
          <w:pPr>
            <w:pStyle w:val="TDC3"/>
            <w:tabs>
              <w:tab w:val="right" w:leader="dot" w:pos="8261"/>
            </w:tabs>
            <w:jc w:val="both"/>
            <w:rPr>
              <w:rFonts w:eastAsiaTheme="minorEastAsia"/>
              <w:noProof/>
              <w:lang w:val="es-CO" w:eastAsia="es-CO"/>
            </w:rPr>
          </w:pPr>
          <w:hyperlink w:anchor="_Toc333653865" w:history="1">
            <w:r w:rsidR="003B0CF8" w:rsidRPr="00267D0F">
              <w:rPr>
                <w:rStyle w:val="Hipervnculo"/>
                <w:rFonts w:ascii="Arial" w:hAnsi="Arial"/>
                <w:noProof/>
                <w:lang w:val="es-CO"/>
              </w:rPr>
              <w:t>4.6.1 Interfaces Externas</w:t>
            </w:r>
            <w:r w:rsidR="003B0CF8">
              <w:rPr>
                <w:noProof/>
                <w:webHidden/>
              </w:rPr>
              <w:tab/>
            </w:r>
            <w:r w:rsidR="003B0CF8">
              <w:rPr>
                <w:noProof/>
                <w:webHidden/>
              </w:rPr>
              <w:fldChar w:fldCharType="begin"/>
            </w:r>
            <w:r w:rsidR="003B0CF8">
              <w:rPr>
                <w:noProof/>
                <w:webHidden/>
              </w:rPr>
              <w:instrText xml:space="preserve"> PAGEREF _Toc333653865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5BB9C215" w14:textId="4F30AE86" w:rsidR="003B0CF8" w:rsidRDefault="00EF7FBB" w:rsidP="00014AF3">
          <w:pPr>
            <w:pStyle w:val="TDC3"/>
            <w:tabs>
              <w:tab w:val="right" w:leader="dot" w:pos="8261"/>
            </w:tabs>
            <w:jc w:val="both"/>
            <w:rPr>
              <w:rFonts w:eastAsiaTheme="minorEastAsia"/>
              <w:noProof/>
              <w:lang w:val="es-CO" w:eastAsia="es-CO"/>
            </w:rPr>
          </w:pPr>
          <w:hyperlink w:anchor="_Toc333653866" w:history="1">
            <w:r w:rsidR="003B0CF8" w:rsidRPr="00267D0F">
              <w:rPr>
                <w:rStyle w:val="Hipervnculo"/>
                <w:rFonts w:ascii="Arial" w:hAnsi="Arial"/>
                <w:noProof/>
                <w:lang w:val="es-CO"/>
              </w:rPr>
              <w:t xml:space="preserve">4.6.2 Interfaces </w:t>
            </w:r>
            <w:r w:rsidR="003B0CF8" w:rsidRPr="00267D0F">
              <w:rPr>
                <w:rStyle w:val="Hipervnculo"/>
                <w:rFonts w:ascii="Arial" w:hAnsi="Arial" w:cs="Arial"/>
                <w:noProof/>
                <w:lang w:val="es-CO"/>
              </w:rPr>
              <w:t>Internas</w:t>
            </w:r>
            <w:r w:rsidR="003B0CF8">
              <w:rPr>
                <w:noProof/>
                <w:webHidden/>
              </w:rPr>
              <w:tab/>
            </w:r>
            <w:r w:rsidR="003B0CF8">
              <w:rPr>
                <w:noProof/>
                <w:webHidden/>
              </w:rPr>
              <w:fldChar w:fldCharType="begin"/>
            </w:r>
            <w:r w:rsidR="003B0CF8">
              <w:rPr>
                <w:noProof/>
                <w:webHidden/>
              </w:rPr>
              <w:instrText xml:space="preserve"> PAGEREF _Toc333653866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005797F8" w14:textId="19A42F9C" w:rsidR="003B0CF8" w:rsidRDefault="00EF7FBB" w:rsidP="00014AF3">
          <w:pPr>
            <w:pStyle w:val="TDC3"/>
            <w:tabs>
              <w:tab w:val="right" w:leader="dot" w:pos="8261"/>
            </w:tabs>
            <w:jc w:val="both"/>
            <w:rPr>
              <w:rFonts w:eastAsiaTheme="minorEastAsia"/>
              <w:noProof/>
              <w:lang w:val="es-CO" w:eastAsia="es-CO"/>
            </w:rPr>
          </w:pPr>
          <w:hyperlink w:anchor="_Toc333653867" w:history="1">
            <w:r w:rsidR="003B0CF8" w:rsidRPr="00267D0F">
              <w:rPr>
                <w:rStyle w:val="Hipervnculo"/>
                <w:rFonts w:ascii="Arial" w:hAnsi="Arial"/>
                <w:noProof/>
                <w:lang w:val="es-CO"/>
              </w:rPr>
              <w:t>4.6.3 Authorities and responsibilities</w:t>
            </w:r>
            <w:r w:rsidR="003B0CF8">
              <w:rPr>
                <w:noProof/>
                <w:webHidden/>
              </w:rPr>
              <w:tab/>
            </w:r>
            <w:r w:rsidR="003B0CF8">
              <w:rPr>
                <w:noProof/>
                <w:webHidden/>
              </w:rPr>
              <w:fldChar w:fldCharType="begin"/>
            </w:r>
            <w:r w:rsidR="003B0CF8">
              <w:rPr>
                <w:noProof/>
                <w:webHidden/>
              </w:rPr>
              <w:instrText xml:space="preserve"> PAGEREF _Toc333653867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3B6DADA1" w14:textId="4AC340D9" w:rsidR="003B0CF8" w:rsidRDefault="00EF7FBB" w:rsidP="00014AF3">
          <w:pPr>
            <w:pStyle w:val="TDC1"/>
            <w:tabs>
              <w:tab w:val="right" w:leader="dot" w:pos="8261"/>
            </w:tabs>
            <w:jc w:val="both"/>
            <w:rPr>
              <w:rFonts w:eastAsiaTheme="minorEastAsia"/>
              <w:noProof/>
              <w:lang w:val="es-CO" w:eastAsia="es-CO"/>
            </w:rPr>
          </w:pPr>
          <w:hyperlink w:anchor="_Toc333653868" w:history="1">
            <w:r w:rsidR="003B0CF8" w:rsidRPr="00267D0F">
              <w:rPr>
                <w:rStyle w:val="Hipervnculo"/>
                <w:rFonts w:ascii="Arial" w:hAnsi="Arial"/>
                <w:noProof/>
                <w:lang w:val="es-CO"/>
              </w:rPr>
              <w:t>5. Planeación del Proyecto</w:t>
            </w:r>
            <w:r w:rsidR="003B0CF8">
              <w:rPr>
                <w:noProof/>
                <w:webHidden/>
              </w:rPr>
              <w:tab/>
            </w:r>
            <w:r w:rsidR="003B0CF8">
              <w:rPr>
                <w:noProof/>
                <w:webHidden/>
              </w:rPr>
              <w:fldChar w:fldCharType="begin"/>
            </w:r>
            <w:r w:rsidR="003B0CF8">
              <w:rPr>
                <w:noProof/>
                <w:webHidden/>
              </w:rPr>
              <w:instrText xml:space="preserve"> PAGEREF _Toc333653868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79AADD97" w14:textId="3F9BA21E" w:rsidR="003B0CF8" w:rsidRDefault="00EF7FBB" w:rsidP="00014AF3">
          <w:pPr>
            <w:pStyle w:val="TDC2"/>
            <w:tabs>
              <w:tab w:val="right" w:leader="dot" w:pos="8261"/>
            </w:tabs>
            <w:jc w:val="both"/>
            <w:rPr>
              <w:rFonts w:eastAsiaTheme="minorEastAsia"/>
              <w:noProof/>
              <w:lang w:val="es-CO" w:eastAsia="es-CO"/>
            </w:rPr>
          </w:pPr>
          <w:hyperlink w:anchor="_Toc333653869" w:history="1">
            <w:r w:rsidR="003B0CF8" w:rsidRPr="00267D0F">
              <w:rPr>
                <w:rStyle w:val="Hipervnculo"/>
                <w:rFonts w:ascii="Arial" w:hAnsi="Arial"/>
                <w:noProof/>
                <w:lang w:val="es-CO"/>
              </w:rPr>
              <w:t xml:space="preserve">5.1 </w:t>
            </w:r>
            <w:r w:rsidR="003B0CF8" w:rsidRPr="00267D0F">
              <w:rPr>
                <w:rStyle w:val="Hipervnculo"/>
                <w:rFonts w:ascii="Arial" w:hAnsi="Arial" w:cs="Arial"/>
                <w:noProof/>
                <w:lang w:val="es-CO"/>
              </w:rPr>
              <w:t>Iniciación del Proyecto</w:t>
            </w:r>
            <w:r w:rsidR="003B0CF8">
              <w:rPr>
                <w:noProof/>
                <w:webHidden/>
              </w:rPr>
              <w:tab/>
            </w:r>
            <w:r w:rsidR="003B0CF8">
              <w:rPr>
                <w:noProof/>
                <w:webHidden/>
              </w:rPr>
              <w:fldChar w:fldCharType="begin"/>
            </w:r>
            <w:r w:rsidR="003B0CF8">
              <w:rPr>
                <w:noProof/>
                <w:webHidden/>
              </w:rPr>
              <w:instrText xml:space="preserve"> PAGEREF _Toc333653869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B03EBDC" w14:textId="50A73835" w:rsidR="003B0CF8" w:rsidRDefault="00EF7FBB" w:rsidP="00014AF3">
          <w:pPr>
            <w:pStyle w:val="TDC3"/>
            <w:tabs>
              <w:tab w:val="right" w:leader="dot" w:pos="8261"/>
            </w:tabs>
            <w:jc w:val="both"/>
            <w:rPr>
              <w:rFonts w:eastAsiaTheme="minorEastAsia"/>
              <w:noProof/>
              <w:lang w:val="es-CO" w:eastAsia="es-CO"/>
            </w:rPr>
          </w:pPr>
          <w:hyperlink w:anchor="_Toc333653870" w:history="1">
            <w:r w:rsidR="003B0CF8" w:rsidRPr="00267D0F">
              <w:rPr>
                <w:rStyle w:val="Hipervnculo"/>
                <w:rFonts w:ascii="Arial" w:hAnsi="Arial"/>
                <w:noProof/>
                <w:lang w:val="es-CO"/>
              </w:rPr>
              <w:t>5.1.1 Plan</w:t>
            </w:r>
            <w:r w:rsidR="003B0CF8" w:rsidRPr="00267D0F">
              <w:rPr>
                <w:rStyle w:val="Hipervnculo"/>
                <w:rFonts w:ascii="Arial" w:hAnsi="Arial" w:cs="Arial"/>
                <w:noProof/>
                <w:lang w:val="es-CO"/>
              </w:rPr>
              <w:t xml:space="preserve"> de Estimación</w:t>
            </w:r>
            <w:r w:rsidR="003B0CF8">
              <w:rPr>
                <w:noProof/>
                <w:webHidden/>
              </w:rPr>
              <w:tab/>
            </w:r>
            <w:r w:rsidR="003B0CF8">
              <w:rPr>
                <w:noProof/>
                <w:webHidden/>
              </w:rPr>
              <w:fldChar w:fldCharType="begin"/>
            </w:r>
            <w:r w:rsidR="003B0CF8">
              <w:rPr>
                <w:noProof/>
                <w:webHidden/>
              </w:rPr>
              <w:instrText xml:space="preserve"> PAGEREF _Toc333653870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507C1017" w14:textId="3A2424E4" w:rsidR="003B0CF8" w:rsidRDefault="00EF7FBB" w:rsidP="00014AF3">
          <w:pPr>
            <w:pStyle w:val="TDC3"/>
            <w:tabs>
              <w:tab w:val="right" w:leader="dot" w:pos="8261"/>
            </w:tabs>
            <w:jc w:val="both"/>
            <w:rPr>
              <w:rFonts w:eastAsiaTheme="minorEastAsia"/>
              <w:noProof/>
              <w:lang w:val="es-CO" w:eastAsia="es-CO"/>
            </w:rPr>
          </w:pPr>
          <w:hyperlink w:anchor="_Toc333653871" w:history="1">
            <w:r w:rsidR="003B0CF8" w:rsidRPr="00267D0F">
              <w:rPr>
                <w:rStyle w:val="Hipervnculo"/>
                <w:rFonts w:ascii="Arial" w:hAnsi="Arial"/>
                <w:noProof/>
                <w:lang w:val="es-CO"/>
              </w:rPr>
              <w:t>5.1.2 Plan</w:t>
            </w:r>
            <w:r w:rsidR="003B0CF8" w:rsidRPr="00267D0F">
              <w:rPr>
                <w:rStyle w:val="Hipervnculo"/>
                <w:rFonts w:ascii="Arial" w:hAnsi="Arial" w:cs="Arial"/>
                <w:noProof/>
                <w:lang w:val="es-CO"/>
              </w:rPr>
              <w:t xml:space="preserve"> de Personal</w:t>
            </w:r>
            <w:r w:rsidR="003B0CF8">
              <w:rPr>
                <w:noProof/>
                <w:webHidden/>
              </w:rPr>
              <w:tab/>
            </w:r>
            <w:r w:rsidR="003B0CF8">
              <w:rPr>
                <w:noProof/>
                <w:webHidden/>
              </w:rPr>
              <w:fldChar w:fldCharType="begin"/>
            </w:r>
            <w:r w:rsidR="003B0CF8">
              <w:rPr>
                <w:noProof/>
                <w:webHidden/>
              </w:rPr>
              <w:instrText xml:space="preserve"> PAGEREF _Toc333653871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28232E6" w14:textId="17A81E4A" w:rsidR="003B0CF8" w:rsidRDefault="00EF7FBB" w:rsidP="00014AF3">
          <w:pPr>
            <w:pStyle w:val="TDC3"/>
            <w:tabs>
              <w:tab w:val="right" w:leader="dot" w:pos="8261"/>
            </w:tabs>
            <w:jc w:val="both"/>
            <w:rPr>
              <w:rFonts w:eastAsiaTheme="minorEastAsia"/>
              <w:noProof/>
              <w:lang w:val="es-CO" w:eastAsia="es-CO"/>
            </w:rPr>
          </w:pPr>
          <w:hyperlink w:anchor="_Toc333653872" w:history="1">
            <w:r w:rsidR="003B0CF8" w:rsidRPr="00267D0F">
              <w:rPr>
                <w:rStyle w:val="Hipervnculo"/>
                <w:rFonts w:ascii="Arial" w:hAnsi="Arial"/>
                <w:noProof/>
                <w:lang w:val="es-CO"/>
              </w:rPr>
              <w:t xml:space="preserve">5.1.3 </w:t>
            </w:r>
            <w:r w:rsidR="003B0CF8" w:rsidRPr="00267D0F">
              <w:rPr>
                <w:rStyle w:val="Hipervnculo"/>
                <w:rFonts w:ascii="Arial" w:hAnsi="Arial" w:cs="Arial"/>
                <w:noProof/>
                <w:lang w:val="es-CO"/>
              </w:rPr>
              <w:t>Plan de Adquisición de Recursos</w:t>
            </w:r>
            <w:r w:rsidR="003B0CF8">
              <w:rPr>
                <w:noProof/>
                <w:webHidden/>
              </w:rPr>
              <w:tab/>
            </w:r>
            <w:r w:rsidR="003B0CF8">
              <w:rPr>
                <w:noProof/>
                <w:webHidden/>
              </w:rPr>
              <w:fldChar w:fldCharType="begin"/>
            </w:r>
            <w:r w:rsidR="003B0CF8">
              <w:rPr>
                <w:noProof/>
                <w:webHidden/>
              </w:rPr>
              <w:instrText xml:space="preserve"> PAGEREF _Toc333653872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17E774A7" w14:textId="279EC018" w:rsidR="003B0CF8" w:rsidRDefault="00EF7FBB" w:rsidP="00014AF3">
          <w:pPr>
            <w:pStyle w:val="TDC3"/>
            <w:tabs>
              <w:tab w:val="right" w:leader="dot" w:pos="8261"/>
            </w:tabs>
            <w:jc w:val="both"/>
            <w:rPr>
              <w:rFonts w:eastAsiaTheme="minorEastAsia"/>
              <w:noProof/>
              <w:lang w:val="es-CO" w:eastAsia="es-CO"/>
            </w:rPr>
          </w:pPr>
          <w:hyperlink w:anchor="_Toc333653873" w:history="1">
            <w:r w:rsidR="003B0CF8" w:rsidRPr="00267D0F">
              <w:rPr>
                <w:rStyle w:val="Hipervnculo"/>
                <w:rFonts w:ascii="Arial" w:hAnsi="Arial"/>
                <w:noProof/>
                <w:lang w:val="es-CO"/>
              </w:rPr>
              <w:t>5.1.4 Plan de Entrenamiento del Personal del Proyecto</w:t>
            </w:r>
            <w:r w:rsidR="003B0CF8">
              <w:rPr>
                <w:noProof/>
                <w:webHidden/>
              </w:rPr>
              <w:tab/>
            </w:r>
            <w:r w:rsidR="003B0CF8">
              <w:rPr>
                <w:noProof/>
                <w:webHidden/>
              </w:rPr>
              <w:fldChar w:fldCharType="begin"/>
            </w:r>
            <w:r w:rsidR="003B0CF8">
              <w:rPr>
                <w:noProof/>
                <w:webHidden/>
              </w:rPr>
              <w:instrText xml:space="preserve"> PAGEREF _Toc333653873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572EF01" w14:textId="103C2FF0" w:rsidR="003B0CF8" w:rsidRDefault="00EF7FBB" w:rsidP="00014AF3">
          <w:pPr>
            <w:pStyle w:val="TDC1"/>
            <w:tabs>
              <w:tab w:val="right" w:leader="dot" w:pos="8261"/>
            </w:tabs>
            <w:jc w:val="both"/>
            <w:rPr>
              <w:rFonts w:eastAsiaTheme="minorEastAsia"/>
              <w:noProof/>
              <w:lang w:val="es-CO" w:eastAsia="es-CO"/>
            </w:rPr>
          </w:pPr>
          <w:hyperlink w:anchor="_Toc333653874" w:history="1">
            <w:r w:rsidR="003B0CF8" w:rsidRPr="00267D0F">
              <w:rPr>
                <w:rStyle w:val="Hipervnculo"/>
                <w:noProof/>
                <w:lang w:val="es-CO"/>
              </w:rPr>
              <w:t>Entrenamiento GIT</w:t>
            </w:r>
            <w:r w:rsidR="003B0CF8">
              <w:rPr>
                <w:noProof/>
                <w:webHidden/>
              </w:rPr>
              <w:tab/>
            </w:r>
            <w:r w:rsidR="003B0CF8">
              <w:rPr>
                <w:noProof/>
                <w:webHidden/>
              </w:rPr>
              <w:fldChar w:fldCharType="begin"/>
            </w:r>
            <w:r w:rsidR="003B0CF8">
              <w:rPr>
                <w:noProof/>
                <w:webHidden/>
              </w:rPr>
              <w:instrText xml:space="preserve"> PAGEREF _Toc333653874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547C604" w14:textId="7007CE25" w:rsidR="003B0CF8" w:rsidRDefault="00EF7FBB" w:rsidP="00014AF3">
          <w:pPr>
            <w:pStyle w:val="TDC2"/>
            <w:tabs>
              <w:tab w:val="right" w:leader="dot" w:pos="8261"/>
            </w:tabs>
            <w:jc w:val="both"/>
            <w:rPr>
              <w:rFonts w:eastAsiaTheme="minorEastAsia"/>
              <w:noProof/>
              <w:lang w:val="es-CO" w:eastAsia="es-CO"/>
            </w:rPr>
          </w:pPr>
          <w:hyperlink w:anchor="_Toc333653875" w:history="1">
            <w:r w:rsidR="003B0CF8" w:rsidRPr="00267D0F">
              <w:rPr>
                <w:rStyle w:val="Hipervnculo"/>
                <w:rFonts w:ascii="Arial" w:hAnsi="Arial" w:cs="Arial"/>
                <w:noProof/>
                <w:lang w:val="es-CO"/>
              </w:rPr>
              <w:t>5.2 Planes de Trabajo del Proyecto</w:t>
            </w:r>
            <w:r w:rsidR="003B0CF8" w:rsidRPr="00267D0F">
              <w:rPr>
                <w:rStyle w:val="Hipervnculo"/>
                <w:noProof/>
                <w:lang w:val="es-CO"/>
              </w:rPr>
              <w:t xml:space="preserve"> Actividades de Trabajo</w:t>
            </w:r>
            <w:r w:rsidR="003B0CF8">
              <w:rPr>
                <w:noProof/>
                <w:webHidden/>
              </w:rPr>
              <w:tab/>
            </w:r>
            <w:r w:rsidR="003B0CF8">
              <w:rPr>
                <w:noProof/>
                <w:webHidden/>
              </w:rPr>
              <w:fldChar w:fldCharType="begin"/>
            </w:r>
            <w:r w:rsidR="003B0CF8">
              <w:rPr>
                <w:noProof/>
                <w:webHidden/>
              </w:rPr>
              <w:instrText xml:space="preserve"> PAGEREF _Toc333653875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D845A52" w14:textId="767C57FA" w:rsidR="003B0CF8" w:rsidRDefault="00EF7FBB" w:rsidP="00014AF3">
          <w:pPr>
            <w:pStyle w:val="TDC3"/>
            <w:tabs>
              <w:tab w:val="right" w:leader="dot" w:pos="8261"/>
            </w:tabs>
            <w:jc w:val="both"/>
            <w:rPr>
              <w:rFonts w:eastAsiaTheme="minorEastAsia"/>
              <w:noProof/>
              <w:lang w:val="es-CO" w:eastAsia="es-CO"/>
            </w:rPr>
          </w:pPr>
          <w:hyperlink w:anchor="_Toc333653876" w:history="1">
            <w:r w:rsidR="003B0CF8" w:rsidRPr="00267D0F">
              <w:rPr>
                <w:rStyle w:val="Hipervnculo"/>
                <w:rFonts w:ascii="Arial" w:hAnsi="Arial"/>
                <w:noProof/>
                <w:lang w:val="es-CO"/>
              </w:rPr>
              <w:t xml:space="preserve">5.2.2 </w:t>
            </w:r>
            <w:r w:rsidR="003B0CF8" w:rsidRPr="00267D0F">
              <w:rPr>
                <w:rStyle w:val="Hipervnculo"/>
                <w:rFonts w:ascii="Arial" w:hAnsi="Arial" w:cs="Arial"/>
                <w:noProof/>
                <w:lang w:val="es-CO"/>
              </w:rPr>
              <w:t>Asignación de Calendario</w:t>
            </w:r>
            <w:r w:rsidR="003B0CF8">
              <w:rPr>
                <w:noProof/>
                <w:webHidden/>
              </w:rPr>
              <w:tab/>
            </w:r>
            <w:r w:rsidR="003B0CF8">
              <w:rPr>
                <w:noProof/>
                <w:webHidden/>
              </w:rPr>
              <w:fldChar w:fldCharType="begin"/>
            </w:r>
            <w:r w:rsidR="003B0CF8">
              <w:rPr>
                <w:noProof/>
                <w:webHidden/>
              </w:rPr>
              <w:instrText xml:space="preserve"> PAGEREF _Toc333653876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989F7F3" w14:textId="1B47F973" w:rsidR="003B0CF8" w:rsidRDefault="00EF7FBB" w:rsidP="00014AF3">
          <w:pPr>
            <w:pStyle w:val="TDC3"/>
            <w:tabs>
              <w:tab w:val="right" w:leader="dot" w:pos="8261"/>
            </w:tabs>
            <w:jc w:val="both"/>
            <w:rPr>
              <w:rFonts w:eastAsiaTheme="minorEastAsia"/>
              <w:noProof/>
              <w:lang w:val="es-CO" w:eastAsia="es-CO"/>
            </w:rPr>
          </w:pPr>
          <w:hyperlink w:anchor="_Toc333653877" w:history="1">
            <w:r w:rsidR="003B0CF8" w:rsidRPr="00267D0F">
              <w:rPr>
                <w:rStyle w:val="Hipervnculo"/>
                <w:rFonts w:ascii="Arial" w:hAnsi="Arial"/>
                <w:noProof/>
                <w:lang w:val="es-CO"/>
              </w:rPr>
              <w:t xml:space="preserve">5.2.3 </w:t>
            </w:r>
            <w:r w:rsidR="003B0CF8" w:rsidRPr="00267D0F">
              <w:rPr>
                <w:rStyle w:val="Hipervnculo"/>
                <w:rFonts w:ascii="Arial" w:hAnsi="Arial" w:cs="Arial"/>
                <w:noProof/>
                <w:lang w:val="es-CO"/>
              </w:rPr>
              <w:t>Asignación de Recursos</w:t>
            </w:r>
            <w:r w:rsidR="003B0CF8">
              <w:rPr>
                <w:noProof/>
                <w:webHidden/>
              </w:rPr>
              <w:tab/>
            </w:r>
            <w:r w:rsidR="003B0CF8">
              <w:rPr>
                <w:noProof/>
                <w:webHidden/>
              </w:rPr>
              <w:fldChar w:fldCharType="begin"/>
            </w:r>
            <w:r w:rsidR="003B0CF8">
              <w:rPr>
                <w:noProof/>
                <w:webHidden/>
              </w:rPr>
              <w:instrText xml:space="preserve"> PAGEREF _Toc333653877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CF9D802" w14:textId="33396C59" w:rsidR="003B0CF8" w:rsidRDefault="00EF7FBB" w:rsidP="00014AF3">
          <w:pPr>
            <w:pStyle w:val="TDC3"/>
            <w:tabs>
              <w:tab w:val="right" w:leader="dot" w:pos="8261"/>
            </w:tabs>
            <w:jc w:val="both"/>
            <w:rPr>
              <w:rFonts w:eastAsiaTheme="minorEastAsia"/>
              <w:noProof/>
              <w:lang w:val="es-CO" w:eastAsia="es-CO"/>
            </w:rPr>
          </w:pPr>
          <w:hyperlink w:anchor="_Toc333653878" w:history="1">
            <w:r w:rsidR="003B0CF8" w:rsidRPr="00267D0F">
              <w:rPr>
                <w:rStyle w:val="Hipervnculo"/>
                <w:rFonts w:ascii="Arial" w:hAnsi="Arial"/>
                <w:noProof/>
                <w:lang w:val="es-CO"/>
              </w:rPr>
              <w:t xml:space="preserve">5.2.4 </w:t>
            </w:r>
            <w:r w:rsidR="003B0CF8" w:rsidRPr="00267D0F">
              <w:rPr>
                <w:rStyle w:val="Hipervnculo"/>
                <w:rFonts w:ascii="Arial" w:hAnsi="Arial" w:cs="Arial"/>
                <w:noProof/>
                <w:lang w:val="es-CO"/>
              </w:rPr>
              <w:t>Asignación de Presupuesto</w:t>
            </w:r>
            <w:r w:rsidR="003B0CF8">
              <w:rPr>
                <w:noProof/>
                <w:webHidden/>
              </w:rPr>
              <w:tab/>
            </w:r>
            <w:r w:rsidR="003B0CF8">
              <w:rPr>
                <w:noProof/>
                <w:webHidden/>
              </w:rPr>
              <w:fldChar w:fldCharType="begin"/>
            </w:r>
            <w:r w:rsidR="003B0CF8">
              <w:rPr>
                <w:noProof/>
                <w:webHidden/>
              </w:rPr>
              <w:instrText xml:space="preserve"> PAGEREF _Toc333653878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7E07714" w14:textId="3CFE5552" w:rsidR="003B0CF8" w:rsidRDefault="00EF7FBB" w:rsidP="00014AF3">
          <w:pPr>
            <w:pStyle w:val="TDC3"/>
            <w:tabs>
              <w:tab w:val="right" w:leader="dot" w:pos="8261"/>
            </w:tabs>
            <w:jc w:val="both"/>
            <w:rPr>
              <w:rFonts w:eastAsiaTheme="minorEastAsia"/>
              <w:noProof/>
              <w:lang w:val="es-CO" w:eastAsia="es-CO"/>
            </w:rPr>
          </w:pPr>
          <w:hyperlink w:anchor="_Toc333653879" w:history="1">
            <w:r w:rsidR="003B0CF8" w:rsidRPr="00267D0F">
              <w:rPr>
                <w:rStyle w:val="Hipervnculo"/>
                <w:rFonts w:ascii="Arial" w:hAnsi="Arial"/>
                <w:noProof/>
                <w:lang w:val="es-CO"/>
              </w:rPr>
              <w:t xml:space="preserve">5.2.5 </w:t>
            </w:r>
            <w:r w:rsidR="003B0CF8" w:rsidRPr="00267D0F">
              <w:rPr>
                <w:rStyle w:val="Hipervnculo"/>
                <w:rFonts w:ascii="Arial" w:hAnsi="Arial" w:cs="Arial"/>
                <w:noProof/>
                <w:lang w:val="es-CO"/>
              </w:rPr>
              <w:t>Plan de Contratación</w:t>
            </w:r>
            <w:r w:rsidR="003B0CF8">
              <w:rPr>
                <w:noProof/>
                <w:webHidden/>
              </w:rPr>
              <w:tab/>
            </w:r>
            <w:r w:rsidR="003B0CF8">
              <w:rPr>
                <w:noProof/>
                <w:webHidden/>
              </w:rPr>
              <w:fldChar w:fldCharType="begin"/>
            </w:r>
            <w:r w:rsidR="003B0CF8">
              <w:rPr>
                <w:noProof/>
                <w:webHidden/>
              </w:rPr>
              <w:instrText xml:space="preserve"> PAGEREF _Toc333653879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29451681" w14:textId="041BED1B" w:rsidR="003B0CF8" w:rsidRDefault="00EF7FBB" w:rsidP="00014AF3">
          <w:pPr>
            <w:pStyle w:val="TDC1"/>
            <w:tabs>
              <w:tab w:val="right" w:leader="dot" w:pos="8261"/>
            </w:tabs>
            <w:jc w:val="both"/>
            <w:rPr>
              <w:rFonts w:eastAsiaTheme="minorEastAsia"/>
              <w:noProof/>
              <w:lang w:val="es-CO" w:eastAsia="es-CO"/>
            </w:rPr>
          </w:pPr>
          <w:hyperlink w:anchor="_Toc333653880" w:history="1">
            <w:r w:rsidR="003B0CF8" w:rsidRPr="00267D0F">
              <w:rPr>
                <w:rStyle w:val="Hipervnculo"/>
                <w:rFonts w:ascii="Arial" w:hAnsi="Arial"/>
                <w:noProof/>
                <w:lang w:val="es-CO"/>
              </w:rPr>
              <w:t>6. Project assessment and control</w:t>
            </w:r>
            <w:r w:rsidR="003B0CF8">
              <w:rPr>
                <w:noProof/>
                <w:webHidden/>
              </w:rPr>
              <w:tab/>
            </w:r>
            <w:r w:rsidR="003B0CF8">
              <w:rPr>
                <w:noProof/>
                <w:webHidden/>
              </w:rPr>
              <w:fldChar w:fldCharType="begin"/>
            </w:r>
            <w:r w:rsidR="003B0CF8">
              <w:rPr>
                <w:noProof/>
                <w:webHidden/>
              </w:rPr>
              <w:instrText xml:space="preserve"> PAGEREF _Toc333653880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A7D1D57" w14:textId="3E63CEC5" w:rsidR="003B0CF8" w:rsidRDefault="00EF7FBB" w:rsidP="00014AF3">
          <w:pPr>
            <w:pStyle w:val="TDC2"/>
            <w:tabs>
              <w:tab w:val="right" w:leader="dot" w:pos="8261"/>
            </w:tabs>
            <w:jc w:val="both"/>
            <w:rPr>
              <w:rFonts w:eastAsiaTheme="minorEastAsia"/>
              <w:noProof/>
              <w:lang w:val="es-CO" w:eastAsia="es-CO"/>
            </w:rPr>
          </w:pPr>
          <w:hyperlink w:anchor="_Toc333653881" w:history="1">
            <w:r w:rsidR="003B0CF8" w:rsidRPr="00267D0F">
              <w:rPr>
                <w:rStyle w:val="Hipervnculo"/>
                <w:rFonts w:ascii="Arial" w:hAnsi="Arial" w:cs="Arial"/>
                <w:noProof/>
                <w:lang w:val="es-CO"/>
              </w:rPr>
              <w:t>6.1 Plan de Gerencia de Requerimientos</w:t>
            </w:r>
            <w:r w:rsidR="003B0CF8">
              <w:rPr>
                <w:noProof/>
                <w:webHidden/>
              </w:rPr>
              <w:tab/>
            </w:r>
            <w:r w:rsidR="003B0CF8">
              <w:rPr>
                <w:noProof/>
                <w:webHidden/>
              </w:rPr>
              <w:fldChar w:fldCharType="begin"/>
            </w:r>
            <w:r w:rsidR="003B0CF8">
              <w:rPr>
                <w:noProof/>
                <w:webHidden/>
              </w:rPr>
              <w:instrText xml:space="preserve"> PAGEREF _Toc333653881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CDB8194" w14:textId="16002A9E" w:rsidR="003B0CF8" w:rsidRDefault="00EF7FBB" w:rsidP="00014AF3">
          <w:pPr>
            <w:pStyle w:val="TDC2"/>
            <w:tabs>
              <w:tab w:val="right" w:leader="dot" w:pos="8261"/>
            </w:tabs>
            <w:jc w:val="both"/>
            <w:rPr>
              <w:rFonts w:eastAsiaTheme="minorEastAsia"/>
              <w:noProof/>
              <w:lang w:val="es-CO" w:eastAsia="es-CO"/>
            </w:rPr>
          </w:pPr>
          <w:hyperlink w:anchor="_Toc333653882" w:history="1">
            <w:r w:rsidR="003B0CF8" w:rsidRPr="00267D0F">
              <w:rPr>
                <w:rStyle w:val="Hipervnculo"/>
                <w:rFonts w:ascii="Arial" w:hAnsi="Arial"/>
                <w:noProof/>
                <w:lang w:val="es-CO"/>
              </w:rPr>
              <w:t xml:space="preserve">6.2 </w:t>
            </w:r>
            <w:r w:rsidR="003B0CF8" w:rsidRPr="00267D0F">
              <w:rPr>
                <w:rStyle w:val="Hipervnculo"/>
                <w:rFonts w:ascii="Arial" w:hAnsi="Arial" w:cs="Arial"/>
                <w:noProof/>
                <w:lang w:val="es-CO"/>
              </w:rPr>
              <w:t>Alcance del 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Cambios</w:t>
            </w:r>
            <w:r w:rsidR="003B0CF8">
              <w:rPr>
                <w:noProof/>
                <w:webHidden/>
              </w:rPr>
              <w:tab/>
            </w:r>
            <w:r w:rsidR="003B0CF8">
              <w:rPr>
                <w:noProof/>
                <w:webHidden/>
              </w:rPr>
              <w:fldChar w:fldCharType="begin"/>
            </w:r>
            <w:r w:rsidR="003B0CF8">
              <w:rPr>
                <w:noProof/>
                <w:webHidden/>
              </w:rPr>
              <w:instrText xml:space="preserve"> PAGEREF _Toc333653882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C06BE9D" w14:textId="1F6FBB14" w:rsidR="003B0CF8" w:rsidRDefault="00EF7FBB" w:rsidP="00014AF3">
          <w:pPr>
            <w:pStyle w:val="TDC2"/>
            <w:tabs>
              <w:tab w:val="right" w:leader="dot" w:pos="8261"/>
            </w:tabs>
            <w:jc w:val="both"/>
            <w:rPr>
              <w:rFonts w:eastAsiaTheme="minorEastAsia"/>
              <w:noProof/>
              <w:lang w:val="es-CO" w:eastAsia="es-CO"/>
            </w:rPr>
          </w:pPr>
          <w:hyperlink w:anchor="_Toc333653883" w:history="1">
            <w:r w:rsidR="003B0CF8" w:rsidRPr="00267D0F">
              <w:rPr>
                <w:rStyle w:val="Hipervnculo"/>
                <w:rFonts w:ascii="Arial" w:hAnsi="Arial"/>
                <w:noProof/>
                <w:lang w:val="es-CO"/>
              </w:rPr>
              <w:t xml:space="preserve">6.3 </w:t>
            </w:r>
            <w:r w:rsidR="003B0CF8" w:rsidRPr="00267D0F">
              <w:rPr>
                <w:rStyle w:val="Hipervnculo"/>
                <w:rFonts w:ascii="Arial" w:hAnsi="Arial" w:cs="Arial"/>
                <w:noProof/>
                <w:lang w:val="es-CO"/>
              </w:rPr>
              <w:t>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Calendario</w:t>
            </w:r>
            <w:r w:rsidR="003B0CF8">
              <w:rPr>
                <w:noProof/>
                <w:webHidden/>
              </w:rPr>
              <w:tab/>
            </w:r>
            <w:r w:rsidR="003B0CF8">
              <w:rPr>
                <w:noProof/>
                <w:webHidden/>
              </w:rPr>
              <w:fldChar w:fldCharType="begin"/>
            </w:r>
            <w:r w:rsidR="003B0CF8">
              <w:rPr>
                <w:noProof/>
                <w:webHidden/>
              </w:rPr>
              <w:instrText xml:space="preserve"> PAGEREF _Toc333653883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9CB818D" w14:textId="1C68B347" w:rsidR="003B0CF8" w:rsidRDefault="00EF7FBB" w:rsidP="00014AF3">
          <w:pPr>
            <w:pStyle w:val="TDC2"/>
            <w:tabs>
              <w:tab w:val="right" w:leader="dot" w:pos="8261"/>
            </w:tabs>
            <w:jc w:val="both"/>
            <w:rPr>
              <w:rFonts w:eastAsiaTheme="minorEastAsia"/>
              <w:noProof/>
              <w:lang w:val="es-CO" w:eastAsia="es-CO"/>
            </w:rPr>
          </w:pPr>
          <w:hyperlink w:anchor="_Toc333653884" w:history="1">
            <w:r w:rsidR="003B0CF8" w:rsidRPr="00267D0F">
              <w:rPr>
                <w:rStyle w:val="Hipervnculo"/>
                <w:rFonts w:ascii="Arial" w:hAnsi="Arial" w:cs="Arial"/>
                <w:noProof/>
                <w:lang w:val="es-CO"/>
              </w:rPr>
              <w:t>6.4 Plan de Control del Presupuesto</w:t>
            </w:r>
            <w:r w:rsidR="003B0CF8">
              <w:rPr>
                <w:noProof/>
                <w:webHidden/>
              </w:rPr>
              <w:tab/>
            </w:r>
            <w:r w:rsidR="003B0CF8">
              <w:rPr>
                <w:noProof/>
                <w:webHidden/>
              </w:rPr>
              <w:fldChar w:fldCharType="begin"/>
            </w:r>
            <w:r w:rsidR="003B0CF8">
              <w:rPr>
                <w:noProof/>
                <w:webHidden/>
              </w:rPr>
              <w:instrText xml:space="preserve"> PAGEREF _Toc333653884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F35C301" w14:textId="77B2696E" w:rsidR="003B0CF8" w:rsidRDefault="00EF7FBB" w:rsidP="00014AF3">
          <w:pPr>
            <w:pStyle w:val="TDC2"/>
            <w:tabs>
              <w:tab w:val="right" w:leader="dot" w:pos="8261"/>
            </w:tabs>
            <w:jc w:val="both"/>
            <w:rPr>
              <w:rFonts w:eastAsiaTheme="minorEastAsia"/>
              <w:noProof/>
              <w:lang w:val="es-CO" w:eastAsia="es-CO"/>
            </w:rPr>
          </w:pPr>
          <w:hyperlink w:anchor="_Toc333653885" w:history="1">
            <w:r w:rsidR="003B0CF8" w:rsidRPr="00267D0F">
              <w:rPr>
                <w:rStyle w:val="Hipervnculo"/>
                <w:rFonts w:ascii="Arial" w:hAnsi="Arial" w:cs="Arial"/>
                <w:noProof/>
                <w:lang w:val="es-CO"/>
              </w:rPr>
              <w:t>6.5 Plan de Aseguramiento de Calidad</w:t>
            </w:r>
            <w:r w:rsidR="003B0CF8">
              <w:rPr>
                <w:noProof/>
                <w:webHidden/>
              </w:rPr>
              <w:tab/>
            </w:r>
            <w:r w:rsidR="003B0CF8">
              <w:rPr>
                <w:noProof/>
                <w:webHidden/>
              </w:rPr>
              <w:fldChar w:fldCharType="begin"/>
            </w:r>
            <w:r w:rsidR="003B0CF8">
              <w:rPr>
                <w:noProof/>
                <w:webHidden/>
              </w:rPr>
              <w:instrText xml:space="preserve"> PAGEREF _Toc333653885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2C86F3D4" w14:textId="12839B79" w:rsidR="003B0CF8" w:rsidRDefault="00EF7FBB" w:rsidP="00014AF3">
          <w:pPr>
            <w:pStyle w:val="TDC2"/>
            <w:tabs>
              <w:tab w:val="right" w:leader="dot" w:pos="8261"/>
            </w:tabs>
            <w:jc w:val="both"/>
            <w:rPr>
              <w:rFonts w:eastAsiaTheme="minorEastAsia"/>
              <w:noProof/>
              <w:lang w:val="es-CO" w:eastAsia="es-CO"/>
            </w:rPr>
          </w:pPr>
          <w:hyperlink w:anchor="_Toc333653886" w:history="1">
            <w:r w:rsidR="003B0CF8" w:rsidRPr="00267D0F">
              <w:rPr>
                <w:rStyle w:val="Hipervnculo"/>
                <w:rFonts w:ascii="Arial" w:hAnsi="Arial"/>
                <w:noProof/>
                <w:lang w:val="es-CO"/>
              </w:rPr>
              <w:t>6.6 Subcontractor management plan</w:t>
            </w:r>
            <w:r w:rsidR="003B0CF8">
              <w:rPr>
                <w:noProof/>
                <w:webHidden/>
              </w:rPr>
              <w:tab/>
            </w:r>
            <w:r w:rsidR="003B0CF8">
              <w:rPr>
                <w:noProof/>
                <w:webHidden/>
              </w:rPr>
              <w:fldChar w:fldCharType="begin"/>
            </w:r>
            <w:r w:rsidR="003B0CF8">
              <w:rPr>
                <w:noProof/>
                <w:webHidden/>
              </w:rPr>
              <w:instrText xml:space="preserve"> PAGEREF _Toc333653886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044C629" w14:textId="5DF023D5" w:rsidR="003B0CF8" w:rsidRDefault="00EF7FBB" w:rsidP="00014AF3">
          <w:pPr>
            <w:pStyle w:val="TDC2"/>
            <w:tabs>
              <w:tab w:val="right" w:leader="dot" w:pos="8261"/>
            </w:tabs>
            <w:jc w:val="both"/>
            <w:rPr>
              <w:rFonts w:eastAsiaTheme="minorEastAsia"/>
              <w:noProof/>
              <w:lang w:val="es-CO" w:eastAsia="es-CO"/>
            </w:rPr>
          </w:pPr>
          <w:hyperlink w:anchor="_Toc333653887" w:history="1">
            <w:r w:rsidR="003B0CF8" w:rsidRPr="00267D0F">
              <w:rPr>
                <w:rStyle w:val="Hipervnculo"/>
                <w:rFonts w:ascii="Arial" w:hAnsi="Arial"/>
                <w:noProof/>
                <w:lang w:val="es-CO"/>
              </w:rPr>
              <w:t xml:space="preserve">6.7 </w:t>
            </w:r>
            <w:r w:rsidR="003B0CF8" w:rsidRPr="00267D0F">
              <w:rPr>
                <w:rStyle w:val="Hipervnculo"/>
                <w:rFonts w:ascii="Arial" w:hAnsi="Arial" w:cs="Arial"/>
                <w:noProof/>
                <w:lang w:val="es-CO"/>
              </w:rPr>
              <w:t>Plan de Cierre del Proyecto</w:t>
            </w:r>
            <w:r w:rsidR="003B0CF8">
              <w:rPr>
                <w:noProof/>
                <w:webHidden/>
              </w:rPr>
              <w:tab/>
            </w:r>
            <w:r w:rsidR="003B0CF8">
              <w:rPr>
                <w:noProof/>
                <w:webHidden/>
              </w:rPr>
              <w:fldChar w:fldCharType="begin"/>
            </w:r>
            <w:r w:rsidR="003B0CF8">
              <w:rPr>
                <w:noProof/>
                <w:webHidden/>
              </w:rPr>
              <w:instrText xml:space="preserve"> PAGEREF _Toc333653887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7972EAEF" w14:textId="609B8907" w:rsidR="003B0CF8" w:rsidRDefault="00EF7FBB" w:rsidP="00014AF3">
          <w:pPr>
            <w:pStyle w:val="TDC1"/>
            <w:tabs>
              <w:tab w:val="right" w:leader="dot" w:pos="8261"/>
            </w:tabs>
            <w:jc w:val="both"/>
            <w:rPr>
              <w:rFonts w:eastAsiaTheme="minorEastAsia"/>
              <w:noProof/>
              <w:lang w:val="es-CO" w:eastAsia="es-CO"/>
            </w:rPr>
          </w:pPr>
          <w:hyperlink w:anchor="_Toc333653888" w:history="1">
            <w:r w:rsidR="003B0CF8" w:rsidRPr="00267D0F">
              <w:rPr>
                <w:rStyle w:val="Hipervnculo"/>
                <w:rFonts w:ascii="Arial" w:hAnsi="Arial"/>
                <w:noProof/>
              </w:rPr>
              <w:t xml:space="preserve">7. </w:t>
            </w:r>
            <w:r w:rsidR="003B0CF8" w:rsidRPr="00267D0F">
              <w:rPr>
                <w:rStyle w:val="Hipervnculo"/>
                <w:rFonts w:ascii="Arial" w:hAnsi="Arial"/>
                <w:noProof/>
                <w:lang w:val="es-CO"/>
              </w:rPr>
              <w:t>Entrega del Producto</w:t>
            </w:r>
            <w:r w:rsidR="003B0CF8">
              <w:rPr>
                <w:noProof/>
                <w:webHidden/>
              </w:rPr>
              <w:tab/>
            </w:r>
            <w:r w:rsidR="003B0CF8">
              <w:rPr>
                <w:noProof/>
                <w:webHidden/>
              </w:rPr>
              <w:fldChar w:fldCharType="begin"/>
            </w:r>
            <w:r w:rsidR="003B0CF8">
              <w:rPr>
                <w:noProof/>
                <w:webHidden/>
              </w:rPr>
              <w:instrText xml:space="preserve"> PAGEREF _Toc333653888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48ABBD13" w14:textId="49E4CBE7" w:rsidR="003B0CF8" w:rsidRDefault="00EF7FBB" w:rsidP="00014AF3">
          <w:pPr>
            <w:pStyle w:val="TDC1"/>
            <w:tabs>
              <w:tab w:val="right" w:leader="dot" w:pos="8261"/>
            </w:tabs>
            <w:jc w:val="both"/>
            <w:rPr>
              <w:rFonts w:eastAsiaTheme="minorEastAsia"/>
              <w:noProof/>
              <w:lang w:val="es-CO" w:eastAsia="es-CO"/>
            </w:rPr>
          </w:pPr>
          <w:hyperlink w:anchor="_Toc333653889" w:history="1">
            <w:r w:rsidR="003B0CF8" w:rsidRPr="00267D0F">
              <w:rPr>
                <w:rStyle w:val="Hipervnculo"/>
                <w:rFonts w:ascii="Arial" w:hAnsi="Arial"/>
                <w:noProof/>
                <w:lang w:val="en-US"/>
              </w:rPr>
              <w:t>8. Supporting process plans</w:t>
            </w:r>
            <w:r w:rsidR="003B0CF8">
              <w:rPr>
                <w:noProof/>
                <w:webHidden/>
              </w:rPr>
              <w:tab/>
            </w:r>
            <w:r w:rsidR="003B0CF8">
              <w:rPr>
                <w:noProof/>
                <w:webHidden/>
              </w:rPr>
              <w:fldChar w:fldCharType="begin"/>
            </w:r>
            <w:r w:rsidR="003B0CF8">
              <w:rPr>
                <w:noProof/>
                <w:webHidden/>
              </w:rPr>
              <w:instrText xml:space="preserve"> PAGEREF _Toc333653889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7F814B41" w14:textId="696F2825" w:rsidR="003B0CF8" w:rsidRDefault="00EF7FBB" w:rsidP="00014AF3">
          <w:pPr>
            <w:pStyle w:val="TDC2"/>
            <w:tabs>
              <w:tab w:val="right" w:leader="dot" w:pos="8261"/>
            </w:tabs>
            <w:jc w:val="both"/>
            <w:rPr>
              <w:rFonts w:eastAsiaTheme="minorEastAsia"/>
              <w:noProof/>
              <w:lang w:val="es-CO" w:eastAsia="es-CO"/>
            </w:rPr>
          </w:pPr>
          <w:hyperlink w:anchor="_Toc333653890" w:history="1">
            <w:r w:rsidR="003B0CF8" w:rsidRPr="00267D0F">
              <w:rPr>
                <w:rStyle w:val="Hipervnculo"/>
                <w:rFonts w:ascii="Arial" w:hAnsi="Arial" w:cs="Arial"/>
                <w:noProof/>
                <w:lang w:val="en-US"/>
              </w:rPr>
              <w:t>8.1 Project supervision and work environment</w:t>
            </w:r>
            <w:r w:rsidR="003B0CF8">
              <w:rPr>
                <w:noProof/>
                <w:webHidden/>
              </w:rPr>
              <w:tab/>
            </w:r>
            <w:r w:rsidR="003B0CF8">
              <w:rPr>
                <w:noProof/>
                <w:webHidden/>
              </w:rPr>
              <w:fldChar w:fldCharType="begin"/>
            </w:r>
            <w:r w:rsidR="003B0CF8">
              <w:rPr>
                <w:noProof/>
                <w:webHidden/>
              </w:rPr>
              <w:instrText xml:space="preserve"> PAGEREF _Toc333653890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1E30F626" w14:textId="6863FB5D" w:rsidR="003B0CF8" w:rsidRDefault="00EF7FBB" w:rsidP="00014AF3">
          <w:pPr>
            <w:pStyle w:val="TDC2"/>
            <w:tabs>
              <w:tab w:val="right" w:leader="dot" w:pos="8261"/>
            </w:tabs>
            <w:jc w:val="both"/>
            <w:rPr>
              <w:rFonts w:eastAsiaTheme="minorEastAsia"/>
              <w:noProof/>
              <w:lang w:val="es-CO" w:eastAsia="es-CO"/>
            </w:rPr>
          </w:pPr>
          <w:hyperlink w:anchor="_Toc333653891" w:history="1">
            <w:r w:rsidR="003B0CF8" w:rsidRPr="00267D0F">
              <w:rPr>
                <w:rStyle w:val="Hipervnculo"/>
                <w:rFonts w:ascii="Arial" w:hAnsi="Arial"/>
                <w:noProof/>
                <w:lang w:val="es-CO"/>
              </w:rPr>
              <w:t>8.2 Decision Management</w:t>
            </w:r>
            <w:r w:rsidR="003B0CF8">
              <w:rPr>
                <w:noProof/>
                <w:webHidden/>
              </w:rPr>
              <w:tab/>
            </w:r>
            <w:r w:rsidR="003B0CF8">
              <w:rPr>
                <w:noProof/>
                <w:webHidden/>
              </w:rPr>
              <w:fldChar w:fldCharType="begin"/>
            </w:r>
            <w:r w:rsidR="003B0CF8">
              <w:rPr>
                <w:noProof/>
                <w:webHidden/>
              </w:rPr>
              <w:instrText xml:space="preserve"> PAGEREF _Toc333653891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575FDB42" w14:textId="5EAF1C83" w:rsidR="003B0CF8" w:rsidRDefault="00EF7FBB" w:rsidP="00014AF3">
          <w:pPr>
            <w:pStyle w:val="TDC2"/>
            <w:tabs>
              <w:tab w:val="right" w:leader="dot" w:pos="8261"/>
            </w:tabs>
            <w:jc w:val="both"/>
            <w:rPr>
              <w:rFonts w:eastAsiaTheme="minorEastAsia"/>
              <w:noProof/>
              <w:lang w:val="es-CO" w:eastAsia="es-CO"/>
            </w:rPr>
          </w:pPr>
          <w:hyperlink w:anchor="_Toc333653892" w:history="1">
            <w:r w:rsidR="003B0CF8" w:rsidRPr="00267D0F">
              <w:rPr>
                <w:rStyle w:val="Hipervnculo"/>
                <w:rFonts w:ascii="Arial" w:hAnsi="Arial"/>
                <w:noProof/>
                <w:lang w:val="es-CO"/>
              </w:rPr>
              <w:t xml:space="preserve">8.3 </w:t>
            </w:r>
            <w:r w:rsidR="003B0CF8" w:rsidRPr="00267D0F">
              <w:rPr>
                <w:rStyle w:val="Hipervnculo"/>
                <w:rFonts w:ascii="Arial" w:hAnsi="Arial" w:cs="Arial"/>
                <w:noProof/>
                <w:lang w:val="es-CO"/>
              </w:rPr>
              <w:t>Gerencia de Riesgos</w:t>
            </w:r>
            <w:r w:rsidR="003B0CF8">
              <w:rPr>
                <w:noProof/>
                <w:webHidden/>
              </w:rPr>
              <w:tab/>
            </w:r>
            <w:r w:rsidR="003B0CF8">
              <w:rPr>
                <w:noProof/>
                <w:webHidden/>
              </w:rPr>
              <w:fldChar w:fldCharType="begin"/>
            </w:r>
            <w:r w:rsidR="003B0CF8">
              <w:rPr>
                <w:noProof/>
                <w:webHidden/>
              </w:rPr>
              <w:instrText xml:space="preserve"> PAGEREF _Toc333653892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6B4972" w14:textId="7EE5C5D9" w:rsidR="003B0CF8" w:rsidRDefault="00EF7FBB" w:rsidP="00014AF3">
          <w:pPr>
            <w:pStyle w:val="TDC2"/>
            <w:tabs>
              <w:tab w:val="right" w:leader="dot" w:pos="8261"/>
            </w:tabs>
            <w:jc w:val="both"/>
            <w:rPr>
              <w:rFonts w:eastAsiaTheme="minorEastAsia"/>
              <w:noProof/>
              <w:lang w:val="es-CO" w:eastAsia="es-CO"/>
            </w:rPr>
          </w:pPr>
          <w:hyperlink w:anchor="_Toc333653893" w:history="1">
            <w:r w:rsidR="003B0CF8" w:rsidRPr="00267D0F">
              <w:rPr>
                <w:rStyle w:val="Hipervnculo"/>
                <w:rFonts w:ascii="Arial" w:hAnsi="Arial"/>
                <w:noProof/>
                <w:lang w:val="es-CO"/>
              </w:rPr>
              <w:t xml:space="preserve">8.4 </w:t>
            </w:r>
            <w:r w:rsidR="003B0CF8" w:rsidRPr="00267D0F">
              <w:rPr>
                <w:rStyle w:val="Hipervnculo"/>
                <w:rFonts w:ascii="Arial" w:hAnsi="Arial" w:cs="Arial"/>
                <w:noProof/>
                <w:lang w:val="es-CO"/>
              </w:rPr>
              <w:t>Gerencia de Configuración</w:t>
            </w:r>
            <w:r w:rsidR="003B0CF8">
              <w:rPr>
                <w:noProof/>
                <w:webHidden/>
              </w:rPr>
              <w:tab/>
            </w:r>
            <w:r w:rsidR="003B0CF8">
              <w:rPr>
                <w:noProof/>
                <w:webHidden/>
              </w:rPr>
              <w:fldChar w:fldCharType="begin"/>
            </w:r>
            <w:r w:rsidR="003B0CF8">
              <w:rPr>
                <w:noProof/>
                <w:webHidden/>
              </w:rPr>
              <w:instrText xml:space="preserve"> PAGEREF _Toc333653893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5ED656C" w14:textId="4FE40420" w:rsidR="003B0CF8" w:rsidRDefault="00EF7FBB" w:rsidP="00014AF3">
          <w:pPr>
            <w:pStyle w:val="TDC2"/>
            <w:tabs>
              <w:tab w:val="right" w:leader="dot" w:pos="8261"/>
            </w:tabs>
            <w:jc w:val="both"/>
            <w:rPr>
              <w:rFonts w:eastAsiaTheme="minorEastAsia"/>
              <w:noProof/>
              <w:lang w:val="es-CO" w:eastAsia="es-CO"/>
            </w:rPr>
          </w:pPr>
          <w:hyperlink w:anchor="_Toc333653894" w:history="1">
            <w:r w:rsidR="003B0CF8" w:rsidRPr="00267D0F">
              <w:rPr>
                <w:rStyle w:val="Hipervnculo"/>
                <w:rFonts w:ascii="Arial" w:hAnsi="Arial"/>
                <w:noProof/>
              </w:rPr>
              <w:t xml:space="preserve">8.5 </w:t>
            </w:r>
            <w:r w:rsidR="003B0CF8" w:rsidRPr="00267D0F">
              <w:rPr>
                <w:rStyle w:val="Hipervnculo"/>
                <w:rFonts w:ascii="Arial" w:hAnsi="Arial" w:cs="Arial"/>
                <w:noProof/>
                <w:lang w:val="es-CO"/>
              </w:rPr>
              <w:t>Gerencia de la Información</w:t>
            </w:r>
            <w:r w:rsidR="003B0CF8">
              <w:rPr>
                <w:noProof/>
                <w:webHidden/>
              </w:rPr>
              <w:tab/>
            </w:r>
            <w:r w:rsidR="003B0CF8">
              <w:rPr>
                <w:noProof/>
                <w:webHidden/>
              </w:rPr>
              <w:fldChar w:fldCharType="begin"/>
            </w:r>
            <w:r w:rsidR="003B0CF8">
              <w:rPr>
                <w:noProof/>
                <w:webHidden/>
              </w:rPr>
              <w:instrText xml:space="preserve"> PAGEREF _Toc333653894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4F588CE4" w14:textId="797F27D9" w:rsidR="003B0CF8" w:rsidRDefault="00EF7FBB" w:rsidP="00014AF3">
          <w:pPr>
            <w:pStyle w:val="TDC3"/>
            <w:tabs>
              <w:tab w:val="right" w:leader="dot" w:pos="8261"/>
            </w:tabs>
            <w:jc w:val="both"/>
            <w:rPr>
              <w:rFonts w:eastAsiaTheme="minorEastAsia"/>
              <w:noProof/>
              <w:lang w:val="es-CO" w:eastAsia="es-CO"/>
            </w:rPr>
          </w:pPr>
          <w:hyperlink w:anchor="_Toc333653895" w:history="1">
            <w:r w:rsidR="003B0CF8" w:rsidRPr="00267D0F">
              <w:rPr>
                <w:rStyle w:val="Hipervnculo"/>
                <w:rFonts w:ascii="Arial" w:hAnsi="Arial"/>
                <w:noProof/>
                <w:lang w:val="es-CO"/>
              </w:rPr>
              <w:t xml:space="preserve">8.5.1 </w:t>
            </w:r>
            <w:r w:rsidR="003B0CF8" w:rsidRPr="00267D0F">
              <w:rPr>
                <w:rStyle w:val="Hipervnculo"/>
                <w:rFonts w:ascii="Arial" w:hAnsi="Arial" w:cs="Arial"/>
                <w:noProof/>
              </w:rPr>
              <w:t>Documentation Plan</w:t>
            </w:r>
            <w:r w:rsidR="003B0CF8" w:rsidRPr="00267D0F">
              <w:rPr>
                <w:rStyle w:val="Hipervnculo"/>
                <w:rFonts w:ascii="Arial" w:hAnsi="Arial" w:cs="Arial"/>
                <w:noProof/>
                <w:lang w:val="es-CO"/>
              </w:rPr>
              <w:t>Documentación</w:t>
            </w:r>
            <w:r w:rsidR="003B0CF8">
              <w:rPr>
                <w:noProof/>
                <w:webHidden/>
              </w:rPr>
              <w:tab/>
            </w:r>
            <w:r w:rsidR="003B0CF8">
              <w:rPr>
                <w:noProof/>
                <w:webHidden/>
              </w:rPr>
              <w:fldChar w:fldCharType="begin"/>
            </w:r>
            <w:r w:rsidR="003B0CF8">
              <w:rPr>
                <w:noProof/>
                <w:webHidden/>
              </w:rPr>
              <w:instrText xml:space="preserve"> PAGEREF _Toc333653895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21EA90" w14:textId="1E28A313" w:rsidR="003B0CF8" w:rsidRDefault="00EF7FBB" w:rsidP="00014AF3">
          <w:pPr>
            <w:pStyle w:val="TDC3"/>
            <w:tabs>
              <w:tab w:val="right" w:leader="dot" w:pos="8261"/>
            </w:tabs>
            <w:jc w:val="both"/>
            <w:rPr>
              <w:rFonts w:eastAsiaTheme="minorEastAsia"/>
              <w:noProof/>
              <w:lang w:val="es-CO" w:eastAsia="es-CO"/>
            </w:rPr>
          </w:pPr>
          <w:hyperlink w:anchor="_Toc333653896" w:history="1">
            <w:r w:rsidR="003B0CF8" w:rsidRPr="00267D0F">
              <w:rPr>
                <w:rStyle w:val="Hipervnculo"/>
                <w:rFonts w:ascii="Arial" w:hAnsi="Arial"/>
                <w:noProof/>
                <w:lang w:val="es-CO"/>
              </w:rPr>
              <w:t xml:space="preserve">8.5.2 </w:t>
            </w:r>
            <w:r w:rsidR="003B0CF8" w:rsidRPr="00267D0F">
              <w:rPr>
                <w:rStyle w:val="Hipervnculo"/>
                <w:rFonts w:ascii="Arial" w:hAnsi="Arial" w:cs="Arial"/>
                <w:noProof/>
                <w:lang w:val="es-CO"/>
              </w:rPr>
              <w:t>Comunicación y Publicidad</w:t>
            </w:r>
            <w:r w:rsidR="003B0CF8">
              <w:rPr>
                <w:noProof/>
                <w:webHidden/>
              </w:rPr>
              <w:tab/>
            </w:r>
            <w:r w:rsidR="003B0CF8">
              <w:rPr>
                <w:noProof/>
                <w:webHidden/>
              </w:rPr>
              <w:fldChar w:fldCharType="begin"/>
            </w:r>
            <w:r w:rsidR="003B0CF8">
              <w:rPr>
                <w:noProof/>
                <w:webHidden/>
              </w:rPr>
              <w:instrText xml:space="preserve"> PAGEREF _Toc333653896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73040BA" w14:textId="1804D178" w:rsidR="003B0CF8" w:rsidRDefault="00EF7FBB" w:rsidP="00014AF3">
          <w:pPr>
            <w:pStyle w:val="TDC2"/>
            <w:tabs>
              <w:tab w:val="right" w:leader="dot" w:pos="8261"/>
            </w:tabs>
            <w:jc w:val="both"/>
            <w:rPr>
              <w:rFonts w:eastAsiaTheme="minorEastAsia"/>
              <w:noProof/>
              <w:lang w:val="es-CO" w:eastAsia="es-CO"/>
            </w:rPr>
          </w:pPr>
          <w:hyperlink w:anchor="_Toc333653897" w:history="1">
            <w:r w:rsidR="003B0CF8" w:rsidRPr="00267D0F">
              <w:rPr>
                <w:rStyle w:val="Hipervnculo"/>
                <w:rFonts w:ascii="Arial" w:hAnsi="Arial"/>
                <w:noProof/>
                <w:lang w:val="es-CO"/>
              </w:rPr>
              <w:t xml:space="preserve">8.6 </w:t>
            </w:r>
            <w:r w:rsidR="003B0CF8" w:rsidRPr="00267D0F">
              <w:rPr>
                <w:rStyle w:val="Hipervnculo"/>
                <w:rFonts w:ascii="Arial" w:hAnsi="Arial" w:cs="Arial"/>
                <w:noProof/>
                <w:lang w:val="es-CO"/>
              </w:rPr>
              <w:t>Aseguramiento de la Calidad</w:t>
            </w:r>
            <w:r w:rsidR="003B0CF8">
              <w:rPr>
                <w:noProof/>
                <w:webHidden/>
              </w:rPr>
              <w:tab/>
            </w:r>
            <w:r w:rsidR="003B0CF8">
              <w:rPr>
                <w:noProof/>
                <w:webHidden/>
              </w:rPr>
              <w:fldChar w:fldCharType="begin"/>
            </w:r>
            <w:r w:rsidR="003B0CF8">
              <w:rPr>
                <w:noProof/>
                <w:webHidden/>
              </w:rPr>
              <w:instrText xml:space="preserve"> PAGEREF _Toc333653897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12FCBB4" w14:textId="0BE4999A" w:rsidR="003B0CF8" w:rsidRDefault="00EF7FBB" w:rsidP="00014AF3">
          <w:pPr>
            <w:pStyle w:val="TDC2"/>
            <w:tabs>
              <w:tab w:val="right" w:leader="dot" w:pos="8261"/>
            </w:tabs>
            <w:jc w:val="both"/>
            <w:rPr>
              <w:rFonts w:eastAsiaTheme="minorEastAsia"/>
              <w:noProof/>
              <w:lang w:val="es-CO" w:eastAsia="es-CO"/>
            </w:rPr>
          </w:pPr>
          <w:hyperlink w:anchor="_Toc333653898" w:history="1">
            <w:r w:rsidR="003B0CF8" w:rsidRPr="00267D0F">
              <w:rPr>
                <w:rStyle w:val="Hipervnculo"/>
                <w:rFonts w:ascii="Arial" w:hAnsi="Arial"/>
                <w:noProof/>
                <w:lang w:val="es-CO"/>
              </w:rPr>
              <w:t xml:space="preserve">8.7 </w:t>
            </w:r>
            <w:r w:rsidR="003B0CF8" w:rsidRPr="00267D0F">
              <w:rPr>
                <w:rStyle w:val="Hipervnculo"/>
                <w:rFonts w:ascii="Arial" w:hAnsi="Arial" w:cs="Arial"/>
                <w:noProof/>
                <w:lang w:val="es-CO"/>
              </w:rPr>
              <w:t>Medición</w:t>
            </w:r>
            <w:r w:rsidR="003B0CF8">
              <w:rPr>
                <w:noProof/>
                <w:webHidden/>
              </w:rPr>
              <w:tab/>
            </w:r>
            <w:r w:rsidR="003B0CF8">
              <w:rPr>
                <w:noProof/>
                <w:webHidden/>
              </w:rPr>
              <w:fldChar w:fldCharType="begin"/>
            </w:r>
            <w:r w:rsidR="003B0CF8">
              <w:rPr>
                <w:noProof/>
                <w:webHidden/>
              </w:rPr>
              <w:instrText xml:space="preserve"> PAGEREF _Toc333653898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1A691B5" w14:textId="5BE5547A" w:rsidR="003B0CF8" w:rsidRDefault="00EF7FBB" w:rsidP="00014AF3">
          <w:pPr>
            <w:pStyle w:val="TDC2"/>
            <w:tabs>
              <w:tab w:val="right" w:leader="dot" w:pos="8261"/>
            </w:tabs>
            <w:jc w:val="both"/>
            <w:rPr>
              <w:rFonts w:eastAsiaTheme="minorEastAsia"/>
              <w:noProof/>
              <w:lang w:val="es-CO" w:eastAsia="es-CO"/>
            </w:rPr>
          </w:pPr>
          <w:hyperlink w:anchor="_Toc333653899" w:history="1">
            <w:r w:rsidR="003B0CF8" w:rsidRPr="00267D0F">
              <w:rPr>
                <w:rStyle w:val="Hipervnculo"/>
                <w:rFonts w:ascii="Arial" w:hAnsi="Arial"/>
                <w:noProof/>
                <w:lang w:val="es-CO"/>
              </w:rPr>
              <w:t>8.8 Reviews and audits</w:t>
            </w:r>
            <w:r w:rsidR="003B0CF8">
              <w:rPr>
                <w:noProof/>
                <w:webHidden/>
              </w:rPr>
              <w:tab/>
            </w:r>
            <w:r w:rsidR="003B0CF8">
              <w:rPr>
                <w:noProof/>
                <w:webHidden/>
              </w:rPr>
              <w:fldChar w:fldCharType="begin"/>
            </w:r>
            <w:r w:rsidR="003B0CF8">
              <w:rPr>
                <w:noProof/>
                <w:webHidden/>
              </w:rPr>
              <w:instrText xml:space="preserve"> PAGEREF _Toc333653899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E309403" w14:textId="07E6BA9E" w:rsidR="003B0CF8" w:rsidRDefault="00EF7FBB" w:rsidP="00014AF3">
          <w:pPr>
            <w:pStyle w:val="TDC2"/>
            <w:tabs>
              <w:tab w:val="right" w:leader="dot" w:pos="8261"/>
            </w:tabs>
            <w:jc w:val="both"/>
            <w:rPr>
              <w:rFonts w:eastAsiaTheme="minorEastAsia"/>
              <w:noProof/>
              <w:lang w:val="es-CO" w:eastAsia="es-CO"/>
            </w:rPr>
          </w:pPr>
          <w:hyperlink w:anchor="_Toc333653900" w:history="1">
            <w:r w:rsidR="003B0CF8" w:rsidRPr="00267D0F">
              <w:rPr>
                <w:rStyle w:val="Hipervnculo"/>
                <w:rFonts w:ascii="Arial" w:hAnsi="Arial"/>
                <w:noProof/>
                <w:lang w:val="es-CO"/>
              </w:rPr>
              <w:t xml:space="preserve">8.9 </w:t>
            </w:r>
            <w:r w:rsidR="003B0CF8" w:rsidRPr="00267D0F">
              <w:rPr>
                <w:rStyle w:val="Hipervnculo"/>
                <w:rFonts w:ascii="Arial" w:hAnsi="Arial" w:cs="Arial"/>
                <w:noProof/>
                <w:lang w:val="es-CO"/>
              </w:rPr>
              <w:t>Verificación y Validación</w:t>
            </w:r>
            <w:r w:rsidR="003B0CF8">
              <w:rPr>
                <w:noProof/>
                <w:webHidden/>
              </w:rPr>
              <w:tab/>
            </w:r>
            <w:r w:rsidR="003B0CF8">
              <w:rPr>
                <w:noProof/>
                <w:webHidden/>
              </w:rPr>
              <w:fldChar w:fldCharType="begin"/>
            </w:r>
            <w:r w:rsidR="003B0CF8">
              <w:rPr>
                <w:noProof/>
                <w:webHidden/>
              </w:rPr>
              <w:instrText xml:space="preserve"> PAGEREF _Toc333653900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68AB06F6" w14:textId="39920143" w:rsidR="003B0CF8" w:rsidRDefault="00EF7FBB" w:rsidP="00014AF3">
          <w:pPr>
            <w:pStyle w:val="TDC1"/>
            <w:tabs>
              <w:tab w:val="right" w:leader="dot" w:pos="8261"/>
            </w:tabs>
            <w:jc w:val="both"/>
            <w:rPr>
              <w:rFonts w:eastAsiaTheme="minorEastAsia"/>
              <w:noProof/>
              <w:lang w:val="es-CO" w:eastAsia="es-CO"/>
            </w:rPr>
          </w:pPr>
          <w:hyperlink w:anchor="_Toc333653901" w:history="1">
            <w:r w:rsidR="003B0CF8" w:rsidRPr="00267D0F">
              <w:rPr>
                <w:rStyle w:val="Hipervnculo"/>
                <w:rFonts w:ascii="Arial" w:hAnsi="Arial"/>
                <w:noProof/>
                <w:lang w:val="es-CO"/>
              </w:rPr>
              <w:t>9. Additional plans</w:t>
            </w:r>
            <w:r w:rsidR="003B0CF8">
              <w:rPr>
                <w:noProof/>
                <w:webHidden/>
              </w:rPr>
              <w:tab/>
            </w:r>
            <w:r w:rsidR="003B0CF8">
              <w:rPr>
                <w:noProof/>
                <w:webHidden/>
              </w:rPr>
              <w:fldChar w:fldCharType="begin"/>
            </w:r>
            <w:r w:rsidR="003B0CF8">
              <w:rPr>
                <w:noProof/>
                <w:webHidden/>
              </w:rPr>
              <w:instrText xml:space="preserve"> PAGEREF _Toc333653901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0436FD56" w14:textId="31473438" w:rsidR="003B0CF8" w:rsidRDefault="00EF7FBB" w:rsidP="00014AF3">
          <w:pPr>
            <w:pStyle w:val="TDC1"/>
            <w:tabs>
              <w:tab w:val="right" w:leader="dot" w:pos="8261"/>
            </w:tabs>
            <w:jc w:val="both"/>
            <w:rPr>
              <w:rFonts w:eastAsiaTheme="minorEastAsia"/>
              <w:noProof/>
              <w:lang w:val="es-CO" w:eastAsia="es-CO"/>
            </w:rPr>
          </w:pPr>
          <w:hyperlink w:anchor="_Toc333653902" w:history="1">
            <w:r w:rsidR="003B0CF8" w:rsidRPr="00267D0F">
              <w:rPr>
                <w:rStyle w:val="Hipervnculo"/>
                <w:rFonts w:ascii="Arial" w:hAnsi="Arial"/>
                <w:noProof/>
                <w:lang w:val="es-CO"/>
              </w:rPr>
              <w:t>10. Annexes</w:t>
            </w:r>
            <w:r w:rsidR="003B0CF8">
              <w:rPr>
                <w:noProof/>
                <w:webHidden/>
              </w:rPr>
              <w:tab/>
            </w:r>
            <w:r w:rsidR="003B0CF8">
              <w:rPr>
                <w:noProof/>
                <w:webHidden/>
              </w:rPr>
              <w:fldChar w:fldCharType="begin"/>
            </w:r>
            <w:r w:rsidR="003B0CF8">
              <w:rPr>
                <w:noProof/>
                <w:webHidden/>
              </w:rPr>
              <w:instrText xml:space="preserve"> PAGEREF _Toc333653902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CA18A48" w14:textId="13AB09C2" w:rsidR="003B0CF8" w:rsidRDefault="00EF7FBB" w:rsidP="00014AF3">
          <w:pPr>
            <w:pStyle w:val="TDC1"/>
            <w:tabs>
              <w:tab w:val="right" w:leader="dot" w:pos="8261"/>
            </w:tabs>
            <w:jc w:val="both"/>
            <w:rPr>
              <w:rFonts w:eastAsiaTheme="minorEastAsia"/>
              <w:noProof/>
              <w:lang w:val="es-CO" w:eastAsia="es-CO"/>
            </w:rPr>
          </w:pPr>
          <w:hyperlink w:anchor="_Toc333653903" w:history="1">
            <w:r w:rsidR="003B0CF8" w:rsidRPr="00267D0F">
              <w:rPr>
                <w:rStyle w:val="Hipervnculo"/>
                <w:rFonts w:ascii="Arial" w:hAnsi="Arial"/>
                <w:noProof/>
                <w:lang w:val="es-CO"/>
              </w:rPr>
              <w:t>11. Index</w:t>
            </w:r>
            <w:r w:rsidR="003B0CF8">
              <w:rPr>
                <w:noProof/>
                <w:webHidden/>
              </w:rPr>
              <w:tab/>
            </w:r>
            <w:r w:rsidR="003B0CF8">
              <w:rPr>
                <w:noProof/>
                <w:webHidden/>
              </w:rPr>
              <w:fldChar w:fldCharType="begin"/>
            </w:r>
            <w:r w:rsidR="003B0CF8">
              <w:rPr>
                <w:noProof/>
                <w:webHidden/>
              </w:rPr>
              <w:instrText xml:space="preserve"> PAGEREF _Toc333653903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7C1C347" w14:textId="77777777" w:rsidR="00CB37B2" w:rsidRPr="00595763" w:rsidRDefault="00BF46F9" w:rsidP="00014AF3">
          <w:pPr>
            <w:jc w:val="both"/>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014AF3">
      <w:pPr>
        <w:pStyle w:val="Ttulo1"/>
        <w:jc w:val="both"/>
        <w:rPr>
          <w:rFonts w:ascii="Arial" w:hAnsi="Arial"/>
          <w:lang w:val="es-CO"/>
        </w:rPr>
      </w:pPr>
      <w:bookmarkStart w:id="3" w:name="_Toc333653847"/>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3"/>
      <w:r w:rsidR="00D9745F" w:rsidRPr="00D53C37">
        <w:rPr>
          <w:rFonts w:ascii="Arial" w:hAnsi="Arial"/>
          <w:lang w:val="es-CO"/>
        </w:rPr>
        <w:tab/>
      </w:r>
    </w:p>
    <w:p w14:paraId="2FBEA4A1" w14:textId="4C357294" w:rsidR="00D9745F" w:rsidRPr="00595763" w:rsidRDefault="00A460BF" w:rsidP="00014AF3">
      <w:pPr>
        <w:pStyle w:val="Tabladeilustracion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ipervnculo"/>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Ttulo1"/>
        <w:jc w:val="both"/>
        <w:rPr>
          <w:rFonts w:ascii="Arial" w:hAnsi="Arial"/>
          <w:lang w:val="es-CO"/>
        </w:rPr>
      </w:pPr>
      <w:bookmarkStart w:id="4" w:name="_Toc333653848"/>
      <w:r>
        <w:rPr>
          <w:rFonts w:ascii="Arial" w:hAnsi="Arial"/>
          <w:lang w:val="es-CO"/>
        </w:rPr>
        <w:lastRenderedPageBreak/>
        <w:t>Lista de Tablas</w:t>
      </w:r>
      <w:bookmarkEnd w:id="4"/>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Ttulo1"/>
        <w:jc w:val="both"/>
        <w:rPr>
          <w:rFonts w:ascii="Arial" w:hAnsi="Arial"/>
          <w:lang w:val="es-CO"/>
        </w:rPr>
      </w:pPr>
      <w:bookmarkStart w:id="5" w:name="_Toc333653849"/>
      <w:r w:rsidRPr="00D53C37">
        <w:rPr>
          <w:rFonts w:ascii="Arial" w:hAnsi="Arial" w:cs="Arial"/>
          <w:lang w:val="es-CO"/>
        </w:rPr>
        <w:lastRenderedPageBreak/>
        <w:t>1.</w:t>
      </w:r>
      <w:r>
        <w:rPr>
          <w:rFonts w:ascii="Arial" w:hAnsi="Arial" w:cs="Arial"/>
          <w:lang w:val="es-CO"/>
        </w:rPr>
        <w:t xml:space="preserve"> Visión global del proyecto</w:t>
      </w:r>
      <w:bookmarkEnd w:id="5"/>
    </w:p>
    <w:p w14:paraId="0B497B3C" w14:textId="010A6176" w:rsidR="00D9745F" w:rsidRPr="00595763" w:rsidRDefault="00D9745F" w:rsidP="00014AF3">
      <w:pPr>
        <w:pStyle w:val="Ttulo2"/>
        <w:jc w:val="both"/>
        <w:rPr>
          <w:rFonts w:ascii="Arial" w:hAnsi="Arial"/>
          <w:sz w:val="28"/>
          <w:lang w:val="es-CO"/>
        </w:rPr>
      </w:pPr>
      <w:bookmarkStart w:id="6" w:name="_Toc333053675"/>
      <w:bookmarkStart w:id="7" w:name="_Toc333653850"/>
      <w:r w:rsidRPr="00595763">
        <w:rPr>
          <w:rFonts w:ascii="Arial" w:hAnsi="Arial"/>
          <w:sz w:val="28"/>
          <w:lang w:val="es-CO"/>
        </w:rPr>
        <w:t xml:space="preserve">1.1 </w:t>
      </w:r>
      <w:bookmarkEnd w:id="6"/>
      <w:r w:rsidR="004A7753">
        <w:rPr>
          <w:rFonts w:ascii="Arial" w:hAnsi="Arial"/>
          <w:sz w:val="28"/>
          <w:lang w:val="es-CO"/>
        </w:rPr>
        <w:t>Resumen del Proyecto</w:t>
      </w:r>
      <w:bookmarkEnd w:id="7"/>
    </w:p>
    <w:p w14:paraId="1D0970C2" w14:textId="06499349" w:rsidR="00CB37B2" w:rsidRPr="00595763" w:rsidRDefault="00D9745F" w:rsidP="00014AF3">
      <w:pPr>
        <w:pStyle w:val="Ttulo3"/>
        <w:jc w:val="both"/>
        <w:rPr>
          <w:rFonts w:ascii="Arial" w:hAnsi="Arial"/>
          <w:sz w:val="28"/>
          <w:lang w:val="es-CO"/>
        </w:rPr>
      </w:pPr>
      <w:bookmarkStart w:id="8" w:name="_Toc333053676"/>
      <w:bookmarkStart w:id="9" w:name="_Toc333653851"/>
      <w:r w:rsidRPr="00595763">
        <w:rPr>
          <w:rFonts w:ascii="Arial" w:hAnsi="Arial"/>
          <w:sz w:val="28"/>
          <w:lang w:val="es-CO"/>
        </w:rPr>
        <w:t xml:space="preserve">1.1.1 </w:t>
      </w:r>
      <w:bookmarkEnd w:id="8"/>
      <w:r w:rsidR="004A7753">
        <w:rPr>
          <w:rFonts w:ascii="Arial" w:hAnsi="Arial"/>
          <w:sz w:val="28"/>
          <w:lang w:val="es-CO"/>
        </w:rPr>
        <w:t>Propósito</w:t>
      </w:r>
      <w:r w:rsidR="007D5B8F">
        <w:rPr>
          <w:rFonts w:ascii="Arial" w:hAnsi="Arial"/>
          <w:sz w:val="28"/>
          <w:lang w:val="es-CO"/>
        </w:rPr>
        <w:t>, Alcance y Objetivos</w:t>
      </w:r>
      <w:bookmarkEnd w:id="9"/>
    </w:p>
    <w:p w14:paraId="50C1707D" w14:textId="50FFF7F0" w:rsidR="00B87FCF" w:rsidRPr="00595763" w:rsidRDefault="00B87FCF" w:rsidP="00014AF3">
      <w:pPr>
        <w:pStyle w:val="Prrafodelista"/>
        <w:numPr>
          <w:ilvl w:val="0"/>
          <w:numId w:val="26"/>
        </w:numPr>
        <w:jc w:val="both"/>
        <w:rPr>
          <w:lang w:val="es-CO"/>
        </w:rPr>
      </w:pPr>
      <w:r w:rsidRPr="00595763">
        <w:rPr>
          <w:lang w:val="es-CO"/>
        </w:rPr>
        <w:t>Propósito</w:t>
      </w:r>
    </w:p>
    <w:p w14:paraId="28055C8E" w14:textId="60A61411" w:rsidR="00B87FCF" w:rsidRPr="00595763" w:rsidRDefault="00B87FCF" w:rsidP="00014AF3">
      <w:pPr>
        <w:ind w:left="708"/>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672C3B62" w:rsidR="00B87FCF" w:rsidRPr="00595763" w:rsidRDefault="00B87FCF" w:rsidP="00014AF3">
      <w:pPr>
        <w:pStyle w:val="Prrafodelista"/>
        <w:numPr>
          <w:ilvl w:val="0"/>
          <w:numId w:val="26"/>
        </w:numPr>
        <w:jc w:val="both"/>
        <w:rPr>
          <w:lang w:val="es-CO"/>
        </w:rPr>
      </w:pPr>
      <w:r w:rsidRPr="00595763">
        <w:rPr>
          <w:lang w:val="es-CO"/>
        </w:rPr>
        <w:t>Alcance</w:t>
      </w:r>
    </w:p>
    <w:p w14:paraId="51D704E9" w14:textId="77777777" w:rsidR="00B87FCF" w:rsidRPr="00595763" w:rsidRDefault="00B87FCF" w:rsidP="00014AF3">
      <w:pPr>
        <w:ind w:left="708"/>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014AF3">
      <w:pPr>
        <w:pStyle w:val="Prrafodelista"/>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014AF3">
      <w:pPr>
        <w:pStyle w:val="Prrafodelista"/>
        <w:numPr>
          <w:ilvl w:val="0"/>
          <w:numId w:val="24"/>
        </w:numPr>
        <w:jc w:val="both"/>
        <w:rPr>
          <w:lang w:val="es-CO"/>
        </w:rPr>
      </w:pPr>
      <w:r w:rsidRPr="00595763">
        <w:rPr>
          <w:lang w:val="es-CO"/>
        </w:rPr>
        <w:t>Entrega final del producto.</w:t>
      </w:r>
    </w:p>
    <w:p w14:paraId="51D88644" w14:textId="371F5C61" w:rsidR="001B0012" w:rsidRDefault="001B0012" w:rsidP="00014AF3">
      <w:pPr>
        <w:pStyle w:val="Prrafodelista"/>
        <w:numPr>
          <w:ilvl w:val="0"/>
          <w:numId w:val="24"/>
        </w:numPr>
        <w:jc w:val="both"/>
      </w:pPr>
      <w:r>
        <w:t>No se hará control de mantenimiento ni futuras versiones del juego.</w:t>
      </w:r>
    </w:p>
    <w:p w14:paraId="459FF1AB" w14:textId="77777777" w:rsidR="00F14B5F" w:rsidRDefault="00F14B5F" w:rsidP="00014AF3">
      <w:pPr>
        <w:pStyle w:val="Prrafodelista"/>
        <w:ind w:left="1068"/>
        <w:jc w:val="both"/>
      </w:pPr>
    </w:p>
    <w:p w14:paraId="5D103B88" w14:textId="74D8FEEF" w:rsidR="00B87FCF" w:rsidRPr="00595763" w:rsidRDefault="00B87FCF" w:rsidP="00014AF3">
      <w:pPr>
        <w:pStyle w:val="Prrafodelista"/>
        <w:numPr>
          <w:ilvl w:val="0"/>
          <w:numId w:val="26"/>
        </w:numPr>
        <w:jc w:val="both"/>
      </w:pPr>
      <w:r w:rsidRPr="00595763">
        <w:rPr>
          <w:lang w:val="es-CO"/>
        </w:rPr>
        <w:t>Objetivos</w:t>
      </w:r>
    </w:p>
    <w:p w14:paraId="700448BC" w14:textId="27E85AEA" w:rsidR="002F5271" w:rsidRDefault="002F5271" w:rsidP="00014AF3">
      <w:pPr>
        <w:pStyle w:val="Prrafodelista"/>
        <w:ind w:left="775"/>
        <w:jc w:val="both"/>
      </w:pPr>
    </w:p>
    <w:p w14:paraId="1D1EBC5F" w14:textId="44804945" w:rsidR="002F5271" w:rsidRDefault="002F5271" w:rsidP="00014AF3">
      <w:pPr>
        <w:pStyle w:val="Prrafodelista"/>
        <w:ind w:left="775"/>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014AF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014AF3">
      <w:pPr>
        <w:pStyle w:val="Prrafodelista"/>
        <w:numPr>
          <w:ilvl w:val="0"/>
          <w:numId w:val="27"/>
        </w:numPr>
        <w:jc w:val="both"/>
      </w:pPr>
      <w:r>
        <w:t>Aplicar los conocimientos que se adquieren en el curso de Ingeniería de Software.</w:t>
      </w:r>
    </w:p>
    <w:p w14:paraId="13948CC8" w14:textId="2C31AB04" w:rsidR="00B87FCF" w:rsidRPr="00EA7D3F" w:rsidRDefault="00B87FCF" w:rsidP="00EA7D3F">
      <w:pPr>
        <w:pStyle w:val="Prrafodelista"/>
        <w:numPr>
          <w:ilvl w:val="0"/>
          <w:numId w:val="27"/>
        </w:numPr>
        <w:jc w:val="both"/>
        <w:rPr>
          <w:lang w:val="es-CO"/>
        </w:rPr>
      </w:pPr>
      <w:r w:rsidRPr="00595763">
        <w:rPr>
          <w:lang w:val="es-CO"/>
        </w:rPr>
        <w:t>Cumplir con los requisitos de la materia de ingeniería de software.</w:t>
      </w:r>
    </w:p>
    <w:p w14:paraId="35E341F8" w14:textId="73A417DF" w:rsidR="00FE6A3B" w:rsidRPr="00595763" w:rsidRDefault="00B87FCF" w:rsidP="00014AF3">
      <w:pPr>
        <w:pStyle w:val="Prrafodelista"/>
        <w:numPr>
          <w:ilvl w:val="0"/>
          <w:numId w:val="27"/>
        </w:numPr>
        <w:jc w:val="both"/>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014AF3">
      <w:pPr>
        <w:jc w:val="both"/>
        <w:rPr>
          <w:lang w:val="es-CO"/>
        </w:rPr>
      </w:pPr>
    </w:p>
    <w:p w14:paraId="7AE3483A" w14:textId="5379E236" w:rsidR="00D9745F" w:rsidRPr="00595763" w:rsidRDefault="00D9745F" w:rsidP="00014AF3">
      <w:pPr>
        <w:pStyle w:val="Ttulo3"/>
        <w:jc w:val="both"/>
        <w:rPr>
          <w:rFonts w:ascii="Arial" w:hAnsi="Arial"/>
          <w:sz w:val="28"/>
          <w:lang w:val="es-CO"/>
        </w:rPr>
      </w:pPr>
      <w:bookmarkStart w:id="10" w:name="_Toc333053677"/>
      <w:bookmarkStart w:id="11" w:name="_Toc333653852"/>
      <w:r w:rsidRPr="00595763">
        <w:rPr>
          <w:rFonts w:ascii="Arial" w:hAnsi="Arial"/>
          <w:sz w:val="28"/>
          <w:lang w:val="es-CO"/>
        </w:rPr>
        <w:t xml:space="preserve">1.1.2 </w:t>
      </w:r>
      <w:bookmarkEnd w:id="10"/>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1"/>
    </w:p>
    <w:p w14:paraId="5094D3A9" w14:textId="77777777" w:rsidR="00063757" w:rsidRPr="00595763" w:rsidRDefault="00063757" w:rsidP="00014AF3">
      <w:pPr>
        <w:jc w:val="both"/>
        <w:rPr>
          <w:lang w:val="es-CO"/>
        </w:rPr>
      </w:pPr>
    </w:p>
    <w:p w14:paraId="7888C8B1" w14:textId="01BEB7C8" w:rsidR="00902467" w:rsidRPr="00595763" w:rsidRDefault="00672B8F" w:rsidP="00014AF3">
      <w:pPr>
        <w:jc w:val="both"/>
        <w:rPr>
          <w:lang w:val="es-CO"/>
        </w:rPr>
      </w:pPr>
      <w:r w:rsidRPr="00595763">
        <w:rPr>
          <w:lang w:val="es-CO"/>
        </w:rPr>
        <w:lastRenderedPageBreak/>
        <w:t>De acuerdo con el proyecto,</w:t>
      </w:r>
      <w:r w:rsidR="00446913">
        <w:rPr>
          <w:lang w:val="es-CO"/>
        </w:rPr>
        <w:t xml:space="preserve">  hemos clasificado las siguientes restricciones y supuestos.</w:t>
      </w:r>
    </w:p>
    <w:p w14:paraId="2E81C68C" w14:textId="43AAA8D9" w:rsidR="005F5233" w:rsidRPr="00595763" w:rsidRDefault="00B513BA" w:rsidP="00014AF3">
      <w:pPr>
        <w:pStyle w:val="Ttulo4"/>
        <w:jc w:val="both"/>
        <w:rPr>
          <w:lang w:val="es-CO"/>
        </w:rPr>
      </w:pPr>
      <w:bookmarkStart w:id="12" w:name="_Toc333053678"/>
      <w:r w:rsidRPr="00595763">
        <w:rPr>
          <w:lang w:val="es-CO"/>
        </w:rPr>
        <w:t>Restricciones</w:t>
      </w:r>
      <w:bookmarkEnd w:id="12"/>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13"/>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13"/>
      <w:r w:rsidR="00436757" w:rsidRPr="00EA7D3F">
        <w:commentReference w:id="13"/>
      </w:r>
    </w:p>
    <w:p w14:paraId="5F2840F5"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14:paraId="2650EA52"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14"/>
      <w:r w:rsidRPr="003B7A3E">
        <w:rPr>
          <w:lang w:val="en-US"/>
        </w:rPr>
        <w:t>Genuine Windows Vista Business (32-bit)**</w:t>
      </w:r>
    </w:p>
    <w:p w14:paraId="093A142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14"/>
      <w:r w:rsidR="003A103E" w:rsidRPr="00EA7D3F">
        <w:commentReference w:id="14"/>
      </w:r>
    </w:p>
    <w:p w14:paraId="1424A14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Prrafodelista"/>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Prrafodelista"/>
        <w:numPr>
          <w:ilvl w:val="0"/>
          <w:numId w:val="11"/>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14:paraId="2B2E21DC" w14:textId="77777777" w:rsidR="009B6BB0" w:rsidRPr="00EA7D3F" w:rsidRDefault="003939D0" w:rsidP="00014AF3">
      <w:pPr>
        <w:jc w:val="both"/>
        <w:rPr>
          <w:lang w:val="es-CO"/>
        </w:rPr>
      </w:pPr>
      <w:commentRangeStart w:id="15"/>
      <w:r w:rsidRPr="00EA7D3F">
        <w:rPr>
          <w:lang w:val="es-CO"/>
        </w:rPr>
        <w:t xml:space="preserve">La demostración </w:t>
      </w:r>
      <w:commentRangeEnd w:id="15"/>
      <w:r w:rsidR="00BD0AB0" w:rsidRPr="00EA7D3F">
        <w:rPr>
          <w:lang w:val="es-CO"/>
        </w:rPr>
        <w:commentReference w:id="15"/>
      </w:r>
      <w:r w:rsidRPr="00EA7D3F">
        <w:rPr>
          <w:lang w:val="es-CO"/>
        </w:rPr>
        <w:t xml:space="preserve">del producto se deberá realizar </w:t>
      </w:r>
      <w:r w:rsidR="00CB04E1" w:rsidRPr="00EA7D3F">
        <w:rPr>
          <w:lang w:val="es-CO"/>
        </w:rPr>
        <w:t xml:space="preserve">el día 30 de noviembre a las  16:00, en el laboratorio de bases de datos localizado en la facultad de ingeniería. </w:t>
      </w:r>
    </w:p>
    <w:p w14:paraId="2B419F86" w14:textId="7CBA48AD"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 xml:space="preserve">del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r w:rsidRPr="00EA7D3F">
        <w:rPr>
          <w:lang w:val="es-CO"/>
        </w:rPr>
        <w:t xml:space="preserve"> </w:t>
      </w:r>
      <w:r w:rsidR="00F71FDB" w:rsidRPr="00EA7D3F">
        <w:rPr>
          <w:lang w:val="es-CO"/>
        </w:rPr>
        <w:t xml:space="preserve">El avance del proyecto estará guiado por los siguientes estándares de desarrollo de software y de </w:t>
      </w:r>
      <w:commentRangeStart w:id="16"/>
      <w:r w:rsidR="00F71FDB" w:rsidRPr="00EA7D3F">
        <w:rPr>
          <w:lang w:val="es-CO"/>
        </w:rPr>
        <w:t>calidad</w:t>
      </w:r>
      <w:commentRangeEnd w:id="16"/>
      <w:r w:rsidR="00F71FDB" w:rsidRPr="00EA7D3F">
        <w:commentReference w:id="16"/>
      </w:r>
      <w:r w:rsidR="007F7442" w:rsidRPr="00EA7D3F">
        <w:rPr>
          <w:lang w:val="es-CO"/>
        </w:rPr>
        <w:t>:</w:t>
      </w:r>
    </w:p>
    <w:p w14:paraId="6E1036C7" w14:textId="77777777" w:rsidR="00F71FDB" w:rsidRPr="00EA7D3F" w:rsidRDefault="00F71FDB" w:rsidP="00014AF3">
      <w:pPr>
        <w:pStyle w:val="Prrafodelista"/>
        <w:numPr>
          <w:ilvl w:val="0"/>
          <w:numId w:val="12"/>
        </w:numPr>
        <w:jc w:val="both"/>
        <w:rPr>
          <w:lang w:val="es-CO"/>
        </w:rPr>
      </w:pPr>
    </w:p>
    <w:p w14:paraId="7F126AB9" w14:textId="77777777" w:rsidR="00F71FDB" w:rsidRPr="00EA7D3F" w:rsidRDefault="00F71FDB" w:rsidP="00014AF3">
      <w:pPr>
        <w:jc w:val="both"/>
        <w:rPr>
          <w:lang w:val="es-CO"/>
        </w:rPr>
      </w:pPr>
    </w:p>
    <w:p w14:paraId="009533C5" w14:textId="2686B0FE"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proofErr w:type="spellEnd"/>
      <w:r w:rsidR="002A752D" w:rsidRPr="00EA7D3F">
        <w:rPr>
          <w:lang w:val="es-CO"/>
        </w:rPr>
        <w:t xml:space="preserve"> </w:t>
      </w:r>
      <w:proofErr w:type="spellStart"/>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lastRenderedPageBreak/>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w:t>
      </w:r>
      <w:proofErr w:type="spellStart"/>
      <w:r w:rsidR="00F811C5" w:rsidRPr="00EA7D3F">
        <w:rPr>
          <w:lang w:val="es-CO"/>
        </w:rPr>
        <w:t>Feel</w:t>
      </w:r>
      <w:proofErr w:type="spellEnd"/>
      <w:r w:rsidR="00F811C5" w:rsidRPr="00EA7D3F">
        <w:rPr>
          <w:lang w:val="es-CO"/>
        </w:rPr>
        <w:t>),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6B0FE237" w14:textId="77777777" w:rsidR="00C95261" w:rsidRPr="00EA7D3F" w:rsidRDefault="00761AFF" w:rsidP="00EA7D3F">
      <w:pPr>
        <w:pStyle w:val="Ttulo4"/>
        <w:jc w:val="both"/>
        <w:rPr>
          <w:lang w:val="es-CO"/>
        </w:rPr>
      </w:pPr>
      <w:bookmarkStart w:id="17" w:name="_Toc333053679"/>
      <w:r w:rsidRPr="00EA7D3F">
        <w:rPr>
          <w:lang w:val="es-CO"/>
        </w:rPr>
        <w:t>Supuestos</w:t>
      </w:r>
      <w:bookmarkEnd w:id="17"/>
    </w:p>
    <w:p w14:paraId="5B665961" w14:textId="77777777" w:rsidR="00761AFF" w:rsidRPr="00EA7D3F" w:rsidRDefault="00761AFF" w:rsidP="00014AF3">
      <w:pPr>
        <w:jc w:val="both"/>
        <w:rPr>
          <w:lang w:val="es-CO"/>
        </w:rPr>
      </w:pPr>
    </w:p>
    <w:p w14:paraId="007FD2C2" w14:textId="77777777" w:rsidR="000E5301" w:rsidRPr="00EA7D3F" w:rsidRDefault="000E5301" w:rsidP="00014AF3">
      <w:pPr>
        <w:pStyle w:val="Prrafodelista"/>
        <w:numPr>
          <w:ilvl w:val="0"/>
          <w:numId w:val="13"/>
        </w:numPr>
        <w:jc w:val="both"/>
        <w:rPr>
          <w:lang w:val="es-CO"/>
        </w:rPr>
      </w:pPr>
      <w:r w:rsidRPr="00EA7D3F">
        <w:rPr>
          <w:lang w:val="es-CO"/>
        </w:rPr>
        <w:t>Los requerimientos funcionales del software no cambiaran en el transcurso del desarrollo del mismo.</w:t>
      </w:r>
    </w:p>
    <w:p w14:paraId="42C4FAE6" w14:textId="77777777" w:rsidR="000E5301" w:rsidRPr="00EA7D3F" w:rsidRDefault="000E5301" w:rsidP="00014AF3">
      <w:pPr>
        <w:pStyle w:val="Prrafodelista"/>
        <w:numPr>
          <w:ilvl w:val="0"/>
          <w:numId w:val="13"/>
        </w:numPr>
        <w:jc w:val="both"/>
        <w:rPr>
          <w:lang w:val="es-CO"/>
        </w:rPr>
      </w:pPr>
      <w:r w:rsidRPr="00EA7D3F">
        <w:rPr>
          <w:lang w:val="es-CO"/>
        </w:rPr>
        <w:t xml:space="preserve">Los recursos del laboratorio de bases de datos ubicado en la facultad de ingeniería, son aptos </w:t>
      </w:r>
      <w:r w:rsidR="005A2719" w:rsidRPr="00EA7D3F">
        <w:rPr>
          <w:lang w:val="es-CO"/>
        </w:rPr>
        <w:t>para la implantación del producto de software.</w:t>
      </w:r>
    </w:p>
    <w:p w14:paraId="19DA19A8" w14:textId="77777777" w:rsidR="005A2719" w:rsidRPr="00EA7D3F" w:rsidRDefault="005A2719" w:rsidP="00014AF3">
      <w:pPr>
        <w:pStyle w:val="Prrafodelista"/>
        <w:numPr>
          <w:ilvl w:val="0"/>
          <w:numId w:val="13"/>
        </w:numPr>
        <w:jc w:val="both"/>
        <w:rPr>
          <w:lang w:val="es-CO"/>
        </w:rPr>
      </w:pPr>
      <w:r w:rsidRPr="00EA7D3F">
        <w:rPr>
          <w:lang w:val="es-CO"/>
        </w:rPr>
        <w:t>El equipo de desarrollo no incurrirá en gastos adicionales como consecuencia del desarrollo del proyecto</w:t>
      </w:r>
      <w:r w:rsidR="004C43EB" w:rsidRPr="00EA7D3F">
        <w:rPr>
          <w:lang w:val="es-CO"/>
        </w:rPr>
        <w:t>.</w:t>
      </w:r>
    </w:p>
    <w:p w14:paraId="5F1707A3" w14:textId="77777777" w:rsidR="00990E10" w:rsidRPr="00EA7D3F" w:rsidRDefault="00990E10" w:rsidP="00014AF3">
      <w:pPr>
        <w:pStyle w:val="Prrafodelista"/>
        <w:numPr>
          <w:ilvl w:val="0"/>
          <w:numId w:val="13"/>
        </w:numPr>
        <w:jc w:val="both"/>
        <w:rPr>
          <w:lang w:val="es-CO"/>
        </w:rPr>
      </w:pPr>
      <w:r w:rsidRPr="00EA7D3F">
        <w:rPr>
          <w:lang w:val="es-CO"/>
        </w:rPr>
        <w:t xml:space="preserve"> </w:t>
      </w:r>
      <w:r w:rsidR="009A7CBB" w:rsidRPr="00EA7D3F">
        <w:rPr>
          <w:lang w:val="es-CO"/>
        </w:rPr>
        <w:t>L</w:t>
      </w:r>
      <w:r w:rsidRPr="00EA7D3F">
        <w:rPr>
          <w:lang w:val="es-CO"/>
        </w:rPr>
        <w:t>os integrantes del grupo tendrán el tiempo disponible suficiente para la realización de las actividades, procesos  y/o tareas asignadas durante la planeación del mismo.</w:t>
      </w:r>
    </w:p>
    <w:p w14:paraId="118CEE9B" w14:textId="77777777" w:rsidR="009B6BB0" w:rsidRPr="00EA7D3F" w:rsidRDefault="000618AF" w:rsidP="00014AF3">
      <w:pPr>
        <w:pStyle w:val="Prrafodelista"/>
        <w:numPr>
          <w:ilvl w:val="0"/>
          <w:numId w:val="13"/>
        </w:numPr>
        <w:jc w:val="both"/>
        <w:rPr>
          <w:lang w:val="es-CO"/>
        </w:rPr>
      </w:pPr>
      <w:r w:rsidRPr="00EA7D3F">
        <w:rPr>
          <w:lang w:val="es-CO"/>
        </w:rPr>
        <w:t xml:space="preserve">Los entornos de desarrollo, y herramientas utilizadas para el proceso de implementación son capaces de soportar las funcionalidades </w:t>
      </w:r>
      <w:r w:rsidR="000A690C" w:rsidRPr="00EA7D3F">
        <w:rPr>
          <w:lang w:val="es-CO"/>
        </w:rPr>
        <w:t>que requieren para el</w:t>
      </w:r>
      <w:r w:rsidRPr="00EA7D3F">
        <w:rPr>
          <w:lang w:val="es-CO"/>
        </w:rPr>
        <w:t xml:space="preserve"> producto de software</w:t>
      </w:r>
      <w:r w:rsidR="00D514B9" w:rsidRPr="00EA7D3F">
        <w:rPr>
          <w:lang w:val="es-CO"/>
        </w:rPr>
        <w:t>.</w:t>
      </w:r>
    </w:p>
    <w:p w14:paraId="66AA637C" w14:textId="77777777" w:rsidR="00D830F2" w:rsidRPr="00EA7D3F" w:rsidRDefault="00A52936"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47C9084B" w14:textId="5DEDE1DD" w:rsidR="00BD0AB0" w:rsidRDefault="00BD0AB0" w:rsidP="00014AF3">
      <w:pPr>
        <w:pStyle w:val="Ttulo3"/>
        <w:jc w:val="both"/>
        <w:rPr>
          <w:rFonts w:ascii="Arial" w:hAnsi="Arial"/>
          <w:sz w:val="28"/>
          <w:lang w:val="es-CO"/>
        </w:rPr>
      </w:pPr>
      <w:bookmarkStart w:id="18" w:name="_1.1.3._Entregables_del"/>
      <w:bookmarkEnd w:id="18"/>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p>
    <w:p w14:paraId="09FEC670" w14:textId="77777777" w:rsidR="00BD0AB0" w:rsidRPr="00BD0AB0" w:rsidRDefault="00BD0AB0" w:rsidP="00014AF3">
      <w:pPr>
        <w:jc w:val="both"/>
        <w:rPr>
          <w:lang w:val="es-CO"/>
        </w:rPr>
      </w:pPr>
    </w:p>
    <w:p w14:paraId="49DCD61B" w14:textId="77777777" w:rsidR="009F1CB1" w:rsidRPr="00595763" w:rsidRDefault="009F1CB1" w:rsidP="00014AF3">
      <w:pPr>
        <w:jc w:val="both"/>
        <w:rPr>
          <w:lang w:val="es-CO"/>
        </w:rPr>
      </w:pPr>
      <w:r w:rsidRPr="00595763">
        <w:rPr>
          <w:lang w:val="es-CO"/>
        </w:rPr>
        <w:lastRenderedPageBreak/>
        <w:t>Para el desarrollo del proyecto, se establecieron cuatro entregables, que son descritos en la siguiente tabla.</w:t>
      </w:r>
    </w:p>
    <w:p w14:paraId="380EB5C8" w14:textId="77777777" w:rsidR="00627816" w:rsidRPr="00595763" w:rsidRDefault="00627816" w:rsidP="00014AF3">
      <w:pPr>
        <w:pStyle w:val="Epgrafe"/>
        <w:keepNext/>
        <w:jc w:val="both"/>
        <w:rPr>
          <w:lang w:val="es-CO"/>
        </w:rPr>
      </w:pPr>
    </w:p>
    <w:tbl>
      <w:tblPr>
        <w:tblStyle w:val="Tablaconcuadrcula"/>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014AF3">
            <w:pPr>
              <w:spacing w:after="200" w:line="276" w:lineRule="auto"/>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spacing w:after="200" w:line="276" w:lineRule="auto"/>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spacing w:after="200" w:line="276" w:lineRule="auto"/>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spacing w:after="200" w:line="276" w:lineRule="auto"/>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spacing w:after="200" w:line="276" w:lineRule="auto"/>
              <w:jc w:val="both"/>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014AF3">
            <w:pPr>
              <w:spacing w:after="200" w:line="276" w:lineRule="auto"/>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Software Project Management Plan (Plan del Proyecto y Estimación )</w:t>
            </w:r>
          </w:p>
          <w:p w14:paraId="5ED817C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Casos de Uso refinados</w:t>
            </w:r>
          </w:p>
          <w:p w14:paraId="23151F69"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spacing w:after="200" w:line="276" w:lineRule="auto"/>
              <w:jc w:val="both"/>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433142F5"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014AF3">
            <w:pPr>
              <w:spacing w:after="200" w:line="276" w:lineRule="auto"/>
              <w:jc w:val="both"/>
              <w:rPr>
                <w:sz w:val="20"/>
                <w:lang w:val="es-CO"/>
              </w:rPr>
            </w:pPr>
            <w:r w:rsidRPr="00595763">
              <w:rPr>
                <w:sz w:val="20"/>
                <w:lang w:val="es-CO"/>
              </w:rPr>
              <w:t>SRS</w:t>
            </w:r>
          </w:p>
        </w:tc>
        <w:tc>
          <w:tcPr>
            <w:tcW w:w="2451" w:type="dxa"/>
          </w:tcPr>
          <w:p w14:paraId="44A143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Software </w:t>
            </w:r>
            <w:proofErr w:type="spellStart"/>
            <w:r w:rsidRPr="00595763">
              <w:rPr>
                <w:sz w:val="20"/>
                <w:lang w:val="es-CO"/>
              </w:rPr>
              <w:t>Requirement</w:t>
            </w:r>
            <w:proofErr w:type="spellEnd"/>
            <w:r w:rsidRPr="00595763">
              <w:rPr>
                <w:sz w:val="20"/>
                <w:lang w:val="es-CO"/>
              </w:rPr>
              <w:t xml:space="preserve"> </w:t>
            </w:r>
            <w:proofErr w:type="spellStart"/>
            <w:r w:rsidRPr="00595763">
              <w:rPr>
                <w:sz w:val="20"/>
                <w:lang w:val="es-CO"/>
              </w:rPr>
              <w:t>Specification</w:t>
            </w:r>
            <w:proofErr w:type="spellEnd"/>
            <w:r w:rsidRPr="00595763">
              <w:rPr>
                <w:sz w:val="20"/>
                <w:lang w:val="es-CO"/>
              </w:rPr>
              <w:t xml:space="preserve"> (Especificación de Requerimientos)</w:t>
            </w:r>
          </w:p>
          <w:p w14:paraId="79B4E193"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spacing w:after="200" w:line="276" w:lineRule="auto"/>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spacing w:after="200" w:line="276" w:lineRule="auto"/>
              <w:jc w:val="both"/>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014AF3">
            <w:pPr>
              <w:spacing w:after="200" w:line="276" w:lineRule="auto"/>
              <w:jc w:val="both"/>
              <w:rPr>
                <w:sz w:val="20"/>
                <w:lang w:val="es-CO"/>
              </w:rPr>
            </w:pPr>
            <w:r w:rsidRPr="00595763">
              <w:rPr>
                <w:sz w:val="20"/>
                <w:lang w:val="es-CO"/>
              </w:rPr>
              <w:lastRenderedPageBreak/>
              <w:t>SDD</w:t>
            </w:r>
          </w:p>
        </w:tc>
        <w:tc>
          <w:tcPr>
            <w:tcW w:w="2451" w:type="dxa"/>
          </w:tcPr>
          <w:p w14:paraId="5DDDCFF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 xml:space="preserve">Software </w:t>
            </w:r>
            <w:proofErr w:type="spellStart"/>
            <w:r w:rsidRPr="00595763">
              <w:rPr>
                <w:sz w:val="20"/>
                <w:lang w:val="es-CO"/>
              </w:rPr>
              <w:t>Design</w:t>
            </w:r>
            <w:proofErr w:type="spellEnd"/>
            <w:r w:rsidRPr="00595763">
              <w:rPr>
                <w:sz w:val="20"/>
                <w:lang w:val="es-CO"/>
              </w:rPr>
              <w:t xml:space="preserve"> </w:t>
            </w:r>
            <w:proofErr w:type="spellStart"/>
            <w:r w:rsidRPr="00595763">
              <w:rPr>
                <w:sz w:val="20"/>
                <w:lang w:val="es-CO"/>
              </w:rPr>
              <w:t>Document</w:t>
            </w:r>
            <w:proofErr w:type="spellEnd"/>
            <w:r w:rsidRPr="00595763">
              <w:rPr>
                <w:sz w:val="20"/>
                <w:lang w:val="es-CO"/>
              </w:rPr>
              <w:t xml:space="preserve"> (Documento de diseño)</w:t>
            </w:r>
          </w:p>
          <w:p w14:paraId="2180BD22"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(implementación mayor o igual al 50% del proyecto)</w:t>
            </w:r>
          </w:p>
          <w:p w14:paraId="62E478D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spacing w:after="200" w:line="276" w:lineRule="auto"/>
              <w:jc w:val="both"/>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014AF3">
            <w:pPr>
              <w:spacing w:after="200" w:line="276" w:lineRule="auto"/>
              <w:jc w:val="both"/>
              <w:rPr>
                <w:sz w:val="20"/>
                <w:lang w:val="es-CO"/>
              </w:rPr>
            </w:pPr>
            <w:r w:rsidRPr="00595763">
              <w:rPr>
                <w:sz w:val="20"/>
                <w:lang w:val="es-CO"/>
              </w:rPr>
              <w:t xml:space="preserve">Magnético </w:t>
            </w:r>
          </w:p>
        </w:tc>
        <w:tc>
          <w:tcPr>
            <w:tcW w:w="1519" w:type="dxa"/>
          </w:tcPr>
          <w:p w14:paraId="2098541C"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014AF3">
            <w:pPr>
              <w:spacing w:after="200" w:line="276" w:lineRule="auto"/>
              <w:jc w:val="both"/>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014AF3">
            <w:pPr>
              <w:spacing w:after="200" w:line="276" w:lineRule="auto"/>
              <w:jc w:val="both"/>
              <w:rPr>
                <w:sz w:val="20"/>
                <w:lang w:val="es-CO"/>
              </w:rPr>
            </w:pPr>
            <w:r w:rsidRPr="00595763">
              <w:rPr>
                <w:sz w:val="20"/>
                <w:lang w:val="es-CO"/>
              </w:rPr>
              <w:t>Final</w:t>
            </w:r>
          </w:p>
        </w:tc>
        <w:tc>
          <w:tcPr>
            <w:tcW w:w="2451" w:type="dxa"/>
          </w:tcPr>
          <w:p w14:paraId="00972206"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final</w:t>
            </w:r>
          </w:p>
          <w:p w14:paraId="4100E50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5A5FBEE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Manuales</w:t>
            </w:r>
          </w:p>
          <w:p w14:paraId="262C4691"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0B9BF28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Resultados de las pruebas</w:t>
            </w:r>
          </w:p>
          <w:p w14:paraId="78B50F2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spacing w:after="200" w:line="276" w:lineRule="auto"/>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spacing w:after="200" w:line="276" w:lineRule="auto"/>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spacing w:after="200" w:line="276" w:lineRule="auto"/>
              <w:jc w:val="both"/>
              <w:rPr>
                <w:sz w:val="20"/>
                <w:lang w:val="es-CO"/>
              </w:rPr>
            </w:pPr>
          </w:p>
        </w:tc>
      </w:tr>
    </w:tbl>
    <w:p w14:paraId="0794CDDF" w14:textId="77777777" w:rsidR="00627816" w:rsidRPr="00595763" w:rsidRDefault="00627816" w:rsidP="00014AF3">
      <w:pPr>
        <w:pStyle w:val="Epgrafe"/>
        <w:keepNext/>
        <w:jc w:val="both"/>
        <w:rPr>
          <w:lang w:val="es-CO"/>
        </w:rPr>
      </w:pPr>
      <w:bookmarkStart w:id="19"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19"/>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Ttulo3"/>
        <w:jc w:val="both"/>
        <w:rPr>
          <w:rFonts w:ascii="Arial" w:hAnsi="Arial"/>
          <w:sz w:val="28"/>
          <w:lang w:val="es-CO"/>
        </w:rPr>
      </w:pPr>
      <w:bookmarkStart w:id="20" w:name="_Toc333053680"/>
      <w:bookmarkStart w:id="21" w:name="_Toc333653853"/>
      <w:r w:rsidRPr="00595763">
        <w:rPr>
          <w:rFonts w:ascii="Arial" w:hAnsi="Arial"/>
          <w:sz w:val="28"/>
          <w:lang w:val="es-CO"/>
        </w:rPr>
        <w:lastRenderedPageBreak/>
        <w:t xml:space="preserve">1.1.4 </w:t>
      </w:r>
      <w:bookmarkEnd w:id="20"/>
      <w:r w:rsidR="004A7753">
        <w:rPr>
          <w:rFonts w:ascii="Arial" w:hAnsi="Arial"/>
          <w:sz w:val="28"/>
          <w:lang w:val="es-CO"/>
        </w:rPr>
        <w:t>Resumen de Calendarios y Presupuestos</w:t>
      </w:r>
      <w:bookmarkEnd w:id="21"/>
    </w:p>
    <w:p w14:paraId="690EA6CA" w14:textId="77777777" w:rsidR="00D9745F" w:rsidRPr="00595763" w:rsidRDefault="00D9745F" w:rsidP="00014AF3">
      <w:pPr>
        <w:jc w:val="both"/>
        <w:rPr>
          <w:rFonts w:ascii="Arial" w:hAnsi="Arial"/>
          <w:sz w:val="28"/>
          <w:lang w:val="es-CO"/>
        </w:rPr>
      </w:pPr>
    </w:p>
    <w:p w14:paraId="72218F8A" w14:textId="6631A845" w:rsidR="00D9745F" w:rsidRPr="00595763" w:rsidRDefault="00D9745F" w:rsidP="00014AF3">
      <w:pPr>
        <w:pStyle w:val="Ttulo2"/>
        <w:jc w:val="both"/>
        <w:rPr>
          <w:rFonts w:ascii="Arial" w:hAnsi="Arial"/>
          <w:sz w:val="28"/>
          <w:lang w:val="es-CO"/>
        </w:rPr>
      </w:pPr>
      <w:bookmarkStart w:id="22" w:name="_Toc333053681"/>
      <w:bookmarkStart w:id="23" w:name="_Toc333653854"/>
      <w:r w:rsidRPr="00595763">
        <w:rPr>
          <w:rFonts w:ascii="Arial" w:hAnsi="Arial"/>
          <w:sz w:val="28"/>
          <w:lang w:val="es-CO"/>
        </w:rPr>
        <w:t xml:space="preserve">1.2 </w:t>
      </w:r>
      <w:bookmarkEnd w:id="22"/>
      <w:r w:rsidR="00944D00">
        <w:rPr>
          <w:rFonts w:ascii="Arial" w:hAnsi="Arial"/>
          <w:sz w:val="28"/>
          <w:lang w:val="es-CO"/>
        </w:rPr>
        <w:t>Evolución del Plan</w:t>
      </w:r>
      <w:bookmarkEnd w:id="23"/>
    </w:p>
    <w:p w14:paraId="0C8C9127" w14:textId="77777777" w:rsidR="00D9745F" w:rsidRPr="00595763" w:rsidRDefault="00D9745F" w:rsidP="00014AF3">
      <w:pPr>
        <w:jc w:val="both"/>
        <w:rPr>
          <w:rFonts w:ascii="Arial" w:hAnsi="Arial"/>
          <w:sz w:val="28"/>
          <w:lang w:val="es-CO"/>
        </w:rPr>
      </w:pPr>
    </w:p>
    <w:p w14:paraId="07A94DED" w14:textId="1A115070" w:rsidR="00D9745F" w:rsidRPr="00595763" w:rsidRDefault="00D9745F" w:rsidP="00014AF3">
      <w:pPr>
        <w:pStyle w:val="Ttulo1"/>
        <w:jc w:val="both"/>
        <w:rPr>
          <w:rFonts w:ascii="Arial" w:hAnsi="Arial"/>
          <w:lang w:val="es-CO"/>
        </w:rPr>
      </w:pPr>
      <w:bookmarkStart w:id="24" w:name="_Toc333053682"/>
      <w:bookmarkStart w:id="25" w:name="_Toc333653855"/>
      <w:r w:rsidRPr="00595763">
        <w:rPr>
          <w:rFonts w:ascii="Arial" w:hAnsi="Arial"/>
          <w:lang w:val="es-CO"/>
        </w:rPr>
        <w:t xml:space="preserve">2. </w:t>
      </w:r>
      <w:bookmarkEnd w:id="24"/>
      <w:r w:rsidR="00944D00">
        <w:rPr>
          <w:rFonts w:ascii="Arial" w:hAnsi="Arial"/>
          <w:lang w:val="es-CO"/>
        </w:rPr>
        <w:t>Referencias</w:t>
      </w:r>
      <w:bookmarkEnd w:id="25"/>
    </w:p>
    <w:p w14:paraId="051F3EE3" w14:textId="25478559" w:rsidR="00D9745F" w:rsidRPr="00595763" w:rsidRDefault="00D9745F" w:rsidP="00014AF3">
      <w:pPr>
        <w:pStyle w:val="Ttulo1"/>
        <w:jc w:val="both"/>
        <w:rPr>
          <w:rFonts w:ascii="Arial" w:hAnsi="Arial"/>
          <w:lang w:val="es-CO"/>
        </w:rPr>
      </w:pPr>
      <w:bookmarkStart w:id="26" w:name="_Toc333053683"/>
      <w:bookmarkStart w:id="27" w:name="_Toc333653856"/>
      <w:r w:rsidRPr="00595763">
        <w:rPr>
          <w:rFonts w:ascii="Arial" w:hAnsi="Arial"/>
          <w:lang w:val="es-CO"/>
        </w:rPr>
        <w:t xml:space="preserve">3. </w:t>
      </w:r>
      <w:bookmarkEnd w:id="26"/>
      <w:r w:rsidR="00895FEE">
        <w:rPr>
          <w:rFonts w:ascii="Arial" w:hAnsi="Arial"/>
          <w:lang w:val="es-CO"/>
        </w:rPr>
        <w:t>Definiciones</w:t>
      </w:r>
      <w:bookmarkEnd w:id="27"/>
    </w:p>
    <w:p w14:paraId="1ABC5060" w14:textId="65C9849A" w:rsidR="00D9745F" w:rsidRPr="00595763" w:rsidRDefault="00D9745F" w:rsidP="00014AF3">
      <w:pPr>
        <w:pStyle w:val="Ttulo1"/>
        <w:jc w:val="both"/>
        <w:rPr>
          <w:rFonts w:ascii="Arial" w:hAnsi="Arial"/>
          <w:lang w:val="es-CO"/>
        </w:rPr>
      </w:pPr>
      <w:bookmarkStart w:id="28" w:name="_Toc333653857"/>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28"/>
    </w:p>
    <w:p w14:paraId="45643869" w14:textId="1FCAF7CD" w:rsidR="00D9745F" w:rsidRDefault="00D9745F" w:rsidP="00014AF3">
      <w:pPr>
        <w:pStyle w:val="Ttulo2"/>
        <w:jc w:val="both"/>
        <w:rPr>
          <w:rFonts w:ascii="Arial" w:hAnsi="Arial"/>
          <w:sz w:val="28"/>
          <w:lang w:val="es-CO"/>
        </w:rPr>
      </w:pPr>
      <w:bookmarkStart w:id="29" w:name="_Toc333053685"/>
      <w:bookmarkStart w:id="30" w:name="_Toc333653858"/>
      <w:r w:rsidRPr="00595763">
        <w:rPr>
          <w:rFonts w:ascii="Arial" w:hAnsi="Arial"/>
          <w:sz w:val="28"/>
          <w:lang w:val="es-CO"/>
        </w:rPr>
        <w:t xml:space="preserve">4.1 </w:t>
      </w:r>
      <w:bookmarkEnd w:id="29"/>
      <w:r w:rsidR="00A94207">
        <w:rPr>
          <w:rFonts w:ascii="Arial" w:hAnsi="Arial"/>
          <w:sz w:val="28"/>
          <w:lang w:val="es-CO"/>
        </w:rPr>
        <w:t>Modelo de Procesos</w:t>
      </w:r>
      <w:bookmarkEnd w:id="30"/>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14:paraId="1DFB2F09" w14:textId="44717AC6" w:rsidR="00FA165F" w:rsidRPr="00D1232E" w:rsidRDefault="00E14404" w:rsidP="00014AF3">
      <w:pPr>
        <w:jc w:val="both"/>
        <w:rPr>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14:paraId="30D4DD33" w14:textId="489145F8" w:rsidR="00D9745F" w:rsidRPr="00595763" w:rsidRDefault="00D9745F" w:rsidP="00014AF3">
      <w:pPr>
        <w:pStyle w:val="Ttulo2"/>
        <w:jc w:val="both"/>
        <w:rPr>
          <w:rFonts w:ascii="Arial" w:hAnsi="Arial"/>
          <w:sz w:val="28"/>
          <w:lang w:val="es-CO"/>
        </w:rPr>
      </w:pPr>
      <w:bookmarkStart w:id="31" w:name="_Toc333053686"/>
      <w:bookmarkStart w:id="32" w:name="_Toc333653859"/>
      <w:r w:rsidRPr="00595763">
        <w:rPr>
          <w:rFonts w:ascii="Arial" w:hAnsi="Arial"/>
          <w:sz w:val="28"/>
          <w:lang w:val="es-CO"/>
        </w:rPr>
        <w:t xml:space="preserve">4.2 </w:t>
      </w:r>
      <w:r w:rsidR="00A94207" w:rsidRPr="00595763">
        <w:rPr>
          <w:rFonts w:ascii="Arial" w:hAnsi="Arial"/>
          <w:sz w:val="28"/>
          <w:lang w:val="es-CO"/>
        </w:rPr>
        <w:t>Plan</w:t>
      </w:r>
      <w:bookmarkEnd w:id="31"/>
      <w:r w:rsidR="00A94207">
        <w:rPr>
          <w:rFonts w:ascii="Arial" w:hAnsi="Arial"/>
          <w:sz w:val="28"/>
          <w:lang w:val="es-CO"/>
        </w:rPr>
        <w:t xml:space="preserve"> de Mejoramiento de Procesos</w:t>
      </w:r>
      <w:bookmarkEnd w:id="32"/>
    </w:p>
    <w:p w14:paraId="7136CB2F" w14:textId="1DB9C767" w:rsidR="00D9745F" w:rsidRPr="00595763" w:rsidRDefault="00D9745F" w:rsidP="00014AF3">
      <w:pPr>
        <w:pStyle w:val="Ttulo2"/>
        <w:jc w:val="both"/>
        <w:rPr>
          <w:rFonts w:ascii="Arial" w:hAnsi="Arial"/>
          <w:sz w:val="28"/>
          <w:lang w:val="es-CO"/>
        </w:rPr>
      </w:pPr>
      <w:bookmarkStart w:id="33" w:name="_Toc333053687"/>
      <w:bookmarkStart w:id="34" w:name="_Toc333653860"/>
      <w:r w:rsidRPr="00595763">
        <w:rPr>
          <w:rFonts w:ascii="Arial" w:hAnsi="Arial"/>
          <w:sz w:val="28"/>
          <w:lang w:val="es-CO"/>
        </w:rPr>
        <w:t xml:space="preserve">4.3 </w:t>
      </w:r>
      <w:r w:rsidR="009656CB" w:rsidRPr="00595763">
        <w:rPr>
          <w:rFonts w:ascii="Arial" w:hAnsi="Arial"/>
          <w:sz w:val="28"/>
          <w:lang w:val="es-CO"/>
        </w:rPr>
        <w:t>Plan</w:t>
      </w:r>
      <w:bookmarkEnd w:id="33"/>
      <w:r w:rsidR="009656CB" w:rsidRPr="00D53C37">
        <w:rPr>
          <w:rFonts w:ascii="Arial" w:hAnsi="Arial"/>
          <w:sz w:val="28"/>
          <w:lang w:val="es-CO"/>
        </w:rPr>
        <w:t xml:space="preserve"> de Infraestructura</w:t>
      </w:r>
      <w:bookmarkEnd w:id="34"/>
      <w:r w:rsidR="00C45E13" w:rsidRPr="00D53C37">
        <w:rPr>
          <w:rFonts w:ascii="Arial" w:hAnsi="Arial"/>
          <w:sz w:val="28"/>
          <w:lang w:val="es-CO"/>
        </w:rPr>
        <w:t xml:space="preserve"> </w:t>
      </w:r>
    </w:p>
    <w:p w14:paraId="3D8D0DC7" w14:textId="62B13067" w:rsidR="00B87FCF" w:rsidRPr="00595763" w:rsidRDefault="00B87FCF" w:rsidP="00014AF3">
      <w:pPr>
        <w:jc w:val="both"/>
        <w:rPr>
          <w:lang w:val="es-CO"/>
        </w:rPr>
      </w:pPr>
      <w:r w:rsidRPr="00595763">
        <w:rPr>
          <w:lang w:val="es-CO"/>
        </w:rPr>
        <w:t xml:space="preserve">El plan de instalación del producto se basa en las dotaciones físicas y de equipos, tanto hardware como software, que brindan la Pontificia Universidad Javeriana para el desarrollo de este proyecto, como se ve en la siguiente </w:t>
      </w:r>
      <w:hyperlink r:id="rId29" w:history="1">
        <w:r w:rsidRPr="00FA165F">
          <w:rPr>
            <w:rStyle w:val="Hipervnculo"/>
            <w:lang w:val="es-CO"/>
          </w:rPr>
          <w:t xml:space="preserve">figura </w:t>
        </w:r>
        <w:r w:rsidRPr="00FA165F">
          <w:rPr>
            <w:rStyle w:val="Hipervnculo"/>
          </w:rPr>
          <w:t>Infraestructural institucional</w:t>
        </w:r>
        <w:r w:rsidRPr="00FA165F">
          <w:rPr>
            <w:rStyle w:val="Hipervnculo"/>
            <w:lang w:val="es-CO"/>
          </w:rPr>
          <w:t>.</w:t>
        </w:r>
      </w:hyperlink>
    </w:p>
    <w:p w14:paraId="71F4206E" w14:textId="7B2128AD" w:rsidR="00B87FCF" w:rsidRPr="00595763" w:rsidRDefault="00B87FCF" w:rsidP="00014AF3">
      <w:pPr>
        <w:jc w:val="both"/>
        <w:rPr>
          <w:lang w:val="es-CO"/>
        </w:rPr>
      </w:pPr>
      <w:r w:rsidRPr="00595763">
        <w:rPr>
          <w:lang w:val="es-CO"/>
        </w:rPr>
        <w:t xml:space="preserve">El producto será desarrollado bajo los recursos tecnológicos que posee el grupo de desarrollo </w:t>
      </w:r>
      <w:proofErr w:type="spellStart"/>
      <w:r w:rsidRPr="00595763">
        <w:rPr>
          <w:lang w:val="es-CO"/>
        </w:rPr>
        <w:t>Fifth</w:t>
      </w:r>
      <w:proofErr w:type="spellEnd"/>
      <w:r w:rsidRPr="00595763">
        <w:rPr>
          <w:lang w:val="es-CO"/>
        </w:rPr>
        <w:t xml:space="preserve"> </w:t>
      </w:r>
      <w:proofErr w:type="spellStart"/>
      <w:r w:rsidRPr="00595763">
        <w:rPr>
          <w:lang w:val="es-CO"/>
        </w:rPr>
        <w:t>Floor</w:t>
      </w:r>
      <w:proofErr w:type="spellEnd"/>
      <w:r w:rsidRPr="00595763">
        <w:rPr>
          <w:lang w:val="es-CO"/>
        </w:rPr>
        <w:t xml:space="preserve"> Corp., ya que no se hará adquisición de estos para este desarrollo. En cuanto a las instalaciones físicas en las cuales se desarrollara y se harán las pruebas  al proyecto se encuentran los hogares de los integrantes del grupo teniendo en cuenta la disponibilidad de estos</w:t>
      </w:r>
      <w:r w:rsidR="006D6F62">
        <w:t xml:space="preserve"> (Ver figura </w:t>
      </w:r>
      <w:hyperlink r:id="rId30" w:history="1">
        <w:r w:rsidR="0090338D" w:rsidRPr="0090338D">
          <w:rPr>
            <w:rStyle w:val="Hipervnculo"/>
          </w:rPr>
          <w:t xml:space="preserve">Infraestructura de </w:t>
        </w:r>
        <w:proofErr w:type="spellStart"/>
        <w:r w:rsidR="0090338D" w:rsidRPr="0090338D">
          <w:rPr>
            <w:rStyle w:val="Hipervnculo"/>
          </w:rPr>
          <w:t>Fifth</w:t>
        </w:r>
        <w:proofErr w:type="spellEnd"/>
        <w:r w:rsidR="0090338D" w:rsidRPr="0090338D">
          <w:rPr>
            <w:rStyle w:val="Hipervnculo"/>
          </w:rPr>
          <w:t xml:space="preserve"> </w:t>
        </w:r>
        <w:proofErr w:type="spellStart"/>
        <w:r w:rsidR="0090338D" w:rsidRPr="0090338D">
          <w:rPr>
            <w:rStyle w:val="Hipervnculo"/>
          </w:rPr>
          <w:t>Floor</w:t>
        </w:r>
        <w:proofErr w:type="spellEnd"/>
      </w:hyperlink>
      <w:r w:rsidR="006D6F62">
        <w:t>)</w:t>
      </w:r>
      <w:r>
        <w:t xml:space="preserve">. </w:t>
      </w:r>
      <w:r w:rsidRPr="00595763">
        <w:rPr>
          <w:lang w:val="es-CO"/>
        </w:rPr>
        <w:t>También serán usadas las instalaciones de la universidad, en especial la sala de bases de datos, ya que este proyecto se esta desarrollando bajo</w:t>
      </w:r>
      <w:r w:rsidR="0090338D">
        <w:rPr>
          <w:lang w:val="es-CO"/>
        </w:rPr>
        <w:t xml:space="preserve"> la configuración de esta sala.</w:t>
      </w:r>
    </w:p>
    <w:p w14:paraId="5E1DCC39" w14:textId="65E1AB4F" w:rsidR="00F31C00" w:rsidRPr="00595763" w:rsidRDefault="00D9745F" w:rsidP="00014AF3">
      <w:pPr>
        <w:pStyle w:val="Ttulo2"/>
        <w:jc w:val="both"/>
        <w:rPr>
          <w:rFonts w:ascii="Arial" w:hAnsi="Arial"/>
          <w:sz w:val="28"/>
          <w:lang w:val="es-CO"/>
        </w:rPr>
      </w:pPr>
      <w:bookmarkStart w:id="35" w:name="_Toc333653861"/>
      <w:r w:rsidRPr="00D53C37">
        <w:rPr>
          <w:rFonts w:ascii="Arial" w:hAnsi="Arial"/>
          <w:sz w:val="28"/>
          <w:lang w:val="es-CO"/>
        </w:rPr>
        <w:lastRenderedPageBreak/>
        <w:t xml:space="preserve">4.4 </w:t>
      </w:r>
      <w:r w:rsidR="00403840" w:rsidRPr="00D53C37">
        <w:rPr>
          <w:rFonts w:ascii="Arial" w:hAnsi="Arial"/>
          <w:sz w:val="28"/>
          <w:lang w:val="es-CO"/>
        </w:rPr>
        <w:t>Métodos Herramientas y Técnicas</w:t>
      </w:r>
      <w:bookmarkEnd w:id="35"/>
    </w:p>
    <w:p w14:paraId="6421651E" w14:textId="59FE9F8F" w:rsidR="00F80307" w:rsidRPr="00595763" w:rsidRDefault="00476FC8" w:rsidP="00014AF3">
      <w:pPr>
        <w:pStyle w:val="Ttulo4"/>
        <w:jc w:val="both"/>
        <w:rPr>
          <w:lang w:val="es-CO"/>
        </w:rPr>
      </w:pPr>
      <w:r>
        <w:rPr>
          <w:lang w:val="es-CO"/>
        </w:rPr>
        <w:t xml:space="preserve">4.4.1 </w:t>
      </w:r>
      <w:bookmarkStart w:id="36" w:name="_Toc333053691"/>
      <w:r w:rsidR="00F80307" w:rsidRPr="00595763">
        <w:rPr>
          <w:lang w:val="es-CO"/>
        </w:rPr>
        <w:t>Herramientas de Software</w:t>
      </w:r>
      <w:bookmarkEnd w:id="36"/>
    </w:p>
    <w:p w14:paraId="1AB24752" w14:textId="77777777" w:rsidR="008B302E" w:rsidRPr="00595763" w:rsidRDefault="008B302E" w:rsidP="00014AF3">
      <w:pPr>
        <w:pStyle w:val="Ttulo5"/>
        <w:jc w:val="both"/>
        <w:rPr>
          <w:lang w:val="es-CO"/>
        </w:rPr>
      </w:pPr>
      <w:bookmarkStart w:id="37" w:name="_Toc333053692"/>
      <w:r w:rsidRPr="00595763">
        <w:rPr>
          <w:lang w:val="es-CO"/>
        </w:rPr>
        <w:t>Lenguajes de programación</w:t>
      </w:r>
      <w:bookmarkEnd w:id="37"/>
    </w:p>
    <w:p w14:paraId="4466E676" w14:textId="07085AE8" w:rsidR="008B302E" w:rsidRPr="00595763" w:rsidRDefault="00F063B1" w:rsidP="00014AF3">
      <w:pPr>
        <w:pStyle w:val="Prrafodelista"/>
        <w:numPr>
          <w:ilvl w:val="0"/>
          <w:numId w:val="23"/>
        </w:numPr>
        <w:jc w:val="both"/>
      </w:pPr>
      <w:r w:rsidRPr="00595763">
        <w:rPr>
          <w:lang w:val="es-CO"/>
        </w:rPr>
        <w:t>JavaScript</w:t>
      </w:r>
    </w:p>
    <w:p w14:paraId="765CC8A2" w14:textId="508E49C0"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w:t>
      </w:r>
      <w:r w:rsidR="00165D9B">
        <w:rPr>
          <w:lang w:val="es-CO"/>
        </w:rPr>
        <w:t xml:space="preserve">nombre a </w:t>
      </w:r>
      <w:proofErr w:type="spellStart"/>
      <w:r w:rsidR="00165D9B">
        <w:rPr>
          <w:lang w:val="es-CO"/>
        </w:rPr>
        <w:t>javascript</w:t>
      </w:r>
      <w:proofErr w:type="spellEnd"/>
      <w:r w:rsidR="00165D9B">
        <w:rPr>
          <w:lang w:val="es-CO"/>
        </w:rPr>
        <w:t xml:space="preserve"> por cuestiones de marketing.</w:t>
      </w:r>
    </w:p>
    <w:p w14:paraId="34919858" w14:textId="13544808" w:rsidR="00165D9B" w:rsidRDefault="00165D9B" w:rsidP="00014AF3">
      <w:pPr>
        <w:pStyle w:val="Prrafodelista"/>
        <w:numPr>
          <w:ilvl w:val="1"/>
          <w:numId w:val="23"/>
        </w:numPr>
        <w:jc w:val="both"/>
        <w:rPr>
          <w:lang w:val="es-CO"/>
        </w:rPr>
      </w:pPr>
      <w:commentRangeStart w:id="38"/>
      <w:r w:rsidRPr="00165D9B">
        <w:rPr>
          <w:lang w:val="es-CO"/>
        </w:rPr>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1"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38"/>
      <w:r w:rsidRPr="00165D9B">
        <w:rPr>
          <w:rStyle w:val="Refdecomentario"/>
        </w:rPr>
        <w:commentReference w:id="38"/>
      </w:r>
    </w:p>
    <w:p w14:paraId="38276CE4" w14:textId="77777777" w:rsidR="006C587B" w:rsidRPr="00165D9B" w:rsidRDefault="006C587B" w:rsidP="00014AF3">
      <w:pPr>
        <w:pStyle w:val="Prrafodelista"/>
        <w:ind w:left="1440"/>
        <w:jc w:val="both"/>
        <w:rPr>
          <w:lang w:val="es-CO"/>
        </w:rPr>
      </w:pPr>
    </w:p>
    <w:p w14:paraId="3AA41642" w14:textId="77777777" w:rsidR="005D7FA7" w:rsidRPr="00595763" w:rsidRDefault="005D7FA7" w:rsidP="00014AF3">
      <w:pPr>
        <w:pStyle w:val="Prrafodelista"/>
        <w:numPr>
          <w:ilvl w:val="0"/>
          <w:numId w:val="23"/>
        </w:numPr>
        <w:jc w:val="both"/>
      </w:pPr>
      <w:commentRangeStart w:id="39"/>
      <w:r w:rsidRPr="00595763">
        <w:rPr>
          <w:lang w:val="es-CO"/>
        </w:rPr>
        <w:t>C Sharp (C#)</w:t>
      </w:r>
      <w:commentRangeEnd w:id="39"/>
      <w:r w:rsidR="0040717F">
        <w:rPr>
          <w:rStyle w:val="Refdecomentario"/>
        </w:rPr>
        <w:commentReference w:id="39"/>
      </w:r>
    </w:p>
    <w:p w14:paraId="587D5304" w14:textId="4F2FA5CE"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 xml:space="preserve">orientado a objetos, fuertemente </w:t>
      </w:r>
      <w:proofErr w:type="spellStart"/>
      <w:r w:rsidR="002717D4">
        <w:rPr>
          <w:lang w:val="es-CO"/>
        </w:rPr>
        <w:t>tipado</w:t>
      </w:r>
      <w:proofErr w:type="spellEnd"/>
      <w:r w:rsidR="002717D4">
        <w:rPr>
          <w:lang w:val="es-CO"/>
        </w:rPr>
        <w:t>,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Ttulo5"/>
        <w:jc w:val="both"/>
      </w:pPr>
      <w:bookmarkStart w:id="40" w:name="_Toc333053693"/>
      <w:r w:rsidRPr="00595763">
        <w:rPr>
          <w:lang w:val="es-CO"/>
        </w:rPr>
        <w:t>Sistema Operativo</w:t>
      </w:r>
      <w:bookmarkEnd w:id="40"/>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Prrafodelista"/>
        <w:numPr>
          <w:ilvl w:val="0"/>
          <w:numId w:val="22"/>
        </w:numPr>
        <w:jc w:val="both"/>
      </w:pPr>
      <w:r w:rsidRPr="00595763">
        <w:rPr>
          <w:lang w:val="es-CO"/>
        </w:rPr>
        <w:t xml:space="preserve">Windows 7 </w:t>
      </w:r>
    </w:p>
    <w:p w14:paraId="5B2E1B0E" w14:textId="2504C675"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w:t>
      </w:r>
      <w:proofErr w:type="spellStart"/>
      <w:r>
        <w:rPr>
          <w:i/>
          <w:lang w:val="es-CO"/>
        </w:rPr>
        <w:t>Corporation</w:t>
      </w:r>
      <w:proofErr w:type="spellEnd"/>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Ttulo5"/>
        <w:jc w:val="both"/>
        <w:rPr>
          <w:lang w:val="es-CO"/>
        </w:rPr>
      </w:pPr>
      <w:bookmarkStart w:id="41" w:name="_Toc333053694"/>
      <w:r w:rsidRPr="00595763">
        <w:rPr>
          <w:lang w:val="es-CO"/>
        </w:rPr>
        <w:t xml:space="preserve">Entornos de </w:t>
      </w:r>
      <w:r w:rsidR="008B302E" w:rsidRPr="00595763">
        <w:rPr>
          <w:lang w:val="es-CO"/>
        </w:rPr>
        <w:t>Desarrollo (IDE)</w:t>
      </w:r>
      <w:bookmarkEnd w:id="41"/>
    </w:p>
    <w:p w14:paraId="06C89F42" w14:textId="77777777" w:rsidR="00FB711E" w:rsidRPr="00595763" w:rsidRDefault="004175B1" w:rsidP="00014AF3">
      <w:pPr>
        <w:pStyle w:val="Prrafodelista"/>
        <w:numPr>
          <w:ilvl w:val="0"/>
          <w:numId w:val="21"/>
        </w:numPr>
        <w:jc w:val="both"/>
      </w:pPr>
      <w:proofErr w:type="spellStart"/>
      <w:r w:rsidRPr="00595763">
        <w:rPr>
          <w:lang w:val="es-CO"/>
        </w:rPr>
        <w:t>Unity</w:t>
      </w:r>
      <w:proofErr w:type="spellEnd"/>
      <w:r w:rsidRPr="00595763">
        <w:rPr>
          <w:lang w:val="es-CO"/>
        </w:rPr>
        <w:t xml:space="preserve"> 3D</w:t>
      </w:r>
    </w:p>
    <w:p w14:paraId="689678CB" w14:textId="73E24548" w:rsidR="00F455FF" w:rsidRPr="00D53C37" w:rsidRDefault="00C50F9C" w:rsidP="00014AF3">
      <w:pPr>
        <w:pStyle w:val="Prrafodelista"/>
        <w:numPr>
          <w:ilvl w:val="1"/>
          <w:numId w:val="21"/>
        </w:numPr>
        <w:jc w:val="both"/>
        <w:rPr>
          <w:lang w:val="es-CO"/>
        </w:rPr>
      </w:pPr>
      <w:commentRangeStart w:id="42"/>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42"/>
      <w:r w:rsidR="00B75BE3">
        <w:rPr>
          <w:rStyle w:val="Refdecomentario"/>
        </w:rPr>
        <w:commentReference w:id="42"/>
      </w:r>
    </w:p>
    <w:p w14:paraId="59925522" w14:textId="77777777" w:rsidR="00941AC3" w:rsidRPr="00595763" w:rsidRDefault="00941AC3" w:rsidP="00014AF3">
      <w:pPr>
        <w:pStyle w:val="Prrafodelista"/>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Prrafodelista"/>
        <w:numPr>
          <w:ilvl w:val="1"/>
          <w:numId w:val="21"/>
        </w:numPr>
        <w:jc w:val="both"/>
        <w:rPr>
          <w:lang w:val="es-CO"/>
        </w:rPr>
      </w:pPr>
      <w:commentRangeStart w:id="43"/>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43"/>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43"/>
      </w:r>
    </w:p>
    <w:p w14:paraId="6AF5BCB4" w14:textId="77777777" w:rsidR="008830EB" w:rsidRDefault="008830EB" w:rsidP="00014AF3">
      <w:pPr>
        <w:pStyle w:val="Ttulo5"/>
        <w:jc w:val="both"/>
        <w:rPr>
          <w:lang w:val="es-CO"/>
        </w:rPr>
      </w:pPr>
      <w:r>
        <w:rPr>
          <w:lang w:val="es-CO"/>
        </w:rPr>
        <w:lastRenderedPageBreak/>
        <w:t>Bases de Datos</w:t>
      </w:r>
    </w:p>
    <w:p w14:paraId="5BBE403E" w14:textId="4CABE48D" w:rsidR="0027302C" w:rsidRDefault="008830EB" w:rsidP="00014AF3">
      <w:pPr>
        <w:pStyle w:val="Ttulo5"/>
        <w:numPr>
          <w:ilvl w:val="0"/>
          <w:numId w:val="30"/>
        </w:numPr>
        <w:jc w:val="both"/>
        <w:rPr>
          <w:lang w:val="es-CO"/>
        </w:rPr>
      </w:pPr>
      <w:proofErr w:type="spellStart"/>
      <w:r>
        <w:rPr>
          <w:lang w:val="es-CO"/>
        </w:rPr>
        <w:t>SqlDeveloper</w:t>
      </w:r>
      <w:proofErr w:type="spellEnd"/>
    </w:p>
    <w:p w14:paraId="796BCE89" w14:textId="7AFE2AC3" w:rsidR="0027302C" w:rsidRDefault="001F430B" w:rsidP="00014AF3">
      <w:pPr>
        <w:pStyle w:val="Prrafodelista"/>
        <w:numPr>
          <w:ilvl w:val="1"/>
          <w:numId w:val="30"/>
        </w:numPr>
        <w:jc w:val="both"/>
        <w:rPr>
          <w:lang w:val="es-CO"/>
        </w:rPr>
      </w:pPr>
      <w:commentRangeStart w:id="44"/>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44"/>
      <w:r w:rsidR="00FE0B3E">
        <w:rPr>
          <w:rStyle w:val="Refdecomentario"/>
        </w:rPr>
        <w:commentReference w:id="44"/>
      </w:r>
    </w:p>
    <w:p w14:paraId="177B3444" w14:textId="778A4934" w:rsidR="00FE0B3E" w:rsidRPr="00FE0B3E" w:rsidRDefault="00FE0B3E" w:rsidP="00014AF3">
      <w:pPr>
        <w:pStyle w:val="Prrafodelista"/>
        <w:numPr>
          <w:ilvl w:val="1"/>
          <w:numId w:val="30"/>
        </w:numPr>
        <w:jc w:val="both"/>
        <w:rPr>
          <w:lang w:val="en-US"/>
        </w:rPr>
      </w:pPr>
      <w:commentRangeStart w:id="45"/>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45"/>
      <w:r>
        <w:rPr>
          <w:rStyle w:val="Refdecomentario"/>
        </w:rPr>
        <w:commentReference w:id="45"/>
      </w:r>
    </w:p>
    <w:p w14:paraId="0354E76F" w14:textId="4AF85F4D" w:rsidR="00AC5A90" w:rsidRDefault="00FE0B3E" w:rsidP="00014AF3">
      <w:pPr>
        <w:pStyle w:val="Prrafodelista"/>
        <w:numPr>
          <w:ilvl w:val="0"/>
          <w:numId w:val="30"/>
        </w:numPr>
        <w:jc w:val="both"/>
        <w:rPr>
          <w:lang w:val="es-CO"/>
        </w:rPr>
      </w:pPr>
      <w:r>
        <w:rPr>
          <w:lang w:val="es-CO"/>
        </w:rPr>
        <w:t xml:space="preserve">SQL </w:t>
      </w:r>
      <w:proofErr w:type="spellStart"/>
      <w:r>
        <w:rPr>
          <w:lang w:val="es-CO"/>
        </w:rPr>
        <w:t>Developer</w:t>
      </w:r>
      <w:proofErr w:type="spellEnd"/>
      <w:r>
        <w:rPr>
          <w:lang w:val="es-CO"/>
        </w:rPr>
        <w:t xml:space="preserve"> </w:t>
      </w:r>
      <w:proofErr w:type="spellStart"/>
      <w:r w:rsidR="00AC5A90">
        <w:rPr>
          <w:lang w:val="es-CO"/>
        </w:rPr>
        <w:t>Datamodeler</w:t>
      </w:r>
      <w:proofErr w:type="spellEnd"/>
      <w:r w:rsidR="00AC5A90">
        <w:rPr>
          <w:lang w:val="es-CO"/>
        </w:rPr>
        <w:t xml:space="preserve"> </w:t>
      </w:r>
    </w:p>
    <w:p w14:paraId="1C8A4D53" w14:textId="7B4F881B" w:rsidR="0056115C" w:rsidRPr="00AC5A90" w:rsidRDefault="00335CB4" w:rsidP="00014AF3">
      <w:pPr>
        <w:pStyle w:val="Prrafodelista"/>
        <w:numPr>
          <w:ilvl w:val="1"/>
          <w:numId w:val="30"/>
        </w:numPr>
        <w:jc w:val="both"/>
        <w:rPr>
          <w:lang w:val="es-CO"/>
        </w:rPr>
      </w:pPr>
      <w:commentRangeStart w:id="46"/>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w:t>
      </w:r>
      <w:r w:rsidR="00F6477B">
        <w:rPr>
          <w:lang w:val="es-CO"/>
        </w:rPr>
        <w:t>entidad-relación, modelo lógico, y físico.</w:t>
      </w:r>
      <w:commentRangeEnd w:id="46"/>
      <w:r w:rsidR="00810DFF">
        <w:rPr>
          <w:rStyle w:val="Refdecomentario"/>
        </w:rPr>
        <w:commentReference w:id="46"/>
      </w:r>
    </w:p>
    <w:p w14:paraId="31114CEE" w14:textId="1FC9858C" w:rsidR="008830EB" w:rsidRPr="00595763" w:rsidRDefault="008830EB" w:rsidP="00014AF3">
      <w:pPr>
        <w:pStyle w:val="Ttulo5"/>
        <w:jc w:val="both"/>
        <w:rPr>
          <w:lang w:val="es-CO"/>
        </w:rPr>
      </w:pPr>
      <w:bookmarkStart w:id="47" w:name="_Toc333053695"/>
      <w:proofErr w:type="spellStart"/>
      <w:r w:rsidRPr="00595763">
        <w:rPr>
          <w:lang w:val="es-CO"/>
        </w:rPr>
        <w:t>Frameworks</w:t>
      </w:r>
      <w:bookmarkEnd w:id="47"/>
      <w:proofErr w:type="spellEnd"/>
      <w:r w:rsidRPr="00D53C37">
        <w:rPr>
          <w:lang w:val="es-CO"/>
        </w:rPr>
        <w:t>.</w:t>
      </w:r>
    </w:p>
    <w:p w14:paraId="5E25A876" w14:textId="6B343BC0" w:rsidR="008830EB" w:rsidRPr="00595763" w:rsidRDefault="00FE0B3E" w:rsidP="00014AF3">
      <w:pPr>
        <w:pStyle w:val="Sinespaciado"/>
        <w:numPr>
          <w:ilvl w:val="0"/>
          <w:numId w:val="29"/>
        </w:numPr>
        <w:jc w:val="both"/>
        <w:rPr>
          <w:lang w:val="es-CO"/>
        </w:rPr>
      </w:pPr>
      <w:proofErr w:type="spellStart"/>
      <w:r>
        <w:rPr>
          <w:lang w:val="es-CO"/>
        </w:rPr>
        <w:t>Dot</w:t>
      </w:r>
      <w:r w:rsidR="008830EB" w:rsidRPr="00D53C37">
        <w:rPr>
          <w:lang w:val="es-CO"/>
        </w:rPr>
        <w:t>Net</w:t>
      </w:r>
      <w:proofErr w:type="spellEnd"/>
      <w:r w:rsidR="008830EB" w:rsidRPr="00595763">
        <w:rPr>
          <w:lang w:val="es-CO"/>
        </w:rPr>
        <w:t xml:space="preserve"> Framework 4.0</w:t>
      </w:r>
    </w:p>
    <w:p w14:paraId="5D03ABC3" w14:textId="4AFBACD5"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Sinespaciado"/>
        <w:numPr>
          <w:ilvl w:val="1"/>
          <w:numId w:val="29"/>
        </w:numPr>
        <w:jc w:val="both"/>
        <w:rPr>
          <w:i/>
          <w:lang w:val="en-US"/>
        </w:rPr>
      </w:pPr>
      <w:commentRangeStart w:id="48"/>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48"/>
      <w:r>
        <w:rPr>
          <w:rStyle w:val="Refdecomentario"/>
        </w:rPr>
        <w:commentReference w:id="48"/>
      </w:r>
    </w:p>
    <w:p w14:paraId="00256179" w14:textId="77777777" w:rsidR="009367EE" w:rsidRPr="00595763" w:rsidRDefault="009367EE" w:rsidP="00014AF3">
      <w:pPr>
        <w:pStyle w:val="Ttulo5"/>
        <w:jc w:val="both"/>
        <w:rPr>
          <w:lang w:val="es-CO"/>
        </w:rPr>
      </w:pPr>
      <w:bookmarkStart w:id="49" w:name="_Toc333053696"/>
      <w:r w:rsidRPr="00595763">
        <w:rPr>
          <w:lang w:val="es-CO"/>
        </w:rPr>
        <w:t>Control de Versiones</w:t>
      </w:r>
      <w:bookmarkEnd w:id="49"/>
    </w:p>
    <w:p w14:paraId="35191834" w14:textId="77777777" w:rsidR="009367EE" w:rsidRPr="00595763" w:rsidRDefault="009367EE" w:rsidP="00014AF3">
      <w:pPr>
        <w:pStyle w:val="Prrafodelista"/>
        <w:numPr>
          <w:ilvl w:val="0"/>
          <w:numId w:val="19"/>
        </w:numPr>
        <w:jc w:val="both"/>
        <w:rPr>
          <w:rFonts w:ascii="Arial" w:hAnsi="Arial"/>
          <w:sz w:val="24"/>
          <w:lang w:val="es-CO"/>
        </w:rPr>
      </w:pPr>
      <w:proofErr w:type="spellStart"/>
      <w:r w:rsidRPr="00595763">
        <w:rPr>
          <w:lang w:val="es-CO"/>
        </w:rPr>
        <w:t>Git</w:t>
      </w:r>
      <w:proofErr w:type="spellEnd"/>
    </w:p>
    <w:p w14:paraId="73131DC3" w14:textId="7519EF49"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w:t>
      </w:r>
      <w:proofErr w:type="spellStart"/>
      <w:r w:rsidR="0054316A" w:rsidRPr="0090338D">
        <w:rPr>
          <w:lang w:val="es-CO"/>
        </w:rPr>
        <w:t>source</w:t>
      </w:r>
      <w:proofErr w:type="spellEnd"/>
      <w:r w:rsidR="0054316A" w:rsidRPr="0090338D">
        <w:rPr>
          <w:lang w:val="es-CO"/>
        </w:rPr>
        <w:t xml:space="preserve"> bajo un licenciamiento GNU/GPL v2</w:t>
      </w:r>
      <w:r w:rsidR="00C929F2" w:rsidRPr="0090338D">
        <w:rPr>
          <w:lang w:val="es-CO"/>
        </w:rPr>
        <w:t>.</w:t>
      </w:r>
    </w:p>
    <w:p w14:paraId="41F30D55" w14:textId="0B990466" w:rsidR="006E13F3" w:rsidRPr="003B7A3E" w:rsidRDefault="006E13F3" w:rsidP="00014AF3">
      <w:pPr>
        <w:pStyle w:val="Prrafodelista"/>
        <w:numPr>
          <w:ilvl w:val="1"/>
          <w:numId w:val="19"/>
        </w:numPr>
        <w:jc w:val="both"/>
        <w:rPr>
          <w:lang w:val="en-US"/>
        </w:rPr>
      </w:pPr>
      <w:commentRangeStart w:id="50"/>
      <w:r w:rsidRPr="0090338D">
        <w:t> </w:t>
      </w:r>
      <w:r w:rsidRPr="003B7A3E">
        <w:rPr>
          <w:lang w:val="en-US"/>
        </w:rPr>
        <w:t xml:space="preserve">It outclasses SCM tools like Subversion, CVS, Perforce, and </w:t>
      </w:r>
      <w:proofErr w:type="spellStart"/>
      <w:r w:rsidRPr="003B7A3E">
        <w:rPr>
          <w:lang w:val="en-US"/>
        </w:rPr>
        <w:t>ClearCase</w:t>
      </w:r>
      <w:proofErr w:type="spellEnd"/>
      <w:r w:rsidRPr="003B7A3E">
        <w:rPr>
          <w:lang w:val="en-US"/>
        </w:rPr>
        <w:t xml:space="preserve"> with features like </w:t>
      </w:r>
      <w:hyperlink r:id="rId32" w:history="1">
        <w:r w:rsidRPr="003B7A3E">
          <w:rPr>
            <w:lang w:val="en-US"/>
          </w:rPr>
          <w:t>cheap local branching</w:t>
        </w:r>
      </w:hyperlink>
      <w:r w:rsidRPr="003B7A3E">
        <w:rPr>
          <w:lang w:val="en-US"/>
        </w:rPr>
        <w:t xml:space="preserve">, </w:t>
      </w:r>
      <w:proofErr w:type="spellStart"/>
      <w:r w:rsidRPr="003B7A3E">
        <w:rPr>
          <w:lang w:val="en-US"/>
        </w:rPr>
        <w:t>convenient</w:t>
      </w:r>
      <w:hyperlink r:id="rId33" w:history="1">
        <w:r w:rsidRPr="003B7A3E">
          <w:rPr>
            <w:lang w:val="en-US"/>
          </w:rPr>
          <w:t>staging</w:t>
        </w:r>
        <w:proofErr w:type="spellEnd"/>
        <w:r w:rsidRPr="003B7A3E">
          <w:rPr>
            <w:lang w:val="en-US"/>
          </w:rPr>
          <w:t xml:space="preserve"> areas</w:t>
        </w:r>
      </w:hyperlink>
      <w:r w:rsidRPr="003B7A3E">
        <w:rPr>
          <w:lang w:val="en-US"/>
        </w:rPr>
        <w:t>, and </w:t>
      </w:r>
      <w:hyperlink r:id="rId34" w:history="1">
        <w:r w:rsidRPr="003B7A3E">
          <w:rPr>
            <w:lang w:val="en-US"/>
          </w:rPr>
          <w:t>multiple workflows</w:t>
        </w:r>
      </w:hyperlink>
      <w:r w:rsidRPr="003B7A3E">
        <w:rPr>
          <w:lang w:val="en-US"/>
        </w:rPr>
        <w:t>.</w:t>
      </w:r>
      <w:commentRangeEnd w:id="50"/>
      <w:r w:rsidRPr="0090338D">
        <w:rPr>
          <w:lang w:val="es-CO"/>
        </w:rPr>
        <w:commentReference w:id="50"/>
      </w:r>
    </w:p>
    <w:p w14:paraId="1EC2540B" w14:textId="77777777" w:rsidR="007B0672" w:rsidRPr="00595763" w:rsidRDefault="007B0672" w:rsidP="00014AF3">
      <w:pPr>
        <w:pStyle w:val="Ttulo5"/>
        <w:jc w:val="both"/>
        <w:rPr>
          <w:lang w:val="es-CO"/>
        </w:rPr>
      </w:pPr>
      <w:bookmarkStart w:id="51" w:name="_Toc333053697"/>
      <w:r w:rsidRPr="00595763">
        <w:rPr>
          <w:lang w:val="es-CO"/>
        </w:rPr>
        <w:t>Herramientas CASE</w:t>
      </w:r>
      <w:bookmarkEnd w:id="51"/>
    </w:p>
    <w:p w14:paraId="201EE0FF" w14:textId="77777777" w:rsidR="007B0672" w:rsidRPr="00595763" w:rsidRDefault="007B0672" w:rsidP="00014AF3">
      <w:pPr>
        <w:pStyle w:val="Prrafodelista"/>
        <w:numPr>
          <w:ilvl w:val="0"/>
          <w:numId w:val="18"/>
        </w:numPr>
        <w:jc w:val="both"/>
      </w:pPr>
      <w:r w:rsidRPr="00595763">
        <w:rPr>
          <w:lang w:val="es-CO"/>
        </w:rPr>
        <w:t xml:space="preserve">Enterprise </w:t>
      </w:r>
      <w:proofErr w:type="spellStart"/>
      <w:r w:rsidRPr="00595763">
        <w:rPr>
          <w:lang w:val="es-CO"/>
        </w:rPr>
        <w:t>Architect</w:t>
      </w:r>
      <w:proofErr w:type="spellEnd"/>
    </w:p>
    <w:p w14:paraId="003610A8" w14:textId="015199DD" w:rsidR="00C777A0" w:rsidRDefault="00C777A0" w:rsidP="00014AF3">
      <w:pPr>
        <w:pStyle w:val="Prrafodelista"/>
        <w:numPr>
          <w:ilvl w:val="1"/>
          <w:numId w:val="18"/>
        </w:numPr>
        <w:jc w:val="both"/>
        <w:rPr>
          <w:lang w:val="es-CO"/>
        </w:rPr>
      </w:pPr>
      <w:commentRangeStart w:id="52"/>
      <w:r>
        <w:rPr>
          <w:lang w:val="es-CO"/>
        </w:rPr>
        <w:t>Herramienta utilizada para el proceso de diseño del proyecto, basada en el estándar UML.</w:t>
      </w:r>
      <w:commentRangeEnd w:id="52"/>
      <w:r>
        <w:rPr>
          <w:rStyle w:val="Refdecomentario"/>
        </w:rPr>
        <w:commentReference w:id="52"/>
      </w:r>
    </w:p>
    <w:p w14:paraId="4E2B9BB0" w14:textId="59E3B9E1" w:rsidR="00B477EF" w:rsidRPr="00D53C37" w:rsidRDefault="00B477EF" w:rsidP="00014AF3">
      <w:pPr>
        <w:pStyle w:val="Prrafodelista"/>
        <w:numPr>
          <w:ilvl w:val="0"/>
          <w:numId w:val="18"/>
        </w:numPr>
        <w:jc w:val="both"/>
        <w:rPr>
          <w:lang w:val="es-CO"/>
        </w:rPr>
      </w:pPr>
      <w:commentRangeStart w:id="53"/>
      <w:r>
        <w:rPr>
          <w:lang w:val="es-CO"/>
        </w:rPr>
        <w:t>Falta</w:t>
      </w:r>
      <w:commentRangeEnd w:id="53"/>
      <w:r>
        <w:rPr>
          <w:rStyle w:val="Refdecomentario"/>
        </w:rPr>
        <w:commentReference w:id="53"/>
      </w:r>
    </w:p>
    <w:p w14:paraId="5BAA568D" w14:textId="77777777" w:rsidR="00B424C3" w:rsidRPr="00595763" w:rsidRDefault="006621FD" w:rsidP="00014AF3">
      <w:pPr>
        <w:pStyle w:val="Ttulo5"/>
        <w:jc w:val="both"/>
        <w:rPr>
          <w:lang w:val="es-CO"/>
        </w:rPr>
      </w:pPr>
      <w:bookmarkStart w:id="54" w:name="_Toc333053698"/>
      <w:r w:rsidRPr="00595763">
        <w:rPr>
          <w:lang w:val="es-CO"/>
        </w:rPr>
        <w:t>Diseño de Interfaz</w:t>
      </w:r>
      <w:bookmarkEnd w:id="54"/>
    </w:p>
    <w:p w14:paraId="30C736BD" w14:textId="77777777" w:rsidR="007A7790" w:rsidRPr="00595763" w:rsidRDefault="007A7790" w:rsidP="00014AF3">
      <w:pPr>
        <w:pStyle w:val="Prrafodelista"/>
        <w:numPr>
          <w:ilvl w:val="0"/>
          <w:numId w:val="16"/>
        </w:numPr>
        <w:jc w:val="both"/>
      </w:pPr>
      <w:r w:rsidRPr="00595763">
        <w:rPr>
          <w:lang w:val="es-CO"/>
        </w:rPr>
        <w:t>Adobe Suite CS6</w:t>
      </w:r>
    </w:p>
    <w:p w14:paraId="44301178" w14:textId="6D4B5194"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Prrafodelista"/>
        <w:numPr>
          <w:ilvl w:val="0"/>
          <w:numId w:val="16"/>
        </w:numPr>
        <w:jc w:val="both"/>
      </w:pPr>
      <w:r w:rsidRPr="00595763">
        <w:rPr>
          <w:lang w:val="es-CO"/>
        </w:rPr>
        <w:t>Maya 3d</w:t>
      </w:r>
    </w:p>
    <w:p w14:paraId="7D85914C" w14:textId="14941F04" w:rsidR="00A33BDE" w:rsidRPr="00D53C37" w:rsidRDefault="00A33BDE" w:rsidP="00014AF3">
      <w:pPr>
        <w:pStyle w:val="Prrafodelista"/>
        <w:numPr>
          <w:ilvl w:val="1"/>
          <w:numId w:val="16"/>
        </w:numPr>
        <w:jc w:val="both"/>
        <w:rPr>
          <w:lang w:val="es-CO"/>
        </w:rPr>
      </w:pPr>
      <w:r>
        <w:rPr>
          <w:lang w:val="es-CO"/>
        </w:rPr>
        <w:lastRenderedPageBreak/>
        <w:t xml:space="preserve">Es un Modelador y animador en tercera dimensión (3D), perteneciente a la suite de </w:t>
      </w:r>
      <w:proofErr w:type="spellStart"/>
      <w:r>
        <w:rPr>
          <w:lang w:val="es-CO"/>
        </w:rPr>
        <w:t>autodesk</w:t>
      </w:r>
      <w:proofErr w:type="spellEnd"/>
      <w:r>
        <w:rPr>
          <w:lang w:val="es-CO"/>
        </w:rPr>
        <w:t>.</w:t>
      </w:r>
    </w:p>
    <w:p w14:paraId="3FCA57D3" w14:textId="77777777" w:rsidR="008B302E" w:rsidRPr="00595763" w:rsidRDefault="008B302E" w:rsidP="00014AF3">
      <w:pPr>
        <w:pStyle w:val="Ttulo5"/>
        <w:jc w:val="both"/>
        <w:rPr>
          <w:lang w:val="es-CO"/>
        </w:rPr>
      </w:pPr>
      <w:r w:rsidRPr="00595763">
        <w:rPr>
          <w:lang w:val="es-CO"/>
        </w:rPr>
        <w:t>Utilidades</w:t>
      </w:r>
    </w:p>
    <w:p w14:paraId="509822A0" w14:textId="4DE52584" w:rsidR="009367EE" w:rsidRPr="00595763" w:rsidRDefault="00403840" w:rsidP="00014AF3">
      <w:pPr>
        <w:pStyle w:val="Prrafodelista"/>
        <w:numPr>
          <w:ilvl w:val="0"/>
          <w:numId w:val="16"/>
        </w:numPr>
        <w:jc w:val="both"/>
        <w:rPr>
          <w:lang w:val="es-CO"/>
        </w:rPr>
      </w:pPr>
      <w:proofErr w:type="spellStart"/>
      <w:r w:rsidRPr="00D53C37">
        <w:rPr>
          <w:lang w:val="es-CO"/>
        </w:rPr>
        <w:t>Beyond</w:t>
      </w:r>
      <w:proofErr w:type="spellEnd"/>
      <w:r w:rsidRPr="00D53C37">
        <w:rPr>
          <w:lang w:val="es-CO"/>
        </w:rPr>
        <w:t xml:space="preserve"> Compare v3</w:t>
      </w:r>
    </w:p>
    <w:p w14:paraId="77754052" w14:textId="77777777" w:rsidR="009367EE" w:rsidRPr="00595763" w:rsidRDefault="009367EE" w:rsidP="00014AF3">
      <w:pPr>
        <w:pStyle w:val="Prrafodelista"/>
        <w:numPr>
          <w:ilvl w:val="0"/>
          <w:numId w:val="16"/>
        </w:numPr>
        <w:jc w:val="both"/>
        <w:rPr>
          <w:lang w:val="es-CO"/>
        </w:rPr>
      </w:pPr>
      <w:proofErr w:type="spellStart"/>
      <w:r w:rsidRPr="00595763">
        <w:rPr>
          <w:lang w:val="es-CO"/>
        </w:rPr>
        <w:t>Edraw</w:t>
      </w:r>
      <w:proofErr w:type="spellEnd"/>
    </w:p>
    <w:p w14:paraId="68316EB7" w14:textId="77777777" w:rsidR="009367EE" w:rsidRPr="00595763" w:rsidRDefault="009367EE" w:rsidP="00014AF3">
      <w:pPr>
        <w:pStyle w:val="Prrafodelista"/>
        <w:numPr>
          <w:ilvl w:val="0"/>
          <w:numId w:val="16"/>
        </w:numPr>
        <w:jc w:val="both"/>
        <w:rPr>
          <w:lang w:val="es-CO"/>
        </w:rPr>
      </w:pPr>
      <w:r w:rsidRPr="00595763">
        <w:rPr>
          <w:lang w:val="es-CO"/>
        </w:rPr>
        <w:t>Adobe Reader</w:t>
      </w:r>
    </w:p>
    <w:p w14:paraId="4B715618" w14:textId="77777777" w:rsidR="009367EE" w:rsidRPr="00595763" w:rsidRDefault="007B0672" w:rsidP="00014AF3">
      <w:pPr>
        <w:pStyle w:val="Prrafodelista"/>
        <w:numPr>
          <w:ilvl w:val="0"/>
          <w:numId w:val="16"/>
        </w:numPr>
        <w:jc w:val="both"/>
      </w:pPr>
      <w:proofErr w:type="spellStart"/>
      <w:r w:rsidRPr="00595763">
        <w:rPr>
          <w:lang w:val="es-CO"/>
        </w:rPr>
        <w:t>Maniac</w:t>
      </w:r>
      <w:proofErr w:type="spellEnd"/>
      <w:r w:rsidRPr="00595763">
        <w:rPr>
          <w:lang w:val="es-CO"/>
        </w:rPr>
        <w:t xml:space="preserve"> Time</w:t>
      </w:r>
    </w:p>
    <w:p w14:paraId="05D12BA6" w14:textId="68D41724" w:rsidR="006247A7" w:rsidRPr="00D53C37" w:rsidRDefault="00C51FC3" w:rsidP="00014AF3">
      <w:pPr>
        <w:pStyle w:val="Prrafodelista"/>
        <w:numPr>
          <w:ilvl w:val="1"/>
          <w:numId w:val="16"/>
        </w:numPr>
        <w:jc w:val="both"/>
        <w:rPr>
          <w:lang w:val="es-CO"/>
        </w:rPr>
      </w:pPr>
      <w:r>
        <w:rPr>
          <w:lang w:val="es-CO"/>
        </w:rPr>
        <w:t xml:space="preserve">Herramienta “Time </w:t>
      </w:r>
      <w:proofErr w:type="spellStart"/>
      <w:r>
        <w:rPr>
          <w:lang w:val="es-CO"/>
        </w:rPr>
        <w:t>T</w:t>
      </w:r>
      <w:r w:rsidR="006247A7">
        <w:rPr>
          <w:lang w:val="es-CO"/>
        </w:rPr>
        <w:t>racker</w:t>
      </w:r>
      <w:proofErr w:type="spellEnd"/>
      <w:r w:rsidR="006247A7">
        <w:rPr>
          <w:lang w:val="es-CO"/>
        </w:rPr>
        <w:t xml:space="preserve">”, la cual permite el </w:t>
      </w:r>
    </w:p>
    <w:p w14:paraId="5600BAF9" w14:textId="77777777" w:rsidR="007B0672" w:rsidRPr="00595763" w:rsidRDefault="00B424C3" w:rsidP="00014AF3">
      <w:pPr>
        <w:pStyle w:val="Prrafodelista"/>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Prrafodelista"/>
        <w:numPr>
          <w:ilvl w:val="0"/>
          <w:numId w:val="16"/>
        </w:numPr>
        <w:jc w:val="both"/>
        <w:rPr>
          <w:lang w:val="es-CO"/>
        </w:rPr>
      </w:pPr>
      <w:proofErr w:type="spellStart"/>
      <w:r w:rsidRPr="00595763">
        <w:rPr>
          <w:lang w:val="es-CO"/>
        </w:rPr>
        <w:t>Skype</w:t>
      </w:r>
      <w:proofErr w:type="spellEnd"/>
    </w:p>
    <w:p w14:paraId="126CF295" w14:textId="760ADEE9" w:rsidR="00A3273C" w:rsidRDefault="00A3273C" w:rsidP="00014AF3">
      <w:pPr>
        <w:pStyle w:val="Prrafodelista"/>
        <w:numPr>
          <w:ilvl w:val="0"/>
          <w:numId w:val="16"/>
        </w:numPr>
        <w:jc w:val="both"/>
        <w:rPr>
          <w:lang w:val="es-CO"/>
        </w:rPr>
      </w:pPr>
      <w:proofErr w:type="spellStart"/>
      <w:r w:rsidRPr="00595763">
        <w:rPr>
          <w:lang w:val="es-CO"/>
        </w:rPr>
        <w:t>Dropbox</w:t>
      </w:r>
      <w:proofErr w:type="spellEnd"/>
    </w:p>
    <w:p w14:paraId="65D7BDBB" w14:textId="337C6FC0" w:rsidR="00B477EF" w:rsidRPr="00595763" w:rsidRDefault="00B477EF" w:rsidP="00014AF3">
      <w:pPr>
        <w:pStyle w:val="Prrafodelista"/>
        <w:numPr>
          <w:ilvl w:val="0"/>
          <w:numId w:val="16"/>
        </w:numPr>
        <w:jc w:val="both"/>
        <w:rPr>
          <w:lang w:val="es-CO"/>
        </w:rPr>
      </w:pPr>
      <w:commentRangeStart w:id="55"/>
      <w:r>
        <w:rPr>
          <w:lang w:val="es-CO"/>
        </w:rPr>
        <w:t xml:space="preserve">Falta </w:t>
      </w:r>
      <w:commentRangeEnd w:id="55"/>
      <w:r>
        <w:rPr>
          <w:rStyle w:val="Refdecomentario"/>
        </w:rPr>
        <w:commentReference w:id="55"/>
      </w:r>
    </w:p>
    <w:p w14:paraId="78A2ECBB" w14:textId="661A9D66" w:rsidR="00A3273C" w:rsidRPr="00595763" w:rsidRDefault="00A3273C" w:rsidP="00014AF3">
      <w:pPr>
        <w:pStyle w:val="Ttulo5"/>
        <w:jc w:val="both"/>
        <w:rPr>
          <w:lang w:val="es-CO"/>
        </w:rPr>
      </w:pPr>
      <w:bookmarkStart w:id="56" w:name="_Toc333053699"/>
      <w:r w:rsidRPr="00595763">
        <w:rPr>
          <w:lang w:val="es-CO"/>
        </w:rPr>
        <w:t xml:space="preserve">Listas de </w:t>
      </w:r>
      <w:r w:rsidR="006C12CB" w:rsidRPr="00595763">
        <w:rPr>
          <w:lang w:val="es-CO"/>
        </w:rPr>
        <w:t>Distribución</w:t>
      </w:r>
      <w:r w:rsidRPr="00595763">
        <w:rPr>
          <w:lang w:val="es-CO"/>
        </w:rPr>
        <w:t xml:space="preserve"> de Correos</w:t>
      </w:r>
      <w:bookmarkEnd w:id="56"/>
    </w:p>
    <w:p w14:paraId="23E7CBC2" w14:textId="1A16768D" w:rsidR="00A3273C" w:rsidRPr="00595763" w:rsidRDefault="00A3273C" w:rsidP="00014AF3">
      <w:pPr>
        <w:pStyle w:val="Prrafodelista"/>
        <w:numPr>
          <w:ilvl w:val="0"/>
          <w:numId w:val="17"/>
        </w:numPr>
        <w:jc w:val="both"/>
      </w:pPr>
      <w:r w:rsidRPr="00595763">
        <w:rPr>
          <w:lang w:val="es-CO"/>
        </w:rPr>
        <w:t xml:space="preserve">Google </w:t>
      </w:r>
      <w:proofErr w:type="spellStart"/>
      <w:r w:rsidRPr="00595763">
        <w:rPr>
          <w:lang w:val="es-CO"/>
        </w:rPr>
        <w:t>Groups</w:t>
      </w:r>
      <w:proofErr w:type="spellEnd"/>
    </w:p>
    <w:p w14:paraId="5A63CA40" w14:textId="7B08F851"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Ttulo4"/>
        <w:jc w:val="both"/>
        <w:rPr>
          <w:lang w:val="es-CO"/>
        </w:rPr>
      </w:pPr>
      <w:r>
        <w:rPr>
          <w:lang w:val="es-CO"/>
        </w:rPr>
        <w:t xml:space="preserve">4.4.2 </w:t>
      </w:r>
      <w:bookmarkStart w:id="57" w:name="_Toc333053700"/>
      <w:r w:rsidR="00D32D4B" w:rsidRPr="00595763">
        <w:rPr>
          <w:lang w:val="es-CO"/>
        </w:rPr>
        <w:t>Herramientas de Hardware</w:t>
      </w:r>
      <w:bookmarkEnd w:id="57"/>
    </w:p>
    <w:p w14:paraId="64435F03" w14:textId="77777777" w:rsidR="005D0723" w:rsidRPr="00595763" w:rsidRDefault="005D0723" w:rsidP="00014AF3">
      <w:pPr>
        <w:pStyle w:val="Prrafodelista"/>
        <w:numPr>
          <w:ilvl w:val="0"/>
          <w:numId w:val="17"/>
        </w:numPr>
        <w:jc w:val="both"/>
        <w:rPr>
          <w:lang w:val="es-CO"/>
        </w:rPr>
      </w:pPr>
      <w:r w:rsidRPr="00595763">
        <w:rPr>
          <w:lang w:val="es-CO"/>
        </w:rPr>
        <w:t>Laptops</w:t>
      </w:r>
    </w:p>
    <w:p w14:paraId="32F95491" w14:textId="40A33A4C" w:rsidR="000E1D77" w:rsidRDefault="000E1D77" w:rsidP="00014AF3">
      <w:pPr>
        <w:pStyle w:val="Prrafodelista"/>
        <w:numPr>
          <w:ilvl w:val="1"/>
          <w:numId w:val="17"/>
        </w:numPr>
        <w:jc w:val="both"/>
        <w:rPr>
          <w:lang w:val="es-CO"/>
        </w:rPr>
      </w:pPr>
      <w:r>
        <w:rPr>
          <w:lang w:val="es-CO"/>
        </w:rPr>
        <w:t xml:space="preserve">HP </w:t>
      </w:r>
      <w:proofErr w:type="spellStart"/>
      <w:r>
        <w:rPr>
          <w:lang w:val="es-CO"/>
        </w:rPr>
        <w:t>Pavilion</w:t>
      </w:r>
      <w:proofErr w:type="spellEnd"/>
      <w:r>
        <w:rPr>
          <w:lang w:val="es-CO"/>
        </w:rPr>
        <w:t xml:space="preserve"> </w:t>
      </w:r>
      <w:r w:rsidR="00DC7D13">
        <w:rPr>
          <w:lang w:val="es-CO"/>
        </w:rPr>
        <w:t>dv4-1430us.</w:t>
      </w:r>
    </w:p>
    <w:p w14:paraId="19FEFBF7" w14:textId="6C60EAAD"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Prrafodelista"/>
        <w:numPr>
          <w:ilvl w:val="1"/>
          <w:numId w:val="17"/>
        </w:numPr>
        <w:jc w:val="both"/>
        <w:rPr>
          <w:lang w:val="en-US"/>
        </w:rPr>
      </w:pPr>
      <w:r w:rsidRPr="00BA0D9D">
        <w:rPr>
          <w:lang w:val="en-US"/>
        </w:rPr>
        <w:t>Mac Book Pro Retina MID-2012</w:t>
      </w:r>
    </w:p>
    <w:p w14:paraId="7EE7ACBE" w14:textId="1F978AEE" w:rsidR="0083689C" w:rsidRDefault="0083689C" w:rsidP="00014AF3">
      <w:pPr>
        <w:pStyle w:val="Prrafodelista"/>
        <w:numPr>
          <w:ilvl w:val="1"/>
          <w:numId w:val="17"/>
        </w:numPr>
        <w:jc w:val="both"/>
        <w:rPr>
          <w:lang w:val="en-US"/>
        </w:rPr>
      </w:pPr>
      <w:r>
        <w:rPr>
          <w:lang w:val="en-US"/>
        </w:rPr>
        <w:t>HP Pavilion dv2420la</w:t>
      </w:r>
    </w:p>
    <w:p w14:paraId="18DADE86" w14:textId="13B9948C" w:rsidR="0083689C" w:rsidRPr="00BA0D9D" w:rsidRDefault="0083689C" w:rsidP="00014AF3">
      <w:pPr>
        <w:pStyle w:val="Prrafodelista"/>
        <w:numPr>
          <w:ilvl w:val="1"/>
          <w:numId w:val="17"/>
        </w:numPr>
        <w:jc w:val="both"/>
        <w:rPr>
          <w:lang w:val="en-US"/>
        </w:rPr>
      </w:pPr>
      <w:r>
        <w:rPr>
          <w:lang w:val="en-US"/>
        </w:rPr>
        <w:t>ASUS u46E</w:t>
      </w:r>
    </w:p>
    <w:p w14:paraId="57C0E633" w14:textId="0765731E" w:rsidR="00941AC3" w:rsidRPr="0090338D" w:rsidRDefault="000E1D77" w:rsidP="00014AF3">
      <w:pPr>
        <w:pStyle w:val="Prrafodelista"/>
        <w:numPr>
          <w:ilvl w:val="0"/>
          <w:numId w:val="17"/>
        </w:numPr>
        <w:jc w:val="both"/>
        <w:rPr>
          <w:lang w:val="es-CO"/>
        </w:rPr>
      </w:pPr>
      <w:r>
        <w:rPr>
          <w:lang w:val="es-CO"/>
        </w:rPr>
        <w:t xml:space="preserve">Pen Tablet para diseño </w:t>
      </w:r>
      <w:proofErr w:type="spellStart"/>
      <w:r w:rsidR="00B715B9">
        <w:rPr>
          <w:lang w:val="es-CO"/>
        </w:rPr>
        <w:t>Genius</w:t>
      </w:r>
      <w:proofErr w:type="spellEnd"/>
      <w:r>
        <w:rPr>
          <w:lang w:val="es-CO"/>
        </w:rPr>
        <w:t xml:space="preserve"> i608.</w:t>
      </w:r>
    </w:p>
    <w:p w14:paraId="370B3376" w14:textId="437B08C0" w:rsidR="001B342C" w:rsidRPr="00595763" w:rsidRDefault="00D9745F" w:rsidP="00014AF3">
      <w:pPr>
        <w:pStyle w:val="Ttulo2"/>
        <w:jc w:val="both"/>
        <w:rPr>
          <w:lang w:val="es-CO"/>
        </w:rPr>
      </w:pPr>
      <w:bookmarkStart w:id="58"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58"/>
    </w:p>
    <w:p w14:paraId="43C1FFAC" w14:textId="03A02B8B" w:rsidR="00D9745F" w:rsidRPr="00595763" w:rsidRDefault="00D9745F" w:rsidP="00014AF3">
      <w:pPr>
        <w:pStyle w:val="Ttulo2"/>
        <w:jc w:val="both"/>
        <w:rPr>
          <w:rFonts w:ascii="Arial" w:hAnsi="Arial"/>
          <w:sz w:val="28"/>
          <w:lang w:val="es-CO"/>
        </w:rPr>
      </w:pPr>
      <w:bookmarkStart w:id="59" w:name="_Toc333053702"/>
      <w:bookmarkStart w:id="60" w:name="_Toc333653864"/>
      <w:r w:rsidRPr="00595763">
        <w:rPr>
          <w:rFonts w:ascii="Arial" w:hAnsi="Arial"/>
          <w:sz w:val="28"/>
          <w:lang w:val="es-CO"/>
        </w:rPr>
        <w:t xml:space="preserve">4.6 </w:t>
      </w:r>
      <w:bookmarkEnd w:id="59"/>
      <w:r w:rsidR="001D238D">
        <w:rPr>
          <w:rFonts w:ascii="Arial" w:hAnsi="Arial"/>
          <w:sz w:val="28"/>
          <w:lang w:val="es-CO"/>
        </w:rPr>
        <w:t>Organización</w:t>
      </w:r>
      <w:r w:rsidR="00A33432">
        <w:rPr>
          <w:rFonts w:ascii="Arial" w:hAnsi="Arial"/>
          <w:sz w:val="28"/>
          <w:lang w:val="es-CO"/>
        </w:rPr>
        <w:t xml:space="preserve"> del Proyecto</w:t>
      </w:r>
      <w:bookmarkEnd w:id="60"/>
    </w:p>
    <w:p w14:paraId="047A401B" w14:textId="32B3172A" w:rsidR="00D9745F" w:rsidRPr="00595763" w:rsidRDefault="00D9745F" w:rsidP="00014AF3">
      <w:pPr>
        <w:pStyle w:val="Ttulo3"/>
        <w:jc w:val="both"/>
        <w:rPr>
          <w:rFonts w:ascii="Arial" w:hAnsi="Arial"/>
          <w:sz w:val="28"/>
          <w:lang w:val="es-CO"/>
        </w:rPr>
      </w:pPr>
      <w:bookmarkStart w:id="61" w:name="_Toc333053703"/>
      <w:bookmarkStart w:id="62" w:name="_Toc333653865"/>
      <w:r w:rsidRPr="00595763">
        <w:rPr>
          <w:rFonts w:ascii="Arial" w:hAnsi="Arial"/>
          <w:sz w:val="28"/>
          <w:lang w:val="es-CO"/>
        </w:rPr>
        <w:t xml:space="preserve">4.6.1 </w:t>
      </w:r>
      <w:r w:rsidR="001D238D" w:rsidRPr="00595763">
        <w:rPr>
          <w:rFonts w:ascii="Arial" w:hAnsi="Arial"/>
          <w:sz w:val="28"/>
          <w:lang w:val="es-CO"/>
        </w:rPr>
        <w:t>Interfaces</w:t>
      </w:r>
      <w:bookmarkEnd w:id="61"/>
      <w:r w:rsidR="001D238D">
        <w:rPr>
          <w:rFonts w:ascii="Arial" w:hAnsi="Arial"/>
          <w:sz w:val="28"/>
          <w:lang w:val="es-CO"/>
        </w:rPr>
        <w:t xml:space="preserve"> Externas</w:t>
      </w:r>
      <w:bookmarkEnd w:id="62"/>
    </w:p>
    <w:p w14:paraId="6829D0CF" w14:textId="1088BA15" w:rsidR="00C52140" w:rsidRPr="00C7183A" w:rsidRDefault="001F52C6" w:rsidP="00014AF3">
      <w:pPr>
        <w:jc w:val="both"/>
      </w:pPr>
      <w:r>
        <w:t xml:space="preserve">Las interfaces externas están descritas en el </w:t>
      </w:r>
      <w:hyperlink r:id="rId35" w:history="1">
        <w:r w:rsidRPr="000676F2">
          <w:rPr>
            <w:rStyle w:val="Hipervnculo"/>
          </w:rPr>
          <w:t>diagrama de contexto</w:t>
        </w:r>
      </w:hyperlink>
      <w:r>
        <w:t xml:space="preserve"> , donde podemos ver la interacción del proyecto con los </w:t>
      </w:r>
      <w:commentRangeStart w:id="63"/>
      <w:r w:rsidRPr="004B1804">
        <w:rPr>
          <w:b/>
        </w:rPr>
        <w:t>stakeholders</w:t>
      </w:r>
      <w:commentRangeEnd w:id="63"/>
      <w:r>
        <w:rPr>
          <w:rStyle w:val="Refdecomentario"/>
        </w:rPr>
        <w:commentReference w:id="63"/>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Ttulo3"/>
        <w:tabs>
          <w:tab w:val="center" w:pos="4135"/>
        </w:tabs>
        <w:jc w:val="both"/>
        <w:rPr>
          <w:rFonts w:ascii="Arial" w:hAnsi="Arial"/>
          <w:sz w:val="28"/>
          <w:lang w:val="es-CO"/>
        </w:rPr>
      </w:pPr>
      <w:bookmarkStart w:id="64" w:name="_Toc333053704"/>
      <w:bookmarkStart w:id="65" w:name="_Toc333653866"/>
      <w:r w:rsidRPr="00595763">
        <w:rPr>
          <w:rFonts w:ascii="Arial" w:hAnsi="Arial"/>
          <w:sz w:val="28"/>
          <w:lang w:val="es-CO"/>
        </w:rPr>
        <w:lastRenderedPageBreak/>
        <w:t xml:space="preserve">4.6.2 </w:t>
      </w:r>
      <w:r w:rsidR="00D03A58" w:rsidRPr="00595763">
        <w:rPr>
          <w:rFonts w:ascii="Arial" w:hAnsi="Arial"/>
          <w:sz w:val="28"/>
          <w:lang w:val="es-CO"/>
        </w:rPr>
        <w:t xml:space="preserve">Interfaces </w:t>
      </w:r>
      <w:bookmarkEnd w:id="64"/>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65"/>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proofErr w:type="spellStart"/>
      <w:r w:rsidRPr="00595763">
        <w:rPr>
          <w:b/>
          <w:i/>
          <w:sz w:val="24"/>
          <w:lang w:val="es-CO"/>
        </w:rPr>
        <w:t>Fifth</w:t>
      </w:r>
      <w:proofErr w:type="spellEnd"/>
      <w:r w:rsidRPr="00595763">
        <w:rPr>
          <w:b/>
          <w:i/>
          <w:sz w:val="24"/>
          <w:lang w:val="es-CO"/>
        </w:rPr>
        <w:t xml:space="preserve"> </w:t>
      </w:r>
      <w:proofErr w:type="spellStart"/>
      <w:r w:rsidRPr="00595763">
        <w:rPr>
          <w:b/>
          <w:i/>
          <w:sz w:val="24"/>
          <w:lang w:val="es-CO"/>
        </w:rPr>
        <w:t>Floor</w:t>
      </w:r>
      <w:proofErr w:type="spellEnd"/>
      <w:r w:rsidRPr="00595763">
        <w:rPr>
          <w:b/>
          <w:i/>
          <w:sz w:val="24"/>
          <w:lang w:val="es-CO"/>
        </w:rPr>
        <w:t xml:space="preserve"> </w:t>
      </w:r>
      <w:proofErr w:type="spellStart"/>
      <w:r w:rsidRPr="00595763">
        <w:rPr>
          <w:b/>
          <w:i/>
          <w:sz w:val="24"/>
          <w:lang w:val="es-CO"/>
        </w:rPr>
        <w:t>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66"/>
      <w:r w:rsidRPr="00595763">
        <w:rPr>
          <w:lang w:val="es-CO"/>
        </w:rPr>
        <w:t>hoja de vida</w:t>
      </w:r>
      <w:commentRangeEnd w:id="66"/>
      <w:r w:rsidRPr="00595763">
        <w:rPr>
          <w:rStyle w:val="Refdecomentario"/>
          <w:lang w:val="es-CO"/>
        </w:rPr>
        <w:commentReference w:id="66"/>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67"/>
      <w:r w:rsidRPr="00595763">
        <w:rPr>
          <w:lang w:val="es-CO"/>
        </w:rPr>
        <w:t>Bazar</w:t>
      </w:r>
      <w:commentRangeEnd w:id="67"/>
      <w:r w:rsidR="00FD5458" w:rsidRPr="00595763">
        <w:rPr>
          <w:rStyle w:val="Refdecomentario"/>
          <w:lang w:val="es-CO"/>
        </w:rPr>
        <w:commentReference w:id="67"/>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68"/>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68"/>
      <w:proofErr w:type="spellEnd"/>
      <w:r w:rsidR="008E78A1" w:rsidRPr="00595763">
        <w:rPr>
          <w:rStyle w:val="Refdecomentario"/>
          <w:lang w:val="es-CO"/>
        </w:rPr>
        <w:commentReference w:id="68"/>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B9CDF8" w14:textId="5D746BAE" w:rsidR="00FA2B6E" w:rsidRPr="00595763" w:rsidRDefault="00A460BF" w:rsidP="00014AF3">
      <w:pPr>
        <w:pStyle w:val="Epgrafe"/>
        <w:jc w:val="both"/>
        <w:rPr>
          <w:lang w:val="es-CO"/>
        </w:rPr>
      </w:pPr>
      <w:bookmarkStart w:id="69" w:name="_Toc333018256"/>
      <w:r w:rsidRPr="00595763">
        <w:rPr>
          <w:lang w:val="es-CO"/>
        </w:rPr>
        <w:lastRenderedPageBreak/>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w:t>
      </w:r>
      <w:proofErr w:type="spellStart"/>
      <w:r w:rsidRPr="00595763">
        <w:rPr>
          <w:lang w:val="es-CO"/>
        </w:rPr>
        <w:t>Fift</w:t>
      </w:r>
      <w:proofErr w:type="spellEnd"/>
      <w:r w:rsidRPr="00595763">
        <w:rPr>
          <w:lang w:val="es-CO"/>
        </w:rPr>
        <w:t xml:space="preserve"> </w:t>
      </w:r>
      <w:proofErr w:type="spellStart"/>
      <w:r w:rsidRPr="00595763">
        <w:rPr>
          <w:lang w:val="es-CO"/>
        </w:rPr>
        <w:t>Floor</w:t>
      </w:r>
      <w:proofErr w:type="spellEnd"/>
      <w:r w:rsidRPr="00595763">
        <w:rPr>
          <w:lang w:val="es-CO"/>
        </w:rPr>
        <w:t xml:space="preserve"> </w:t>
      </w:r>
      <w:proofErr w:type="spellStart"/>
      <w:r w:rsidRPr="00D53C37">
        <w:rPr>
          <w:lang w:val="es-CO"/>
        </w:rPr>
        <w:t>Corp</w:t>
      </w:r>
      <w:bookmarkEnd w:id="69"/>
      <w:proofErr w:type="spellEnd"/>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Ttulo3"/>
        <w:jc w:val="both"/>
        <w:rPr>
          <w:rFonts w:ascii="Arial" w:hAnsi="Arial"/>
          <w:sz w:val="28"/>
          <w:lang w:val="es-CO"/>
        </w:rPr>
      </w:pPr>
      <w:bookmarkStart w:id="70" w:name="_4.6.3_Authorities_and"/>
      <w:bookmarkStart w:id="71" w:name="_Toc333053705"/>
      <w:bookmarkStart w:id="72" w:name="_Toc333653867"/>
      <w:bookmarkEnd w:id="70"/>
      <w:r>
        <w:rPr>
          <w:rFonts w:ascii="Arial" w:hAnsi="Arial"/>
          <w:sz w:val="28"/>
          <w:lang w:val="es-CO"/>
        </w:rPr>
        <w:t>4</w:t>
      </w:r>
      <w:r w:rsidR="00D9745F" w:rsidRPr="00595763">
        <w:rPr>
          <w:rFonts w:ascii="Arial" w:hAnsi="Arial"/>
          <w:sz w:val="28"/>
          <w:lang w:val="es-CO"/>
        </w:rPr>
        <w:t xml:space="preserve">.6.3 </w:t>
      </w:r>
      <w:bookmarkEnd w:id="71"/>
      <w:bookmarkEnd w:id="72"/>
      <w:r w:rsidR="00446913">
        <w:rPr>
          <w:rFonts w:ascii="Arial" w:hAnsi="Arial"/>
          <w:sz w:val="28"/>
          <w:lang w:val="es-CO"/>
        </w:rPr>
        <w:t>Roles y Responsabilidades</w:t>
      </w:r>
    </w:p>
    <w:p w14:paraId="17515692" w14:textId="6266FBAD" w:rsidR="00B477EF" w:rsidRPr="000676F2" w:rsidRDefault="00B477EF" w:rsidP="00014AF3">
      <w:pPr>
        <w:jc w:val="both"/>
        <w:rPr>
          <w:lang w:val="es-CO"/>
        </w:rPr>
      </w:pPr>
      <w:r w:rsidRPr="000676F2">
        <w:rPr>
          <w:lang w:val="es-CO"/>
        </w:rPr>
        <w:t xml:space="preserve">A continuación se muestra un </w:t>
      </w:r>
      <w:hyperlink r:id="rId41"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w:t>
      </w:r>
      <w:proofErr w:type="spellEnd"/>
      <w:r w:rsidR="00C7183A">
        <w:rPr>
          <w:lang w:val="es-CO"/>
        </w:rPr>
        <w:t xml:space="preserve"> </w:t>
      </w:r>
      <w:proofErr w:type="spellStart"/>
      <w:r w:rsidR="00C7183A">
        <w:rPr>
          <w:lang w:val="es-CO"/>
        </w:rPr>
        <w:t>Floor</w:t>
      </w:r>
      <w:proofErr w:type="spellEnd"/>
      <w:r w:rsidR="00C7183A">
        <w:rPr>
          <w:lang w:val="es-CO"/>
        </w:rPr>
        <w:t xml:space="preserve"> Corp.</w:t>
      </w:r>
    </w:p>
    <w:p w14:paraId="5D1EC643" w14:textId="5265B893" w:rsidR="00D9745F" w:rsidRPr="00595763" w:rsidRDefault="00D9745F" w:rsidP="00014AF3">
      <w:pPr>
        <w:pStyle w:val="Ttulo1"/>
        <w:jc w:val="both"/>
        <w:rPr>
          <w:lang w:val="es-CO"/>
        </w:rPr>
      </w:pPr>
      <w:bookmarkStart w:id="73" w:name="_Toc333053706"/>
      <w:bookmarkStart w:id="74" w:name="_Toc333653868"/>
      <w:r w:rsidRPr="00595763">
        <w:rPr>
          <w:lang w:val="es-CO"/>
        </w:rPr>
        <w:t xml:space="preserve">5. </w:t>
      </w:r>
      <w:bookmarkEnd w:id="73"/>
      <w:r w:rsidR="002C62DE">
        <w:rPr>
          <w:lang w:val="es-CO"/>
        </w:rPr>
        <w:t>Planeación</w:t>
      </w:r>
      <w:r w:rsidR="00953B17">
        <w:rPr>
          <w:lang w:val="es-CO"/>
        </w:rPr>
        <w:t xml:space="preserve"> del Proyecto</w:t>
      </w:r>
      <w:bookmarkEnd w:id="74"/>
    </w:p>
    <w:p w14:paraId="00A8EC2F" w14:textId="67CDA022" w:rsidR="00D9745F" w:rsidRPr="00595763" w:rsidRDefault="00D9745F" w:rsidP="00014AF3">
      <w:pPr>
        <w:pStyle w:val="Ttulo2"/>
        <w:jc w:val="both"/>
        <w:rPr>
          <w:rFonts w:ascii="Arial" w:hAnsi="Arial"/>
          <w:sz w:val="28"/>
          <w:lang w:val="es-CO"/>
        </w:rPr>
      </w:pPr>
      <w:bookmarkStart w:id="75" w:name="_Toc333053707"/>
      <w:bookmarkStart w:id="76" w:name="_Toc333653869"/>
      <w:r w:rsidRPr="00595763">
        <w:rPr>
          <w:rFonts w:ascii="Arial" w:hAnsi="Arial"/>
          <w:sz w:val="28"/>
          <w:lang w:val="es-CO"/>
        </w:rPr>
        <w:t xml:space="preserve">5.1 </w:t>
      </w:r>
      <w:bookmarkEnd w:id="75"/>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76"/>
    </w:p>
    <w:p w14:paraId="6B797381" w14:textId="56852FDC" w:rsidR="00D9745F" w:rsidRPr="00595763" w:rsidRDefault="00D9745F" w:rsidP="00014AF3">
      <w:pPr>
        <w:pStyle w:val="Ttulo3"/>
        <w:jc w:val="both"/>
        <w:rPr>
          <w:rFonts w:ascii="Arial" w:hAnsi="Arial"/>
          <w:sz w:val="28"/>
          <w:lang w:val="es-CO"/>
        </w:rPr>
      </w:pPr>
      <w:bookmarkStart w:id="77" w:name="_Toc333053708"/>
      <w:bookmarkStart w:id="78" w:name="_Toc333653870"/>
      <w:r w:rsidRPr="00595763">
        <w:rPr>
          <w:rFonts w:ascii="Arial" w:hAnsi="Arial"/>
          <w:sz w:val="28"/>
          <w:lang w:val="es-CO"/>
        </w:rPr>
        <w:t xml:space="preserve">5.1.1 </w:t>
      </w:r>
      <w:r w:rsidR="001A07D6" w:rsidRPr="00595763">
        <w:rPr>
          <w:rFonts w:ascii="Arial" w:hAnsi="Arial"/>
          <w:sz w:val="28"/>
          <w:lang w:val="es-CO"/>
        </w:rPr>
        <w:t>Plan</w:t>
      </w:r>
      <w:bookmarkEnd w:id="77"/>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78"/>
      <w:r w:rsidR="001A07D6">
        <w:rPr>
          <w:rFonts w:ascii="Arial" w:hAnsi="Arial" w:cs="Arial"/>
          <w:sz w:val="28"/>
          <w:szCs w:val="28"/>
          <w:lang w:val="es-CO"/>
        </w:rPr>
        <w:t xml:space="preserve"> </w:t>
      </w:r>
    </w:p>
    <w:p w14:paraId="2D51110E" w14:textId="4E8A0042" w:rsidR="00D9745F" w:rsidRDefault="00D9745F" w:rsidP="00014AF3">
      <w:pPr>
        <w:pStyle w:val="Ttulo3"/>
        <w:jc w:val="both"/>
        <w:rPr>
          <w:rFonts w:ascii="Arial" w:hAnsi="Arial" w:cs="Arial"/>
          <w:sz w:val="28"/>
          <w:szCs w:val="28"/>
          <w:lang w:val="es-CO"/>
        </w:rPr>
      </w:pPr>
      <w:bookmarkStart w:id="79" w:name="_Toc333053709"/>
      <w:bookmarkStart w:id="80" w:name="_Toc333653871"/>
      <w:r w:rsidRPr="00595763">
        <w:rPr>
          <w:rFonts w:ascii="Arial" w:hAnsi="Arial"/>
          <w:sz w:val="28"/>
          <w:lang w:val="es-CO"/>
        </w:rPr>
        <w:t xml:space="preserve">5.1.2 </w:t>
      </w:r>
      <w:r w:rsidR="00B94CC9" w:rsidRPr="00595763">
        <w:rPr>
          <w:rFonts w:ascii="Arial" w:hAnsi="Arial"/>
          <w:sz w:val="28"/>
          <w:lang w:val="es-CO"/>
        </w:rPr>
        <w:t>Plan</w:t>
      </w:r>
      <w:bookmarkEnd w:id="79"/>
      <w:r w:rsidR="00B94CC9">
        <w:rPr>
          <w:rFonts w:ascii="Arial" w:hAnsi="Arial" w:cs="Arial"/>
          <w:sz w:val="28"/>
          <w:szCs w:val="28"/>
          <w:lang w:val="es-CO"/>
        </w:rPr>
        <w:t xml:space="preserve"> de Personal</w:t>
      </w:r>
      <w:bookmarkEnd w:id="80"/>
      <w:r w:rsidR="00B94CC9">
        <w:rPr>
          <w:rFonts w:ascii="Arial" w:hAnsi="Arial" w:cs="Arial"/>
          <w:sz w:val="28"/>
          <w:szCs w:val="28"/>
          <w:lang w:val="es-CO"/>
        </w:rPr>
        <w:t xml:space="preserve"> </w:t>
      </w:r>
    </w:p>
    <w:p w14:paraId="34C90320" w14:textId="6A32FC04" w:rsidR="004B2298" w:rsidRPr="004B2298" w:rsidRDefault="004B2298" w:rsidP="00014AF3">
      <w:pPr>
        <w:jc w:val="both"/>
        <w:rPr>
          <w:lang w:val="es-CO"/>
        </w:rPr>
      </w:pPr>
      <w:r>
        <w:rPr>
          <w:lang w:val="es-CO"/>
        </w:rPr>
        <w:t>Diagrama de Gantt.</w:t>
      </w:r>
    </w:p>
    <w:p w14:paraId="41370161" w14:textId="03C4E434" w:rsidR="00D9745F" w:rsidRPr="00595763" w:rsidRDefault="00D9745F" w:rsidP="00014AF3">
      <w:pPr>
        <w:pStyle w:val="Ttulo3"/>
        <w:jc w:val="both"/>
        <w:rPr>
          <w:rFonts w:ascii="Arial" w:hAnsi="Arial"/>
          <w:sz w:val="28"/>
          <w:lang w:val="es-CO"/>
        </w:rPr>
      </w:pPr>
      <w:bookmarkStart w:id="81" w:name="_Toc333653873"/>
      <w:r w:rsidRPr="00D53C37">
        <w:rPr>
          <w:rFonts w:ascii="Arial" w:hAnsi="Arial"/>
          <w:sz w:val="28"/>
          <w:lang w:val="es-CO"/>
        </w:rPr>
        <w:t xml:space="preserve">5.1.4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81"/>
    </w:p>
    <w:p w14:paraId="03234730" w14:textId="7449CFFE" w:rsidR="00B4525D" w:rsidRDefault="00D9745F" w:rsidP="00014AF3">
      <w:pPr>
        <w:pStyle w:val="Ttulo2"/>
        <w:jc w:val="both"/>
        <w:rPr>
          <w:lang w:val="es-CO"/>
        </w:rPr>
      </w:pPr>
      <w:bookmarkStart w:id="82"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p>
    <w:p w14:paraId="2F880D0A" w14:textId="176A72F7" w:rsidR="00B34A0A" w:rsidRPr="00B34A0A" w:rsidRDefault="00B4525D" w:rsidP="00B34A0A">
      <w:pPr>
        <w:pStyle w:val="Ttulo3"/>
        <w:jc w:val="both"/>
        <w:rPr>
          <w:rFonts w:ascii="Arial" w:hAnsi="Arial"/>
          <w:sz w:val="28"/>
          <w:lang w:val="es-CO"/>
        </w:rPr>
      </w:pPr>
      <w:bookmarkStart w:id="83" w:name="_5.2.1._Actividades_de"/>
      <w:bookmarkEnd w:id="83"/>
      <w:r w:rsidRPr="00B4525D">
        <w:rPr>
          <w:rFonts w:ascii="Arial" w:hAnsi="Arial"/>
          <w:sz w:val="28"/>
          <w:lang w:val="es-CO"/>
        </w:rPr>
        <w:t xml:space="preserve">5.2.1. </w:t>
      </w:r>
      <w:r w:rsidR="000C28A4">
        <w:rPr>
          <w:rFonts w:ascii="Arial" w:hAnsi="Arial"/>
          <w:sz w:val="28"/>
          <w:lang w:val="es-CO"/>
        </w:rPr>
        <w:t xml:space="preserve">Plan de </w:t>
      </w:r>
      <w:r w:rsidR="004D4489" w:rsidRPr="00B4525D">
        <w:rPr>
          <w:rFonts w:ascii="Arial" w:hAnsi="Arial"/>
          <w:sz w:val="28"/>
          <w:lang w:val="es-CO"/>
        </w:rPr>
        <w:t>Actividades de Trabajo</w:t>
      </w:r>
      <w:bookmarkEnd w:id="82"/>
    </w:p>
    <w:p w14:paraId="7C5F9915" w14:textId="7D538B77" w:rsidR="00EE5D54" w:rsidRDefault="00EE5D54" w:rsidP="00161C45">
      <w:pPr>
        <w:pStyle w:val="Ttulo4"/>
        <w:ind w:firstLine="360"/>
        <w:rPr>
          <w:rFonts w:ascii="Arial" w:hAnsi="Arial"/>
          <w:i w:val="0"/>
          <w:sz w:val="28"/>
          <w:lang w:val="es-CO"/>
        </w:rPr>
      </w:pPr>
      <w:r w:rsidRPr="00EE5D54">
        <w:rPr>
          <w:rFonts w:ascii="Arial" w:hAnsi="Arial"/>
          <w:i w:val="0"/>
          <w:sz w:val="28"/>
          <w:lang w:val="es-CO"/>
        </w:rPr>
        <w:t xml:space="preserve">5.2.1.1. </w:t>
      </w:r>
      <w:r>
        <w:rPr>
          <w:rFonts w:ascii="Arial" w:hAnsi="Arial"/>
          <w:i w:val="0"/>
          <w:sz w:val="28"/>
          <w:lang w:val="es-CO"/>
        </w:rPr>
        <w:t xml:space="preserve">Objetivos </w:t>
      </w:r>
    </w:p>
    <w:p w14:paraId="35BC094D" w14:textId="613ED95B" w:rsidR="00EE5D54" w:rsidRDefault="002B764A" w:rsidP="00A16953">
      <w:pPr>
        <w:pStyle w:val="Prrafodelista"/>
        <w:numPr>
          <w:ilvl w:val="0"/>
          <w:numId w:val="39"/>
        </w:numPr>
        <w:rPr>
          <w:lang w:val="es-CO"/>
        </w:rPr>
      </w:pPr>
      <w:r>
        <w:rPr>
          <w:lang w:val="es-CO"/>
        </w:rPr>
        <w:t>Definir las actividades a realizar para el desarrollo del proyecto.</w:t>
      </w:r>
    </w:p>
    <w:p w14:paraId="39CD560F" w14:textId="0F05CF3F" w:rsidR="002B764A" w:rsidRPr="00A16953" w:rsidRDefault="00215A9C" w:rsidP="00B34A0A">
      <w:pPr>
        <w:pStyle w:val="Prrafodelista"/>
        <w:numPr>
          <w:ilvl w:val="0"/>
          <w:numId w:val="39"/>
        </w:numPr>
        <w:jc w:val="both"/>
        <w:rPr>
          <w:lang w:val="es-CO"/>
        </w:rPr>
      </w:pPr>
      <w:r>
        <w:rPr>
          <w:lang w:val="es-CO"/>
        </w:rPr>
        <w:t>Definir las actividades de cada iteración del ciclo de vida.</w:t>
      </w:r>
    </w:p>
    <w:p w14:paraId="4F2F1A36" w14:textId="3B514C97" w:rsidR="00EE5D54" w:rsidRDefault="00EE5D54" w:rsidP="00161C45">
      <w:pPr>
        <w:pStyle w:val="Ttulo4"/>
        <w:ind w:firstLine="426"/>
        <w:rPr>
          <w:rFonts w:ascii="Arial" w:hAnsi="Arial"/>
          <w:i w:val="0"/>
          <w:sz w:val="28"/>
          <w:lang w:val="es-CO"/>
        </w:rPr>
      </w:pPr>
      <w:r>
        <w:rPr>
          <w:rFonts w:ascii="Arial" w:hAnsi="Arial"/>
          <w:i w:val="0"/>
          <w:sz w:val="28"/>
          <w:lang w:val="es-CO"/>
        </w:rPr>
        <w:t>5.2.1.2</w:t>
      </w:r>
      <w:r w:rsidRPr="00EE5D54">
        <w:rPr>
          <w:rFonts w:ascii="Arial" w:hAnsi="Arial"/>
          <w:i w:val="0"/>
          <w:sz w:val="28"/>
          <w:lang w:val="es-CO"/>
        </w:rPr>
        <w:t xml:space="preserve">. </w:t>
      </w:r>
      <w:r>
        <w:rPr>
          <w:rFonts w:ascii="Arial" w:hAnsi="Arial"/>
          <w:i w:val="0"/>
          <w:sz w:val="28"/>
          <w:lang w:val="es-CO"/>
        </w:rPr>
        <w:t>Alcance</w:t>
      </w:r>
    </w:p>
    <w:p w14:paraId="6E1B0B06" w14:textId="63F31B69" w:rsidR="00691968" w:rsidRPr="00691968" w:rsidRDefault="002005C1" w:rsidP="00B34A0A">
      <w:pPr>
        <w:ind w:left="426"/>
        <w:jc w:val="both"/>
        <w:rPr>
          <w:lang w:val="es-CO"/>
        </w:rPr>
      </w:pPr>
      <w:r>
        <w:rPr>
          <w:lang w:val="es-CO"/>
        </w:rPr>
        <w:t xml:space="preserve">Este plan tiene alcance total de </w:t>
      </w:r>
      <w:r w:rsidR="00B34A0A">
        <w:rPr>
          <w:lang w:val="es-CO"/>
        </w:rPr>
        <w:t xml:space="preserve">todo el proyecto, ya que es donde cada una de las actividades </w:t>
      </w:r>
      <w:proofErr w:type="gramStart"/>
      <w:r w:rsidR="00D56C03">
        <w:rPr>
          <w:lang w:val="es-CO"/>
        </w:rPr>
        <w:t>son</w:t>
      </w:r>
      <w:proofErr w:type="gramEnd"/>
      <w:r w:rsidR="00D56C03">
        <w:rPr>
          <w:lang w:val="es-CO"/>
        </w:rPr>
        <w:t xml:space="preserve"> </w:t>
      </w:r>
      <w:r w:rsidR="00B34A0A">
        <w:rPr>
          <w:lang w:val="es-CO"/>
        </w:rPr>
        <w:t>especificadas</w:t>
      </w:r>
      <w:r w:rsidR="00D56C03">
        <w:rPr>
          <w:lang w:val="es-CO"/>
        </w:rPr>
        <w:t>.</w:t>
      </w:r>
    </w:p>
    <w:p w14:paraId="5D0D77C3" w14:textId="77E4164B" w:rsidR="00EE5D54" w:rsidRDefault="00EE5D54" w:rsidP="00161C45">
      <w:pPr>
        <w:pStyle w:val="Ttulo4"/>
        <w:ind w:firstLine="426"/>
        <w:rPr>
          <w:rFonts w:ascii="Arial" w:hAnsi="Arial"/>
          <w:i w:val="0"/>
          <w:sz w:val="28"/>
          <w:lang w:val="es-CO"/>
        </w:rPr>
      </w:pPr>
      <w:r>
        <w:rPr>
          <w:rFonts w:ascii="Arial" w:hAnsi="Arial"/>
          <w:i w:val="0"/>
          <w:sz w:val="28"/>
          <w:lang w:val="es-CO"/>
        </w:rPr>
        <w:t>5.2.1.3</w:t>
      </w:r>
      <w:r w:rsidRPr="00EE5D54">
        <w:rPr>
          <w:rFonts w:ascii="Arial" w:hAnsi="Arial"/>
          <w:i w:val="0"/>
          <w:sz w:val="28"/>
          <w:lang w:val="es-CO"/>
        </w:rPr>
        <w:t xml:space="preserve">. </w:t>
      </w:r>
      <w:r>
        <w:rPr>
          <w:rFonts w:ascii="Arial" w:hAnsi="Arial"/>
          <w:i w:val="0"/>
          <w:sz w:val="28"/>
          <w:lang w:val="es-CO"/>
        </w:rPr>
        <w:t xml:space="preserve">Responsable </w:t>
      </w:r>
    </w:p>
    <w:p w14:paraId="1E82C6E3" w14:textId="26F3F175" w:rsidR="00691968" w:rsidRPr="00691968" w:rsidRDefault="00E96EAA" w:rsidP="00691968">
      <w:pPr>
        <w:ind w:left="426"/>
        <w:rPr>
          <w:lang w:val="es-CO"/>
        </w:rPr>
      </w:pPr>
      <w:r>
        <w:rPr>
          <w:noProof/>
          <w:lang w:val="es-CO" w:eastAsia="es-CO"/>
        </w:rPr>
        <w:drawing>
          <wp:inline distT="0" distB="0" distL="0" distR="0" wp14:anchorId="4E32390E" wp14:editId="48AD24FF">
            <wp:extent cx="2570672" cy="13716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8B84E20" w14:textId="0EDF9609" w:rsidR="00EE5D54" w:rsidRDefault="00EE5D54" w:rsidP="00161C45">
      <w:pPr>
        <w:pStyle w:val="Ttulo4"/>
        <w:ind w:firstLine="426"/>
        <w:rPr>
          <w:rFonts w:ascii="Arial" w:hAnsi="Arial"/>
          <w:i w:val="0"/>
          <w:sz w:val="28"/>
          <w:lang w:val="es-CO"/>
        </w:rPr>
      </w:pPr>
      <w:r>
        <w:rPr>
          <w:rFonts w:ascii="Arial" w:hAnsi="Arial"/>
          <w:i w:val="0"/>
          <w:sz w:val="28"/>
          <w:lang w:val="es-CO"/>
        </w:rPr>
        <w:lastRenderedPageBreak/>
        <w:t>5.2.1.4</w:t>
      </w:r>
      <w:r w:rsidRPr="00EE5D54">
        <w:rPr>
          <w:rFonts w:ascii="Arial" w:hAnsi="Arial"/>
          <w:i w:val="0"/>
          <w:sz w:val="28"/>
          <w:lang w:val="es-CO"/>
        </w:rPr>
        <w:t xml:space="preserve">. </w:t>
      </w:r>
      <w:r>
        <w:rPr>
          <w:rFonts w:ascii="Arial" w:hAnsi="Arial"/>
          <w:i w:val="0"/>
          <w:sz w:val="28"/>
          <w:lang w:val="es-CO"/>
        </w:rPr>
        <w:t xml:space="preserve">Desarrollo </w:t>
      </w:r>
    </w:p>
    <w:p w14:paraId="1B62C3FE" w14:textId="77777777" w:rsidR="00691968" w:rsidRPr="00691968" w:rsidRDefault="00691968" w:rsidP="00691968">
      <w:pPr>
        <w:tabs>
          <w:tab w:val="left" w:pos="426"/>
        </w:tabs>
        <w:ind w:left="426"/>
        <w:rPr>
          <w:lang w:val="es-CO"/>
        </w:rPr>
      </w:pPr>
    </w:p>
    <w:p w14:paraId="0EBBF3AF" w14:textId="6DFA487E" w:rsidR="00EE5D54" w:rsidRDefault="00EE5D54" w:rsidP="00161C45">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Recursos</w:t>
      </w:r>
    </w:p>
    <w:p w14:paraId="4FFE14DB" w14:textId="1D4E44E8" w:rsidR="00DE0EF2" w:rsidRDefault="00DE0EF2" w:rsidP="00DE0EF2">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Productos de trabajo</w:t>
      </w:r>
    </w:p>
    <w:p w14:paraId="37059A86" w14:textId="77777777" w:rsidR="00691968" w:rsidRPr="00691968" w:rsidRDefault="00691968" w:rsidP="00691968">
      <w:pPr>
        <w:ind w:left="426"/>
        <w:rPr>
          <w:lang w:val="es-CO"/>
        </w:rPr>
      </w:pPr>
    </w:p>
    <w:p w14:paraId="0A7E1F31" w14:textId="237F55B2" w:rsidR="00B4525D" w:rsidRDefault="00D9745F" w:rsidP="00161C45">
      <w:pPr>
        <w:pStyle w:val="Ttulo3"/>
        <w:jc w:val="both"/>
        <w:rPr>
          <w:rFonts w:ascii="Arial" w:hAnsi="Arial" w:cs="Arial"/>
          <w:sz w:val="28"/>
          <w:szCs w:val="28"/>
          <w:lang w:val="es-CO"/>
        </w:rPr>
      </w:pPr>
      <w:bookmarkStart w:id="84" w:name="_Toc333053718"/>
      <w:bookmarkStart w:id="85" w:name="_Toc333653876"/>
      <w:r w:rsidRPr="00595763">
        <w:rPr>
          <w:rFonts w:ascii="Arial" w:hAnsi="Arial"/>
          <w:sz w:val="28"/>
          <w:lang w:val="es-CO"/>
        </w:rPr>
        <w:t xml:space="preserve">5.2.2 </w:t>
      </w:r>
      <w:bookmarkEnd w:id="84"/>
      <w:r w:rsidR="004D4489">
        <w:rPr>
          <w:rFonts w:ascii="Arial" w:hAnsi="Arial" w:cs="Arial"/>
          <w:sz w:val="28"/>
          <w:szCs w:val="28"/>
          <w:lang w:val="es-CO"/>
        </w:rPr>
        <w:t>Asignación de Calendario</w:t>
      </w:r>
      <w:bookmarkEnd w:id="85"/>
    </w:p>
    <w:p w14:paraId="40FB2103" w14:textId="726BE4A6" w:rsidR="004B2298" w:rsidRPr="004B2298" w:rsidRDefault="004B2298" w:rsidP="00014AF3">
      <w:pPr>
        <w:jc w:val="both"/>
        <w:rPr>
          <w:lang w:val="es-CO"/>
        </w:rPr>
      </w:pPr>
      <w:r>
        <w:rPr>
          <w:lang w:val="es-CO"/>
        </w:rPr>
        <w:t>Diagrama de PERT</w:t>
      </w:r>
      <w:r w:rsidR="001F52C6">
        <w:rPr>
          <w:lang w:val="es-CO"/>
        </w:rPr>
        <w:t>, y de Gantt.</w:t>
      </w:r>
    </w:p>
    <w:p w14:paraId="453B2F54" w14:textId="10D3E50E" w:rsidR="00D9745F" w:rsidRPr="00595763" w:rsidRDefault="00D9745F" w:rsidP="00014AF3">
      <w:pPr>
        <w:pStyle w:val="Ttulo3"/>
        <w:jc w:val="both"/>
        <w:rPr>
          <w:rFonts w:ascii="Arial" w:hAnsi="Arial"/>
          <w:sz w:val="28"/>
          <w:lang w:val="es-CO"/>
        </w:rPr>
      </w:pPr>
      <w:bookmarkStart w:id="86" w:name="_Toc333053719"/>
      <w:bookmarkStart w:id="87"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bookmarkEnd w:id="86"/>
      <w:bookmarkEnd w:id="87"/>
    </w:p>
    <w:p w14:paraId="5ADD8C4E" w14:textId="77777777" w:rsidR="001B342C" w:rsidRPr="00595763" w:rsidRDefault="001B342C" w:rsidP="00014AF3">
      <w:pPr>
        <w:jc w:val="both"/>
      </w:pPr>
    </w:p>
    <w:p w14:paraId="184EF4E8" w14:textId="77777777" w:rsidR="00D9745F" w:rsidRPr="00595763" w:rsidRDefault="00D9745F" w:rsidP="00014AF3">
      <w:pPr>
        <w:pStyle w:val="Ttulo1"/>
        <w:jc w:val="both"/>
        <w:rPr>
          <w:rFonts w:ascii="Arial" w:hAnsi="Arial"/>
          <w:lang w:val="es-CO"/>
        </w:rPr>
      </w:pPr>
      <w:bookmarkStart w:id="88" w:name="_Toc333053722"/>
      <w:bookmarkStart w:id="89" w:name="_Toc333653880"/>
      <w:r w:rsidRPr="00595763">
        <w:rPr>
          <w:rFonts w:ascii="Arial" w:hAnsi="Arial"/>
          <w:lang w:val="es-CO"/>
        </w:rPr>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88"/>
      <w:bookmarkEnd w:id="89"/>
    </w:p>
    <w:p w14:paraId="281618D6" w14:textId="695CA870" w:rsidR="00D9745F" w:rsidRPr="00595763" w:rsidRDefault="00D9745F" w:rsidP="00014AF3">
      <w:pPr>
        <w:pStyle w:val="Ttulo2"/>
        <w:jc w:val="both"/>
        <w:rPr>
          <w:rFonts w:ascii="Arial" w:hAnsi="Arial"/>
          <w:sz w:val="28"/>
          <w:lang w:val="es-CO"/>
        </w:rPr>
      </w:pPr>
      <w:bookmarkStart w:id="90"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90"/>
      <w:r w:rsidRPr="00D53C37">
        <w:rPr>
          <w:rFonts w:ascii="Arial" w:hAnsi="Arial" w:cs="Arial"/>
          <w:sz w:val="28"/>
          <w:szCs w:val="28"/>
          <w:lang w:val="es-CO"/>
        </w:rPr>
        <w:t xml:space="preserve"> </w:t>
      </w:r>
    </w:p>
    <w:p w14:paraId="72C39830" w14:textId="585F04AF" w:rsidR="00D9745F" w:rsidRPr="00595763" w:rsidRDefault="00D9745F" w:rsidP="00014AF3">
      <w:pPr>
        <w:pStyle w:val="Ttulo2"/>
        <w:jc w:val="both"/>
        <w:rPr>
          <w:rFonts w:ascii="Arial" w:hAnsi="Arial"/>
          <w:sz w:val="28"/>
          <w:lang w:val="es-CO"/>
        </w:rPr>
      </w:pPr>
      <w:bookmarkStart w:id="91" w:name="_Toc333053724"/>
      <w:bookmarkStart w:id="92"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91"/>
      <w:r w:rsidR="00BD4837">
        <w:rPr>
          <w:rFonts w:ascii="Arial" w:hAnsi="Arial" w:cs="Arial"/>
          <w:sz w:val="28"/>
          <w:szCs w:val="28"/>
          <w:lang w:val="es-CO"/>
        </w:rPr>
        <w:t>de Cambios</w:t>
      </w:r>
      <w:bookmarkEnd w:id="92"/>
    </w:p>
    <w:p w14:paraId="38ACE3C5" w14:textId="4A1EDA23" w:rsidR="001D2DDB" w:rsidRPr="00595763" w:rsidRDefault="00D9745F" w:rsidP="00014AF3">
      <w:pPr>
        <w:pStyle w:val="Ttulo2"/>
        <w:jc w:val="both"/>
        <w:rPr>
          <w:rFonts w:ascii="Arial" w:hAnsi="Arial"/>
          <w:sz w:val="28"/>
          <w:lang w:val="es-CO"/>
        </w:rPr>
      </w:pPr>
      <w:bookmarkStart w:id="93" w:name="_Toc333053725"/>
      <w:bookmarkStart w:id="94"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93"/>
      <w:r w:rsidR="00EA2121">
        <w:rPr>
          <w:rFonts w:ascii="Arial" w:hAnsi="Arial" w:cs="Arial"/>
          <w:sz w:val="28"/>
          <w:szCs w:val="28"/>
          <w:lang w:val="es-CO"/>
        </w:rPr>
        <w:t>de Calendario</w:t>
      </w:r>
      <w:bookmarkEnd w:id="94"/>
    </w:p>
    <w:p w14:paraId="5C911E7B" w14:textId="1CA342D7" w:rsidR="00D9745F" w:rsidRPr="00595763" w:rsidRDefault="00D9745F" w:rsidP="00014AF3">
      <w:pPr>
        <w:pStyle w:val="Ttulo2"/>
        <w:jc w:val="both"/>
        <w:rPr>
          <w:rFonts w:ascii="Arial" w:hAnsi="Arial"/>
          <w:sz w:val="28"/>
          <w:lang w:val="es-CO"/>
        </w:rPr>
      </w:pPr>
      <w:bookmarkStart w:id="95"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95"/>
    </w:p>
    <w:p w14:paraId="464B36B1" w14:textId="3E47E894" w:rsidR="00D9745F" w:rsidRPr="00595763" w:rsidRDefault="00D9745F" w:rsidP="00014AF3">
      <w:pPr>
        <w:pStyle w:val="Ttulo2"/>
        <w:jc w:val="both"/>
        <w:rPr>
          <w:rFonts w:ascii="Arial" w:hAnsi="Arial"/>
          <w:sz w:val="28"/>
        </w:rPr>
      </w:pPr>
      <w:bookmarkStart w:id="96"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96"/>
    </w:p>
    <w:p w14:paraId="44731B70" w14:textId="319A62BD" w:rsidR="00E344C2" w:rsidRDefault="00E344C2" w:rsidP="00014AF3">
      <w:pPr>
        <w:jc w:val="both"/>
      </w:pPr>
      <w:bookmarkStart w:id="97" w:name="_Toc333053728"/>
      <w:commentRangeStart w:id="98"/>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98"/>
      <w:r w:rsidR="001F52C6">
        <w:rPr>
          <w:rStyle w:val="Refdecomentario"/>
        </w:rPr>
        <w:commentReference w:id="98"/>
      </w:r>
    </w:p>
    <w:p w14:paraId="232C2AA3" w14:textId="77777777" w:rsidR="00354894" w:rsidRPr="00C13EE0" w:rsidRDefault="00354894" w:rsidP="00014AF3">
      <w:pPr>
        <w:jc w:val="both"/>
      </w:pPr>
    </w:p>
    <w:p w14:paraId="502A182B" w14:textId="67B251A0" w:rsidR="00D9745F" w:rsidRPr="00595763" w:rsidRDefault="00D9745F" w:rsidP="00014AF3">
      <w:pPr>
        <w:pStyle w:val="Ttulo2"/>
        <w:jc w:val="both"/>
        <w:rPr>
          <w:rFonts w:ascii="Arial" w:hAnsi="Arial"/>
          <w:sz w:val="28"/>
          <w:lang w:val="es-CO"/>
        </w:rPr>
      </w:pPr>
      <w:bookmarkStart w:id="99" w:name="_Toc333053729"/>
      <w:bookmarkStart w:id="100" w:name="_Toc333653887"/>
      <w:bookmarkEnd w:id="97"/>
      <w:r w:rsidRPr="00595763">
        <w:rPr>
          <w:rFonts w:ascii="Arial" w:hAnsi="Arial"/>
          <w:sz w:val="28"/>
          <w:lang w:val="es-CO"/>
        </w:rPr>
        <w:lastRenderedPageBreak/>
        <w:t xml:space="preserve">6.7 </w:t>
      </w:r>
      <w:bookmarkEnd w:id="99"/>
      <w:r w:rsidR="00E336F1">
        <w:rPr>
          <w:rFonts w:ascii="Arial" w:hAnsi="Arial" w:cs="Arial"/>
          <w:sz w:val="28"/>
          <w:szCs w:val="28"/>
          <w:lang w:val="es-CO"/>
        </w:rPr>
        <w:t>Plan de Cierre del Proyecto</w:t>
      </w:r>
      <w:bookmarkEnd w:id="100"/>
    </w:p>
    <w:p w14:paraId="79EDFA51" w14:textId="77777777" w:rsidR="00D9745F" w:rsidRPr="00595763" w:rsidRDefault="00D9745F" w:rsidP="00014AF3">
      <w:pPr>
        <w:jc w:val="both"/>
        <w:rPr>
          <w:rFonts w:ascii="Arial" w:hAnsi="Arial"/>
          <w:sz w:val="28"/>
          <w:lang w:val="es-CO"/>
        </w:rPr>
      </w:pPr>
    </w:p>
    <w:p w14:paraId="39A8E751" w14:textId="3EF25B7D" w:rsidR="00D9745F" w:rsidRPr="00A16953" w:rsidRDefault="00D9745F" w:rsidP="00A16953">
      <w:pPr>
        <w:pStyle w:val="Ttulo1"/>
        <w:jc w:val="both"/>
        <w:rPr>
          <w:rFonts w:ascii="Arial" w:hAnsi="Arial"/>
          <w:lang w:val="es-CO"/>
        </w:rPr>
      </w:pPr>
      <w:bookmarkStart w:id="101" w:name="_Toc333053730"/>
      <w:bookmarkStart w:id="102" w:name="_Toc333653888"/>
      <w:r w:rsidRPr="00A16953">
        <w:rPr>
          <w:rFonts w:ascii="Arial" w:hAnsi="Arial"/>
          <w:lang w:val="es-CO"/>
        </w:rPr>
        <w:t xml:space="preserve">7. </w:t>
      </w:r>
      <w:bookmarkEnd w:id="101"/>
      <w:r w:rsidR="00DE4DB7" w:rsidRPr="00A16953">
        <w:rPr>
          <w:rFonts w:ascii="Arial" w:hAnsi="Arial"/>
          <w:lang w:val="es-CO"/>
        </w:rPr>
        <w:t>Entrega del P</w:t>
      </w:r>
      <w:r w:rsidR="008B4FE5" w:rsidRPr="00A16953">
        <w:rPr>
          <w:rFonts w:ascii="Arial" w:hAnsi="Arial"/>
          <w:lang w:val="es-CO"/>
        </w:rPr>
        <w:t>roducto</w:t>
      </w:r>
      <w:bookmarkEnd w:id="102"/>
    </w:p>
    <w:p w14:paraId="7C2888D7" w14:textId="742D0DD3"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103"/>
      <w:r w:rsidRPr="00E96EAA">
        <w:rPr>
          <w:lang w:val="en-US"/>
        </w:rPr>
        <w:t>[</w:t>
      </w:r>
      <w:proofErr w:type="spellStart"/>
      <w:r w:rsidRPr="00E96EAA">
        <w:rPr>
          <w:lang w:val="en-US"/>
        </w:rPr>
        <w:t>Referencias</w:t>
      </w:r>
      <w:proofErr w:type="spellEnd"/>
      <w:r w:rsidRPr="00E96EAA">
        <w:rPr>
          <w:lang w:val="en-US"/>
        </w:rPr>
        <w:t>]</w:t>
      </w:r>
      <w:commentRangeEnd w:id="103"/>
      <w:r w:rsidR="001F52C6" w:rsidRPr="00A16953">
        <w:commentReference w:id="103"/>
      </w:r>
    </w:p>
    <w:p w14:paraId="7A6B442A" w14:textId="77777777" w:rsidR="00D9745F" w:rsidRPr="007D5D4D" w:rsidRDefault="00D9745F" w:rsidP="00014AF3">
      <w:pPr>
        <w:pStyle w:val="Ttulo1"/>
        <w:jc w:val="both"/>
        <w:rPr>
          <w:rFonts w:ascii="Arial" w:hAnsi="Arial" w:cs="Arial"/>
          <w:lang w:val="en-US"/>
        </w:rPr>
      </w:pPr>
      <w:bookmarkStart w:id="104" w:name="_Toc333053731"/>
      <w:bookmarkStart w:id="105" w:name="_Toc333653889"/>
      <w:r w:rsidRPr="007D5D4D">
        <w:rPr>
          <w:rFonts w:ascii="Arial" w:hAnsi="Arial"/>
          <w:lang w:val="en-US"/>
        </w:rPr>
        <w:t>8. Supporting process plans</w:t>
      </w:r>
      <w:bookmarkEnd w:id="104"/>
      <w:bookmarkEnd w:id="105"/>
    </w:p>
    <w:p w14:paraId="0022F905" w14:textId="77777777" w:rsidR="00D9745F" w:rsidRPr="007D5D4D" w:rsidRDefault="00D9745F" w:rsidP="00014AF3">
      <w:pPr>
        <w:pStyle w:val="Ttulo2"/>
        <w:jc w:val="both"/>
        <w:rPr>
          <w:rFonts w:ascii="Arial" w:hAnsi="Arial" w:cs="Arial"/>
          <w:sz w:val="28"/>
          <w:szCs w:val="28"/>
          <w:lang w:val="en-US"/>
        </w:rPr>
      </w:pPr>
      <w:bookmarkStart w:id="106" w:name="_Toc333053732"/>
      <w:bookmarkStart w:id="107" w:name="_Toc333653890"/>
      <w:r w:rsidRPr="007D5D4D">
        <w:rPr>
          <w:rFonts w:ascii="Arial" w:hAnsi="Arial" w:cs="Arial"/>
          <w:sz w:val="28"/>
          <w:szCs w:val="28"/>
          <w:lang w:val="en-US"/>
        </w:rPr>
        <w:t>8.1 Project supervision and work environment</w:t>
      </w:r>
      <w:bookmarkEnd w:id="106"/>
      <w:bookmarkEnd w:id="107"/>
    </w:p>
    <w:p w14:paraId="14EFD4A7" w14:textId="67ED0FF4" w:rsidR="00F330A6" w:rsidRDefault="00F330A6" w:rsidP="00014AF3">
      <w:pPr>
        <w:jc w:val="both"/>
      </w:pPr>
      <w:bookmarkStart w:id="108"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109"/>
      <w:r w:rsidR="00A7274C">
        <w:t xml:space="preserve">en la cuales el equipo de trabajo elige las actividades a </w:t>
      </w:r>
      <w:proofErr w:type="spellStart"/>
      <w:r w:rsidR="00A7274C">
        <w:t>a</w:t>
      </w:r>
      <w:proofErr w:type="spellEnd"/>
      <w:r w:rsidR="00A7274C">
        <w:t xml:space="preserve"> desarrollar en cada semana</w:t>
      </w:r>
      <w:commentRangeEnd w:id="109"/>
      <w:r w:rsidR="001F52C6">
        <w:rPr>
          <w:rStyle w:val="Refdecomentario"/>
        </w:rPr>
        <w:commentReference w:id="109"/>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110"/>
      <w:r w:rsidRPr="00C13EE0">
        <w:rPr>
          <w:b/>
        </w:rPr>
        <w:t>revisión cruzada</w:t>
      </w:r>
      <w:commentRangeEnd w:id="110"/>
      <w:r w:rsidR="00DD5E78">
        <w:rPr>
          <w:rStyle w:val="Refdecomentario"/>
        </w:rPr>
        <w:commentReference w:id="110"/>
      </w:r>
      <w:r>
        <w:t xml:space="preserve">. </w:t>
      </w:r>
    </w:p>
    <w:p w14:paraId="7230522E" w14:textId="016E1CEB" w:rsidR="00747E02" w:rsidRDefault="00EE0E85" w:rsidP="00014AF3">
      <w:pPr>
        <w:pStyle w:val="Prrafodelista"/>
        <w:numPr>
          <w:ilvl w:val="0"/>
          <w:numId w:val="32"/>
        </w:numPr>
        <w:jc w:val="both"/>
      </w:pPr>
      <w:r>
        <w:t xml:space="preserve">La comunicación se realiza por medio </w:t>
      </w:r>
      <w:r w:rsidRPr="00EE0E85">
        <w:t xml:space="preserve">de </w:t>
      </w:r>
      <w:commentRangeStart w:id="111"/>
      <w:r w:rsidRPr="00C13EE0">
        <w:t xml:space="preserve">canales de comunicación </w:t>
      </w:r>
      <w:commentRangeEnd w:id="111"/>
      <w:r w:rsidRPr="00C13EE0">
        <w:rPr>
          <w:rStyle w:val="Refdecomentario"/>
        </w:rPr>
        <w:commentReference w:id="111"/>
      </w:r>
      <w:r w:rsidRPr="00C13EE0">
        <w:t>pre</w:t>
      </w:r>
      <w:r>
        <w:t>-establecidos por el equipo. Los comunicados de alta importancia se realizan por medio de una lista correos electrónicos.</w:t>
      </w:r>
    </w:p>
    <w:p w14:paraId="57B889B0" w14:textId="5EEA894B" w:rsidR="00C13EE0" w:rsidRDefault="00C13EE0" w:rsidP="00014AF3">
      <w:pPr>
        <w:pStyle w:val="Prrafodelista"/>
        <w:numPr>
          <w:ilvl w:val="0"/>
          <w:numId w:val="32"/>
        </w:numPr>
        <w:jc w:val="both"/>
      </w:pPr>
      <w:r>
        <w:lastRenderedPageBreak/>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Prrafodelista"/>
        <w:numPr>
          <w:ilvl w:val="0"/>
          <w:numId w:val="32"/>
        </w:numPr>
        <w:jc w:val="both"/>
      </w:pPr>
      <w:r>
        <w:t xml:space="preserve">Para la optimización de ciertas </w:t>
      </w:r>
      <w:r w:rsidR="001F52C6">
        <w:t>actividades se</w:t>
      </w:r>
      <w:r>
        <w:t xml:space="preserve"> han diseñado y adaptado </w:t>
      </w:r>
      <w:commentRangeStart w:id="112"/>
      <w:r>
        <w:t>plantillas.</w:t>
      </w:r>
      <w:commentRangeEnd w:id="112"/>
      <w:r w:rsidR="001F52C6">
        <w:rPr>
          <w:rStyle w:val="Refdecomentario"/>
        </w:rPr>
        <w:commentReference w:id="112"/>
      </w:r>
    </w:p>
    <w:p w14:paraId="696775AB" w14:textId="3CDC528D"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113"/>
      <w:r w:rsidRPr="00DD5E78">
        <w:rPr>
          <w:b/>
        </w:rPr>
        <w:t>informe gerencial</w:t>
      </w:r>
      <w:commentRangeEnd w:id="113"/>
      <w:r w:rsidR="00DD5E78">
        <w:rPr>
          <w:rStyle w:val="Refdecomentario"/>
        </w:rPr>
        <w:commentReference w:id="113"/>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Pr="00595763" w:rsidRDefault="00EE6191" w:rsidP="00014AF3">
      <w:pPr>
        <w:pStyle w:val="Ttulo2"/>
        <w:jc w:val="both"/>
        <w:rPr>
          <w:rFonts w:ascii="Arial" w:hAnsi="Arial"/>
          <w:sz w:val="28"/>
          <w:lang w:val="es-CO"/>
        </w:rPr>
      </w:pPr>
      <w:bookmarkStart w:id="114" w:name="_Toc333653891"/>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108"/>
      <w:bookmarkEnd w:id="114"/>
    </w:p>
    <w:p w14:paraId="234E8BCD" w14:textId="72ACA79E" w:rsidR="00D9745F" w:rsidRDefault="00D9745F" w:rsidP="00014AF3">
      <w:pPr>
        <w:pStyle w:val="Ttulo2"/>
        <w:jc w:val="both"/>
        <w:rPr>
          <w:rFonts w:ascii="Arial" w:hAnsi="Arial" w:cs="Arial"/>
          <w:sz w:val="28"/>
          <w:szCs w:val="28"/>
          <w:lang w:val="es-CO"/>
        </w:rPr>
      </w:pPr>
      <w:bookmarkStart w:id="115" w:name="_Toc333053734"/>
      <w:bookmarkStart w:id="116" w:name="_Toc333653892"/>
      <w:r w:rsidRPr="00595763">
        <w:rPr>
          <w:rFonts w:ascii="Arial" w:hAnsi="Arial"/>
          <w:sz w:val="28"/>
          <w:lang w:val="es-CO"/>
        </w:rPr>
        <w:t xml:space="preserve">8.3 </w:t>
      </w:r>
      <w:bookmarkEnd w:id="115"/>
      <w:r w:rsidR="00D025FC">
        <w:rPr>
          <w:rFonts w:ascii="Arial" w:hAnsi="Arial" w:cs="Arial"/>
          <w:sz w:val="28"/>
          <w:szCs w:val="28"/>
          <w:lang w:val="es-CO"/>
        </w:rPr>
        <w:t>Gerencia de Riesgos</w:t>
      </w:r>
      <w:bookmarkEnd w:id="116"/>
    </w:p>
    <w:p w14:paraId="275A9C54" w14:textId="6D1A85C8" w:rsidR="000E4ECF" w:rsidRDefault="000E4ECF" w:rsidP="00014AF3">
      <w:pPr>
        <w:jc w:val="both"/>
        <w:rPr>
          <w:lang w:val="es-CO"/>
        </w:rPr>
      </w:pPr>
      <w:r>
        <w:rPr>
          <w:lang w:val="es-CO"/>
        </w:rPr>
        <w:t>Todo  proyecto de  software esta sujeto a riesgos, son todo aquello que altere el plan inicial, siendo esta variación positiva o negativa.</w:t>
      </w:r>
    </w:p>
    <w:p w14:paraId="6E12EDBC" w14:textId="747343FB" w:rsidR="00382B18" w:rsidRDefault="00382B18" w:rsidP="00014AF3">
      <w:pPr>
        <w:pStyle w:val="Ttulo3"/>
        <w:jc w:val="both"/>
        <w:rPr>
          <w:lang w:val="es-CO"/>
        </w:rPr>
      </w:pPr>
      <w:r>
        <w:rPr>
          <w:lang w:val="es-CO"/>
        </w:rPr>
        <w:t>8.3.1 Objetivos</w:t>
      </w:r>
    </w:p>
    <w:p w14:paraId="0503EAE0" w14:textId="2F44F361" w:rsidR="00382B18" w:rsidRDefault="00382B18" w:rsidP="00014AF3">
      <w:pPr>
        <w:pStyle w:val="Prrafodelista"/>
        <w:numPr>
          <w:ilvl w:val="0"/>
          <w:numId w:val="36"/>
        </w:numPr>
        <w:jc w:val="both"/>
        <w:rPr>
          <w:lang w:val="es-CO"/>
        </w:rPr>
      </w:pPr>
      <w:r>
        <w:rPr>
          <w:lang w:val="es-CO"/>
        </w:rPr>
        <w:t>Identificar los riesgos  que puedan atentar contra los objetivos del plan, así como contra su planeación.</w:t>
      </w:r>
    </w:p>
    <w:p w14:paraId="5398C90F" w14:textId="3413F6BA" w:rsidR="00622190" w:rsidRDefault="00622190" w:rsidP="00014AF3">
      <w:pPr>
        <w:pStyle w:val="Prrafodelista"/>
        <w:numPr>
          <w:ilvl w:val="0"/>
          <w:numId w:val="36"/>
        </w:numPr>
        <w:jc w:val="both"/>
        <w:rPr>
          <w:lang w:val="es-CO"/>
        </w:rPr>
      </w:pPr>
      <w:r>
        <w:rPr>
          <w:lang w:val="es-CO"/>
        </w:rPr>
        <w:t>Detectar  los  factores de riesgo</w:t>
      </w:r>
    </w:p>
    <w:p w14:paraId="66132B74" w14:textId="35AD9C2C" w:rsidR="00196670" w:rsidRPr="00196670" w:rsidRDefault="00196670" w:rsidP="00196670">
      <w:pPr>
        <w:pStyle w:val="Prrafodelista"/>
        <w:numPr>
          <w:ilvl w:val="0"/>
          <w:numId w:val="36"/>
        </w:numPr>
        <w:jc w:val="both"/>
        <w:rPr>
          <w:lang w:val="es-CO"/>
        </w:rPr>
      </w:pPr>
      <w:r>
        <w:rPr>
          <w:lang w:val="es-CO"/>
        </w:rPr>
        <w:t>Clasificar los riesgos</w:t>
      </w:r>
    </w:p>
    <w:p w14:paraId="3C04EE8A" w14:textId="77777777" w:rsidR="00FB0410" w:rsidRDefault="00382B18" w:rsidP="00014AF3">
      <w:pPr>
        <w:pStyle w:val="Prrafodelista"/>
        <w:numPr>
          <w:ilvl w:val="0"/>
          <w:numId w:val="36"/>
        </w:numPr>
        <w:jc w:val="both"/>
        <w:rPr>
          <w:lang w:val="es-CO"/>
        </w:rPr>
      </w:pPr>
      <w:r>
        <w:rPr>
          <w:lang w:val="es-CO"/>
        </w:rPr>
        <w:t>Analizar los riesgos potenciales</w:t>
      </w:r>
      <w:r w:rsidR="00196670">
        <w:rPr>
          <w:lang w:val="es-CO"/>
        </w:rPr>
        <w:t xml:space="preserve"> debido a su probabilidad e  impacto e n el  estado del proyecto</w:t>
      </w:r>
      <w:r w:rsidR="00FB0410">
        <w:rPr>
          <w:lang w:val="es-CO"/>
        </w:rPr>
        <w:t xml:space="preserve">. </w:t>
      </w:r>
    </w:p>
    <w:p w14:paraId="3F8A39B9" w14:textId="24400039" w:rsidR="00382B18" w:rsidRDefault="00FB0410" w:rsidP="00014AF3">
      <w:pPr>
        <w:pStyle w:val="Prrafodelista"/>
        <w:numPr>
          <w:ilvl w:val="0"/>
          <w:numId w:val="36"/>
        </w:numPr>
        <w:jc w:val="both"/>
        <w:rPr>
          <w:lang w:val="es-CO"/>
        </w:rPr>
      </w:pPr>
      <w:r>
        <w:rPr>
          <w:lang w:val="es-CO"/>
        </w:rPr>
        <w:t xml:space="preserve">Identificar </w:t>
      </w:r>
      <w:r w:rsidR="00382B18">
        <w:rPr>
          <w:lang w:val="es-CO"/>
        </w:rPr>
        <w:t>cuales</w:t>
      </w:r>
      <w:r>
        <w:rPr>
          <w:lang w:val="es-CO"/>
        </w:rPr>
        <w:t xml:space="preserve"> </w:t>
      </w:r>
      <w:proofErr w:type="spellStart"/>
      <w:r>
        <w:rPr>
          <w:lang w:val="es-CO"/>
        </w:rPr>
        <w:t>riesgoss</w:t>
      </w:r>
      <w:proofErr w:type="spellEnd"/>
      <w:r w:rsidR="00382B18">
        <w:rPr>
          <w:lang w:val="es-CO"/>
        </w:rPr>
        <w:t xml:space="preserve"> son parte del Top-10, para ello es necesario establecer cuan  probable ha de ser est</w:t>
      </w:r>
      <w:r w:rsidR="00622190">
        <w:rPr>
          <w:lang w:val="es-CO"/>
        </w:rPr>
        <w:t>e,</w:t>
      </w:r>
      <w:r w:rsidR="00382B18">
        <w:rPr>
          <w:lang w:val="es-CO"/>
        </w:rPr>
        <w:t xml:space="preserve"> as</w:t>
      </w:r>
      <w:r w:rsidR="00622190">
        <w:rPr>
          <w:lang w:val="es-CO"/>
        </w:rPr>
        <w:t xml:space="preserve">í </w:t>
      </w:r>
      <w:r w:rsidR="00382B18">
        <w:rPr>
          <w:lang w:val="es-CO"/>
        </w:rPr>
        <w:t>como cual seria el impacto sobre el proyecto en caso de ocurrir.</w:t>
      </w:r>
    </w:p>
    <w:p w14:paraId="5A12F898" w14:textId="2070E7EB" w:rsidR="006E53F0" w:rsidRDefault="006E53F0" w:rsidP="00014AF3">
      <w:pPr>
        <w:pStyle w:val="Prrafodelista"/>
        <w:numPr>
          <w:ilvl w:val="0"/>
          <w:numId w:val="36"/>
        </w:numPr>
        <w:jc w:val="both"/>
        <w:rPr>
          <w:lang w:val="es-CO"/>
        </w:rPr>
      </w:pPr>
      <w:r>
        <w:rPr>
          <w:lang w:val="es-CO"/>
        </w:rPr>
        <w:t>Priorizar los riesgos para elaborar contingencias que minimicen su efecto en caso de que este sea nocivo para el proyecto.</w:t>
      </w:r>
    </w:p>
    <w:p w14:paraId="41AAB432" w14:textId="46554740" w:rsidR="00382B18" w:rsidRDefault="00622190" w:rsidP="00014AF3">
      <w:pPr>
        <w:pStyle w:val="Prrafodelista"/>
        <w:numPr>
          <w:ilvl w:val="0"/>
          <w:numId w:val="36"/>
        </w:numPr>
        <w:jc w:val="both"/>
        <w:rPr>
          <w:lang w:val="es-CO"/>
        </w:rPr>
      </w:pPr>
      <w:r>
        <w:rPr>
          <w:lang w:val="es-CO"/>
        </w:rPr>
        <w:t>Diseñar los planes de contingencia, asociados a cada riesgo teniendo en cuenta el tiempo de respuesta, los responsables, así como la incidencia del riesgo sobre las diferentes partes del proyecto.</w:t>
      </w:r>
    </w:p>
    <w:p w14:paraId="509B3319" w14:textId="7001DCC2" w:rsidR="00FB0410" w:rsidRDefault="00FB0410" w:rsidP="00FB0410">
      <w:pPr>
        <w:pStyle w:val="Ttulo3"/>
        <w:rPr>
          <w:lang w:val="es-CO"/>
        </w:rPr>
      </w:pPr>
      <w:r>
        <w:rPr>
          <w:lang w:val="es-CO"/>
        </w:rPr>
        <w:t>8.3.1 Plan de  arranque</w:t>
      </w:r>
    </w:p>
    <w:p w14:paraId="0953D43D" w14:textId="47E44AD0" w:rsidR="00FB0410" w:rsidRDefault="00FB0410" w:rsidP="00FB0410">
      <w:pPr>
        <w:jc w:val="both"/>
      </w:pPr>
      <w:r>
        <w:t xml:space="preserve">Debido a la naturaleza cambiante del proyecto, </w:t>
      </w:r>
      <w:proofErr w:type="spellStart"/>
      <w:r>
        <w:t>asi</w:t>
      </w:r>
      <w:proofErr w:type="spellEnd"/>
      <w:r>
        <w:t xml:space="preserve"> como a cada una de sus faces y la inexperiencia del equipo en proyectos de esta magnitud. Los riesgos </w:t>
      </w:r>
      <w:proofErr w:type="gramStart"/>
      <w:r>
        <w:t>han  de</w:t>
      </w:r>
      <w:proofErr w:type="gramEnd"/>
      <w:r>
        <w:t xml:space="preserve"> identificarse sobre la marcha, es decir, que en el  desarrollo y bajo las particulares </w:t>
      </w:r>
      <w:proofErr w:type="spellStart"/>
      <w:r>
        <w:t>experiecias</w:t>
      </w:r>
      <w:proofErr w:type="spellEnd"/>
      <w:r>
        <w:t xml:space="preserve"> podrán ser  </w:t>
      </w:r>
      <w:r>
        <w:lastRenderedPageBreak/>
        <w:t xml:space="preserve">descubiertos. No obstante el grupo realizará reuniones de reflexión donde se identificara potenciales riesgos, </w:t>
      </w:r>
      <w:proofErr w:type="spellStart"/>
      <w:r>
        <w:t>asi</w:t>
      </w:r>
      <w:proofErr w:type="spellEnd"/>
      <w:r>
        <w:t xml:space="preserve"> como una consigna de los riesgos que ocurrieren.</w:t>
      </w:r>
    </w:p>
    <w:p w14:paraId="156B13D3" w14:textId="77777777" w:rsidR="00FB0410" w:rsidRDefault="00FB0410" w:rsidP="00FB0410">
      <w:pPr>
        <w:jc w:val="both"/>
      </w:pPr>
    </w:p>
    <w:p w14:paraId="1C16DA24" w14:textId="77777777" w:rsidR="00FB0410" w:rsidRPr="00FB0410" w:rsidRDefault="00FB0410" w:rsidP="00FB0410">
      <w:pPr>
        <w:jc w:val="both"/>
      </w:pPr>
    </w:p>
    <w:p w14:paraId="1755EFBF" w14:textId="64A7571A" w:rsidR="00D9745F" w:rsidRPr="00595763" w:rsidRDefault="00D9745F" w:rsidP="00014AF3">
      <w:pPr>
        <w:pStyle w:val="Ttulo2"/>
        <w:jc w:val="both"/>
        <w:rPr>
          <w:rFonts w:ascii="Arial" w:hAnsi="Arial"/>
          <w:sz w:val="28"/>
          <w:lang w:val="es-CO"/>
        </w:rPr>
      </w:pPr>
      <w:bookmarkStart w:id="117" w:name="_Toc333053735"/>
      <w:bookmarkStart w:id="118" w:name="_Toc333653893"/>
      <w:r w:rsidRPr="00595763">
        <w:rPr>
          <w:rFonts w:ascii="Arial" w:hAnsi="Arial"/>
          <w:sz w:val="28"/>
          <w:lang w:val="es-CO"/>
        </w:rPr>
        <w:t xml:space="preserve">8.4 </w:t>
      </w:r>
      <w:bookmarkEnd w:id="117"/>
      <w:r w:rsidR="00AB52A4">
        <w:rPr>
          <w:rFonts w:ascii="Arial" w:hAnsi="Arial" w:cs="Arial"/>
          <w:sz w:val="28"/>
          <w:szCs w:val="28"/>
          <w:lang w:val="es-CO"/>
        </w:rPr>
        <w:t xml:space="preserve">Gerencia de </w:t>
      </w:r>
      <w:r w:rsidR="00860FEE">
        <w:rPr>
          <w:rFonts w:ascii="Arial" w:hAnsi="Arial" w:cs="Arial"/>
          <w:sz w:val="28"/>
          <w:szCs w:val="28"/>
          <w:lang w:val="es-CO"/>
        </w:rPr>
        <w:t>Configuración</w:t>
      </w:r>
      <w:bookmarkEnd w:id="118"/>
      <w:r w:rsidR="00AB52A4">
        <w:rPr>
          <w:rFonts w:ascii="Arial" w:hAnsi="Arial" w:cs="Arial"/>
          <w:sz w:val="28"/>
          <w:szCs w:val="28"/>
          <w:lang w:val="es-CO"/>
        </w:rPr>
        <w:t xml:space="preserve"> </w:t>
      </w:r>
    </w:p>
    <w:p w14:paraId="56DB35AC" w14:textId="02C56048" w:rsidR="00D9745F" w:rsidRPr="00595763" w:rsidRDefault="00D9745F" w:rsidP="00014AF3">
      <w:pPr>
        <w:pStyle w:val="Ttulo2"/>
        <w:jc w:val="both"/>
        <w:rPr>
          <w:rFonts w:ascii="Arial" w:hAnsi="Arial"/>
          <w:sz w:val="28"/>
        </w:rPr>
      </w:pPr>
      <w:bookmarkStart w:id="119" w:name="_Toc333053736"/>
      <w:bookmarkStart w:id="120" w:name="_Toc333653894"/>
      <w:r w:rsidRPr="00595763">
        <w:rPr>
          <w:rFonts w:ascii="Arial" w:hAnsi="Arial"/>
          <w:sz w:val="28"/>
        </w:rPr>
        <w:t xml:space="preserve">8.5 </w:t>
      </w:r>
      <w:bookmarkEnd w:id="119"/>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20"/>
    </w:p>
    <w:p w14:paraId="70DAAF96" w14:textId="77777777" w:rsidR="003346F1" w:rsidRDefault="003346F1" w:rsidP="00014AF3">
      <w:pPr>
        <w:pStyle w:val="Ttulo3"/>
        <w:jc w:val="both"/>
        <w:rPr>
          <w:rFonts w:ascii="Arial" w:hAnsi="Arial" w:cs="Arial"/>
          <w:sz w:val="28"/>
          <w:szCs w:val="28"/>
        </w:rPr>
      </w:pPr>
      <w:bookmarkStart w:id="121" w:name="_Toc333053737"/>
      <w:bookmarkStart w:id="122" w:name="_Toc333053738"/>
      <w:r w:rsidRPr="00597305">
        <w:rPr>
          <w:rFonts w:ascii="Arial" w:hAnsi="Arial" w:cs="Arial"/>
          <w:sz w:val="28"/>
          <w:szCs w:val="28"/>
        </w:rPr>
        <w:t xml:space="preserve">8.5.1 </w:t>
      </w:r>
      <w:proofErr w:type="spellStart"/>
      <w:r w:rsidRPr="00597305">
        <w:rPr>
          <w:rFonts w:ascii="Arial" w:hAnsi="Arial" w:cs="Arial"/>
          <w:sz w:val="28"/>
          <w:szCs w:val="28"/>
        </w:rPr>
        <w:t>Documentation</w:t>
      </w:r>
      <w:bookmarkEnd w:id="121"/>
      <w:proofErr w:type="spellEnd"/>
      <w:r>
        <w:rPr>
          <w:rFonts w:ascii="Arial" w:hAnsi="Arial" w:cs="Arial"/>
          <w:sz w:val="28"/>
          <w:szCs w:val="28"/>
        </w:rPr>
        <w:t xml:space="preserve"> Plan</w:t>
      </w:r>
    </w:p>
    <w:p w14:paraId="108EF1C0" w14:textId="77777777" w:rsidR="003346F1" w:rsidRDefault="003346F1" w:rsidP="00014AF3">
      <w:pPr>
        <w:jc w:val="both"/>
      </w:pPr>
    </w:p>
    <w:p w14:paraId="56DD07B9" w14:textId="77777777" w:rsidR="003346F1" w:rsidRDefault="003346F1" w:rsidP="00014AF3">
      <w:pPr>
        <w:jc w:val="both"/>
      </w:pPr>
      <w:r>
        <w:t xml:space="preserve">El objetivo de la documentación de este proyecto es que el cliente tenga un sustento de cada uno de las etapas y pasos que ejecuta la organización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 el desarrollo del proyecto, los documentos que estarán sustentando este desarrollo son:</w:t>
      </w:r>
    </w:p>
    <w:p w14:paraId="787E2E27" w14:textId="77777777" w:rsidR="003346F1" w:rsidRPr="00F4132A" w:rsidRDefault="003346F1" w:rsidP="00014AF3">
      <w:pPr>
        <w:pStyle w:val="Prrafodelista"/>
        <w:numPr>
          <w:ilvl w:val="0"/>
          <w:numId w:val="31"/>
        </w:numPr>
        <w:jc w:val="both"/>
        <w:rPr>
          <w:lang w:val="en-US"/>
        </w:rPr>
      </w:pPr>
      <w:r w:rsidRPr="00F4132A">
        <w:rPr>
          <w:lang w:val="en-US"/>
        </w:rPr>
        <w:t>SPMP -Software Project Management Plan</w:t>
      </w:r>
    </w:p>
    <w:p w14:paraId="1BBD883B" w14:textId="77777777" w:rsidR="003346F1" w:rsidRDefault="003346F1" w:rsidP="00014AF3">
      <w:pPr>
        <w:pStyle w:val="Prrafodelista"/>
        <w:numPr>
          <w:ilvl w:val="0"/>
          <w:numId w:val="31"/>
        </w:numPr>
        <w:jc w:val="both"/>
      </w:pPr>
      <w:r>
        <w:t xml:space="preserve">SRS - Software </w:t>
      </w:r>
      <w:proofErr w:type="spellStart"/>
      <w:r>
        <w:t>Requirements</w:t>
      </w:r>
      <w:proofErr w:type="spellEnd"/>
      <w:r>
        <w:t xml:space="preserve"> </w:t>
      </w:r>
      <w:proofErr w:type="spellStart"/>
      <w:r>
        <w:t>Specificaions</w:t>
      </w:r>
      <w:proofErr w:type="spellEnd"/>
    </w:p>
    <w:p w14:paraId="511FEEDD" w14:textId="77777777" w:rsidR="003346F1" w:rsidRDefault="003346F1" w:rsidP="00014AF3">
      <w:pPr>
        <w:pStyle w:val="Prrafodelista"/>
        <w:numPr>
          <w:ilvl w:val="0"/>
          <w:numId w:val="31"/>
        </w:numPr>
        <w:jc w:val="both"/>
      </w:pPr>
      <w:r>
        <w:t xml:space="preserve">SDD – Software </w:t>
      </w:r>
      <w:proofErr w:type="spellStart"/>
      <w:r>
        <w:t>Design</w:t>
      </w:r>
      <w:proofErr w:type="spellEnd"/>
      <w:r>
        <w:t xml:space="preserve"> </w:t>
      </w:r>
      <w:proofErr w:type="spellStart"/>
      <w:r>
        <w:t>Description</w:t>
      </w:r>
      <w:proofErr w:type="spellEnd"/>
    </w:p>
    <w:p w14:paraId="511B6D4D" w14:textId="77777777" w:rsidR="003346F1" w:rsidRDefault="003346F1" w:rsidP="00014AF3">
      <w:pPr>
        <w:pStyle w:val="Prrafodelista"/>
        <w:numPr>
          <w:ilvl w:val="0"/>
          <w:numId w:val="31"/>
        </w:numPr>
        <w:jc w:val="both"/>
      </w:pPr>
      <w:r>
        <w:t>Manual del usuario e instalación.</w:t>
      </w:r>
    </w:p>
    <w:p w14:paraId="243CF4B9" w14:textId="77777777" w:rsidR="003346F1" w:rsidRDefault="003346F1" w:rsidP="00014AF3">
      <w:pPr>
        <w:jc w:val="both"/>
      </w:pPr>
      <w:commentRangeStart w:id="123"/>
      <w:r w:rsidRPr="00A76E79">
        <w:rPr>
          <w:noProof/>
          <w:lang w:val="es-CO" w:eastAsia="es-CO"/>
        </w:rPr>
        <w:lastRenderedPageBreak/>
        <w:drawing>
          <wp:inline distT="0" distB="0" distL="0" distR="0" wp14:anchorId="3881E25B" wp14:editId="69D59BD7">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47">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23"/>
      <w:r>
        <w:rPr>
          <w:rStyle w:val="Refdecomentario"/>
        </w:rPr>
        <w:commentReference w:id="123"/>
      </w:r>
    </w:p>
    <w:p w14:paraId="51851733" w14:textId="77777777" w:rsidR="003346F1" w:rsidRDefault="003346F1" w:rsidP="00014AF3">
      <w:pPr>
        <w:jc w:val="both"/>
      </w:pPr>
    </w:p>
    <w:p w14:paraId="79D7EFFE" w14:textId="77777777" w:rsidR="003346F1" w:rsidRDefault="003346F1" w:rsidP="00014AF3">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24"/>
      <w:r>
        <w:t>(Poner el estilo de referencia que vamos a manejar)</w:t>
      </w:r>
      <w:commentRangeEnd w:id="124"/>
      <w:r>
        <w:rPr>
          <w:rStyle w:val="Refdecomentario"/>
        </w:rPr>
        <w:commentReference w:id="124"/>
      </w:r>
      <w:r>
        <w:t>.</w:t>
      </w:r>
    </w:p>
    <w:p w14:paraId="6C1ED5C3" w14:textId="77777777" w:rsidR="003346F1" w:rsidRDefault="003346F1" w:rsidP="00014AF3">
      <w:pPr>
        <w:pStyle w:val="Ttulo4"/>
        <w:jc w:val="both"/>
      </w:pPr>
      <w:r>
        <w:t>Responsables</w:t>
      </w:r>
    </w:p>
    <w:p w14:paraId="75FB88A8" w14:textId="77777777" w:rsidR="003346F1" w:rsidRDefault="003346F1" w:rsidP="00014AF3">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4DB687BF" w14:textId="77777777" w:rsidR="003346F1" w:rsidRPr="002D5D9A" w:rsidRDefault="003346F1" w:rsidP="00014AF3">
      <w:pPr>
        <w:jc w:val="both"/>
      </w:pPr>
      <w:r>
        <w:rPr>
          <w:noProof/>
          <w:lang w:val="es-CO" w:eastAsia="es-CO"/>
        </w:rPr>
        <w:lastRenderedPageBreak/>
        <w:drawing>
          <wp:inline distT="0" distB="0" distL="0" distR="0" wp14:anchorId="42C87EB1" wp14:editId="20B1223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48">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E8287D2" w14:textId="77777777" w:rsidR="003346F1" w:rsidRDefault="003346F1" w:rsidP="00014AF3">
      <w:pPr>
        <w:jc w:val="both"/>
      </w:pPr>
      <w:r>
        <w:t xml:space="preserve">Los responsables en cada una de las </w:t>
      </w:r>
      <w:proofErr w:type="gramStart"/>
      <w:r>
        <w:t>entregas  estarán</w:t>
      </w:r>
      <w:proofErr w:type="gramEnd"/>
      <w:r>
        <w:t xml:space="preserve"> acompañados y apoyados por el departamento de calidad,  documentación y gerencia.</w:t>
      </w:r>
    </w:p>
    <w:p w14:paraId="20A17089" w14:textId="77777777" w:rsidR="003346F1" w:rsidRPr="003346F1" w:rsidRDefault="003346F1" w:rsidP="00014AF3">
      <w:pPr>
        <w:pStyle w:val="Ttulo4"/>
        <w:jc w:val="both"/>
      </w:pPr>
      <w:r w:rsidRPr="003346F1">
        <w:t>Plantillas y Formatos</w:t>
      </w:r>
    </w:p>
    <w:p w14:paraId="6C670B50" w14:textId="77777777" w:rsidR="003346F1" w:rsidRDefault="003346F1" w:rsidP="00014AF3">
      <w:pPr>
        <w:jc w:val="both"/>
      </w:pPr>
      <w:r w:rsidRPr="00A24807">
        <w:t xml:space="preserve">La organización </w:t>
      </w:r>
      <w:proofErr w:type="spellStart"/>
      <w:r w:rsidRPr="00A24807">
        <w:t>Fifth</w:t>
      </w:r>
      <w:proofErr w:type="spellEnd"/>
      <w:r w:rsidRPr="00A24807">
        <w:t xml:space="preserve"> </w:t>
      </w:r>
      <w:proofErr w:type="spellStart"/>
      <w:r w:rsidRPr="00A24807">
        <w:t>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014AF3">
      <w:pPr>
        <w:jc w:val="both"/>
      </w:pPr>
      <w:r>
        <w:t xml:space="preserve">A demás de estos entregables también se han diseñado plantillas para los documentos auxiliares que acompañaran a los entregables y los que permanecerán en propiedad de la organización </w:t>
      </w:r>
      <w:proofErr w:type="spellStart"/>
      <w:r>
        <w:t>Fifth</w:t>
      </w:r>
      <w:proofErr w:type="spellEnd"/>
      <w:r>
        <w:t xml:space="preserve"> </w:t>
      </w:r>
      <w:proofErr w:type="spellStart"/>
      <w:r>
        <w:t>Floor</w:t>
      </w:r>
      <w:proofErr w:type="spellEnd"/>
      <w:r>
        <w:t xml:space="preserve"> Corp.</w:t>
      </w:r>
    </w:p>
    <w:p w14:paraId="0B0ACDB2" w14:textId="77777777" w:rsidR="003346F1" w:rsidRDefault="003346F1" w:rsidP="00014AF3">
      <w:pPr>
        <w:jc w:val="both"/>
      </w:pPr>
      <w:r>
        <w:t xml:space="preserve">Para tener un conocimiento mas amplio acerca de los formatos y plantillas que se usaran en el plan de documentación, ver anexos </w:t>
      </w:r>
      <w:commentRangeStart w:id="125"/>
      <w:r>
        <w:t>[##]</w:t>
      </w:r>
      <w:commentRangeEnd w:id="125"/>
      <w:r>
        <w:rPr>
          <w:rStyle w:val="Refdecomentario"/>
        </w:rPr>
        <w:commentReference w:id="125"/>
      </w:r>
    </w:p>
    <w:p w14:paraId="6B97DB61" w14:textId="77777777" w:rsidR="00B87FCF" w:rsidRPr="003346F1" w:rsidRDefault="00B87FCF" w:rsidP="00014AF3">
      <w:pPr>
        <w:jc w:val="both"/>
      </w:pPr>
    </w:p>
    <w:p w14:paraId="47C5B753" w14:textId="096A0955" w:rsidR="00D9745F" w:rsidRDefault="00D9745F" w:rsidP="00014AF3">
      <w:pPr>
        <w:pStyle w:val="Ttulo3"/>
        <w:jc w:val="both"/>
        <w:rPr>
          <w:rFonts w:ascii="Arial" w:hAnsi="Arial" w:cs="Arial"/>
          <w:sz w:val="28"/>
          <w:szCs w:val="28"/>
          <w:lang w:val="es-CO"/>
        </w:rPr>
      </w:pPr>
      <w:bookmarkStart w:id="126" w:name="_Toc333653896"/>
      <w:r w:rsidRPr="00595763">
        <w:rPr>
          <w:rFonts w:ascii="Arial" w:hAnsi="Arial"/>
          <w:sz w:val="28"/>
          <w:lang w:val="es-CO"/>
        </w:rPr>
        <w:t xml:space="preserve">8.5.2 </w:t>
      </w:r>
      <w:bookmarkEnd w:id="122"/>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26"/>
    </w:p>
    <w:p w14:paraId="313B18FB" w14:textId="77777777" w:rsidR="001F52C6" w:rsidRPr="00304504" w:rsidRDefault="001F52C6" w:rsidP="00014AF3">
      <w:pPr>
        <w:jc w:val="both"/>
        <w:rPr>
          <w:lang w:val="es-CO"/>
        </w:rPr>
      </w:pPr>
      <w:r w:rsidRPr="00304504">
        <w:rPr>
          <w:lang w:val="es-CO"/>
        </w:rPr>
        <w:t xml:space="preserve">La siguiente ilustración </w:t>
      </w:r>
      <w:r>
        <w:rPr>
          <w:lang w:val="es-CO"/>
        </w:rPr>
        <w:t xml:space="preserve">muestra los </w:t>
      </w:r>
      <w:proofErr w:type="spellStart"/>
      <w:r>
        <w:rPr>
          <w:lang w:val="es-CO"/>
        </w:rPr>
        <w:t>stackholders</w:t>
      </w:r>
      <w:proofErr w:type="spellEnd"/>
      <w:r>
        <w:rPr>
          <w:lang w:val="es-CO"/>
        </w:rPr>
        <w:t xml:space="preserve"> del proyecto que necesitan recibir información acerca del proyecto y quiénes son los responsables de cada documento.</w:t>
      </w:r>
    </w:p>
    <w:p w14:paraId="21F5FFB0" w14:textId="6F249C51" w:rsidR="001F52C6" w:rsidRPr="001F52C6" w:rsidRDefault="001F52C6" w:rsidP="00014AF3">
      <w:pPr>
        <w:jc w:val="both"/>
        <w:rPr>
          <w:lang w:val="es-CO"/>
        </w:rPr>
      </w:pPr>
      <w:r>
        <w:rPr>
          <w:noProof/>
          <w:lang w:val="es-CO" w:eastAsia="es-CO"/>
        </w:rPr>
        <w:lastRenderedPageBreak/>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49"/>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0716BBB4" w14:textId="43F4BC53" w:rsidR="00D9745F" w:rsidRDefault="00D9745F" w:rsidP="00014AF3">
      <w:pPr>
        <w:pStyle w:val="Ttulo2"/>
        <w:jc w:val="both"/>
        <w:rPr>
          <w:rFonts w:ascii="Arial" w:hAnsi="Arial" w:cs="Arial"/>
          <w:sz w:val="28"/>
          <w:szCs w:val="28"/>
          <w:lang w:val="es-CO"/>
        </w:rPr>
      </w:pPr>
      <w:bookmarkStart w:id="127" w:name="_Toc333053739"/>
      <w:bookmarkStart w:id="128" w:name="_Toc333653897"/>
      <w:r w:rsidRPr="00595763">
        <w:rPr>
          <w:rFonts w:ascii="Arial" w:hAnsi="Arial"/>
          <w:sz w:val="28"/>
          <w:lang w:val="es-CO"/>
        </w:rPr>
        <w:t xml:space="preserve">8.6 </w:t>
      </w:r>
      <w:bookmarkEnd w:id="127"/>
      <w:r w:rsidR="002B3388">
        <w:rPr>
          <w:rFonts w:ascii="Arial" w:hAnsi="Arial" w:cs="Arial"/>
          <w:sz w:val="28"/>
          <w:szCs w:val="28"/>
          <w:lang w:val="es-CO"/>
        </w:rPr>
        <w:t>Aseguramiento de la Calidad</w:t>
      </w:r>
      <w:bookmarkEnd w:id="128"/>
      <w:r w:rsidR="002B3388">
        <w:rPr>
          <w:rFonts w:ascii="Arial" w:hAnsi="Arial" w:cs="Arial"/>
          <w:sz w:val="28"/>
          <w:szCs w:val="28"/>
          <w:lang w:val="es-CO"/>
        </w:rPr>
        <w:t xml:space="preserve"> </w:t>
      </w:r>
    </w:p>
    <w:p w14:paraId="2E86849A" w14:textId="77777777" w:rsidR="00196670" w:rsidRPr="00196670" w:rsidRDefault="00196670" w:rsidP="00196670"/>
    <w:p w14:paraId="0E2BA5FC" w14:textId="1EE989B5" w:rsidR="00D9745F" w:rsidRPr="00595763" w:rsidRDefault="00D9745F" w:rsidP="00014AF3">
      <w:pPr>
        <w:pStyle w:val="Ttulo2"/>
        <w:jc w:val="both"/>
        <w:rPr>
          <w:rFonts w:ascii="Arial" w:hAnsi="Arial"/>
          <w:sz w:val="28"/>
          <w:lang w:val="es-CO"/>
        </w:rPr>
      </w:pPr>
      <w:bookmarkStart w:id="129" w:name="_Toc333053740"/>
      <w:bookmarkStart w:id="130" w:name="_Toc333653898"/>
      <w:r w:rsidRPr="00595763">
        <w:rPr>
          <w:rFonts w:ascii="Arial" w:hAnsi="Arial"/>
          <w:sz w:val="28"/>
          <w:lang w:val="es-CO"/>
        </w:rPr>
        <w:t xml:space="preserve">8.7 </w:t>
      </w:r>
      <w:bookmarkEnd w:id="129"/>
      <w:r w:rsidR="00E95B47">
        <w:rPr>
          <w:rFonts w:ascii="Arial" w:hAnsi="Arial" w:cs="Arial"/>
          <w:sz w:val="28"/>
          <w:szCs w:val="28"/>
          <w:lang w:val="es-CO"/>
        </w:rPr>
        <w:t>Medición</w:t>
      </w:r>
      <w:bookmarkEnd w:id="130"/>
      <w:r w:rsidR="009C2D89">
        <w:rPr>
          <w:rFonts w:ascii="Arial" w:hAnsi="Arial" w:cs="Arial"/>
          <w:sz w:val="28"/>
          <w:szCs w:val="28"/>
          <w:lang w:val="es-CO"/>
        </w:rPr>
        <w:t xml:space="preserve"> </w:t>
      </w:r>
    </w:p>
    <w:p w14:paraId="3B8B73DD" w14:textId="3597F746" w:rsidR="00D9745F" w:rsidRPr="00595763" w:rsidRDefault="00D9745F" w:rsidP="00014AF3">
      <w:pPr>
        <w:pStyle w:val="Ttulo2"/>
        <w:tabs>
          <w:tab w:val="center" w:pos="5460"/>
        </w:tabs>
        <w:jc w:val="both"/>
        <w:rPr>
          <w:rFonts w:ascii="Arial" w:hAnsi="Arial"/>
          <w:sz w:val="28"/>
          <w:lang w:val="es-CO"/>
        </w:rPr>
      </w:pPr>
      <w:bookmarkStart w:id="131" w:name="_Toc333053741"/>
      <w:bookmarkStart w:id="132" w:name="_Toc333653899"/>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131"/>
      <w:bookmarkEnd w:id="132"/>
      <w:r w:rsidR="001F52C6">
        <w:rPr>
          <w:rFonts w:ascii="Arial" w:hAnsi="Arial"/>
          <w:sz w:val="28"/>
          <w:lang w:val="es-CO"/>
        </w:rPr>
        <w:t>y auditorias</w:t>
      </w:r>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133"/>
      <w:r>
        <w:t xml:space="preserve">verificación y </w:t>
      </w:r>
      <w:proofErr w:type="spellStart"/>
      <w:r>
        <w:t>validacion</w:t>
      </w:r>
      <w:commentRangeEnd w:id="133"/>
      <w:proofErr w:type="spellEnd"/>
      <w:r>
        <w:rPr>
          <w:rStyle w:val="Refdecomentario"/>
        </w:rPr>
        <w:commentReference w:id="133"/>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Default="0004205C" w:rsidP="00014AF3">
      <w:pPr>
        <w:pStyle w:val="Ttulo3"/>
        <w:jc w:val="both"/>
      </w:pPr>
      <w:r>
        <w:t>8.8.1 Objetivos</w:t>
      </w:r>
    </w:p>
    <w:p w14:paraId="06187345" w14:textId="77777777" w:rsidR="0004205C" w:rsidRDefault="0004205C" w:rsidP="00014AF3">
      <w:pPr>
        <w:pStyle w:val="Prrafodelista"/>
        <w:numPr>
          <w:ilvl w:val="0"/>
          <w:numId w:val="35"/>
        </w:numPr>
        <w:spacing w:after="0" w:line="240" w:lineRule="auto"/>
        <w:jc w:val="both"/>
      </w:pPr>
      <w:r>
        <w:t xml:space="preserve">Especificar el procedimiento que me permita a los </w:t>
      </w:r>
      <w:proofErr w:type="gramStart"/>
      <w:r>
        <w:t>miembros  de</w:t>
      </w:r>
      <w:proofErr w:type="gramEnd"/>
      <w:r>
        <w:t xml:space="preserve"> </w:t>
      </w:r>
      <w:proofErr w:type="spellStart"/>
      <w:r>
        <w:t>Fiftth</w:t>
      </w:r>
      <w:proofErr w:type="spellEnd"/>
      <w:r>
        <w:t xml:space="preserve"> </w:t>
      </w:r>
      <w:proofErr w:type="spellStart"/>
      <w:r>
        <w:t>Floor</w:t>
      </w:r>
      <w:proofErr w:type="spellEnd"/>
      <w:r>
        <w:t xml:space="preserve"> </w:t>
      </w:r>
      <w:proofErr w:type="spellStart"/>
      <w:r>
        <w:t>Corp</w:t>
      </w:r>
      <w:proofErr w:type="spellEnd"/>
      <w:r>
        <w:t xml:space="preserve">, efectuar exitosamente el </w:t>
      </w:r>
      <w:commentRangeStart w:id="134"/>
      <w:r>
        <w:t>plan de aseguramiento de la calidad</w:t>
      </w:r>
      <w:commentRangeEnd w:id="134"/>
      <w:r>
        <w:rPr>
          <w:rStyle w:val="Refdecomentario"/>
        </w:rPr>
        <w:commentReference w:id="134"/>
      </w:r>
      <w:r>
        <w:t>.</w:t>
      </w:r>
    </w:p>
    <w:p w14:paraId="730ACA7F" w14:textId="77777777" w:rsidR="0004205C" w:rsidRDefault="0004205C" w:rsidP="00014AF3">
      <w:pPr>
        <w:pStyle w:val="Prrafodelista"/>
        <w:numPr>
          <w:ilvl w:val="0"/>
          <w:numId w:val="35"/>
        </w:numPr>
        <w:spacing w:after="0" w:line="240" w:lineRule="auto"/>
        <w:jc w:val="both"/>
      </w:pPr>
      <w:r>
        <w:lastRenderedPageBreak/>
        <w:t>Asignar responsables de la ejecución de revisión y auditoria.</w:t>
      </w:r>
    </w:p>
    <w:p w14:paraId="00075F54" w14:textId="77777777" w:rsidR="0004205C" w:rsidRDefault="0004205C" w:rsidP="00014AF3">
      <w:pPr>
        <w:pStyle w:val="Ttulo3"/>
        <w:jc w:val="both"/>
      </w:pPr>
      <w:r>
        <w:t>8.8.2 Los responsables</w:t>
      </w:r>
    </w:p>
    <w:p w14:paraId="35E0D04A" w14:textId="77777777"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0CA37843" w14:textId="77777777" w:rsidR="0004205C" w:rsidRDefault="0004205C" w:rsidP="00014AF3">
      <w:pPr>
        <w:jc w:val="both"/>
      </w:pPr>
    </w:p>
    <w:p w14:paraId="76494720" w14:textId="77777777" w:rsidR="0004205C" w:rsidRDefault="0004205C" w:rsidP="00014AF3">
      <w:pPr>
        <w:jc w:val="both"/>
      </w:pPr>
      <w:r>
        <w:t xml:space="preserve">Por otro lado cada artefacto tiene asociado un experto que será responsable de este proceso. </w:t>
      </w:r>
    </w:p>
    <w:p w14:paraId="743A9DF1" w14:textId="77777777" w:rsidR="0004205C" w:rsidRDefault="0004205C" w:rsidP="00014AF3">
      <w:pPr>
        <w:jc w:val="both"/>
      </w:pPr>
    </w:p>
    <w:p w14:paraId="07CA288E" w14:textId="77777777" w:rsidR="0004205C" w:rsidRDefault="0004205C" w:rsidP="00014AF3">
      <w:pPr>
        <w:pStyle w:val="Ttulo3"/>
        <w:jc w:val="both"/>
      </w:pPr>
      <w:r>
        <w:t xml:space="preserve">8.8.3 Puesta </w:t>
      </w:r>
      <w:proofErr w:type="gramStart"/>
      <w:r>
        <w:t>en  marcha</w:t>
      </w:r>
      <w:proofErr w:type="gramEnd"/>
    </w:p>
    <w:p w14:paraId="37C544A8" w14:textId="10C07916"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135"/>
      <w:r>
        <w:t>plan de gestión de calidad</w:t>
      </w:r>
      <w:commentRangeEnd w:id="135"/>
      <w:r>
        <w:rPr>
          <w:rStyle w:val="Refdecomentario"/>
        </w:rPr>
        <w:commentReference w:id="135"/>
      </w:r>
      <w:r>
        <w:t xml:space="preserve">,  además estas han de ser documentadas para poder realizar cambios que sean aprobados por el departamento de calidad, y  registrado acorde al plan de administración de la configuración, efectuando las  labores del </w:t>
      </w:r>
      <w:commentRangeStart w:id="136"/>
      <w:r>
        <w:t>Plan de monitoreo y control</w:t>
      </w:r>
      <w:commentRangeEnd w:id="136"/>
      <w:r>
        <w:rPr>
          <w:rStyle w:val="Refdecomentario"/>
        </w:rPr>
        <w:commentReference w:id="136"/>
      </w:r>
      <w:r>
        <w:t>.</w:t>
      </w:r>
    </w:p>
    <w:p w14:paraId="0CE98297" w14:textId="14F4DC9F"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14:paraId="7543881C" w14:textId="75ECEE96" w:rsidR="0004205C" w:rsidRPr="009B2B2D" w:rsidRDefault="0004205C" w:rsidP="00014AF3">
      <w:pPr>
        <w:jc w:val="both"/>
        <w:rPr>
          <w:lang w:val="en-US"/>
        </w:rPr>
      </w:pPr>
      <w:r w:rsidRPr="009B2B2D">
        <w:rPr>
          <w:lang w:val="en-US"/>
        </w:rPr>
        <w:t xml:space="preserve">Revision </w:t>
      </w:r>
      <w:proofErr w:type="spellStart"/>
      <w:r w:rsidRPr="009B2B2D">
        <w:rPr>
          <w:lang w:val="en-US"/>
        </w:rPr>
        <w:t>dels</w:t>
      </w:r>
      <w:proofErr w:type="spellEnd"/>
      <w:r w:rsidRPr="009B2B2D">
        <w:rPr>
          <w:lang w:val="en-US"/>
        </w:rPr>
        <w:t xml:space="preserve"> </w:t>
      </w:r>
      <w:proofErr w:type="spellStart"/>
      <w:r w:rsidRPr="009B2B2D">
        <w:rPr>
          <w:lang w:val="en-US"/>
        </w:rPr>
        <w:t>artefacto</w:t>
      </w:r>
      <w:proofErr w:type="spellEnd"/>
      <w:r w:rsidRPr="009B2B2D">
        <w:rPr>
          <w:lang w:val="en-US"/>
        </w:rPr>
        <w:t xml:space="preserve"> (</w:t>
      </w:r>
      <w:proofErr w:type="spellStart"/>
      <w:r w:rsidRPr="009B2B2D">
        <w:rPr>
          <w:lang w:val="en-US"/>
        </w:rPr>
        <w:t>Documento</w:t>
      </w:r>
      <w:proofErr w:type="spellEnd"/>
      <w:r w:rsidRPr="009B2B2D">
        <w:rPr>
          <w:lang w:val="en-US"/>
        </w:rPr>
        <w:t>)</w:t>
      </w:r>
    </w:p>
    <w:p w14:paraId="61D29455" w14:textId="77777777" w:rsidR="00F95C7D" w:rsidRPr="00F013C5" w:rsidRDefault="00F95C7D" w:rsidP="00F95C7D">
      <w:pPr>
        <w:pStyle w:val="Ttulo2"/>
        <w:rPr>
          <w:rFonts w:ascii="Arial" w:hAnsi="Arial" w:cs="Arial"/>
          <w:sz w:val="28"/>
          <w:szCs w:val="28"/>
          <w:lang w:val="es-ES_tradnl"/>
        </w:rPr>
      </w:pPr>
      <w:bookmarkStart w:id="137" w:name="_Toc333053742"/>
      <w:commentRangeStart w:id="138"/>
      <w:r w:rsidRPr="00F013C5">
        <w:rPr>
          <w:rFonts w:ascii="Arial" w:hAnsi="Arial" w:cs="Arial"/>
          <w:sz w:val="28"/>
          <w:szCs w:val="28"/>
          <w:lang w:val="es-ES_tradnl"/>
        </w:rPr>
        <w:t xml:space="preserve">8.9 </w:t>
      </w:r>
      <w:r w:rsidRPr="0094070C">
        <w:rPr>
          <w:rFonts w:ascii="Arial" w:hAnsi="Arial" w:cs="Arial"/>
          <w:sz w:val="28"/>
          <w:szCs w:val="28"/>
          <w:lang w:val="es-ES_tradnl"/>
        </w:rPr>
        <w:t>Verificación</w:t>
      </w:r>
      <w:r w:rsidRPr="00F013C5">
        <w:rPr>
          <w:rFonts w:ascii="Arial" w:hAnsi="Arial" w:cs="Arial"/>
          <w:sz w:val="28"/>
          <w:szCs w:val="28"/>
          <w:lang w:val="es-ES_tradnl"/>
        </w:rPr>
        <w:t xml:space="preserve"> </w:t>
      </w:r>
      <w:r>
        <w:rPr>
          <w:rFonts w:ascii="Arial" w:hAnsi="Arial" w:cs="Arial"/>
          <w:sz w:val="28"/>
          <w:szCs w:val="28"/>
          <w:lang w:val="es-ES_tradnl"/>
        </w:rPr>
        <w:t>y</w:t>
      </w:r>
      <w:r w:rsidRPr="00F013C5">
        <w:rPr>
          <w:rFonts w:ascii="Arial" w:hAnsi="Arial" w:cs="Arial"/>
          <w:sz w:val="28"/>
          <w:szCs w:val="28"/>
          <w:lang w:val="es-ES_tradnl"/>
        </w:rPr>
        <w:t xml:space="preserve"> </w:t>
      </w:r>
      <w:bookmarkEnd w:id="137"/>
      <w:r w:rsidRPr="0094070C">
        <w:rPr>
          <w:rFonts w:ascii="Arial" w:hAnsi="Arial" w:cs="Arial"/>
          <w:sz w:val="28"/>
          <w:szCs w:val="28"/>
          <w:lang w:val="es-ES_tradnl"/>
        </w:rPr>
        <w:t>validación</w:t>
      </w:r>
      <w:commentRangeEnd w:id="138"/>
      <w:r>
        <w:rPr>
          <w:rStyle w:val="Refdecomentario"/>
          <w:rFonts w:asciiTheme="minorHAnsi" w:eastAsiaTheme="minorHAnsi" w:hAnsiTheme="minorHAnsi" w:cstheme="minorBidi"/>
          <w:b w:val="0"/>
          <w:bCs w:val="0"/>
          <w:color w:val="auto"/>
        </w:rPr>
        <w:commentReference w:id="138"/>
      </w:r>
    </w:p>
    <w:p w14:paraId="4F6F6572" w14:textId="77777777"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w:t>
      </w:r>
      <w:proofErr w:type="spellEnd"/>
      <w:r w:rsidRPr="00F013C5">
        <w:rPr>
          <w:b/>
          <w:bCs/>
          <w:lang w:val="es-ES_tradnl"/>
        </w:rPr>
        <w:t xml:space="preserve"> </w:t>
      </w:r>
      <w:proofErr w:type="spellStart"/>
      <w:r w:rsidRPr="00F013C5">
        <w:rPr>
          <w:b/>
          <w:bCs/>
          <w:lang w:val="es-ES_tradnl"/>
        </w:rPr>
        <w:t>Floor</w:t>
      </w:r>
      <w:proofErr w:type="spellEnd"/>
      <w:r w:rsidRPr="00F013C5">
        <w:rPr>
          <w:b/>
          <w:bCs/>
          <w:lang w:val="es-ES_tradnl"/>
        </w:rPr>
        <w:t xml:space="preserve"> Corp.</w:t>
      </w:r>
      <w:r>
        <w:rPr>
          <w:b/>
          <w:bCs/>
          <w:lang w:val="es-ES_tradnl"/>
        </w:rPr>
        <w:t xml:space="preserve"> </w:t>
      </w:r>
      <w:r>
        <w:rPr>
          <w:bCs/>
          <w:lang w:val="es-ES_tradnl"/>
        </w:rPr>
        <w:t>Su importancia radica en el factor evolutivo del proceso de c</w:t>
      </w:r>
      <w:bookmarkStart w:id="139" w:name="_GoBack"/>
      <w:bookmarkEnd w:id="139"/>
      <w:r>
        <w:rPr>
          <w:bCs/>
          <w:lang w:val="es-ES_tradnl"/>
        </w:rPr>
        <w:t>onstrucción de cualquier producto de software.</w:t>
      </w:r>
    </w:p>
    <w:p w14:paraId="7F939982" w14:textId="77777777" w:rsidR="00F95C7D" w:rsidRDefault="00F95C7D" w:rsidP="00F95C7D">
      <w:pPr>
        <w:pStyle w:val="Ttulo3"/>
        <w:rPr>
          <w:lang w:val="es-ES_tradnl"/>
        </w:rPr>
      </w:pPr>
      <w:r>
        <w:rPr>
          <w:lang w:val="es-ES_tradnl"/>
        </w:rPr>
        <w:t>8.9.1 Objetivos</w:t>
      </w:r>
    </w:p>
    <w:p w14:paraId="5C74FAEC" w14:textId="77777777" w:rsidR="00F95C7D" w:rsidRDefault="00F95C7D" w:rsidP="00F95C7D">
      <w:pPr>
        <w:pStyle w:val="Prrafodelista"/>
        <w:numPr>
          <w:ilvl w:val="0"/>
          <w:numId w:val="40"/>
        </w:numPr>
      </w:pPr>
      <w:r>
        <w:t>Verificar que el software construido es lo que el cliente ha pedido (ver el Plan de Aceptación del Cliente)</w:t>
      </w:r>
    </w:p>
    <w:p w14:paraId="0ECB22C1" w14:textId="77777777" w:rsidR="00F95C7D" w:rsidRDefault="00F95C7D" w:rsidP="00F95C7D">
      <w:pPr>
        <w:pStyle w:val="Prrafodelista"/>
        <w:numPr>
          <w:ilvl w:val="0"/>
          <w:numId w:val="40"/>
        </w:numPr>
      </w:pPr>
      <w:r>
        <w:t xml:space="preserve">Validar que el software construido es de calidad </w:t>
      </w:r>
    </w:p>
    <w:p w14:paraId="2200F29F" w14:textId="77777777" w:rsidR="00F95C7D" w:rsidRDefault="00F95C7D" w:rsidP="00F95C7D">
      <w:pPr>
        <w:pStyle w:val="Prrafodelista"/>
        <w:numPr>
          <w:ilvl w:val="0"/>
          <w:numId w:val="40"/>
        </w:numPr>
      </w:pPr>
      <w:r>
        <w:t>Reducir la probabilidad de entregar errores eviten la satisfacción del cliente, permitiendo identificar los para corregirlos</w:t>
      </w:r>
    </w:p>
    <w:p w14:paraId="1968938F" w14:textId="77777777" w:rsidR="00F95C7D" w:rsidRDefault="00F95C7D" w:rsidP="00F95C7D">
      <w:pPr>
        <w:pStyle w:val="Ttulo3"/>
      </w:pPr>
      <w:r>
        <w:lastRenderedPageBreak/>
        <w:t>8.9.2 Responsables</w:t>
      </w:r>
    </w:p>
    <w:p w14:paraId="5BF18799" w14:textId="77777777" w:rsidR="00F95C7D" w:rsidRDefault="00F95C7D" w:rsidP="00F95C7D">
      <w:pPr>
        <w:jc w:val="both"/>
      </w:pPr>
      <w:r>
        <w:t>Como responsables de este plan, se encuentran tanto el Administrador de configuraciones y Pruebas (Aseguradores de la calidad), así como el responsable del entregable.</w:t>
      </w:r>
    </w:p>
    <w:p w14:paraId="5BEBF0B1" w14:textId="77777777" w:rsidR="00F95C7D" w:rsidRDefault="00F95C7D" w:rsidP="00F95C7D">
      <w:pPr>
        <w:pStyle w:val="Ttulo3"/>
      </w:pPr>
      <w:r>
        <w:t>8.9.2 Puesta en marcha</w:t>
      </w:r>
    </w:p>
    <w:p w14:paraId="057D96AA" w14:textId="77777777" w:rsidR="00F95C7D" w:rsidRDefault="00F95C7D" w:rsidP="00F95C7D">
      <w:proofErr w:type="gramStart"/>
      <w:r>
        <w:t>Este  plan</w:t>
      </w:r>
      <w:proofErr w:type="gramEnd"/>
      <w:r>
        <w:t xml:space="preserve">  pretende satisfacer al cliente  y demostrar la calidad de los productos elaborados. Por ello se pretende este sea ejecutado desde el inicio del producto y mientras este exista para garantizar su </w:t>
      </w:r>
      <w:proofErr w:type="spellStart"/>
      <w:r>
        <w:t>mantenibilidad</w:t>
      </w:r>
      <w:proofErr w:type="spellEnd"/>
      <w:r>
        <w:t>, aun después de entregado al cliente. Es decir, si el cliente exige correctivos, cambios o mejoras. Estas se efectúen cumpliéndose los objetivos del plan.</w:t>
      </w:r>
    </w:p>
    <w:p w14:paraId="3E099B80" w14:textId="77777777" w:rsidR="00F95C7D" w:rsidRDefault="00F95C7D" w:rsidP="00F95C7D">
      <w:pPr>
        <w:pStyle w:val="Ttulo3"/>
      </w:pPr>
      <w:r>
        <w:t>8.9.3 Ejecución del plan</w:t>
      </w:r>
    </w:p>
    <w:p w14:paraId="119F49A1" w14:textId="77777777" w:rsidR="00F95C7D" w:rsidRDefault="00F95C7D" w:rsidP="00F95C7D">
      <w:pPr>
        <w:jc w:val="both"/>
      </w:pPr>
      <w:r>
        <w:t xml:space="preserve">Para llevar elaborar revisión así como verificación, es necesario tener en cuenta que para los artefactos han </w:t>
      </w:r>
      <w:proofErr w:type="gramStart"/>
      <w:r>
        <w:t>de  generarse</w:t>
      </w:r>
      <w:proofErr w:type="gramEnd"/>
      <w:r>
        <w:t xml:space="preserve"> actividades:</w:t>
      </w:r>
    </w:p>
    <w:p w14:paraId="26D86DF2" w14:textId="77777777" w:rsidR="00F95C7D" w:rsidRDefault="00F95C7D" w:rsidP="00F95C7D">
      <w:pPr>
        <w:pStyle w:val="Prrafodelista"/>
        <w:numPr>
          <w:ilvl w:val="0"/>
          <w:numId w:val="41"/>
        </w:numPr>
        <w:jc w:val="both"/>
      </w:pPr>
      <w:r w:rsidRPr="00D1095C">
        <w:t xml:space="preserve">Para </w:t>
      </w:r>
      <w:proofErr w:type="gramStart"/>
      <w:r w:rsidRPr="00D1095C">
        <w:t>verificar  se</w:t>
      </w:r>
      <w:proofErr w:type="gramEnd"/>
      <w:r w:rsidRPr="00D1095C">
        <w:t xml:space="preserve"> cumplan todos los requerimientos del cliente</w:t>
      </w:r>
      <w:r>
        <w:t xml:space="preserve">: A lo larga de cada entrega se realizaran trabajos en parejas, los cuales serán evaluados por otra pareja, luego por el responsable del entregable. (ver </w:t>
      </w:r>
      <w:hyperlink w:anchor="_8.6_Quality_assurance" w:history="1">
        <w:commentRangeStart w:id="140"/>
        <w:r w:rsidRPr="00B45493">
          <w:rPr>
            <w:rStyle w:val="Hipervnculo"/>
          </w:rPr>
          <w:t>Plan de Aseguramiento de la Calidad</w:t>
        </w:r>
        <w:commentRangeEnd w:id="140"/>
        <w:r w:rsidRPr="00B45493">
          <w:rPr>
            <w:rStyle w:val="Hipervnculo"/>
            <w:sz w:val="18"/>
            <w:szCs w:val="18"/>
          </w:rPr>
          <w:commentReference w:id="140"/>
        </w:r>
      </w:hyperlink>
      <w:r>
        <w:t>)</w:t>
      </w:r>
    </w:p>
    <w:p w14:paraId="57FEA931" w14:textId="77777777" w:rsidR="00F95C7D" w:rsidRDefault="00F95C7D" w:rsidP="00F95C7D">
      <w:pPr>
        <w:pStyle w:val="Prrafodelista"/>
        <w:numPr>
          <w:ilvl w:val="0"/>
          <w:numId w:val="41"/>
        </w:numPr>
        <w:jc w:val="both"/>
      </w:pPr>
      <w:r>
        <w:t xml:space="preserve">Para la verificación es necesario que realizar pruebas acordes a cada artefacto, ya sea para la documentación (ver  </w:t>
      </w:r>
      <w:hyperlink w:anchor="_8.5.1Plan_de_documentación" w:history="1">
        <w:commentRangeStart w:id="141"/>
        <w:r w:rsidRPr="00031C64">
          <w:rPr>
            <w:rStyle w:val="Hipervnculo"/>
          </w:rPr>
          <w:t>Plan de Documentación</w:t>
        </w:r>
      </w:hyperlink>
      <w:r>
        <w:t xml:space="preserve"> </w:t>
      </w:r>
      <w:commentRangeEnd w:id="141"/>
      <w:r>
        <w:rPr>
          <w:rStyle w:val="Refdecomentario"/>
        </w:rPr>
        <w:commentReference w:id="141"/>
      </w:r>
      <w:r>
        <w:t xml:space="preserve">), o entrega de prototipos (ver Plan de Pruebas a partir a partir del Octubre). </w:t>
      </w:r>
    </w:p>
    <w:p w14:paraId="5FAD9331" w14:textId="77777777" w:rsidR="00F95C7D" w:rsidRDefault="00F95C7D" w:rsidP="00F95C7D">
      <w:pPr>
        <w:pStyle w:val="Prrafodelista"/>
        <w:numPr>
          <w:ilvl w:val="0"/>
          <w:numId w:val="41"/>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14:paraId="20F4A934" w14:textId="77777777" w:rsidR="00F95C7D" w:rsidRDefault="00F95C7D" w:rsidP="00F95C7D">
      <w:pPr>
        <w:pStyle w:val="Prrafodelista"/>
        <w:numPr>
          <w:ilvl w:val="0"/>
          <w:numId w:val="41"/>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14:paraId="650BE0AB" w14:textId="77777777" w:rsidR="00F95C7D" w:rsidRDefault="00F95C7D" w:rsidP="00F95C7D">
      <w:pPr>
        <w:jc w:val="both"/>
      </w:pPr>
      <w:r>
        <w:t xml:space="preserve">Para esto se </w:t>
      </w:r>
      <w:proofErr w:type="gramStart"/>
      <w:r>
        <w:t>emplearán  herramientas</w:t>
      </w:r>
      <w:proofErr w:type="gramEnd"/>
      <w:r>
        <w:t xml:space="preserve"> tales como los estándares, las plantillas, software para control de versión y mecanismos de comunicación. Para que todos los miembros del grupo conozcan el estado del producto y las características deseadas de cada artefacto manejado a lo largo del proyecto.</w:t>
      </w:r>
    </w:p>
    <w:p w14:paraId="3AC98F49" w14:textId="29B745AB" w:rsidR="0004205C" w:rsidRDefault="00F95C7D" w:rsidP="00014AF3">
      <w:pPr>
        <w:jc w:val="both"/>
      </w:pPr>
      <w:commentRangeStart w:id="142"/>
      <w:ins w:id="143" w:author="Alicia Beltran" w:date="2012-08-27T13:13:00Z">
        <w:r>
          <w:rPr>
            <w:noProof/>
            <w:lang w:val="es-CO" w:eastAsia="es-CO"/>
          </w:rPr>
          <w:lastRenderedPageBreak/>
          <w:drawing>
            <wp:inline distT="0" distB="0" distL="0" distR="0" wp14:anchorId="76F889FC" wp14:editId="46D02D2A">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50">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142"/>
      <w:r>
        <w:rPr>
          <w:rStyle w:val="Refdecomentario"/>
        </w:rPr>
        <w:commentReference w:id="142"/>
      </w:r>
    </w:p>
    <w:p w14:paraId="1EC14CD5" w14:textId="2D3B9619" w:rsidR="00F95C7D" w:rsidRDefault="00F95C7D" w:rsidP="00F95C7D">
      <w:pPr>
        <w:jc w:val="both"/>
      </w:pPr>
      <w:r>
        <w:t xml:space="preserve">Proceso </w:t>
      </w:r>
      <w:r>
        <w:t>de verificación</w:t>
      </w:r>
      <w:r>
        <w:t xml:space="preserve"> y validación del ítem</w:t>
      </w:r>
    </w:p>
    <w:p w14:paraId="78AD4C76" w14:textId="77777777" w:rsidR="00F95C7D" w:rsidRDefault="00F95C7D" w:rsidP="00F95C7D">
      <w:pPr>
        <w:jc w:val="both"/>
      </w:pPr>
      <w:r>
        <w:t xml:space="preserve">Aunque se espera la perfección en </w:t>
      </w:r>
      <w:proofErr w:type="gramStart"/>
      <w:r>
        <w:t>este  riguroso</w:t>
      </w:r>
      <w:proofErr w:type="gramEnd"/>
      <w:r>
        <w:t xml:space="preserve"> proceso, es claro que existe el posible riesgo de que existan  ítems que persistan con errores, ya sea por la no identificación, su tardía corrección, o porque no contamos con los recursos o capacidades para hacerlo dentro de periodo esperado.</w:t>
      </w:r>
    </w:p>
    <w:p w14:paraId="3B618FA1" w14:textId="77777777" w:rsidR="00F95C7D" w:rsidRPr="00F95C7D" w:rsidRDefault="00F95C7D" w:rsidP="00014AF3">
      <w:pPr>
        <w:jc w:val="both"/>
      </w:pPr>
    </w:p>
    <w:p w14:paraId="618AB9C3" w14:textId="77777777" w:rsidR="0004205C" w:rsidRPr="00F95C7D" w:rsidRDefault="0004205C" w:rsidP="00014AF3">
      <w:pPr>
        <w:jc w:val="both"/>
      </w:pPr>
    </w:p>
    <w:p w14:paraId="22054A4E" w14:textId="77777777" w:rsidR="0004205C" w:rsidRPr="00F95C7D" w:rsidRDefault="0004205C" w:rsidP="00014AF3">
      <w:pPr>
        <w:jc w:val="both"/>
        <w:rPr>
          <w:lang w:val="es-CO"/>
        </w:rPr>
      </w:pPr>
    </w:p>
    <w:p w14:paraId="40004B5B" w14:textId="77777777" w:rsidR="0004205C" w:rsidRPr="00F95C7D" w:rsidRDefault="0004205C" w:rsidP="00014AF3">
      <w:pPr>
        <w:pStyle w:val="Ttulo3"/>
        <w:jc w:val="both"/>
        <w:rPr>
          <w:lang w:val="es-CO"/>
        </w:rPr>
      </w:pPr>
    </w:p>
    <w:p w14:paraId="6657C4AA" w14:textId="77777777" w:rsidR="0004205C" w:rsidRPr="00F95C7D" w:rsidRDefault="0004205C" w:rsidP="00014AF3">
      <w:pPr>
        <w:pStyle w:val="Ttulo2"/>
        <w:jc w:val="both"/>
        <w:rPr>
          <w:lang w:val="es-CO"/>
        </w:rPr>
      </w:pPr>
    </w:p>
    <w:p w14:paraId="50208918" w14:textId="77777777" w:rsidR="0004205C" w:rsidRPr="00F95C7D" w:rsidRDefault="0004205C" w:rsidP="00014AF3">
      <w:pPr>
        <w:jc w:val="both"/>
        <w:rPr>
          <w:lang w:val="es-CO"/>
        </w:rPr>
      </w:pPr>
    </w:p>
    <w:p w14:paraId="0B3847AC" w14:textId="77777777" w:rsidR="0004205C" w:rsidRPr="00F95C7D" w:rsidRDefault="0004205C" w:rsidP="00014AF3">
      <w:pPr>
        <w:jc w:val="both"/>
        <w:rPr>
          <w:lang w:val="es-CO"/>
        </w:rPr>
      </w:pPr>
    </w:p>
    <w:p w14:paraId="09223ED2" w14:textId="77777777" w:rsidR="0004205C" w:rsidRPr="00F95C7D" w:rsidRDefault="0004205C" w:rsidP="00014AF3">
      <w:pPr>
        <w:jc w:val="both"/>
        <w:rPr>
          <w:lang w:val="es-CO"/>
        </w:rPr>
      </w:pPr>
    </w:p>
    <w:p w14:paraId="4C05024F" w14:textId="77777777" w:rsidR="00D9745F" w:rsidRPr="00F95C7D" w:rsidRDefault="00D9745F" w:rsidP="00014AF3">
      <w:pPr>
        <w:jc w:val="both"/>
        <w:rPr>
          <w:rFonts w:ascii="Arial" w:hAnsi="Arial"/>
          <w:sz w:val="28"/>
          <w:lang w:val="es-CO"/>
        </w:rPr>
      </w:pPr>
    </w:p>
    <w:p w14:paraId="773673D4" w14:textId="77777777" w:rsidR="00D9745F" w:rsidRPr="009B2B2D" w:rsidRDefault="00D9745F" w:rsidP="00014AF3">
      <w:pPr>
        <w:pStyle w:val="Ttulo1"/>
        <w:jc w:val="both"/>
        <w:rPr>
          <w:rFonts w:ascii="Arial" w:hAnsi="Arial"/>
          <w:lang w:val="en-US"/>
        </w:rPr>
      </w:pPr>
      <w:bookmarkStart w:id="144" w:name="_Toc333053743"/>
      <w:bookmarkStart w:id="145" w:name="_Toc333653901"/>
      <w:r w:rsidRPr="009B2B2D">
        <w:rPr>
          <w:rFonts w:ascii="Arial" w:hAnsi="Arial"/>
          <w:lang w:val="en-US"/>
        </w:rPr>
        <w:t>9. Additional plans</w:t>
      </w:r>
      <w:bookmarkEnd w:id="144"/>
      <w:bookmarkEnd w:id="145"/>
    </w:p>
    <w:p w14:paraId="7F0671C4" w14:textId="77777777" w:rsidR="00D9745F" w:rsidRPr="009B2B2D" w:rsidRDefault="00D9745F" w:rsidP="00014AF3">
      <w:pPr>
        <w:pStyle w:val="Ttulo1"/>
        <w:jc w:val="both"/>
        <w:rPr>
          <w:rFonts w:ascii="Arial" w:hAnsi="Arial"/>
          <w:lang w:val="en-US"/>
        </w:rPr>
      </w:pPr>
    </w:p>
    <w:p w14:paraId="35475FAB" w14:textId="77777777" w:rsidR="00D9745F" w:rsidRPr="009B2B2D" w:rsidRDefault="00D9745F" w:rsidP="00014AF3">
      <w:pPr>
        <w:pStyle w:val="Ttulo1"/>
        <w:jc w:val="both"/>
        <w:rPr>
          <w:rFonts w:ascii="Arial" w:hAnsi="Arial"/>
          <w:lang w:val="en-US"/>
        </w:rPr>
      </w:pPr>
      <w:bookmarkStart w:id="146" w:name="_Toc333053744"/>
      <w:bookmarkStart w:id="147" w:name="_Toc333653902"/>
      <w:r w:rsidRPr="009B2B2D">
        <w:rPr>
          <w:rFonts w:ascii="Arial" w:hAnsi="Arial"/>
          <w:lang w:val="en-US"/>
        </w:rPr>
        <w:t>10. Annexes</w:t>
      </w:r>
      <w:bookmarkEnd w:id="146"/>
      <w:bookmarkEnd w:id="147"/>
    </w:p>
    <w:p w14:paraId="0E2DF984" w14:textId="77777777" w:rsidR="00CB37B2" w:rsidRPr="00595763" w:rsidRDefault="00D9745F" w:rsidP="00014AF3">
      <w:pPr>
        <w:pStyle w:val="Ttulo1"/>
        <w:jc w:val="both"/>
        <w:rPr>
          <w:rFonts w:ascii="Arial" w:hAnsi="Arial"/>
          <w:lang w:val="es-CO"/>
        </w:rPr>
      </w:pPr>
      <w:bookmarkStart w:id="148" w:name="_Toc333053745"/>
      <w:bookmarkStart w:id="149" w:name="_Toc333653903"/>
      <w:r w:rsidRPr="00595763">
        <w:rPr>
          <w:rFonts w:ascii="Arial" w:hAnsi="Arial"/>
          <w:lang w:val="es-CO"/>
        </w:rPr>
        <w:t xml:space="preserve">11. </w:t>
      </w:r>
      <w:proofErr w:type="spellStart"/>
      <w:r w:rsidRPr="00595763">
        <w:rPr>
          <w:rFonts w:ascii="Arial" w:hAnsi="Arial"/>
          <w:lang w:val="es-CO"/>
        </w:rPr>
        <w:t>Index</w:t>
      </w:r>
      <w:bookmarkEnd w:id="148"/>
      <w:bookmarkEnd w:id="149"/>
      <w:proofErr w:type="spellEnd"/>
    </w:p>
    <w:sectPr w:rsidR="00CB37B2" w:rsidRPr="00595763" w:rsidSect="00446913">
      <w:headerReference w:type="even" r:id="rId51"/>
      <w:headerReference w:type="default" r:id="rId52"/>
      <w:footerReference w:type="even" r:id="rId53"/>
      <w:footerReference w:type="default" r:id="rId54"/>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Cristhian Camilo Gomez Narvaez" w:date="2012-08-18T06:33:00Z" w:initials="CCGN">
    <w:p w14:paraId="5746CBAD" w14:textId="77777777" w:rsidR="00EF7FBB" w:rsidRDefault="00EF7FBB">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14" w:author="Cristhian Camilo Gomez Narvaez" w:date="2012-08-18T05:17:00Z" w:initials="CCGN">
    <w:p w14:paraId="52009E00" w14:textId="77777777" w:rsidR="00EF7FBB" w:rsidRDefault="00EF7FBB">
      <w:pPr>
        <w:pStyle w:val="Textocomentario"/>
      </w:pPr>
      <w:r>
        <w:rPr>
          <w:rStyle w:val="Refdecomentario"/>
        </w:rPr>
        <w:annotationRef/>
      </w:r>
      <w:r>
        <w:t>Revisar versión instalada en la sala de BD</w:t>
      </w:r>
    </w:p>
  </w:comment>
  <w:comment w:id="15" w:author="Katherine" w:date="2012-08-28T23:49:00Z" w:initials="K">
    <w:p w14:paraId="404EBE9E" w14:textId="779FF381" w:rsidR="00EF7FBB" w:rsidRDefault="00EF7FBB">
      <w:pPr>
        <w:pStyle w:val="Textocomentario"/>
      </w:pPr>
      <w:r>
        <w:rPr>
          <w:rStyle w:val="Refdecomentario"/>
        </w:rPr>
        <w:annotationRef/>
      </w:r>
      <w:r>
        <w:t>La entrega final del …</w:t>
      </w:r>
    </w:p>
  </w:comment>
  <w:comment w:id="16" w:author="Cristhian Camilo Gomez Narvaez" w:date="2012-08-18T04:50:00Z" w:initials="CCGN">
    <w:p w14:paraId="6C17043D" w14:textId="77777777" w:rsidR="00EF7FBB" w:rsidRPr="00006E8E" w:rsidRDefault="00EF7FBB">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38" w:author="Cristhian Camilo Gomez N" w:date="2012-08-24T22:33:00Z" w:initials="CCGN">
    <w:p w14:paraId="0588E59C" w14:textId="3BEDBA47" w:rsidR="00EF7FBB" w:rsidRDefault="00EF7FBB">
      <w:pPr>
        <w:pStyle w:val="Textocomentario"/>
      </w:pPr>
      <w:r>
        <w:rPr>
          <w:rStyle w:val="Refdecomentario"/>
        </w:rPr>
        <w:annotationRef/>
      </w:r>
      <w:hyperlink r:id="rId1" w:history="1">
        <w:r>
          <w:rPr>
            <w:rStyle w:val="Hipervnculo"/>
          </w:rPr>
          <w:t>https://developer.mozilla.org/es/docs/JavaScript/Acerca_de_JavaScript</w:t>
        </w:r>
      </w:hyperlink>
    </w:p>
  </w:comment>
  <w:comment w:id="39" w:author="Cristhian Camilo Gomez N" w:date="2012-08-24T18:05:00Z" w:initials="CCGN">
    <w:p w14:paraId="791FEE68" w14:textId="05FF4B2B" w:rsidR="00EF7FBB" w:rsidRDefault="00EF7FBB">
      <w:pPr>
        <w:pStyle w:val="Textocomentario"/>
      </w:pPr>
      <w:r>
        <w:rPr>
          <w:rStyle w:val="Refdecomentario"/>
        </w:rPr>
        <w:annotationRef/>
      </w:r>
      <w:hyperlink r:id="rId2" w:history="1">
        <w:r>
          <w:rPr>
            <w:rStyle w:val="Hipervnculo"/>
          </w:rPr>
          <w:t>http://msdn.microsoft.com/library/vstudio/z1zx9t92</w:t>
        </w:r>
      </w:hyperlink>
    </w:p>
  </w:comment>
  <w:comment w:id="42" w:author="Cristhian Camilo Gomez N" w:date="2012-08-25T00:34:00Z" w:initials="CCGN">
    <w:p w14:paraId="549B0FC3" w14:textId="45978923" w:rsidR="00EF7FBB" w:rsidRDefault="00EF7FBB">
      <w:pPr>
        <w:pStyle w:val="Textocomentario"/>
      </w:pPr>
      <w:r>
        <w:rPr>
          <w:rStyle w:val="Refdecomentario"/>
        </w:rPr>
        <w:annotationRef/>
      </w:r>
      <w:hyperlink r:id="rId3" w:history="1">
        <w:r>
          <w:rPr>
            <w:rStyle w:val="Hipervnculo"/>
          </w:rPr>
          <w:t>http://unity3d.com/unity/</w:t>
        </w:r>
      </w:hyperlink>
    </w:p>
  </w:comment>
  <w:comment w:id="43" w:author="Cristhian Camilo Gomez N" w:date="2012-08-25T01:16:00Z" w:initials="CCGN">
    <w:p w14:paraId="38DCD8E1" w14:textId="41E72689" w:rsidR="00EF7FBB" w:rsidRDefault="00EF7FBB">
      <w:pPr>
        <w:pStyle w:val="Textocomentario"/>
      </w:pPr>
      <w:r>
        <w:rPr>
          <w:rStyle w:val="Refdecomentario"/>
        </w:rPr>
        <w:annotationRef/>
      </w:r>
      <w:hyperlink r:id="rId4" w:history="1">
        <w:r>
          <w:rPr>
            <w:rStyle w:val="Hipervnculo"/>
          </w:rPr>
          <w:t>http://www.microsoft.com/visualstudio/es-es</w:t>
        </w:r>
      </w:hyperlink>
    </w:p>
  </w:comment>
  <w:comment w:id="44" w:author="Cristhian Camilo Gomez N" w:date="2012-08-25T01:28:00Z" w:initials="CCGN">
    <w:p w14:paraId="79D80F91" w14:textId="06AF8225" w:rsidR="00EF7FBB" w:rsidRDefault="00EF7FBB">
      <w:pPr>
        <w:pStyle w:val="Textocomentario"/>
      </w:pPr>
      <w:r>
        <w:rPr>
          <w:rStyle w:val="Refdecomentario"/>
        </w:rPr>
        <w:annotationRef/>
      </w:r>
      <w:hyperlink r:id="rId5" w:history="1">
        <w:r>
          <w:rPr>
            <w:rStyle w:val="Hipervnculo"/>
          </w:rPr>
          <w:t>http://www.oracle.com/technetwork/developer-tools/sql-developer/overview/index.html</w:t>
        </w:r>
      </w:hyperlink>
    </w:p>
  </w:comment>
  <w:comment w:id="45" w:author="Cristhian Camilo Gomez N" w:date="2012-08-25T01:29:00Z" w:initials="CCGN">
    <w:p w14:paraId="0F274947" w14:textId="497739BA" w:rsidR="00EF7FBB" w:rsidRDefault="00EF7FBB">
      <w:pPr>
        <w:pStyle w:val="Textocomentario"/>
      </w:pPr>
      <w:r>
        <w:rPr>
          <w:rStyle w:val="Refdecomentario"/>
        </w:rPr>
        <w:annotationRef/>
      </w:r>
      <w:hyperlink r:id="rId6" w:history="1">
        <w:r>
          <w:rPr>
            <w:rStyle w:val="Hipervnculo"/>
          </w:rPr>
          <w:t>http://www.oracle.com/technetwork/developer-tools/sql-developer/overview/index.html</w:t>
        </w:r>
      </w:hyperlink>
    </w:p>
  </w:comment>
  <w:comment w:id="46" w:author="Cristhian Camilo Gomez N" w:date="2012-08-25T07:55:00Z" w:initials="CCGN">
    <w:p w14:paraId="1CDF3B5A" w14:textId="2600CD30" w:rsidR="00EF7FBB" w:rsidRDefault="00EF7FBB">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48" w:author="Cristhian Camilo Gomez N" w:date="2012-08-25T08:02:00Z" w:initials="CCGN">
    <w:p w14:paraId="463DE6A4" w14:textId="28E4F837" w:rsidR="00EF7FBB" w:rsidRDefault="00EF7FBB">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50" w:author="Cristhian Camilo Gomez N" w:date="2012-08-25T08:09:00Z" w:initials="CCGN">
    <w:p w14:paraId="084A6EE3" w14:textId="03A894D9" w:rsidR="00EF7FBB" w:rsidRDefault="00EF7FBB">
      <w:pPr>
        <w:pStyle w:val="Textocomentario"/>
      </w:pPr>
      <w:r>
        <w:rPr>
          <w:rStyle w:val="Refdecomentario"/>
        </w:rPr>
        <w:annotationRef/>
      </w:r>
      <w:hyperlink r:id="rId9" w:history="1">
        <w:r>
          <w:rPr>
            <w:rStyle w:val="Hipervnculo"/>
          </w:rPr>
          <w:t>http://git-scm.com/</w:t>
        </w:r>
      </w:hyperlink>
    </w:p>
  </w:comment>
  <w:comment w:id="52" w:author="Cristhian Camilo Gomez N" w:date="2012-08-25T08:18:00Z" w:initials="CCGN">
    <w:p w14:paraId="328868A3" w14:textId="2D237444" w:rsidR="00EF7FBB" w:rsidRDefault="00EF7FBB">
      <w:pPr>
        <w:pStyle w:val="Textocomentario"/>
      </w:pPr>
      <w:r>
        <w:rPr>
          <w:rStyle w:val="Refdecomentario"/>
        </w:rPr>
        <w:annotationRef/>
      </w:r>
      <w:hyperlink r:id="rId10" w:history="1">
        <w:r>
          <w:rPr>
            <w:rStyle w:val="Hipervnculo"/>
          </w:rPr>
          <w:t>http://www.sparxsystems.com.au/</w:t>
        </w:r>
      </w:hyperlink>
    </w:p>
  </w:comment>
  <w:comment w:id="53" w:author="Katherine" w:date="2012-08-29T00:34:00Z" w:initials="K">
    <w:p w14:paraId="105ED8F0" w14:textId="3EA9124A" w:rsidR="00EF7FBB" w:rsidRDefault="00EF7FBB">
      <w:pPr>
        <w:pStyle w:val="Textocomentario"/>
      </w:pPr>
      <w:r>
        <w:rPr>
          <w:rStyle w:val="Refdecomentario"/>
        </w:rPr>
        <w:annotationRef/>
      </w:r>
      <w:r>
        <w:t>Falta Project</w:t>
      </w:r>
    </w:p>
  </w:comment>
  <w:comment w:id="55" w:author="Katherine" w:date="2012-08-29T00:35:00Z" w:initials="K">
    <w:p w14:paraId="47D7D9F0" w14:textId="24A47295" w:rsidR="00EF7FBB" w:rsidRDefault="00EF7FBB">
      <w:pPr>
        <w:pStyle w:val="Textocomentario"/>
      </w:pPr>
      <w:r>
        <w:rPr>
          <w:rStyle w:val="Refdecomentario"/>
        </w:rPr>
        <w:annotationRef/>
      </w:r>
      <w:r>
        <w:t>Falta los exploradores de internet que se utilizan los miembros del equipo</w:t>
      </w:r>
    </w:p>
  </w:comment>
  <w:comment w:id="63" w:author="Katherine" w:date="2012-08-29T00:33:00Z" w:initials="K">
    <w:p w14:paraId="4F3C2E6D" w14:textId="77777777" w:rsidR="00EF7FBB" w:rsidRDefault="00EF7FBB" w:rsidP="001F52C6">
      <w:pPr>
        <w:pStyle w:val="Textocomentario"/>
      </w:pPr>
      <w:r>
        <w:rPr>
          <w:rStyle w:val="Refdecomentario"/>
        </w:rPr>
        <w:annotationRef/>
      </w:r>
      <w:r>
        <w:t xml:space="preserve">Referencia a que es un </w:t>
      </w:r>
      <w:proofErr w:type="spellStart"/>
      <w:r>
        <w:t>stakeholder</w:t>
      </w:r>
      <w:proofErr w:type="spellEnd"/>
    </w:p>
  </w:comment>
  <w:comment w:id="66" w:author="Alice" w:date="2012-08-18T03:41:00Z" w:initials="A">
    <w:p w14:paraId="073B2F04" w14:textId="77777777" w:rsidR="00EF7FBB" w:rsidRDefault="00EF7FBB">
      <w:pPr>
        <w:pStyle w:val="Textocomentario"/>
      </w:pPr>
      <w:r>
        <w:rPr>
          <w:rStyle w:val="Refdecomentario"/>
        </w:rPr>
        <w:annotationRef/>
      </w:r>
      <w:r>
        <w:t>Referencia al folder de las hojas de vida</w:t>
      </w:r>
    </w:p>
  </w:comment>
  <w:comment w:id="67" w:author="Alice" w:date="2012-08-18T03:41:00Z" w:initials="A">
    <w:p w14:paraId="048770A4" w14:textId="77777777" w:rsidR="00EF7FBB" w:rsidRPr="00FD5458" w:rsidRDefault="00EF7FBB" w:rsidP="00FD5458">
      <w:pPr>
        <w:pStyle w:val="Textocomentario"/>
        <w:rPr>
          <w:lang w:val="en-US"/>
        </w:rPr>
      </w:pPr>
      <w:r>
        <w:rPr>
          <w:rStyle w:val="Refdecomentario"/>
        </w:rPr>
        <w:annotationRef/>
      </w:r>
      <w:r w:rsidRPr="00FD5458">
        <w:rPr>
          <w:lang w:val="en-US"/>
        </w:rPr>
        <w:t>E. Raymond, “The Cathedral and the Bazaar,” Available at http://www.tuxedo.org/</w:t>
      </w:r>
    </w:p>
    <w:p w14:paraId="5AF9024B" w14:textId="77777777" w:rsidR="00EF7FBB" w:rsidRPr="00FD5458" w:rsidRDefault="00EF7FBB"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68" w:author="Alice" w:date="2012-08-18T03:41:00Z" w:initials="A">
    <w:p w14:paraId="4867E877" w14:textId="77777777" w:rsidR="00EF7FBB" w:rsidRDefault="00EF7FBB">
      <w:pPr>
        <w:pStyle w:val="Textocomentario"/>
      </w:pPr>
      <w:r>
        <w:rPr>
          <w:rStyle w:val="Refdecomentario"/>
        </w:rPr>
        <w:annotationRef/>
      </w:r>
      <w:r>
        <w:t>anexo  de las  reglas de 5F</w:t>
      </w:r>
    </w:p>
  </w:comment>
  <w:comment w:id="98" w:author="Katherine" w:date="2012-08-29T00:26:00Z" w:initials="K">
    <w:p w14:paraId="7C42D0DF" w14:textId="2900B22D" w:rsidR="00EF7FBB" w:rsidRDefault="00EF7FBB">
      <w:pPr>
        <w:pStyle w:val="Textocomentario"/>
      </w:pPr>
      <w:r>
        <w:rPr>
          <w:rStyle w:val="Refdecomentario"/>
        </w:rPr>
        <w:annotationRef/>
      </w:r>
      <w:r>
        <w:t xml:space="preserve">Para este plan se debe hacer un plan aparte como el que realizo </w:t>
      </w:r>
      <w:proofErr w:type="spellStart"/>
      <w:r>
        <w:t>Cristhian</w:t>
      </w:r>
      <w:proofErr w:type="spellEnd"/>
      <w:r>
        <w:t xml:space="preserve"> para el plan de entrenamiento.</w:t>
      </w:r>
    </w:p>
  </w:comment>
  <w:comment w:id="103" w:author="Katherine" w:date="2012-08-29T00:27:00Z" w:initials="K">
    <w:p w14:paraId="01067987" w14:textId="35EC35F5" w:rsidR="00EF7FBB" w:rsidRDefault="00EF7FBB">
      <w:pPr>
        <w:pStyle w:val="Textocomentario"/>
      </w:pPr>
      <w:r>
        <w:rPr>
          <w:rStyle w:val="Refdecomentario"/>
        </w:rPr>
        <w:annotationRef/>
      </w:r>
      <w:r>
        <w:t>Referencias a que??</w:t>
      </w:r>
    </w:p>
  </w:comment>
  <w:comment w:id="109" w:author="Katherine" w:date="2012-08-29T00:28:00Z" w:initials="K">
    <w:p w14:paraId="41DEBBF7" w14:textId="0574999D" w:rsidR="00EF7FBB" w:rsidRDefault="00EF7FBB">
      <w:pPr>
        <w:pStyle w:val="Textocomentario"/>
      </w:pPr>
      <w:r>
        <w:rPr>
          <w:rStyle w:val="Refdecomentario"/>
        </w:rPr>
        <w:annotationRef/>
      </w:r>
      <w:r>
        <w:t xml:space="preserve">El que elige las actividades a realizar es el gerente, </w:t>
      </w:r>
      <w:proofErr w:type="spellStart"/>
      <w:r>
        <w:t>el</w:t>
      </w:r>
      <w:proofErr w:type="spellEnd"/>
      <w:r>
        <w:t xml:space="preserve"> es el que en el WBS las puso , y el las asigna semana por semana.</w:t>
      </w:r>
    </w:p>
  </w:comment>
  <w:comment w:id="110" w:author="Juan Pablo Rodriguez Montoya" w:date="2012-08-25T00:29:00Z" w:initials="JP">
    <w:p w14:paraId="76F00659" w14:textId="697C7A01" w:rsidR="00EF7FBB" w:rsidRDefault="00EF7FBB">
      <w:pPr>
        <w:pStyle w:val="Textocomentario"/>
      </w:pPr>
      <w:r>
        <w:rPr>
          <w:rStyle w:val="Refdecomentario"/>
        </w:rPr>
        <w:annotationRef/>
      </w:r>
      <w:r>
        <w:t>Glosario</w:t>
      </w:r>
    </w:p>
  </w:comment>
  <w:comment w:id="111" w:author="Juan Pablo Rodriguez Montoya" w:date="2012-08-25T00:29:00Z" w:initials="JP">
    <w:p w14:paraId="78580430" w14:textId="17912EC5" w:rsidR="00EF7FBB" w:rsidRDefault="00EF7FBB">
      <w:pPr>
        <w:pStyle w:val="Textocomentario"/>
      </w:pPr>
      <w:r>
        <w:rPr>
          <w:rStyle w:val="Refdecomentario"/>
        </w:rPr>
        <w:annotationRef/>
      </w:r>
      <w:r>
        <w:t>Referencia a reglamento canales de comunicación</w:t>
      </w:r>
    </w:p>
  </w:comment>
  <w:comment w:id="112" w:author="Katherine" w:date="2012-08-29T00:30:00Z" w:initials="K">
    <w:p w14:paraId="2E5CE04E" w14:textId="2E603BA1" w:rsidR="00EF7FBB" w:rsidRDefault="00EF7FBB">
      <w:pPr>
        <w:pStyle w:val="Textocomentario"/>
      </w:pPr>
      <w:r>
        <w:rPr>
          <w:rStyle w:val="Refdecomentario"/>
        </w:rPr>
        <w:annotationRef/>
      </w:r>
      <w:r>
        <w:t xml:space="preserve">Referencia carpeta de plantillas o al plan de </w:t>
      </w:r>
      <w:proofErr w:type="spellStart"/>
      <w:r>
        <w:t>documentacion</w:t>
      </w:r>
      <w:proofErr w:type="spellEnd"/>
    </w:p>
  </w:comment>
  <w:comment w:id="113" w:author="Juan Pablo Rodriguez Montoya" w:date="2012-08-25T00:29:00Z" w:initials="JP">
    <w:p w14:paraId="676156FF" w14:textId="4554F4B4" w:rsidR="00EF7FBB" w:rsidRDefault="00EF7FBB">
      <w:pPr>
        <w:pStyle w:val="Textocomentario"/>
      </w:pPr>
      <w:r>
        <w:rPr>
          <w:rStyle w:val="Refdecomentario"/>
        </w:rPr>
        <w:annotationRef/>
      </w:r>
      <w:r>
        <w:t>Glosario</w:t>
      </w:r>
    </w:p>
  </w:comment>
  <w:comment w:id="123" w:author="Zebaxtian" w:date="2012-08-30T21:39:00Z" w:initials="Z">
    <w:p w14:paraId="467B8B7A" w14:textId="77777777" w:rsidR="00EF7FBB" w:rsidRDefault="00EF7FBB" w:rsidP="003346F1">
      <w:pPr>
        <w:pStyle w:val="Textocomentario"/>
      </w:pPr>
      <w:r>
        <w:rPr>
          <w:rStyle w:val="Refdecomentario"/>
        </w:rPr>
        <w:annotationRef/>
      </w:r>
      <w:r>
        <w:t xml:space="preserve">Revisar si se utilizaran otros estándares, el archivo esta en </w:t>
      </w:r>
      <w:proofErr w:type="spellStart"/>
      <w:r>
        <w:t>dropbox</w:t>
      </w:r>
      <w:proofErr w:type="spellEnd"/>
      <w:r>
        <w:t xml:space="preserve"> para hacer las modificaciones y subirlo a </w:t>
      </w:r>
      <w:proofErr w:type="spellStart"/>
      <w:r>
        <w:t>Git</w:t>
      </w:r>
      <w:proofErr w:type="spellEnd"/>
      <w:r>
        <w:t xml:space="preserve">, si se cambian esta imagen y la de infraestructura toca cambiarlas en el </w:t>
      </w:r>
      <w:proofErr w:type="spellStart"/>
      <w:r>
        <w:t>gibhub</w:t>
      </w:r>
      <w:proofErr w:type="spellEnd"/>
      <w:r>
        <w:t xml:space="preserve"> porque están arriba</w:t>
      </w:r>
    </w:p>
  </w:comment>
  <w:comment w:id="124" w:author="Zebaxtian" w:date="2012-08-30T21:39:00Z" w:initials="Z">
    <w:p w14:paraId="0CA290D4" w14:textId="77777777" w:rsidR="00EF7FBB" w:rsidRDefault="00EF7FBB" w:rsidP="003346F1">
      <w:pPr>
        <w:pStyle w:val="Textocomentario"/>
      </w:pPr>
      <w:r>
        <w:rPr>
          <w:rStyle w:val="Refdecomentario"/>
        </w:rPr>
        <w:annotationRef/>
      </w:r>
      <w:r>
        <w:t>Referencias que vamos a manejar???</w:t>
      </w:r>
    </w:p>
  </w:comment>
  <w:comment w:id="125" w:author="Zebaxtian" w:date="2012-08-30T21:39:00Z" w:initials="Z">
    <w:p w14:paraId="539ACFC2" w14:textId="77777777" w:rsidR="00EF7FBB" w:rsidRDefault="00EF7FBB" w:rsidP="003346F1">
      <w:pPr>
        <w:pStyle w:val="Textocomentario"/>
      </w:pPr>
      <w:r>
        <w:rPr>
          <w:rStyle w:val="Refdecomentario"/>
        </w:rPr>
        <w:annotationRef/>
      </w:r>
      <w:r>
        <w:t>En anexos deberá aparecer las plantillas para esta referencia</w:t>
      </w:r>
    </w:p>
  </w:comment>
  <w:comment w:id="133" w:author="Alicia Beltran" w:date="2012-08-30T21:44:00Z" w:initials="AB">
    <w:p w14:paraId="4818CE16" w14:textId="77777777" w:rsidR="00EF7FBB" w:rsidRDefault="00EF7FBB" w:rsidP="0004205C">
      <w:pPr>
        <w:pStyle w:val="Textocomentario"/>
      </w:pPr>
      <w:r>
        <w:rPr>
          <w:rStyle w:val="Refdecomentario"/>
        </w:rPr>
        <w:annotationRef/>
      </w:r>
      <w:proofErr w:type="spellStart"/>
      <w:r>
        <w:t>lonk</w:t>
      </w:r>
      <w:proofErr w:type="spellEnd"/>
      <w:r>
        <w:t xml:space="preserve"> </w:t>
      </w:r>
      <w:proofErr w:type="spellStart"/>
      <w:r>
        <w:t>alplan</w:t>
      </w:r>
      <w:proofErr w:type="spellEnd"/>
      <w:r>
        <w:t xml:space="preserve"> de verificación  y  validación</w:t>
      </w:r>
    </w:p>
    <w:p w14:paraId="7AA702B9" w14:textId="77777777" w:rsidR="00EF7FBB" w:rsidRDefault="00EF7FBB" w:rsidP="0004205C">
      <w:pPr>
        <w:pStyle w:val="Textocomentario"/>
      </w:pPr>
    </w:p>
  </w:comment>
  <w:comment w:id="134" w:author="Alicia Beltran" w:date="2012-08-30T21:44:00Z" w:initials="AB">
    <w:p w14:paraId="74206026" w14:textId="77777777" w:rsidR="00EF7FBB" w:rsidRDefault="00EF7FBB"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135" w:author="Alicia Beltran" w:date="2012-08-30T21:44:00Z" w:initials="AB">
    <w:p w14:paraId="19159635" w14:textId="77777777" w:rsidR="00EF7FBB" w:rsidRDefault="00EF7FBB" w:rsidP="0004205C">
      <w:pPr>
        <w:pStyle w:val="Textocomentario"/>
      </w:pPr>
      <w:r>
        <w:rPr>
          <w:rStyle w:val="Refdecomentario"/>
        </w:rPr>
        <w:annotationRef/>
      </w:r>
      <w:r>
        <w:t>link a ese plan</w:t>
      </w:r>
    </w:p>
  </w:comment>
  <w:comment w:id="136" w:author="Alicia Beltran" w:date="2012-08-30T21:44:00Z" w:initials="AB">
    <w:p w14:paraId="6C30213B" w14:textId="77777777" w:rsidR="00EF7FBB" w:rsidRDefault="00EF7FBB" w:rsidP="0004205C">
      <w:pPr>
        <w:pStyle w:val="Textocomentario"/>
      </w:pPr>
      <w:r>
        <w:rPr>
          <w:rStyle w:val="Refdecomentario"/>
        </w:rPr>
        <w:annotationRef/>
      </w:r>
      <w:r>
        <w:t xml:space="preserve">link a ese </w:t>
      </w:r>
      <w:proofErr w:type="spellStart"/>
      <w:r>
        <w:t>plna</w:t>
      </w:r>
      <w:proofErr w:type="spellEnd"/>
    </w:p>
  </w:comment>
  <w:comment w:id="138" w:author="Katherine" w:date="2012-09-02T18:48:00Z" w:initials="K">
    <w:p w14:paraId="09BB180A" w14:textId="65252D75" w:rsidR="00F95C7D" w:rsidRDefault="00F95C7D">
      <w:pPr>
        <w:pStyle w:val="Textocomentario"/>
      </w:pPr>
      <w:r>
        <w:rPr>
          <w:rStyle w:val="Refdecomentario"/>
        </w:rPr>
        <w:annotationRef/>
      </w:r>
      <w:r>
        <w:t>Revisar</w:t>
      </w:r>
    </w:p>
  </w:comment>
  <w:comment w:id="140" w:author="Alicia Beltran" w:date="2012-09-02T18:45:00Z" w:initials="AB">
    <w:p w14:paraId="13B6E37B" w14:textId="77777777" w:rsidR="00F95C7D" w:rsidRDefault="00F95C7D" w:rsidP="00F95C7D">
      <w:pPr>
        <w:pStyle w:val="Textocomentario"/>
      </w:pPr>
      <w:r>
        <w:rPr>
          <w:rStyle w:val="Refdecomentario"/>
        </w:rPr>
        <w:annotationRef/>
      </w:r>
      <w:proofErr w:type="spellStart"/>
      <w:r>
        <w:t>Sec</w:t>
      </w:r>
      <w:proofErr w:type="spellEnd"/>
      <w:r>
        <w:t xml:space="preserve"> 8.6</w:t>
      </w:r>
    </w:p>
  </w:comment>
  <w:comment w:id="141" w:author="Alicia Beltran" w:date="2012-09-02T18:45:00Z" w:initials="AB">
    <w:p w14:paraId="6A41939D" w14:textId="77777777" w:rsidR="00F95C7D" w:rsidRDefault="00F95C7D" w:rsidP="00F95C7D">
      <w:pPr>
        <w:pStyle w:val="Textocomentario"/>
      </w:pPr>
      <w:r>
        <w:rPr>
          <w:rStyle w:val="Refdecomentario"/>
        </w:rPr>
        <w:annotationRef/>
      </w:r>
      <w:r>
        <w:t>Link al  plan  de dcc</w:t>
      </w:r>
    </w:p>
  </w:comment>
  <w:comment w:id="142" w:author="Katherine" w:date="2012-09-02T18:47:00Z" w:initials="K">
    <w:p w14:paraId="61FA00F7" w14:textId="5E15E9E6" w:rsidR="00F95C7D" w:rsidRDefault="00F95C7D">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175673" w14:textId="77777777" w:rsidR="003C6BF8" w:rsidRDefault="003C6BF8" w:rsidP="00F31C00">
      <w:pPr>
        <w:spacing w:after="0" w:line="240" w:lineRule="auto"/>
      </w:pPr>
      <w:r>
        <w:separator/>
      </w:r>
    </w:p>
  </w:endnote>
  <w:endnote w:type="continuationSeparator" w:id="0">
    <w:p w14:paraId="2549055E" w14:textId="77777777" w:rsidR="003C6BF8" w:rsidRDefault="003C6BF8" w:rsidP="00F31C00">
      <w:pPr>
        <w:spacing w:after="0" w:line="240" w:lineRule="auto"/>
      </w:pPr>
      <w:r>
        <w:continuationSeparator/>
      </w:r>
    </w:p>
  </w:endnote>
  <w:endnote w:type="continuationNotice" w:id="1">
    <w:p w14:paraId="5D647C9D" w14:textId="77777777" w:rsidR="003C6BF8" w:rsidRDefault="003C6B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EF7FBB" w:rsidRPr="00595763" w:rsidRDefault="00EF7FBB"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Pr>
        <w:b/>
        <w:i/>
        <w:lang w:val="en-US"/>
      </w:rPr>
      <w:t xml:space="preserve">  </w:t>
    </w:r>
    <w:r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sidDel="00D3705E">
      <w:rPr>
        <w:b/>
        <w:i/>
        <w:lang w:val="en-US"/>
      </w:rPr>
      <w:t xml:space="preserve"> </w:t>
    </w:r>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t>SPMP</w:t>
    </w:r>
    <w:r w:rsidRPr="0077450E">
      <w:rPr>
        <w:i/>
        <w:lang w:val="en-US"/>
      </w:rPr>
      <w:t xml:space="preserve"> </w:t>
    </w:r>
    <w:proofErr w:type="spellStart"/>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F95C7D">
      <w:rPr>
        <w:b/>
        <w:i/>
        <w:noProof/>
        <w:lang w:val="en-US"/>
      </w:rPr>
      <w:t>28</w:t>
    </w:r>
    <w:r w:rsidRPr="00566B5C">
      <w:rPr>
        <w:b/>
        <w:i/>
        <w:noProof/>
      </w:rPr>
      <w:fldChar w:fldCharType="end"/>
    </w:r>
    <w:r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EF7FBB" w:rsidRPr="008830EB" w:rsidRDefault="00EF7FBB" w:rsidP="00D3705E">
    <w:pPr>
      <w:pStyle w:val="Piedepgina"/>
      <w:tabs>
        <w:tab w:val="center" w:pos="4135"/>
        <w:tab w:val="left" w:pos="5359"/>
      </w:tabs>
      <w:rPr>
        <w:lang w:val="en-US"/>
      </w:rPr>
    </w:pPr>
    <w:r w:rsidRPr="00D3705E">
      <w:rPr>
        <w:b/>
        <w:i/>
        <w:lang w:val="en-US"/>
      </w:rPr>
      <w:t>SPMP</w:t>
    </w:r>
    <w:r w:rsidRPr="008830EB">
      <w:rPr>
        <w:b/>
        <w:i/>
        <w:lang w:val="en-US"/>
      </w:rPr>
      <w:t xml:space="preserve"> </w:t>
    </w:r>
    <w:proofErr w:type="spellStart"/>
    <w:r w:rsidRPr="008830EB">
      <w:rPr>
        <w:i/>
        <w:lang w:val="en-US"/>
      </w:rPr>
      <w:t>Pagina</w:t>
    </w:r>
    <w:proofErr w:type="spellEnd"/>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F95C7D">
      <w:rPr>
        <w:b/>
        <w:i/>
        <w:noProof/>
        <w:lang w:val="en-US"/>
      </w:rPr>
      <w:t>29</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14:paraId="6A517EE9" w14:textId="77777777" w:rsidR="00EF7FBB" w:rsidRPr="00595763" w:rsidRDefault="00EF7F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E8E184" w14:textId="77777777" w:rsidR="003C6BF8" w:rsidRDefault="003C6BF8" w:rsidP="00F31C00">
      <w:pPr>
        <w:spacing w:after="0" w:line="240" w:lineRule="auto"/>
      </w:pPr>
      <w:r>
        <w:separator/>
      </w:r>
    </w:p>
  </w:footnote>
  <w:footnote w:type="continuationSeparator" w:id="0">
    <w:p w14:paraId="456B5D36" w14:textId="77777777" w:rsidR="003C6BF8" w:rsidRDefault="003C6BF8" w:rsidP="00F31C00">
      <w:pPr>
        <w:spacing w:after="0" w:line="240" w:lineRule="auto"/>
      </w:pPr>
      <w:r>
        <w:continuationSeparator/>
      </w:r>
    </w:p>
  </w:footnote>
  <w:footnote w:type="continuationNotice" w:id="1">
    <w:p w14:paraId="347DB74C" w14:textId="77777777" w:rsidR="003C6BF8" w:rsidRDefault="003C6BF8">
      <w:pPr>
        <w:spacing w:after="0" w:line="240" w:lineRule="auto"/>
      </w:pPr>
    </w:p>
  </w:footnote>
  <w:footnote w:id="2">
    <w:p w14:paraId="0D77B432" w14:textId="77777777" w:rsidR="00EF7FBB" w:rsidRPr="00B3049E" w:rsidRDefault="00EF7FBB" w:rsidP="0004205C">
      <w:pPr>
        <w:pStyle w:val="Textonotapie"/>
        <w:rPr>
          <w:lang w:val="es-ES"/>
        </w:rPr>
      </w:pPr>
      <w:r>
        <w:rPr>
          <w:rStyle w:val="Refdenotaalpie"/>
        </w:rPr>
        <w:footnoteRef/>
      </w:r>
      <w:r>
        <w:t xml:space="preserve"> </w:t>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EF7FBB" w:rsidRPr="00433CC3" w:rsidRDefault="00EF7FBB" w:rsidP="00993B32">
    <w:pPr>
      <w:pStyle w:val="Encabezado"/>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EF7FBB" w:rsidRPr="00433CC3" w:rsidRDefault="00EF7FBB" w:rsidP="00993B32">
    <w:pPr>
      <w:pStyle w:val="Encabezado"/>
      <w:rPr>
        <w:b/>
      </w:rPr>
    </w:pPr>
    <w:r w:rsidRPr="00433CC3">
      <w:rPr>
        <w:b/>
      </w:rPr>
      <w:t>SPMP</w:t>
    </w:r>
  </w:p>
  <w:p w14:paraId="598F8CD2" w14:textId="77777777" w:rsidR="00EF7FBB" w:rsidRDefault="00EF7FBB"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EF7FBB" w:rsidRDefault="00EF7FBB"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EF7FBB" w:rsidRPr="00433CC3" w:rsidRDefault="00EF7FBB" w:rsidP="00082A52">
    <w:pPr>
      <w:pStyle w:val="Encabezado"/>
      <w:jc w:val="right"/>
      <w:rPr>
        <w:b/>
      </w:rPr>
    </w:pPr>
    <w:r w:rsidRPr="00433CC3">
      <w:rPr>
        <w:b/>
      </w:rPr>
      <w:t>FIFTH FLOOR CORP</w:t>
    </w:r>
  </w:p>
  <w:p w14:paraId="199CAA69" w14:textId="77777777" w:rsidR="00EF7FBB" w:rsidRPr="00433CC3" w:rsidRDefault="00EF7FBB" w:rsidP="00082A52">
    <w:pPr>
      <w:pStyle w:val="Encabezado"/>
      <w:jc w:val="right"/>
      <w:rPr>
        <w:b/>
      </w:rPr>
    </w:pPr>
    <w:r w:rsidRPr="00433CC3">
      <w:rPr>
        <w:b/>
      </w:rPr>
      <w:t>SPMP</w:t>
    </w:r>
  </w:p>
  <w:p w14:paraId="737822C0" w14:textId="20F95FA6" w:rsidR="00EF7FBB" w:rsidRDefault="00EF7FBB"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2">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3">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5">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1"/>
  </w:num>
  <w:num w:numId="4">
    <w:abstractNumId w:val="13"/>
  </w:num>
  <w:num w:numId="5">
    <w:abstractNumId w:val="28"/>
  </w:num>
  <w:num w:numId="6">
    <w:abstractNumId w:val="23"/>
  </w:num>
  <w:num w:numId="7">
    <w:abstractNumId w:val="12"/>
  </w:num>
  <w:num w:numId="8">
    <w:abstractNumId w:val="21"/>
  </w:num>
  <w:num w:numId="9">
    <w:abstractNumId w:val="25"/>
  </w:num>
  <w:num w:numId="10">
    <w:abstractNumId w:val="36"/>
  </w:num>
  <w:num w:numId="11">
    <w:abstractNumId w:val="9"/>
  </w:num>
  <w:num w:numId="12">
    <w:abstractNumId w:val="34"/>
  </w:num>
  <w:num w:numId="13">
    <w:abstractNumId w:val="5"/>
  </w:num>
  <w:num w:numId="14">
    <w:abstractNumId w:val="6"/>
  </w:num>
  <w:num w:numId="15">
    <w:abstractNumId w:val="16"/>
  </w:num>
  <w:num w:numId="16">
    <w:abstractNumId w:val="31"/>
  </w:num>
  <w:num w:numId="17">
    <w:abstractNumId w:val="20"/>
  </w:num>
  <w:num w:numId="18">
    <w:abstractNumId w:val="4"/>
  </w:num>
  <w:num w:numId="19">
    <w:abstractNumId w:val="18"/>
  </w:num>
  <w:num w:numId="20">
    <w:abstractNumId w:val="27"/>
  </w:num>
  <w:num w:numId="21">
    <w:abstractNumId w:val="19"/>
  </w:num>
  <w:num w:numId="22">
    <w:abstractNumId w:val="26"/>
  </w:num>
  <w:num w:numId="23">
    <w:abstractNumId w:val="35"/>
  </w:num>
  <w:num w:numId="24">
    <w:abstractNumId w:val="0"/>
  </w:num>
  <w:num w:numId="25">
    <w:abstractNumId w:val="37"/>
  </w:num>
  <w:num w:numId="26">
    <w:abstractNumId w:val="11"/>
  </w:num>
  <w:num w:numId="27">
    <w:abstractNumId w:val="33"/>
  </w:num>
  <w:num w:numId="28">
    <w:abstractNumId w:val="7"/>
  </w:num>
  <w:num w:numId="29">
    <w:abstractNumId w:val="39"/>
  </w:num>
  <w:num w:numId="30">
    <w:abstractNumId w:val="8"/>
  </w:num>
  <w:num w:numId="31">
    <w:abstractNumId w:val="3"/>
  </w:num>
  <w:num w:numId="32">
    <w:abstractNumId w:val="40"/>
  </w:num>
  <w:num w:numId="33">
    <w:abstractNumId w:val="10"/>
  </w:num>
  <w:num w:numId="34">
    <w:abstractNumId w:val="22"/>
  </w:num>
  <w:num w:numId="35">
    <w:abstractNumId w:val="2"/>
  </w:num>
  <w:num w:numId="36">
    <w:abstractNumId w:val="14"/>
  </w:num>
  <w:num w:numId="37">
    <w:abstractNumId w:val="32"/>
  </w:num>
  <w:num w:numId="38">
    <w:abstractNumId w:val="17"/>
  </w:num>
  <w:num w:numId="39">
    <w:abstractNumId w:val="29"/>
  </w:num>
  <w:num w:numId="40">
    <w:abstractNumId w:val="38"/>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37089"/>
    <w:rsid w:val="0004205C"/>
    <w:rsid w:val="000453FA"/>
    <w:rsid w:val="00053705"/>
    <w:rsid w:val="00053B29"/>
    <w:rsid w:val="00053FDD"/>
    <w:rsid w:val="000618AF"/>
    <w:rsid w:val="00063757"/>
    <w:rsid w:val="000676F2"/>
    <w:rsid w:val="00071C09"/>
    <w:rsid w:val="00074DE9"/>
    <w:rsid w:val="00082A52"/>
    <w:rsid w:val="00090A63"/>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27A7A"/>
    <w:rsid w:val="00134599"/>
    <w:rsid w:val="0013610A"/>
    <w:rsid w:val="00136A40"/>
    <w:rsid w:val="00151ACA"/>
    <w:rsid w:val="00153DF8"/>
    <w:rsid w:val="00156118"/>
    <w:rsid w:val="00161C45"/>
    <w:rsid w:val="00165D9B"/>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1F52C6"/>
    <w:rsid w:val="002005C1"/>
    <w:rsid w:val="0020671D"/>
    <w:rsid w:val="00215A9C"/>
    <w:rsid w:val="002467DC"/>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76C0"/>
    <w:rsid w:val="00317FDB"/>
    <w:rsid w:val="003346F1"/>
    <w:rsid w:val="00335CB4"/>
    <w:rsid w:val="00354894"/>
    <w:rsid w:val="003612B4"/>
    <w:rsid w:val="00382B18"/>
    <w:rsid w:val="00385ECE"/>
    <w:rsid w:val="00386565"/>
    <w:rsid w:val="003905C0"/>
    <w:rsid w:val="003939D0"/>
    <w:rsid w:val="003A103E"/>
    <w:rsid w:val="003A3884"/>
    <w:rsid w:val="003A6582"/>
    <w:rsid w:val="003A6D2F"/>
    <w:rsid w:val="003B05C8"/>
    <w:rsid w:val="003B0CF8"/>
    <w:rsid w:val="003B7A3E"/>
    <w:rsid w:val="003C6BF8"/>
    <w:rsid w:val="003D6130"/>
    <w:rsid w:val="003F25AE"/>
    <w:rsid w:val="003F2F36"/>
    <w:rsid w:val="00401103"/>
    <w:rsid w:val="00403840"/>
    <w:rsid w:val="0040717F"/>
    <w:rsid w:val="00411EE5"/>
    <w:rsid w:val="00415C9E"/>
    <w:rsid w:val="004175B1"/>
    <w:rsid w:val="004229A8"/>
    <w:rsid w:val="00430B02"/>
    <w:rsid w:val="004358D6"/>
    <w:rsid w:val="00435FCD"/>
    <w:rsid w:val="00436757"/>
    <w:rsid w:val="00446913"/>
    <w:rsid w:val="004473C1"/>
    <w:rsid w:val="00447AD7"/>
    <w:rsid w:val="0045271C"/>
    <w:rsid w:val="00457BCC"/>
    <w:rsid w:val="00465FE6"/>
    <w:rsid w:val="004667D5"/>
    <w:rsid w:val="00476FC8"/>
    <w:rsid w:val="00485D66"/>
    <w:rsid w:val="004A49E8"/>
    <w:rsid w:val="004A7753"/>
    <w:rsid w:val="004B2298"/>
    <w:rsid w:val="004C43EB"/>
    <w:rsid w:val="004C7CA3"/>
    <w:rsid w:val="004D4489"/>
    <w:rsid w:val="004E1F4F"/>
    <w:rsid w:val="004E39FF"/>
    <w:rsid w:val="004F2EB7"/>
    <w:rsid w:val="004F6D68"/>
    <w:rsid w:val="00502E46"/>
    <w:rsid w:val="00507078"/>
    <w:rsid w:val="0053157C"/>
    <w:rsid w:val="00540A55"/>
    <w:rsid w:val="0054316A"/>
    <w:rsid w:val="00551988"/>
    <w:rsid w:val="00560B0C"/>
    <w:rsid w:val="0056115C"/>
    <w:rsid w:val="00561550"/>
    <w:rsid w:val="00562872"/>
    <w:rsid w:val="00566B5C"/>
    <w:rsid w:val="00567D09"/>
    <w:rsid w:val="00573A17"/>
    <w:rsid w:val="0057544F"/>
    <w:rsid w:val="0058475B"/>
    <w:rsid w:val="00586375"/>
    <w:rsid w:val="0059126F"/>
    <w:rsid w:val="00595763"/>
    <w:rsid w:val="00597105"/>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52C1B"/>
    <w:rsid w:val="00657599"/>
    <w:rsid w:val="006621FD"/>
    <w:rsid w:val="00672B8F"/>
    <w:rsid w:val="00681D3D"/>
    <w:rsid w:val="00685013"/>
    <w:rsid w:val="00691968"/>
    <w:rsid w:val="00692F6D"/>
    <w:rsid w:val="0069422B"/>
    <w:rsid w:val="006A10A3"/>
    <w:rsid w:val="006A5521"/>
    <w:rsid w:val="006A6E3B"/>
    <w:rsid w:val="006B5826"/>
    <w:rsid w:val="006C12CB"/>
    <w:rsid w:val="006C587B"/>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7790"/>
    <w:rsid w:val="007B0672"/>
    <w:rsid w:val="007B2B4D"/>
    <w:rsid w:val="007D5B8F"/>
    <w:rsid w:val="007D5D4D"/>
    <w:rsid w:val="007D6948"/>
    <w:rsid w:val="007E5B07"/>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C73A9"/>
    <w:rsid w:val="008D2B86"/>
    <w:rsid w:val="008E64B6"/>
    <w:rsid w:val="008E78A1"/>
    <w:rsid w:val="00900148"/>
    <w:rsid w:val="00902467"/>
    <w:rsid w:val="009031DD"/>
    <w:rsid w:val="0090338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704B"/>
    <w:rsid w:val="00A10CA4"/>
    <w:rsid w:val="00A16953"/>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29AA"/>
    <w:rsid w:val="00B147AA"/>
    <w:rsid w:val="00B1483F"/>
    <w:rsid w:val="00B24F6B"/>
    <w:rsid w:val="00B30D43"/>
    <w:rsid w:val="00B34A0A"/>
    <w:rsid w:val="00B3516B"/>
    <w:rsid w:val="00B424C3"/>
    <w:rsid w:val="00B4525D"/>
    <w:rsid w:val="00B477EF"/>
    <w:rsid w:val="00B513BA"/>
    <w:rsid w:val="00B67E36"/>
    <w:rsid w:val="00B715B9"/>
    <w:rsid w:val="00B75816"/>
    <w:rsid w:val="00B75BE3"/>
    <w:rsid w:val="00B80E27"/>
    <w:rsid w:val="00B87FCF"/>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800"/>
    <w:rsid w:val="00C06D81"/>
    <w:rsid w:val="00C11889"/>
    <w:rsid w:val="00C13EE0"/>
    <w:rsid w:val="00C228D8"/>
    <w:rsid w:val="00C24EF5"/>
    <w:rsid w:val="00C260FE"/>
    <w:rsid w:val="00C275AD"/>
    <w:rsid w:val="00C31721"/>
    <w:rsid w:val="00C353F5"/>
    <w:rsid w:val="00C4295A"/>
    <w:rsid w:val="00C44E30"/>
    <w:rsid w:val="00C45E13"/>
    <w:rsid w:val="00C50F9C"/>
    <w:rsid w:val="00C51FC3"/>
    <w:rsid w:val="00C52140"/>
    <w:rsid w:val="00C661D2"/>
    <w:rsid w:val="00C6659B"/>
    <w:rsid w:val="00C7183A"/>
    <w:rsid w:val="00C75F35"/>
    <w:rsid w:val="00C777A0"/>
    <w:rsid w:val="00C929F2"/>
    <w:rsid w:val="00C95261"/>
    <w:rsid w:val="00CA0EEE"/>
    <w:rsid w:val="00CB04E1"/>
    <w:rsid w:val="00CB0FAE"/>
    <w:rsid w:val="00CB1A03"/>
    <w:rsid w:val="00CB37B2"/>
    <w:rsid w:val="00CB7B63"/>
    <w:rsid w:val="00CD648E"/>
    <w:rsid w:val="00CE5B3C"/>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812AA"/>
    <w:rsid w:val="00D830F2"/>
    <w:rsid w:val="00D95802"/>
    <w:rsid w:val="00D9745F"/>
    <w:rsid w:val="00D97718"/>
    <w:rsid w:val="00DA5BD6"/>
    <w:rsid w:val="00DB1F25"/>
    <w:rsid w:val="00DB25D2"/>
    <w:rsid w:val="00DB7F96"/>
    <w:rsid w:val="00DC7D13"/>
    <w:rsid w:val="00DD04A7"/>
    <w:rsid w:val="00DD28E3"/>
    <w:rsid w:val="00DD5E78"/>
    <w:rsid w:val="00DE0EF2"/>
    <w:rsid w:val="00DE4DB7"/>
    <w:rsid w:val="00E14404"/>
    <w:rsid w:val="00E21D26"/>
    <w:rsid w:val="00E26E29"/>
    <w:rsid w:val="00E336F1"/>
    <w:rsid w:val="00E344C2"/>
    <w:rsid w:val="00E4136C"/>
    <w:rsid w:val="00E475E6"/>
    <w:rsid w:val="00E5791F"/>
    <w:rsid w:val="00E62951"/>
    <w:rsid w:val="00E63784"/>
    <w:rsid w:val="00E85810"/>
    <w:rsid w:val="00E90B83"/>
    <w:rsid w:val="00E9193A"/>
    <w:rsid w:val="00E95B47"/>
    <w:rsid w:val="00E96EAA"/>
    <w:rsid w:val="00E97CF6"/>
    <w:rsid w:val="00EA0183"/>
    <w:rsid w:val="00EA2121"/>
    <w:rsid w:val="00EA4DE5"/>
    <w:rsid w:val="00EA7D3F"/>
    <w:rsid w:val="00EC4FAF"/>
    <w:rsid w:val="00EC7126"/>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E63"/>
    <w:rsid w:val="00FA7FC7"/>
    <w:rsid w:val="00FB0410"/>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hyperlink" Target="Representacion%20de%20Instrucciones%20y%20Reglas.xlsx" TargetMode="External"/><Relationship Id="rId39" Type="http://schemas.openxmlformats.org/officeDocument/2006/relationships/diagramColors" Target="diagrams/colors1.xml"/><Relationship Id="rId21" Type="http://schemas.openxmlformats.org/officeDocument/2006/relationships/webSettings" Target="webSettings.xml"/><Relationship Id="rId34" Type="http://schemas.openxmlformats.org/officeDocument/2006/relationships/hyperlink" Target="http://git-scm.com/about/distributed" TargetMode="External"/><Relationship Id="rId42" Type="http://schemas.openxmlformats.org/officeDocument/2006/relationships/diagramData" Target="diagrams/data2.xm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hyperlink" Target="infrestructura.bmp" TargetMode="External"/><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git-scm.com/about/branching-and-merging"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customXml" Target="../customXml/item10.xml"/><Relationship Id="rId19" Type="http://schemas.microsoft.com/office/2007/relationships/stylesWithEffects" Target="stylesWithEffects.xml"/><Relationship Id="rId31" Type="http://schemas.openxmlformats.org/officeDocument/2006/relationships/hyperlink" Target="https://developer.mozilla.org/en/JavaScript/Guide/Details_of_the_Object_Model" TargetMode="External"/><Relationship Id="rId44" Type="http://schemas.openxmlformats.org/officeDocument/2006/relationships/diagramQuickStyle" Target="diagrams/quickStyle2.xm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hyperlink" Target="estructura%20fifth%20floor.bmp" TargetMode="External"/><Relationship Id="rId35" Type="http://schemas.openxmlformats.org/officeDocument/2006/relationships/hyperlink" Target="Context%20Diagram.pdf" TargetMode="External"/><Relationship Id="rId43" Type="http://schemas.openxmlformats.org/officeDocument/2006/relationships/diagramLayout" Target="diagrams/layout2.xml"/><Relationship Id="rId48" Type="http://schemas.openxmlformats.org/officeDocument/2006/relationships/image" Target="media/image3.png"/><Relationship Id="rId56"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staging-area" TargetMode="External"/><Relationship Id="rId38" Type="http://schemas.openxmlformats.org/officeDocument/2006/relationships/diagramQuickStyle" Target="diagrams/quickStyle1.xml"/><Relationship Id="rId46" Type="http://schemas.microsoft.com/office/2007/relationships/diagramDrawing" Target="diagrams/drawing2.xml"/><Relationship Id="rId20" Type="http://schemas.openxmlformats.org/officeDocument/2006/relationships/settings" Target="settings.xml"/><Relationship Id="rId41" Type="http://schemas.openxmlformats.org/officeDocument/2006/relationships/hyperlink" Target="roles.pn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Data" Target="diagrams/data1.xml"/><Relationship Id="rId4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diagrams/_rels/data2.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01BB8C6D-9A12-4129-8206-175F6353C646}" srcId="{F7420165-9021-44F1-BBD5-4EE74743EFCE}" destId="{1F58F8FD-546E-46CD-83C9-466EB5E78A1C}" srcOrd="2" destOrd="0" parTransId="{B7D2AFC1-0576-4693-ADD4-65B9C42A053C}" sibTransId="{78B302FC-BE0D-4913-B6BB-D30A4C11CEA3}"/>
    <dgm:cxn modelId="{4D912AFF-6D11-4A76-9957-00C221A0B485}" type="presOf" srcId="{974439A4-00BA-48AB-8561-489F4E404187}" destId="{4E1AEDC5-78DE-4C9E-A2FD-6D2EEA11C00E}" srcOrd="0" destOrd="0" presId="urn:microsoft.com/office/officeart/2005/8/layout/radial5"/>
    <dgm:cxn modelId="{5199BC28-AE77-4F64-A71E-A34C1D5474E3}" type="presOf" srcId="{6BBE6CE1-81DC-4CC1-A9D8-670CEC9AEE9C}" destId="{7D6524C6-6790-41F6-A510-384C4EBB0B42}" srcOrd="0" destOrd="0" presId="urn:microsoft.com/office/officeart/2005/8/layout/radial5"/>
    <dgm:cxn modelId="{298E5434-15D9-4B73-9A92-B9BCE791003D}" type="presOf" srcId="{FB0E39E0-7DCB-49B3-AB25-32C690432D86}" destId="{76C477AE-2907-4A82-893D-75CA5A94CA64}" srcOrd="0" destOrd="0" presId="urn:microsoft.com/office/officeart/2005/8/layout/radial5"/>
    <dgm:cxn modelId="{53FEB9B4-32CB-49A1-A169-6C73F947DB3A}" type="presOf" srcId="{7B883B14-106E-4048-84D9-75B5EF6542AB}" destId="{6A7DA7E8-A7F2-4164-98C9-450F29A3AF5A}" srcOrd="0" destOrd="0" presId="urn:microsoft.com/office/officeart/2005/8/layout/radial5"/>
    <dgm:cxn modelId="{D0587AFF-BFAA-4959-95E3-D6D97E418E94}" type="presOf" srcId="{C7F1ABC5-FBC1-49ED-BF1D-1F47C7F45F12}" destId="{A20C39A1-4C97-46E0-A175-37DACB63AC33}"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E4CC6744-3AD8-46D9-A95A-98A23244D444}" type="presOf" srcId="{5D8AF85A-519C-4035-9396-72EB80AFC4D0}" destId="{623AF920-100A-4B64-91D2-F35E1EAF5D6C}" srcOrd="1" destOrd="0" presId="urn:microsoft.com/office/officeart/2005/8/layout/radial5"/>
    <dgm:cxn modelId="{2C6807BB-ABD3-4FC8-8D2B-1BDB7A81A6A3}" type="presOf" srcId="{1F58F8FD-546E-46CD-83C9-466EB5E78A1C}" destId="{EF855903-1CAE-4C32-8B66-0C3F23A76E85}" srcOrd="0" destOrd="0" presId="urn:microsoft.com/office/officeart/2005/8/layout/radial5"/>
    <dgm:cxn modelId="{34825347-F210-416E-AFB7-FE5CD0D018D9}" type="presOf" srcId="{8AF19001-A37C-4074-9F2C-F49F8D2AC75D}" destId="{1924F538-E8FC-48EA-87A3-DBC0357ECC1B}" srcOrd="0" destOrd="0" presId="urn:microsoft.com/office/officeart/2005/8/layout/radial5"/>
    <dgm:cxn modelId="{D4673C61-B2F0-4680-B8C1-FBBF5E5C73B8}" type="presOf" srcId="{18B7C8EB-C745-4C20-8A9D-4D4D497341C3}" destId="{1DA63683-A578-4DCC-9D4B-185977D621DD}" srcOrd="0" destOrd="0" presId="urn:microsoft.com/office/officeart/2005/8/layout/radial5"/>
    <dgm:cxn modelId="{513407BC-2991-42C7-97A9-4DDF7D15651C}" type="presOf" srcId="{974439A4-00BA-48AB-8561-489F4E404187}" destId="{2EBECA69-F28C-4EC1-AC8A-3BE82C984033}" srcOrd="1" destOrd="0" presId="urn:microsoft.com/office/officeart/2005/8/layout/radial5"/>
    <dgm:cxn modelId="{C3596782-F0F1-44E6-9D61-56F901E0E380}" type="presOf" srcId="{B7D2AFC1-0576-4693-ADD4-65B9C42A053C}" destId="{A2645C85-6571-467A-B85C-A2D25318828E}" srcOrd="0" destOrd="0" presId="urn:microsoft.com/office/officeart/2005/8/layout/radial5"/>
    <dgm:cxn modelId="{C4CDA072-0731-4CDC-B3BE-D56F580C9EAA}" type="presOf" srcId="{B7D2AFC1-0576-4693-ADD4-65B9C42A053C}" destId="{2397EC32-F7FF-406B-9F00-ECA0B7ED3EA5}" srcOrd="1"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39969FDF-A815-4C97-A469-F7183F5E777D}" type="presOf" srcId="{EC5CD053-991A-49C2-8E91-883958B281FE}" destId="{B669C026-517D-45DD-8232-CE060975CC33}" srcOrd="1" destOrd="0" presId="urn:microsoft.com/office/officeart/2005/8/layout/radial5"/>
    <dgm:cxn modelId="{F0E2B1FB-D34E-490B-9FB7-EEF2AD58E34A}" type="presOf" srcId="{AA3AE431-6E38-4467-A862-744AB834DF49}" destId="{1ACB7136-B320-42E0-9B56-9833EDA70F45}" srcOrd="1" destOrd="0" presId="urn:microsoft.com/office/officeart/2005/8/layout/radial5"/>
    <dgm:cxn modelId="{924A6082-2227-415C-8B43-0802B67F2C26}" type="presOf" srcId="{7BE8DEF7-012B-4CC8-80F7-BD83343BF6A5}" destId="{3ED9EAA3-91A2-4444-A8EB-FA2B9EE719E8}" srcOrd="1" destOrd="0" presId="urn:microsoft.com/office/officeart/2005/8/layout/radial5"/>
    <dgm:cxn modelId="{174B8926-9289-458C-8007-D0FB59D190C7}" type="presOf" srcId="{F7420165-9021-44F1-BBD5-4EE74743EFCE}" destId="{814076A2-1CB4-4791-849B-6B39765CA4A0}" srcOrd="0" destOrd="0" presId="urn:microsoft.com/office/officeart/2005/8/layout/radial5"/>
    <dgm:cxn modelId="{6D82B633-2B26-4ABD-8466-CB5EC176254A}" type="presOf" srcId="{86CA724C-E1FC-49D4-A97B-BE3180A2391E}" destId="{147A53D6-7CD7-447B-AC19-AB98CDDDA1BF}" srcOrd="0" destOrd="0" presId="urn:microsoft.com/office/officeart/2005/8/layout/radial5"/>
    <dgm:cxn modelId="{8F1AA0BD-DB7F-4382-AC6B-5295FAB5BA52}" type="presOf" srcId="{7BE8DEF7-012B-4CC8-80F7-BD83343BF6A5}" destId="{BCDCA649-6DFE-41E8-8B0E-932ED78283A8}" srcOrd="0" destOrd="0" presId="urn:microsoft.com/office/officeart/2005/8/layout/radial5"/>
    <dgm:cxn modelId="{E379FF25-CAC5-468D-BE0C-0BC1440595EE}" type="presOf" srcId="{AA3AE431-6E38-4467-A862-744AB834DF49}" destId="{6EC804A8-D5E6-4750-B72A-B626C03701E2}"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055523C4-F46E-4959-8F79-4E8705BA5204}" type="presOf" srcId="{4A398404-64D6-40A1-A816-35C4804ADDC3}" destId="{C5703348-FD55-4B75-8FC6-76375B11653F}" srcOrd="1" destOrd="0" presId="urn:microsoft.com/office/officeart/2005/8/layout/radial5"/>
    <dgm:cxn modelId="{9B0AC8F8-BBF8-4C6A-A4C3-0795346DA109}" type="presOf" srcId="{18B7C8EB-C745-4C20-8A9D-4D4D497341C3}" destId="{CCE865E6-A543-4DEC-83CF-FDB8D33369C6}" srcOrd="1" destOrd="0" presId="urn:microsoft.com/office/officeart/2005/8/layout/radial5"/>
    <dgm:cxn modelId="{3363F5F7-136C-4934-94FE-9AEFA85E1B99}" type="presOf" srcId="{4A398404-64D6-40A1-A816-35C4804ADDC3}" destId="{0DCBC6F7-D5BE-43B3-B04F-3469C2D6FC90}" srcOrd="0" destOrd="0" presId="urn:microsoft.com/office/officeart/2005/8/layout/radial5"/>
    <dgm:cxn modelId="{987CB4A4-DE7F-4463-8114-F9AB7861E3CE}" type="presOf" srcId="{5D8AF85A-519C-4035-9396-72EB80AFC4D0}" destId="{1642D5CD-887E-481D-8729-3966AECDA291}" srcOrd="0" destOrd="0" presId="urn:microsoft.com/office/officeart/2005/8/layout/radial5"/>
    <dgm:cxn modelId="{19EC9479-53F6-49B2-A405-22CD28A53FEC}" type="presOf" srcId="{BA9F920C-3E2B-4642-A0A9-FBE58E89CDE1}" destId="{BD1E6539-46C9-4705-BF25-DD85A948CE3D}" srcOrd="0" destOrd="0" presId="urn:microsoft.com/office/officeart/2005/8/layout/radial5"/>
    <dgm:cxn modelId="{13315460-3009-484C-941C-E9E2BAFA128A}" type="presOf" srcId="{EC5CD053-991A-49C2-8E91-883958B281FE}" destId="{D7990666-7F4D-4D83-A834-647CFF0C41FD}"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933AC4C1-4BCF-4699-B146-9DED0CC3AFBC}" srcId="{F7420165-9021-44F1-BBD5-4EE74743EFCE}" destId="{C7F1ABC5-FBC1-49ED-BF1D-1F47C7F45F12}" srcOrd="4" destOrd="0" parTransId="{18B7C8EB-C745-4C20-8A9D-4D4D497341C3}" sibTransId="{ADB49ED5-060E-4D9A-BA25-965D40F4E940}"/>
    <dgm:cxn modelId="{6923123A-C8A1-4B42-97E8-9E67449329A1}" type="presOf" srcId="{A928D84F-F510-4455-B6F6-8A516041EA5D}" destId="{9CF613C2-FC76-400D-B3BD-18F9FBD3F76A}" srcOrd="0" destOrd="0" presId="urn:microsoft.com/office/officeart/2005/8/layout/radial5"/>
    <dgm:cxn modelId="{A5804B35-4131-4915-903C-0DACC0628618}" type="presParOf" srcId="{6A7DA7E8-A7F2-4164-98C9-450F29A3AF5A}" destId="{814076A2-1CB4-4791-849B-6B39765CA4A0}" srcOrd="0" destOrd="0" presId="urn:microsoft.com/office/officeart/2005/8/layout/radial5"/>
    <dgm:cxn modelId="{C86178D2-CE82-466F-A149-76C747296FD5}" type="presParOf" srcId="{6A7DA7E8-A7F2-4164-98C9-450F29A3AF5A}" destId="{6EC804A8-D5E6-4750-B72A-B626C03701E2}" srcOrd="1" destOrd="0" presId="urn:microsoft.com/office/officeart/2005/8/layout/radial5"/>
    <dgm:cxn modelId="{11D58040-098C-4700-8B0B-56DE74D79D0B}" type="presParOf" srcId="{6EC804A8-D5E6-4750-B72A-B626C03701E2}" destId="{1ACB7136-B320-42E0-9B56-9833EDA70F45}" srcOrd="0" destOrd="0" presId="urn:microsoft.com/office/officeart/2005/8/layout/radial5"/>
    <dgm:cxn modelId="{01C9823B-81B0-4C6F-9158-8BF3FB5D23C2}" type="presParOf" srcId="{6A7DA7E8-A7F2-4164-98C9-450F29A3AF5A}" destId="{147A53D6-7CD7-447B-AC19-AB98CDDDA1BF}" srcOrd="2" destOrd="0" presId="urn:microsoft.com/office/officeart/2005/8/layout/radial5"/>
    <dgm:cxn modelId="{0D26E74D-8940-4B73-998F-4C296149DDEE}" type="presParOf" srcId="{6A7DA7E8-A7F2-4164-98C9-450F29A3AF5A}" destId="{D7990666-7F4D-4D83-A834-647CFF0C41FD}" srcOrd="3" destOrd="0" presId="urn:microsoft.com/office/officeart/2005/8/layout/radial5"/>
    <dgm:cxn modelId="{04C63496-B027-4271-8042-D1B30BDDB2B7}" type="presParOf" srcId="{D7990666-7F4D-4D83-A834-647CFF0C41FD}" destId="{B669C026-517D-45DD-8232-CE060975CC33}" srcOrd="0" destOrd="0" presId="urn:microsoft.com/office/officeart/2005/8/layout/radial5"/>
    <dgm:cxn modelId="{56CC2EEA-95DA-4C8A-83B7-2B3DB5FA56E6}" type="presParOf" srcId="{6A7DA7E8-A7F2-4164-98C9-450F29A3AF5A}" destId="{1924F538-E8FC-48EA-87A3-DBC0357ECC1B}" srcOrd="4" destOrd="0" presId="urn:microsoft.com/office/officeart/2005/8/layout/radial5"/>
    <dgm:cxn modelId="{0D3DCA51-8ED8-43D5-9C9C-C5EDD5D01D82}" type="presParOf" srcId="{6A7DA7E8-A7F2-4164-98C9-450F29A3AF5A}" destId="{A2645C85-6571-467A-B85C-A2D25318828E}" srcOrd="5" destOrd="0" presId="urn:microsoft.com/office/officeart/2005/8/layout/radial5"/>
    <dgm:cxn modelId="{0E00ED9E-8683-401E-9F46-8BA163EEF5E2}" type="presParOf" srcId="{A2645C85-6571-467A-B85C-A2D25318828E}" destId="{2397EC32-F7FF-406B-9F00-ECA0B7ED3EA5}" srcOrd="0" destOrd="0" presId="urn:microsoft.com/office/officeart/2005/8/layout/radial5"/>
    <dgm:cxn modelId="{20D6D89A-02FD-4279-8C5D-A11A3ECC29E6}" type="presParOf" srcId="{6A7DA7E8-A7F2-4164-98C9-450F29A3AF5A}" destId="{EF855903-1CAE-4C32-8B66-0C3F23A76E85}" srcOrd="6" destOrd="0" presId="urn:microsoft.com/office/officeart/2005/8/layout/radial5"/>
    <dgm:cxn modelId="{FFA171AC-6941-4621-B12A-C87870F43083}" type="presParOf" srcId="{6A7DA7E8-A7F2-4164-98C9-450F29A3AF5A}" destId="{BCDCA649-6DFE-41E8-8B0E-932ED78283A8}" srcOrd="7" destOrd="0" presId="urn:microsoft.com/office/officeart/2005/8/layout/radial5"/>
    <dgm:cxn modelId="{D2E2884D-9B10-42E6-91EB-5AA73E6B0889}" type="presParOf" srcId="{BCDCA649-6DFE-41E8-8B0E-932ED78283A8}" destId="{3ED9EAA3-91A2-4444-A8EB-FA2B9EE719E8}" srcOrd="0" destOrd="0" presId="urn:microsoft.com/office/officeart/2005/8/layout/radial5"/>
    <dgm:cxn modelId="{98B43D12-1B34-4EA0-8661-1DC4EA16EB0E}" type="presParOf" srcId="{6A7DA7E8-A7F2-4164-98C9-450F29A3AF5A}" destId="{9CF613C2-FC76-400D-B3BD-18F9FBD3F76A}" srcOrd="8" destOrd="0" presId="urn:microsoft.com/office/officeart/2005/8/layout/radial5"/>
    <dgm:cxn modelId="{37420D5E-F7CD-46A4-A0F9-4AF381BAC524}" type="presParOf" srcId="{6A7DA7E8-A7F2-4164-98C9-450F29A3AF5A}" destId="{1DA63683-A578-4DCC-9D4B-185977D621DD}" srcOrd="9" destOrd="0" presId="urn:microsoft.com/office/officeart/2005/8/layout/radial5"/>
    <dgm:cxn modelId="{B5F01E2E-CDFC-47F6-9ACC-33480B6535D6}" type="presParOf" srcId="{1DA63683-A578-4DCC-9D4B-185977D621DD}" destId="{CCE865E6-A543-4DEC-83CF-FDB8D33369C6}" srcOrd="0" destOrd="0" presId="urn:microsoft.com/office/officeart/2005/8/layout/radial5"/>
    <dgm:cxn modelId="{626031E0-4E89-4C9E-9261-16904D0B8BDD}" type="presParOf" srcId="{6A7DA7E8-A7F2-4164-98C9-450F29A3AF5A}" destId="{A20C39A1-4C97-46E0-A175-37DACB63AC33}" srcOrd="10" destOrd="0" presId="urn:microsoft.com/office/officeart/2005/8/layout/radial5"/>
    <dgm:cxn modelId="{7F3AD7E6-B218-4D7D-86AC-A89394F1DB84}" type="presParOf" srcId="{6A7DA7E8-A7F2-4164-98C9-450F29A3AF5A}" destId="{1642D5CD-887E-481D-8729-3966AECDA291}" srcOrd="11" destOrd="0" presId="urn:microsoft.com/office/officeart/2005/8/layout/radial5"/>
    <dgm:cxn modelId="{2B975E60-F16A-4D68-BF6D-34F0E0437151}" type="presParOf" srcId="{1642D5CD-887E-481D-8729-3966AECDA291}" destId="{623AF920-100A-4B64-91D2-F35E1EAF5D6C}" srcOrd="0" destOrd="0" presId="urn:microsoft.com/office/officeart/2005/8/layout/radial5"/>
    <dgm:cxn modelId="{B9C69C49-018C-420C-8CBC-83DD632A00DB}" type="presParOf" srcId="{6A7DA7E8-A7F2-4164-98C9-450F29A3AF5A}" destId="{76C477AE-2907-4A82-893D-75CA5A94CA64}" srcOrd="12" destOrd="0" presId="urn:microsoft.com/office/officeart/2005/8/layout/radial5"/>
    <dgm:cxn modelId="{4D04A9FE-45D3-4A90-A934-AF6652A9F514}" type="presParOf" srcId="{6A7DA7E8-A7F2-4164-98C9-450F29A3AF5A}" destId="{4E1AEDC5-78DE-4C9E-A2FD-6D2EEA11C00E}" srcOrd="13" destOrd="0" presId="urn:microsoft.com/office/officeart/2005/8/layout/radial5"/>
    <dgm:cxn modelId="{825A8559-6704-4C2B-AEDA-0849DD66B1BF}" type="presParOf" srcId="{4E1AEDC5-78DE-4C9E-A2FD-6D2EEA11C00E}" destId="{2EBECA69-F28C-4EC1-AC8A-3BE82C984033}" srcOrd="0" destOrd="0" presId="urn:microsoft.com/office/officeart/2005/8/layout/radial5"/>
    <dgm:cxn modelId="{19E2DFAF-3BA3-4C2B-A8B8-AB3AAD13791F}" type="presParOf" srcId="{6A7DA7E8-A7F2-4164-98C9-450F29A3AF5A}" destId="{7D6524C6-6790-41F6-A510-384C4EBB0B42}" srcOrd="14" destOrd="0" presId="urn:microsoft.com/office/officeart/2005/8/layout/radial5"/>
    <dgm:cxn modelId="{A833F7B0-35DE-4D5A-8A10-3BEB3423B32A}" type="presParOf" srcId="{6A7DA7E8-A7F2-4164-98C9-450F29A3AF5A}" destId="{0DCBC6F7-D5BE-43B3-B04F-3469C2D6FC90}" srcOrd="15" destOrd="0" presId="urn:microsoft.com/office/officeart/2005/8/layout/radial5"/>
    <dgm:cxn modelId="{4F41EFE3-A809-4D3A-93A7-5768C2277AFC}" type="presParOf" srcId="{0DCBC6F7-D5BE-43B3-B04F-3469C2D6FC90}" destId="{C5703348-FD55-4B75-8FC6-76375B11653F}" srcOrd="0" destOrd="0" presId="urn:microsoft.com/office/officeart/2005/8/layout/radial5"/>
    <dgm:cxn modelId="{0029555F-1960-412B-820D-F2A70F917583}"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CO"/>
        </a:p>
      </dgm:t>
    </dgm:pt>
    <dgm:pt modelId="{72227050-30F0-4D5D-8ECF-92FADF9B123C}">
      <dgm:prSet phldrT="[Texto]"/>
      <dgm:spPr/>
      <dgm:t>
        <a:bodyPr/>
        <a:lstStyle/>
        <a:p>
          <a:r>
            <a:rPr lang="es-CO"/>
            <a:t>Gerente</a:t>
          </a:r>
        </a:p>
      </dgm:t>
    </dgm:pt>
    <dgm:pt modelId="{29691790-96C0-4407-B080-5B08064B43C1}" type="parTrans" cxnId="{DE03637D-E08D-476E-8E0C-24EFC43FFCEC}">
      <dgm:prSet/>
      <dgm:spPr/>
      <dgm:t>
        <a:bodyPr/>
        <a:lstStyle/>
        <a:p>
          <a:endParaRPr lang="es-CO"/>
        </a:p>
      </dgm:t>
    </dgm:pt>
    <dgm:pt modelId="{57D73464-E49F-4886-BA80-76C46D7736B4}" type="sibTrans" cxnId="{DE03637D-E08D-476E-8E0C-24EFC43FFCEC}">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pt>
    <dgm:pt modelId="{A0A8D4CB-A058-44BD-9639-BA68ECDC007F}" type="pres">
      <dgm:prSet presAssocID="{0D82094F-6E55-40D5-9CCE-1F03FE3D98AF}" presName="cycle" presStyleCnt="0"/>
      <dgm:spPr/>
    </dgm:pt>
    <dgm:pt modelId="{6998C099-6D80-425B-B585-5D587C9C4024}" type="pres">
      <dgm:prSet presAssocID="{0D82094F-6E55-40D5-9CCE-1F03FE3D98AF}" presName="srcNode" presStyleLbl="node1" presStyleIdx="0" presStyleCnt="1"/>
      <dgm:spPr/>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pt>
    <dgm:pt modelId="{2BF5D59C-B0C2-4423-B303-1FE2FC4EDA25}" type="pres">
      <dgm:prSet presAssocID="{0D82094F-6E55-40D5-9CCE-1F03FE3D98AF}" presName="dstNode" presStyleLbl="node1" presStyleIdx="0" presStyleCnt="1"/>
      <dgm:spPr/>
    </dgm:pt>
    <dgm:pt modelId="{56387785-80C7-4AA8-98B9-D561B43132F7}" type="pres">
      <dgm:prSet presAssocID="{72227050-30F0-4D5D-8ECF-92FADF9B123C}" presName="text_1" presStyleLbl="node1" presStyleIdx="0" presStyleCnt="1" custScaleX="74365" custScaleY="73085" custLinFactNeighborX="-21064" custLinFactNeighborY="-1183">
        <dgm:presLayoutVars>
          <dgm:bulletEnabled val="1"/>
        </dgm:presLayoutVars>
      </dgm:prSet>
      <dgm:spPr/>
      <dgm:t>
        <a:bodyPr/>
        <a:lstStyle/>
        <a:p>
          <a:endParaRPr lang="es-CO"/>
        </a:p>
      </dgm:t>
    </dgm:pt>
    <dgm:pt modelId="{487A35EB-BAC2-4CD8-9669-8A4493F3DD81}" type="pres">
      <dgm:prSet presAssocID="{72227050-30F0-4D5D-8ECF-92FADF9B123C}" presName="accent_1" presStyleCnt="0"/>
      <dgm:spPr/>
    </dgm:pt>
    <dgm:pt modelId="{B84CA92E-D971-4130-B668-4DC7BC17BCB8}" type="pres">
      <dgm:prSet presAssocID="{72227050-30F0-4D5D-8ECF-92FADF9B123C}" presName="accentRepeatNode" presStyleLbl="solidFgAcc1" presStyleIdx="0" presStyleCnt="1" custScaleX="77323" custScaleY="82125"/>
      <dgm:spPr>
        <a:blipFill rotWithShape="0">
          <a:blip xmlns:r="http://schemas.openxmlformats.org/officeDocument/2006/relationships" r:embed="rId1"/>
          <a:stretch>
            <a:fillRect/>
          </a:stretch>
        </a:blipFill>
      </dgm:spPr>
    </dgm:pt>
  </dgm:ptLst>
  <dgm:cxnLst>
    <dgm:cxn modelId="{477E04CE-5FAD-48D8-BCDA-A835128E8C43}" type="presOf" srcId="{72227050-30F0-4D5D-8ECF-92FADF9B123C}" destId="{56387785-80C7-4AA8-98B9-D561B43132F7}" srcOrd="0" destOrd="0" presId="urn:microsoft.com/office/officeart/2008/layout/VerticalCurvedList"/>
    <dgm:cxn modelId="{8A2B9792-6416-4FA4-8FDF-34158FCE02BA}" type="presOf" srcId="{0D82094F-6E55-40D5-9CCE-1F03FE3D98AF}" destId="{D1A8A0D6-B6CE-4EFA-AA9A-C8F89665B506}" srcOrd="0" destOrd="0" presId="urn:microsoft.com/office/officeart/2008/layout/VerticalCurvedList"/>
    <dgm:cxn modelId="{DE03637D-E08D-476E-8E0C-24EFC43FFCEC}" srcId="{0D82094F-6E55-40D5-9CCE-1F03FE3D98AF}" destId="{72227050-30F0-4D5D-8ECF-92FADF9B123C}" srcOrd="0" destOrd="0" parTransId="{29691790-96C0-4407-B080-5B08064B43C1}" sibTransId="{57D73464-E49F-4886-BA80-76C46D7736B4}"/>
    <dgm:cxn modelId="{AA3BE4B3-C1F5-4BA9-B0A5-F7833C2A61A2}" type="presOf" srcId="{57D73464-E49F-4886-BA80-76C46D7736B4}" destId="{04EB5AAF-A9F6-4F5F-A1BD-301005699685}" srcOrd="0" destOrd="0" presId="urn:microsoft.com/office/officeart/2008/layout/VerticalCurvedList"/>
    <dgm:cxn modelId="{2DDA7E25-B586-4480-BBB2-D491784ABDC8}" type="presParOf" srcId="{D1A8A0D6-B6CE-4EFA-AA9A-C8F89665B506}" destId="{81A99DD1-19A9-4ECE-97B2-B03347D0EA01}" srcOrd="0" destOrd="0" presId="urn:microsoft.com/office/officeart/2008/layout/VerticalCurvedList"/>
    <dgm:cxn modelId="{6BF0D0A4-514C-443C-9770-57446FE3182B}" type="presParOf" srcId="{81A99DD1-19A9-4ECE-97B2-B03347D0EA01}" destId="{A0A8D4CB-A058-44BD-9639-BA68ECDC007F}" srcOrd="0" destOrd="0" presId="urn:microsoft.com/office/officeart/2008/layout/VerticalCurvedList"/>
    <dgm:cxn modelId="{B767CD4E-57E9-499E-91C7-5718D2AD691C}" type="presParOf" srcId="{A0A8D4CB-A058-44BD-9639-BA68ECDC007F}" destId="{6998C099-6D80-425B-B585-5D587C9C4024}" srcOrd="0" destOrd="0" presId="urn:microsoft.com/office/officeart/2008/layout/VerticalCurvedList"/>
    <dgm:cxn modelId="{605DF74D-2995-4BEA-ABCB-569A40ACDA80}" type="presParOf" srcId="{A0A8D4CB-A058-44BD-9639-BA68ECDC007F}" destId="{04EB5AAF-A9F6-4F5F-A1BD-301005699685}" srcOrd="1" destOrd="0" presId="urn:microsoft.com/office/officeart/2008/layout/VerticalCurvedList"/>
    <dgm:cxn modelId="{CD0E9627-4919-4324-B425-19AE47695E0E}" type="presParOf" srcId="{A0A8D4CB-A058-44BD-9639-BA68ECDC007F}" destId="{ECEE5A49-405A-45B7-9118-229EEC89FFB2}" srcOrd="2" destOrd="0" presId="urn:microsoft.com/office/officeart/2008/layout/VerticalCurvedList"/>
    <dgm:cxn modelId="{1BC67B7C-D5A3-4CA8-BAC7-7C23C4553D8D}" type="presParOf" srcId="{A0A8D4CB-A058-44BD-9639-BA68ECDC007F}" destId="{2BF5D59C-B0C2-4423-B303-1FE2FC4EDA25}" srcOrd="3" destOrd="0" presId="urn:microsoft.com/office/officeart/2008/layout/VerticalCurvedList"/>
    <dgm:cxn modelId="{54B101E7-0C45-4C00-99BB-04E2F005E0D4}" type="presParOf" srcId="{81A99DD1-19A9-4ECE-97B2-B03347D0EA01}" destId="{56387785-80C7-4AA8-98B9-D561B43132F7}" srcOrd="1" destOrd="0" presId="urn:microsoft.com/office/officeart/2008/layout/VerticalCurvedList"/>
    <dgm:cxn modelId="{5F46B2B0-E46E-41B5-90EF-FC42AEFD73DD}" type="presParOf" srcId="{81A99DD1-19A9-4ECE-97B2-B03347D0EA01}" destId="{487A35EB-BAC2-4CD8-9669-8A4493F3DD81}" srcOrd="2" destOrd="0" presId="urn:microsoft.com/office/officeart/2008/layout/VerticalCurvedList"/>
    <dgm:cxn modelId="{E3487CB8-E81D-4D3D-9415-1B716289EA3B}" type="presParOf" srcId="{487A35EB-BAC2-4CD8-9669-8A4493F3DD81}" destId="{B84CA92E-D971-4130-B668-4DC7BC17BCB8}" srcOrd="0" destOrd="0" presId="urn:microsoft.com/office/officeart/2008/layout/VerticalCurved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37120" y="-241315"/>
          <a:ext cx="1854230" cy="1854230"/>
        </a:xfrm>
        <a:prstGeom prst="blockArc">
          <a:avLst>
            <a:gd name="adj1" fmla="val 18900000"/>
            <a:gd name="adj2" fmla="val 2700000"/>
            <a:gd name="adj3" fmla="val 1165"/>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87785-80C7-4AA8-98B9-D561B43132F7}">
      <dsp:nvSpPr>
        <dsp:cNvPr id="0" name=""/>
        <dsp:cNvSpPr/>
      </dsp:nvSpPr>
      <dsp:spPr>
        <a:xfrm>
          <a:off x="323414" y="438580"/>
          <a:ext cx="1607104" cy="478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58420" rIns="58420" bIns="58420" numCol="1" spcCol="1270" anchor="ctr" anchorCtr="0">
          <a:noAutofit/>
        </a:bodyPr>
        <a:lstStyle/>
        <a:p>
          <a:pPr lvl="0" algn="l" defTabSz="1022350">
            <a:lnSpc>
              <a:spcPct val="90000"/>
            </a:lnSpc>
            <a:spcBef>
              <a:spcPct val="0"/>
            </a:spcBef>
            <a:spcAft>
              <a:spcPct val="35000"/>
            </a:spcAft>
          </a:pPr>
          <a:r>
            <a:rPr lang="es-CO" sz="2300" kern="1200"/>
            <a:t>Gerente</a:t>
          </a:r>
        </a:p>
      </dsp:txBody>
      <dsp:txXfrm>
        <a:off x="323414" y="438580"/>
        <a:ext cx="1607104" cy="478933"/>
      </dsp:txXfrm>
    </dsp:sp>
    <dsp:sp modelId="{B84CA92E-D971-4130-B668-4DC7BC17BCB8}">
      <dsp:nvSpPr>
        <dsp:cNvPr id="0" name=""/>
        <dsp:cNvSpPr/>
      </dsp:nvSpPr>
      <dsp:spPr>
        <a:xfrm>
          <a:off x="184938" y="349441"/>
          <a:ext cx="633382" cy="672717"/>
        </a:xfrm>
        <a:prstGeom prst="ellipse">
          <a:avLst/>
        </a:prstGeom>
        <a:blipFill rotWithShape="0">
          <a:blip xmlns:r="http://schemas.openxmlformats.org/officeDocument/2006/relationships" r:embed="rId1"/>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976097AC-2C93-43A6-909C-61A2B9ACE8F8}">
  <ds:schemaRefs>
    <ds:schemaRef ds:uri="http://schemas.openxmlformats.org/officeDocument/2006/bibliography"/>
  </ds:schemaRefs>
</ds:datastoreItem>
</file>

<file path=customXml/itemProps11.xml><?xml version="1.0" encoding="utf-8"?>
<ds:datastoreItem xmlns:ds="http://schemas.openxmlformats.org/officeDocument/2006/customXml" ds:itemID="{4E474EDF-D662-486A-8351-542E27016902}">
  <ds:schemaRefs>
    <ds:schemaRef ds:uri="http://schemas.openxmlformats.org/officeDocument/2006/bibliography"/>
  </ds:schemaRefs>
</ds:datastoreItem>
</file>

<file path=customXml/itemProps12.xml><?xml version="1.0" encoding="utf-8"?>
<ds:datastoreItem xmlns:ds="http://schemas.openxmlformats.org/officeDocument/2006/customXml" ds:itemID="{F141A6FF-2DD2-494B-8BCF-9B862D4EEFE0}">
  <ds:schemaRefs>
    <ds:schemaRef ds:uri="http://schemas.openxmlformats.org/officeDocument/2006/bibliography"/>
  </ds:schemaRefs>
</ds:datastoreItem>
</file>

<file path=customXml/itemProps13.xml><?xml version="1.0" encoding="utf-8"?>
<ds:datastoreItem xmlns:ds="http://schemas.openxmlformats.org/officeDocument/2006/customXml" ds:itemID="{1E339167-701F-4B60-A21C-F57F896485A8}">
  <ds:schemaRefs>
    <ds:schemaRef ds:uri="http://schemas.openxmlformats.org/officeDocument/2006/bibliography"/>
  </ds:schemaRefs>
</ds:datastoreItem>
</file>

<file path=customXml/itemProps14.xml><?xml version="1.0" encoding="utf-8"?>
<ds:datastoreItem xmlns:ds="http://schemas.openxmlformats.org/officeDocument/2006/customXml" ds:itemID="{DE423E83-D104-4D5C-8A1C-E78167734287}">
  <ds:schemaRefs>
    <ds:schemaRef ds:uri="http://schemas.openxmlformats.org/officeDocument/2006/bibliography"/>
  </ds:schemaRefs>
</ds:datastoreItem>
</file>

<file path=customXml/itemProps15.xml><?xml version="1.0" encoding="utf-8"?>
<ds:datastoreItem xmlns:ds="http://schemas.openxmlformats.org/officeDocument/2006/customXml" ds:itemID="{06C897F7-4A37-4CAD-B99E-5A6563B019DE}">
  <ds:schemaRefs>
    <ds:schemaRef ds:uri="http://schemas.openxmlformats.org/officeDocument/2006/bibliography"/>
  </ds:schemaRefs>
</ds:datastoreItem>
</file>

<file path=customXml/itemProps16.xml><?xml version="1.0" encoding="utf-8"?>
<ds:datastoreItem xmlns:ds="http://schemas.openxmlformats.org/officeDocument/2006/customXml" ds:itemID="{E719CCB7-5B21-4975-9BBF-D0E25E7DD50A}">
  <ds:schemaRefs>
    <ds:schemaRef ds:uri="http://schemas.openxmlformats.org/officeDocument/2006/bibliography"/>
  </ds:schemaRefs>
</ds:datastoreItem>
</file>

<file path=customXml/itemProps2.xml><?xml version="1.0" encoding="utf-8"?>
<ds:datastoreItem xmlns:ds="http://schemas.openxmlformats.org/officeDocument/2006/customXml" ds:itemID="{57098443-CAD1-43D0-AEF6-16023A8B5EF3}">
  <ds:schemaRefs>
    <ds:schemaRef ds:uri="http://schemas.openxmlformats.org/officeDocument/2006/bibliography"/>
  </ds:schemaRefs>
</ds:datastoreItem>
</file>

<file path=customXml/itemProps3.xml><?xml version="1.0" encoding="utf-8"?>
<ds:datastoreItem xmlns:ds="http://schemas.openxmlformats.org/officeDocument/2006/customXml" ds:itemID="{F424B532-C599-4905-9220-4A42A28CA295}">
  <ds:schemaRefs>
    <ds:schemaRef ds:uri="http://schemas.openxmlformats.org/officeDocument/2006/bibliography"/>
  </ds:schemaRefs>
</ds:datastoreItem>
</file>

<file path=customXml/itemProps4.xml><?xml version="1.0" encoding="utf-8"?>
<ds:datastoreItem xmlns:ds="http://schemas.openxmlformats.org/officeDocument/2006/customXml" ds:itemID="{E0D497F8-9353-4FE5-B0BA-7A13FA0CFC7E}">
  <ds:schemaRefs>
    <ds:schemaRef ds:uri="http://schemas.openxmlformats.org/officeDocument/2006/bibliography"/>
  </ds:schemaRefs>
</ds:datastoreItem>
</file>

<file path=customXml/itemProps5.xml><?xml version="1.0" encoding="utf-8"?>
<ds:datastoreItem xmlns:ds="http://schemas.openxmlformats.org/officeDocument/2006/customXml" ds:itemID="{E37A722E-CE00-4415-B5C2-1A313FB11F4E}">
  <ds:schemaRefs>
    <ds:schemaRef ds:uri="http://schemas.openxmlformats.org/officeDocument/2006/bibliography"/>
  </ds:schemaRefs>
</ds:datastoreItem>
</file>

<file path=customXml/itemProps6.xml><?xml version="1.0" encoding="utf-8"?>
<ds:datastoreItem xmlns:ds="http://schemas.openxmlformats.org/officeDocument/2006/customXml" ds:itemID="{5C74465C-17A4-42E4-8E39-5A7FBECE4AFA}">
  <ds:schemaRefs>
    <ds:schemaRef ds:uri="http://schemas.openxmlformats.org/officeDocument/2006/bibliography"/>
  </ds:schemaRefs>
</ds:datastoreItem>
</file>

<file path=customXml/itemProps7.xml><?xml version="1.0" encoding="utf-8"?>
<ds:datastoreItem xmlns:ds="http://schemas.openxmlformats.org/officeDocument/2006/customXml" ds:itemID="{9B9892D2-6877-4CBB-84D9-41F727FCDDD0}">
  <ds:schemaRefs>
    <ds:schemaRef ds:uri="http://schemas.openxmlformats.org/officeDocument/2006/bibliography"/>
  </ds:schemaRefs>
</ds:datastoreItem>
</file>

<file path=customXml/itemProps8.xml><?xml version="1.0" encoding="utf-8"?>
<ds:datastoreItem xmlns:ds="http://schemas.openxmlformats.org/officeDocument/2006/customXml" ds:itemID="{3413D96B-D165-46D2-B6D3-9C5220F46A82}">
  <ds:schemaRefs>
    <ds:schemaRef ds:uri="http://schemas.openxmlformats.org/officeDocument/2006/bibliography"/>
  </ds:schemaRefs>
</ds:datastoreItem>
</file>

<file path=customXml/itemProps9.xml><?xml version="1.0" encoding="utf-8"?>
<ds:datastoreItem xmlns:ds="http://schemas.openxmlformats.org/officeDocument/2006/customXml" ds:itemID="{8209AA22-76C0-49CF-982F-F7AC95D2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31</Pages>
  <Words>5287</Words>
  <Characters>29083</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34302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56</cp:revision>
  <dcterms:created xsi:type="dcterms:W3CDTF">2012-08-18T14:10:00Z</dcterms:created>
  <dcterms:modified xsi:type="dcterms:W3CDTF">2012-09-02T23:48:00Z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