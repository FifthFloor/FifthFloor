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195957E9"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4A02246C" w14:textId="77777777" w:rsidR="006263D1" w:rsidRPr="00E85810" w:rsidRDefault="006263D1" w:rsidP="00014AF3">
      <w:pPr>
        <w:jc w:val="center"/>
        <w:rPr>
          <w:rFonts w:ascii="Arial" w:hAnsi="Arial"/>
          <w:b/>
          <w:sz w:val="32"/>
          <w:lang w:val="en-US"/>
        </w:rPr>
      </w:pPr>
    </w:p>
    <w:p w14:paraId="4F3C2CA8" w14:textId="77777777" w:rsidR="006263D1" w:rsidRPr="00E85810" w:rsidRDefault="006263D1" w:rsidP="00014AF3">
      <w:pPr>
        <w:jc w:val="center"/>
        <w:rPr>
          <w:rFonts w:ascii="Arial" w:hAnsi="Arial"/>
          <w:b/>
          <w:sz w:val="32"/>
          <w:lang w:val="en-US"/>
        </w:rPr>
      </w:pPr>
    </w:p>
    <w:p w14:paraId="528A18AC" w14:textId="77777777" w:rsidR="006263D1" w:rsidRPr="00E85810" w:rsidRDefault="006263D1" w:rsidP="00014AF3">
      <w:pPr>
        <w:jc w:val="center"/>
        <w:rPr>
          <w:rFonts w:ascii="Arial" w:hAnsi="Arial"/>
          <w:b/>
          <w:sz w:val="32"/>
          <w:lang w:val="en-US"/>
        </w:rPr>
      </w:pPr>
    </w:p>
    <w:p w14:paraId="16E1710D" w14:textId="77777777" w:rsidR="006263D1" w:rsidRPr="00E85810" w:rsidRDefault="006263D1" w:rsidP="00014AF3">
      <w:pPr>
        <w:jc w:val="center"/>
        <w:rPr>
          <w:rFonts w:ascii="Arial" w:hAnsi="Arial"/>
          <w:b/>
          <w:sz w:val="32"/>
          <w:lang w:val="en-US"/>
        </w:rPr>
      </w:pPr>
    </w:p>
    <w:p w14:paraId="61BACF25" w14:textId="0298ECB6"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14:paraId="56A9ACF6" w14:textId="77777777" w:rsidR="006263D1" w:rsidRPr="00595763" w:rsidRDefault="006263D1" w:rsidP="00014AF3">
      <w:pPr>
        <w:jc w:val="center"/>
        <w:rPr>
          <w:rFonts w:ascii="Arial" w:hAnsi="Arial"/>
          <w:b/>
          <w:sz w:val="32"/>
          <w:lang w:val="es-CO"/>
        </w:rPr>
      </w:pPr>
    </w:p>
    <w:p w14:paraId="465D3022" w14:textId="77777777" w:rsidR="006263D1" w:rsidRDefault="006263D1" w:rsidP="00014AF3">
      <w:pPr>
        <w:jc w:val="center"/>
        <w:rPr>
          <w:rFonts w:ascii="Arial" w:hAnsi="Arial"/>
          <w:b/>
          <w:sz w:val="32"/>
          <w:lang w:val="es-CO"/>
        </w:rPr>
      </w:pPr>
    </w:p>
    <w:p w14:paraId="1C932319" w14:textId="77777777" w:rsidR="00AE3164" w:rsidRPr="00595763" w:rsidRDefault="00AE3164" w:rsidP="00014AF3">
      <w:pPr>
        <w:jc w:val="center"/>
        <w:rPr>
          <w:rFonts w:ascii="Arial" w:hAnsi="Arial"/>
          <w:b/>
          <w:sz w:val="32"/>
          <w:lang w:val="es-CO"/>
        </w:rPr>
      </w:pPr>
    </w:p>
    <w:p w14:paraId="000C6F3B" w14:textId="77777777" w:rsidR="006263D1" w:rsidRPr="00595763" w:rsidRDefault="006263D1" w:rsidP="00014AF3">
      <w:pPr>
        <w:jc w:val="center"/>
        <w:rPr>
          <w:rFonts w:ascii="Arial" w:hAnsi="Arial"/>
          <w:b/>
          <w:sz w:val="32"/>
          <w:lang w:val="es-CO"/>
        </w:rPr>
      </w:pPr>
    </w:p>
    <w:p w14:paraId="7813ECF8" w14:textId="77777777" w:rsidR="006263D1" w:rsidRPr="00595763" w:rsidRDefault="006263D1" w:rsidP="00014AF3">
      <w:pPr>
        <w:jc w:val="center"/>
        <w:rPr>
          <w:rFonts w:ascii="Arial" w:hAnsi="Arial"/>
          <w:b/>
          <w:sz w:val="32"/>
          <w:lang w:val="es-CO"/>
        </w:rPr>
      </w:pPr>
    </w:p>
    <w:p w14:paraId="2F76CB53" w14:textId="77777777"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014AF3">
      <w:pPr>
        <w:jc w:val="center"/>
        <w:rPr>
          <w:rFonts w:ascii="Arial" w:hAnsi="Arial"/>
          <w:b/>
          <w:sz w:val="32"/>
          <w:lang w:val="es-CO"/>
        </w:rPr>
      </w:pPr>
    </w:p>
    <w:p w14:paraId="1FF29A3E" w14:textId="77777777" w:rsidR="006263D1" w:rsidRPr="00595763" w:rsidRDefault="006263D1" w:rsidP="00014AF3">
      <w:pPr>
        <w:jc w:val="center"/>
        <w:rPr>
          <w:rFonts w:ascii="Arial" w:hAnsi="Arial"/>
          <w:b/>
          <w:sz w:val="32"/>
          <w:lang w:val="es-CO"/>
        </w:rPr>
      </w:pPr>
    </w:p>
    <w:p w14:paraId="39140415" w14:textId="77777777" w:rsidR="006263D1" w:rsidRPr="00595763" w:rsidRDefault="006263D1" w:rsidP="00014AF3">
      <w:pPr>
        <w:jc w:val="center"/>
        <w:rPr>
          <w:rFonts w:ascii="Arial" w:hAnsi="Arial"/>
          <w:b/>
          <w:sz w:val="32"/>
          <w:lang w:val="es-CO"/>
        </w:rPr>
      </w:pPr>
    </w:p>
    <w:p w14:paraId="4FED5F03" w14:textId="77777777" w:rsidR="006263D1" w:rsidRPr="00595763" w:rsidRDefault="006263D1" w:rsidP="00014AF3">
      <w:pPr>
        <w:jc w:val="center"/>
        <w:rPr>
          <w:rFonts w:ascii="Arial" w:hAnsi="Arial"/>
          <w:b/>
          <w:sz w:val="32"/>
          <w:lang w:val="es-CO"/>
        </w:rPr>
      </w:pPr>
    </w:p>
    <w:p w14:paraId="6062D792" w14:textId="77777777" w:rsidR="006263D1" w:rsidRPr="00595763" w:rsidRDefault="006263D1" w:rsidP="00014AF3">
      <w:pPr>
        <w:jc w:val="center"/>
        <w:rPr>
          <w:rFonts w:ascii="Arial" w:hAnsi="Arial"/>
          <w:b/>
          <w:sz w:val="32"/>
          <w:lang w:val="es-CO"/>
        </w:rPr>
      </w:pPr>
    </w:p>
    <w:p w14:paraId="4AF4E1F1" w14:textId="77777777" w:rsidR="006263D1" w:rsidRPr="00595763" w:rsidRDefault="006263D1" w:rsidP="00014AF3">
      <w:pPr>
        <w:jc w:val="center"/>
        <w:rPr>
          <w:rFonts w:ascii="Arial" w:hAnsi="Arial"/>
          <w:b/>
          <w:sz w:val="32"/>
          <w:lang w:val="es-CO"/>
        </w:rPr>
      </w:pPr>
    </w:p>
    <w:p w14:paraId="2F8CB597" w14:textId="77777777"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014AF3">
      <w:pPr>
        <w:pStyle w:val="Ttulo1"/>
        <w:jc w:val="both"/>
        <w:rPr>
          <w:rFonts w:ascii="Arial" w:hAnsi="Arial"/>
          <w:lang w:val="es-CO"/>
        </w:rPr>
      </w:pPr>
      <w:bookmarkStart w:id="0" w:name="_Toc333653844"/>
      <w:r>
        <w:rPr>
          <w:rFonts w:ascii="Arial" w:hAnsi="Arial"/>
          <w:lang w:val="es-CO"/>
        </w:rPr>
        <w:lastRenderedPageBreak/>
        <w:t>Página</w:t>
      </w:r>
      <w:r w:rsidR="002E6599">
        <w:rPr>
          <w:rFonts w:ascii="Arial" w:hAnsi="Arial"/>
          <w:lang w:val="es-CO"/>
        </w:rPr>
        <w:t xml:space="preserve"> de Firmas</w:t>
      </w:r>
      <w:bookmarkEnd w:id="0"/>
    </w:p>
    <w:p w14:paraId="7B7EA1A3" w14:textId="77777777" w:rsidR="006263D1" w:rsidRPr="00595763" w:rsidRDefault="006263D1" w:rsidP="00014AF3">
      <w:pPr>
        <w:jc w:val="both"/>
        <w:rPr>
          <w:rFonts w:ascii="Arial" w:hAnsi="Arial"/>
          <w:lang w:val="es-CO"/>
        </w:rPr>
      </w:pPr>
    </w:p>
    <w:tbl>
      <w:tblPr>
        <w:tblStyle w:val="Cuadrculaclara-nfasis1"/>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14AF3">
            <w:pPr>
              <w:spacing w:after="200" w:line="276" w:lineRule="auto"/>
              <w:jc w:val="both"/>
              <w:rPr>
                <w:rFonts w:ascii="Arial" w:hAnsi="Arial"/>
                <w:sz w:val="20"/>
                <w:lang w:val="es-CO"/>
              </w:rPr>
            </w:pPr>
          </w:p>
          <w:p w14:paraId="1755463F" w14:textId="77777777" w:rsidR="006263D1" w:rsidRPr="00595763" w:rsidRDefault="006263D1" w:rsidP="00014AF3">
            <w:pPr>
              <w:spacing w:after="200" w:line="276" w:lineRule="auto"/>
              <w:jc w:val="both"/>
              <w:rPr>
                <w:rFonts w:ascii="Arial" w:hAnsi="Arial"/>
                <w:sz w:val="20"/>
                <w:lang w:val="es-CO"/>
              </w:rPr>
            </w:pPr>
          </w:p>
          <w:p w14:paraId="3D749416" w14:textId="77777777" w:rsidR="006263D1" w:rsidRPr="00595763" w:rsidRDefault="006263D1" w:rsidP="00014AF3">
            <w:pPr>
              <w:spacing w:after="200" w:line="276" w:lineRule="auto"/>
              <w:jc w:val="both"/>
              <w:rPr>
                <w:rFonts w:ascii="Arial" w:hAnsi="Arial"/>
                <w:sz w:val="20"/>
                <w:lang w:val="es-CO"/>
              </w:rPr>
            </w:pPr>
          </w:p>
          <w:p w14:paraId="3C61E87C" w14:textId="77777777" w:rsidR="006263D1" w:rsidRPr="00595763" w:rsidRDefault="006263D1" w:rsidP="00014AF3">
            <w:pPr>
              <w:spacing w:after="200" w:line="276" w:lineRule="auto"/>
              <w:jc w:val="both"/>
              <w:rPr>
                <w:rFonts w:ascii="Arial" w:hAnsi="Arial"/>
                <w:sz w:val="20"/>
                <w:lang w:val="es-CO"/>
              </w:rPr>
            </w:pPr>
          </w:p>
        </w:tc>
        <w:tc>
          <w:tcPr>
            <w:tcW w:w="4959" w:type="dxa"/>
          </w:tcPr>
          <w:p w14:paraId="1320A462" w14:textId="77777777" w:rsidR="006263D1" w:rsidRPr="00595763" w:rsidRDefault="006263D1" w:rsidP="00014AF3">
            <w:pPr>
              <w:spacing w:after="200" w:line="360" w:lineRule="auto"/>
              <w:jc w:val="both"/>
              <w:rPr>
                <w:rFonts w:ascii="Arial" w:hAnsi="Arial"/>
                <w:sz w:val="20"/>
                <w:lang w:val="es-CO"/>
              </w:rPr>
            </w:pPr>
          </w:p>
        </w:tc>
      </w:tr>
      <w:tr w:rsidR="00EA7D3F" w:rsidRPr="00D53C37" w14:paraId="33D03806" w14:textId="77777777" w:rsidTr="0081290A">
        <w:trPr>
          <w:trHeight w:val="531"/>
        </w:trPr>
        <w:tc>
          <w:tcPr>
            <w:tcW w:w="4700" w:type="dxa"/>
          </w:tcPr>
          <w:p w14:paraId="7DF6911B" w14:textId="77777777" w:rsidR="00EA7D3F" w:rsidRDefault="00EA7D3F" w:rsidP="00EA7D3F">
            <w:pPr>
              <w:spacing w:after="200" w:line="276" w:lineRule="auto"/>
              <w:jc w:val="center"/>
              <w:rPr>
                <w:rFonts w:ascii="Arial" w:hAnsi="Arial"/>
                <w:b/>
                <w:sz w:val="20"/>
                <w:lang w:val="es-CO"/>
              </w:rPr>
            </w:pPr>
            <w:r w:rsidRPr="00595763">
              <w:rPr>
                <w:rFonts w:ascii="Arial" w:hAnsi="Arial"/>
                <w:b/>
                <w:sz w:val="20"/>
                <w:lang w:val="es-CO"/>
              </w:rPr>
              <w:t>Katherine Espíndola Buitrago</w:t>
            </w:r>
          </w:p>
          <w:p w14:paraId="00D1601A" w14:textId="7B607A31"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Gerencia y Gestión</w:t>
            </w:r>
          </w:p>
          <w:p w14:paraId="7729C3F3" w14:textId="4209E98E"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Arquitectura y Análisis</w:t>
            </w:r>
          </w:p>
        </w:tc>
        <w:tc>
          <w:tcPr>
            <w:tcW w:w="4959" w:type="dxa"/>
          </w:tcPr>
          <w:p w14:paraId="72BA859D" w14:textId="77777777" w:rsidR="00EA7D3F" w:rsidRPr="00595763" w:rsidRDefault="00EA7D3F" w:rsidP="00EA7D3F">
            <w:pPr>
              <w:spacing w:after="200"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14:paraId="2F964B37" w14:textId="78A4D802"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5A7FA345" w14:textId="77777777" w:rsidTr="0081290A">
        <w:trPr>
          <w:trHeight w:val="531"/>
        </w:trPr>
        <w:tc>
          <w:tcPr>
            <w:tcW w:w="4700" w:type="dxa"/>
          </w:tcPr>
          <w:p w14:paraId="56021D1D" w14:textId="77777777" w:rsidR="00EA7D3F" w:rsidRPr="00595763" w:rsidRDefault="00EA7D3F" w:rsidP="00014AF3">
            <w:pPr>
              <w:spacing w:after="200" w:line="276" w:lineRule="auto"/>
              <w:jc w:val="both"/>
              <w:rPr>
                <w:rFonts w:ascii="Arial" w:hAnsi="Arial"/>
                <w:sz w:val="20"/>
                <w:lang w:val="es-CO"/>
              </w:rPr>
            </w:pPr>
          </w:p>
          <w:p w14:paraId="2A23C0B2" w14:textId="77777777" w:rsidR="00EA7D3F" w:rsidRPr="00595763" w:rsidRDefault="00EA7D3F" w:rsidP="00014AF3">
            <w:pPr>
              <w:spacing w:after="200" w:line="276" w:lineRule="auto"/>
              <w:jc w:val="both"/>
              <w:rPr>
                <w:rFonts w:ascii="Arial" w:hAnsi="Arial"/>
                <w:sz w:val="20"/>
                <w:lang w:val="es-CO"/>
              </w:rPr>
            </w:pPr>
          </w:p>
          <w:p w14:paraId="38A43A5E" w14:textId="77777777" w:rsidR="00EA7D3F" w:rsidRPr="00595763" w:rsidRDefault="00EA7D3F" w:rsidP="00014AF3">
            <w:pPr>
              <w:spacing w:after="200" w:line="276" w:lineRule="auto"/>
              <w:jc w:val="both"/>
              <w:rPr>
                <w:rFonts w:ascii="Arial" w:hAnsi="Arial"/>
                <w:sz w:val="20"/>
                <w:lang w:val="es-CO"/>
              </w:rPr>
            </w:pPr>
          </w:p>
          <w:p w14:paraId="0F5FE97D" w14:textId="77777777" w:rsidR="00EA7D3F" w:rsidRPr="00595763" w:rsidRDefault="00EA7D3F" w:rsidP="00014AF3">
            <w:pPr>
              <w:spacing w:after="200" w:line="276" w:lineRule="auto"/>
              <w:jc w:val="both"/>
              <w:rPr>
                <w:rFonts w:ascii="Arial" w:hAnsi="Arial"/>
                <w:sz w:val="20"/>
                <w:lang w:val="es-CO"/>
              </w:rPr>
            </w:pPr>
          </w:p>
        </w:tc>
        <w:tc>
          <w:tcPr>
            <w:tcW w:w="4959" w:type="dxa"/>
          </w:tcPr>
          <w:p w14:paraId="6D8D22DE" w14:textId="77777777" w:rsidR="00EA7D3F" w:rsidRPr="00595763" w:rsidRDefault="00EA7D3F" w:rsidP="00014AF3">
            <w:pPr>
              <w:spacing w:after="200" w:line="360" w:lineRule="auto"/>
              <w:jc w:val="both"/>
              <w:rPr>
                <w:rFonts w:ascii="Arial" w:hAnsi="Arial"/>
                <w:sz w:val="20"/>
                <w:lang w:val="es-CO"/>
              </w:rPr>
            </w:pPr>
          </w:p>
        </w:tc>
      </w:tr>
      <w:tr w:rsidR="00EA7D3F" w:rsidRPr="00D53C37" w14:paraId="5FE7884E" w14:textId="77777777" w:rsidTr="0081290A">
        <w:trPr>
          <w:trHeight w:val="531"/>
        </w:trPr>
        <w:tc>
          <w:tcPr>
            <w:tcW w:w="4700" w:type="dxa"/>
          </w:tcPr>
          <w:p w14:paraId="6DA77B3C"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Sebastián Moreno</w:t>
            </w:r>
          </w:p>
          <w:p w14:paraId="4D2F9F96" w14:textId="39261E9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Diseño</w:t>
            </w:r>
          </w:p>
        </w:tc>
        <w:tc>
          <w:tcPr>
            <w:tcW w:w="4959" w:type="dxa"/>
          </w:tcPr>
          <w:p w14:paraId="2A6D476F"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Alicia Beltrán Castañeda</w:t>
            </w:r>
          </w:p>
          <w:p w14:paraId="1AC05773" w14:textId="3D5A38B4"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Documentación</w:t>
            </w:r>
          </w:p>
        </w:tc>
      </w:tr>
      <w:tr w:rsidR="00EA7D3F" w:rsidRPr="00D53C37" w14:paraId="496DD494" w14:textId="77777777" w:rsidTr="0081290A">
        <w:trPr>
          <w:trHeight w:val="531"/>
        </w:trPr>
        <w:tc>
          <w:tcPr>
            <w:tcW w:w="4700" w:type="dxa"/>
          </w:tcPr>
          <w:p w14:paraId="5064F4A6" w14:textId="77777777" w:rsidR="00EA7D3F" w:rsidRPr="00595763" w:rsidRDefault="00EA7D3F" w:rsidP="00014AF3">
            <w:pPr>
              <w:spacing w:after="200" w:line="276" w:lineRule="auto"/>
              <w:jc w:val="both"/>
              <w:rPr>
                <w:rFonts w:ascii="Arial" w:hAnsi="Arial"/>
                <w:sz w:val="20"/>
                <w:lang w:val="es-CO"/>
              </w:rPr>
            </w:pPr>
          </w:p>
          <w:p w14:paraId="4C0A55C0" w14:textId="77777777" w:rsidR="00EA7D3F" w:rsidRPr="00595763" w:rsidRDefault="00EA7D3F" w:rsidP="00014AF3">
            <w:pPr>
              <w:spacing w:after="200" w:line="276" w:lineRule="auto"/>
              <w:jc w:val="both"/>
              <w:rPr>
                <w:rFonts w:ascii="Arial" w:hAnsi="Arial"/>
                <w:sz w:val="20"/>
                <w:lang w:val="es-CO"/>
              </w:rPr>
            </w:pPr>
          </w:p>
          <w:p w14:paraId="43889199" w14:textId="77777777" w:rsidR="00EA7D3F" w:rsidRPr="00595763" w:rsidRDefault="00EA7D3F" w:rsidP="00014AF3">
            <w:pPr>
              <w:spacing w:after="200" w:line="276" w:lineRule="auto"/>
              <w:jc w:val="both"/>
              <w:rPr>
                <w:rFonts w:ascii="Arial" w:hAnsi="Arial"/>
                <w:sz w:val="20"/>
                <w:lang w:val="es-CO"/>
              </w:rPr>
            </w:pPr>
          </w:p>
          <w:p w14:paraId="6946752B" w14:textId="77777777" w:rsidR="00EA7D3F" w:rsidRPr="00595763" w:rsidRDefault="00EA7D3F" w:rsidP="00014AF3">
            <w:pPr>
              <w:spacing w:after="200" w:line="276" w:lineRule="auto"/>
              <w:jc w:val="both"/>
              <w:rPr>
                <w:rFonts w:ascii="Arial" w:hAnsi="Arial"/>
                <w:sz w:val="20"/>
                <w:lang w:val="es-CO"/>
              </w:rPr>
            </w:pPr>
          </w:p>
        </w:tc>
        <w:tc>
          <w:tcPr>
            <w:tcW w:w="4959" w:type="dxa"/>
          </w:tcPr>
          <w:p w14:paraId="4F09E39D" w14:textId="77777777" w:rsidR="00EA7D3F" w:rsidRPr="00595763" w:rsidRDefault="00EA7D3F" w:rsidP="00014AF3">
            <w:pPr>
              <w:spacing w:after="200" w:line="360" w:lineRule="auto"/>
              <w:jc w:val="both"/>
              <w:rPr>
                <w:rFonts w:ascii="Arial" w:hAnsi="Arial"/>
                <w:sz w:val="20"/>
                <w:lang w:val="es-CO"/>
              </w:rPr>
            </w:pPr>
          </w:p>
        </w:tc>
      </w:tr>
      <w:tr w:rsidR="00EA7D3F" w:rsidRPr="00D53C37" w14:paraId="2B41CF93" w14:textId="77777777" w:rsidTr="0081290A">
        <w:trPr>
          <w:trHeight w:val="269"/>
        </w:trPr>
        <w:tc>
          <w:tcPr>
            <w:tcW w:w="4700" w:type="dxa"/>
          </w:tcPr>
          <w:p w14:paraId="158103BD"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Juan Pablo Rodríguez</w:t>
            </w:r>
          </w:p>
          <w:p w14:paraId="11793890" w14:textId="1E0D350D" w:rsidR="00AE3164" w:rsidRPr="00595763" w:rsidRDefault="00AE3164" w:rsidP="00AE3164">
            <w:pPr>
              <w:spacing w:after="200" w:line="276" w:lineRule="auto"/>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74A7EFD8"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Ing. Miguel Eduardo Torres</w:t>
            </w:r>
          </w:p>
          <w:p w14:paraId="0D37A857" w14:textId="79CEABA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Auditor / Cliente</w:t>
            </w:r>
          </w:p>
        </w:tc>
      </w:tr>
    </w:tbl>
    <w:p w14:paraId="48D4C424" w14:textId="77777777" w:rsidR="00446913" w:rsidRDefault="00446913" w:rsidP="00014AF3">
      <w:pPr>
        <w:pStyle w:val="Ttulo1"/>
        <w:jc w:val="both"/>
        <w:rPr>
          <w:rFonts w:ascii="Arial" w:hAnsi="Arial" w:cs="Arial"/>
          <w:lang w:val="es-CO"/>
        </w:rPr>
      </w:pPr>
      <w:bookmarkStart w:id="1" w:name="_Toc333653845"/>
    </w:p>
    <w:p w14:paraId="2575655B" w14:textId="77777777" w:rsidR="00446913" w:rsidRDefault="00446913" w:rsidP="00014AF3">
      <w:pPr>
        <w:pStyle w:val="Ttulo1"/>
        <w:jc w:val="both"/>
        <w:rPr>
          <w:rFonts w:ascii="Arial" w:hAnsi="Arial" w:cs="Arial"/>
          <w:lang w:val="es-CO"/>
        </w:rPr>
      </w:pPr>
    </w:p>
    <w:p w14:paraId="42194271" w14:textId="77777777" w:rsidR="00446913" w:rsidRPr="00446913" w:rsidRDefault="00446913" w:rsidP="00446913">
      <w:pPr>
        <w:rPr>
          <w:lang w:val="es-CO"/>
        </w:rPr>
      </w:pPr>
    </w:p>
    <w:p w14:paraId="7D0EFB91" w14:textId="7F7A2502" w:rsidR="00D9745F" w:rsidRPr="00595763" w:rsidRDefault="00A35BB2" w:rsidP="00014AF3">
      <w:pPr>
        <w:pStyle w:val="Ttulo1"/>
        <w:jc w:val="both"/>
        <w:rPr>
          <w:rFonts w:ascii="Arial" w:hAnsi="Arial"/>
          <w:lang w:val="es-CO"/>
        </w:rPr>
      </w:pPr>
      <w:r>
        <w:rPr>
          <w:rFonts w:ascii="Arial" w:hAnsi="Arial" w:cs="Arial"/>
          <w:lang w:val="es-CO"/>
        </w:rPr>
        <w:lastRenderedPageBreak/>
        <w:t>Historial de Cambios</w:t>
      </w:r>
      <w:bookmarkEnd w:id="1"/>
    </w:p>
    <w:p w14:paraId="42D5D413" w14:textId="77777777" w:rsidR="00D05A42" w:rsidRPr="00595763" w:rsidRDefault="00D05A42" w:rsidP="00014AF3">
      <w:pPr>
        <w:jc w:val="both"/>
        <w:rPr>
          <w:rFonts w:ascii="Arial" w:hAnsi="Arial"/>
          <w:lang w:val="es-CO"/>
        </w:rPr>
      </w:pPr>
    </w:p>
    <w:tbl>
      <w:tblPr>
        <w:tblStyle w:val="Sombreadoclaro-nfasis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t>VERSION</w:t>
            </w:r>
          </w:p>
        </w:tc>
        <w:tc>
          <w:tcPr>
            <w:tcW w:w="2410" w:type="dxa"/>
            <w:noWrap/>
          </w:tcPr>
          <w:p w14:paraId="53C669FD" w14:textId="75C74AF3"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14AF3">
            <w:pPr>
              <w:spacing w:after="200" w:line="276" w:lineRule="auto"/>
              <w:jc w:val="both"/>
              <w:rPr>
                <w:rFonts w:ascii="Calibri" w:hAnsi="Calibri"/>
                <w:color w:val="000000"/>
                <w:lang w:val="es-CO"/>
              </w:rPr>
            </w:pPr>
          </w:p>
        </w:tc>
        <w:tc>
          <w:tcPr>
            <w:tcW w:w="2410" w:type="dxa"/>
            <w:noWrap/>
          </w:tcPr>
          <w:p w14:paraId="224D0179" w14:textId="7DDB52A9"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14AF3">
            <w:pPr>
              <w:spacing w:after="200" w:line="276" w:lineRule="auto"/>
              <w:jc w:val="both"/>
              <w:rPr>
                <w:rFonts w:ascii="Calibri" w:hAnsi="Calibri"/>
                <w:color w:val="000000"/>
                <w:lang w:val="es-CO"/>
              </w:rPr>
            </w:pPr>
          </w:p>
        </w:tc>
        <w:tc>
          <w:tcPr>
            <w:tcW w:w="2410" w:type="dxa"/>
            <w:noWrap/>
          </w:tcPr>
          <w:p w14:paraId="7BB717D2" w14:textId="15416FC3"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0E6EE5FE"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1BB0122D"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58A44DD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014AF3">
      <w:pPr>
        <w:jc w:val="both"/>
        <w:rPr>
          <w:rFonts w:ascii="Arial" w:hAnsi="Arial"/>
          <w:lang w:val="es-CO"/>
        </w:rPr>
      </w:pPr>
    </w:p>
    <w:p w14:paraId="01E1308F" w14:textId="77777777" w:rsidR="000B29C3" w:rsidRPr="00595763" w:rsidRDefault="000B29C3" w:rsidP="00014AF3">
      <w:pPr>
        <w:jc w:val="both"/>
        <w:rPr>
          <w:rFonts w:ascii="Arial" w:hAnsi="Arial"/>
          <w:lang w:val="es-CO"/>
        </w:rPr>
      </w:pPr>
    </w:p>
    <w:p w14:paraId="73FC3D50" w14:textId="77777777" w:rsidR="006263D1" w:rsidRPr="00595763" w:rsidRDefault="006263D1" w:rsidP="00014AF3">
      <w:pPr>
        <w:jc w:val="both"/>
        <w:rPr>
          <w:rFonts w:ascii="Arial" w:hAnsi="Arial"/>
          <w:lang w:val="es-CO"/>
        </w:rPr>
      </w:pPr>
    </w:p>
    <w:p w14:paraId="2EC911BC" w14:textId="77777777" w:rsidR="00CB37B2" w:rsidRPr="00595763" w:rsidRDefault="00CB37B2" w:rsidP="00014AF3">
      <w:pPr>
        <w:jc w:val="both"/>
        <w:rPr>
          <w:rFonts w:ascii="Arial" w:hAnsi="Arial"/>
          <w:lang w:val="es-CO"/>
        </w:rPr>
      </w:pPr>
    </w:p>
    <w:p w14:paraId="72BA33E2" w14:textId="77777777" w:rsidR="00CB37B2" w:rsidRPr="00595763" w:rsidRDefault="00CB37B2" w:rsidP="00014AF3">
      <w:pPr>
        <w:jc w:val="both"/>
        <w:rPr>
          <w:rFonts w:ascii="Arial" w:hAnsi="Arial"/>
          <w:lang w:val="es-CO"/>
        </w:rPr>
      </w:pPr>
    </w:p>
    <w:p w14:paraId="6C655617" w14:textId="77777777" w:rsidR="00CB37B2" w:rsidRPr="00595763" w:rsidRDefault="00CB37B2" w:rsidP="00014AF3">
      <w:pPr>
        <w:jc w:val="both"/>
        <w:rPr>
          <w:rFonts w:ascii="Arial" w:hAnsi="Arial"/>
          <w:lang w:val="es-CO"/>
        </w:rPr>
      </w:pPr>
    </w:p>
    <w:p w14:paraId="06A4AD44" w14:textId="77777777" w:rsidR="00CB37B2" w:rsidRPr="00595763" w:rsidRDefault="00CB37B2" w:rsidP="00014AF3">
      <w:pPr>
        <w:jc w:val="both"/>
        <w:rPr>
          <w:rFonts w:ascii="Arial" w:hAnsi="Arial"/>
          <w:lang w:val="es-CO"/>
        </w:rPr>
      </w:pPr>
    </w:p>
    <w:p w14:paraId="7697B562" w14:textId="77777777" w:rsidR="00CB37B2" w:rsidRPr="00595763" w:rsidRDefault="00CB37B2" w:rsidP="00014AF3">
      <w:pPr>
        <w:jc w:val="both"/>
        <w:rPr>
          <w:rFonts w:ascii="Arial" w:hAnsi="Arial"/>
          <w:lang w:val="es-CO"/>
        </w:rPr>
      </w:pPr>
    </w:p>
    <w:p w14:paraId="35166CD5" w14:textId="77777777" w:rsidR="00CB37B2" w:rsidRDefault="00CB37B2" w:rsidP="00014AF3">
      <w:pPr>
        <w:jc w:val="both"/>
        <w:rPr>
          <w:rFonts w:ascii="Arial" w:hAnsi="Arial"/>
          <w:lang w:val="es-CO"/>
        </w:rPr>
      </w:pPr>
    </w:p>
    <w:p w14:paraId="5E16BE18" w14:textId="77777777" w:rsidR="00446913" w:rsidRDefault="00446913" w:rsidP="00014AF3">
      <w:pPr>
        <w:jc w:val="both"/>
        <w:rPr>
          <w:rFonts w:ascii="Arial" w:hAnsi="Arial"/>
          <w:lang w:val="es-CO"/>
        </w:rPr>
      </w:pPr>
    </w:p>
    <w:p w14:paraId="29877EC7" w14:textId="77777777" w:rsidR="00446913" w:rsidRDefault="00446913" w:rsidP="00014AF3">
      <w:pPr>
        <w:jc w:val="both"/>
        <w:rPr>
          <w:rFonts w:ascii="Arial" w:hAnsi="Arial"/>
          <w:lang w:val="es-CO"/>
        </w:rPr>
      </w:pPr>
    </w:p>
    <w:p w14:paraId="4E176CE3" w14:textId="77777777" w:rsidR="00446913" w:rsidRPr="00595763" w:rsidRDefault="00446913" w:rsidP="00014AF3">
      <w:pPr>
        <w:jc w:val="both"/>
        <w:rPr>
          <w:rFonts w:ascii="Arial" w:hAnsi="Arial"/>
          <w:lang w:val="es-CO"/>
        </w:rPr>
      </w:pPr>
    </w:p>
    <w:p w14:paraId="385A075D" w14:textId="77777777" w:rsidR="00CB37B2" w:rsidRPr="00595763" w:rsidRDefault="00CB37B2" w:rsidP="00014AF3">
      <w:pPr>
        <w:jc w:val="both"/>
        <w:rPr>
          <w:rFonts w:ascii="Arial" w:hAnsi="Arial"/>
          <w:lang w:val="es-CO"/>
        </w:rPr>
      </w:pPr>
    </w:p>
    <w:p w14:paraId="089310DE" w14:textId="451B20F0" w:rsidR="00CB37B2" w:rsidRPr="00595763" w:rsidRDefault="00D53C37" w:rsidP="00014AF3">
      <w:pPr>
        <w:pStyle w:val="Ttulo1"/>
        <w:jc w:val="both"/>
        <w:rPr>
          <w:rFonts w:ascii="Arial" w:hAnsi="Arial"/>
          <w:lang w:val="es-CO"/>
        </w:rPr>
      </w:pPr>
      <w:bookmarkStart w:id="2" w:name="_Toc333653846"/>
      <w:r w:rsidRPr="00D53C37">
        <w:rPr>
          <w:rFonts w:ascii="Arial" w:hAnsi="Arial"/>
          <w:lang w:val="es-CO"/>
        </w:rPr>
        <w:lastRenderedPageBreak/>
        <w:t>Pre</w:t>
      </w:r>
      <w:r>
        <w:rPr>
          <w:rFonts w:ascii="Arial" w:hAnsi="Arial"/>
          <w:lang w:val="es-CO"/>
        </w:rPr>
        <w:t>facio</w:t>
      </w:r>
      <w:bookmarkEnd w:id="2"/>
      <w:r w:rsidR="00CB37B2" w:rsidRPr="00595763">
        <w:rPr>
          <w:rFonts w:ascii="Arial" w:hAnsi="Arial"/>
          <w:lang w:val="es-CO"/>
        </w:rPr>
        <w:tab/>
      </w:r>
    </w:p>
    <w:p w14:paraId="0CFABC5D" w14:textId="77777777" w:rsidR="00CB37B2" w:rsidRPr="00595763" w:rsidRDefault="00CB37B2" w:rsidP="00014AF3">
      <w:pPr>
        <w:jc w:val="both"/>
        <w:rPr>
          <w:rFonts w:ascii="Arial" w:hAnsi="Arial"/>
          <w:lang w:val="es-CO"/>
        </w:rPr>
      </w:pPr>
    </w:p>
    <w:p w14:paraId="0A18F99B" w14:textId="77777777" w:rsidR="00CB37B2" w:rsidRPr="00595763" w:rsidRDefault="00CB37B2" w:rsidP="00014AF3">
      <w:pPr>
        <w:jc w:val="both"/>
        <w:rPr>
          <w:rFonts w:ascii="Arial" w:hAnsi="Arial"/>
          <w:lang w:val="es-CO"/>
        </w:rPr>
      </w:pPr>
    </w:p>
    <w:p w14:paraId="7B2C5D29" w14:textId="77777777" w:rsidR="00CB37B2" w:rsidRPr="00595763" w:rsidRDefault="00CB37B2" w:rsidP="00014AF3">
      <w:pPr>
        <w:jc w:val="both"/>
        <w:rPr>
          <w:rFonts w:ascii="Arial" w:hAnsi="Arial"/>
          <w:lang w:val="es-CO"/>
        </w:rPr>
      </w:pPr>
    </w:p>
    <w:p w14:paraId="6FFEF463" w14:textId="77777777" w:rsidR="00CB37B2" w:rsidRPr="00595763" w:rsidRDefault="00CB37B2" w:rsidP="00014AF3">
      <w:pPr>
        <w:jc w:val="both"/>
        <w:rPr>
          <w:rFonts w:ascii="Arial" w:hAnsi="Arial"/>
          <w:lang w:val="es-CO"/>
        </w:rPr>
      </w:pPr>
    </w:p>
    <w:p w14:paraId="22F27BF8" w14:textId="77777777" w:rsidR="00CB37B2" w:rsidRPr="00595763" w:rsidRDefault="00CB37B2" w:rsidP="00014AF3">
      <w:pPr>
        <w:jc w:val="both"/>
        <w:rPr>
          <w:rFonts w:ascii="Arial" w:hAnsi="Arial"/>
          <w:lang w:val="es-CO"/>
        </w:rPr>
      </w:pPr>
    </w:p>
    <w:p w14:paraId="4B8A9243" w14:textId="77777777" w:rsidR="00CB37B2" w:rsidRPr="00595763" w:rsidRDefault="00CB37B2" w:rsidP="00014AF3">
      <w:pPr>
        <w:jc w:val="both"/>
        <w:rPr>
          <w:rFonts w:ascii="Arial" w:hAnsi="Arial"/>
          <w:lang w:val="es-CO"/>
        </w:rPr>
      </w:pPr>
    </w:p>
    <w:p w14:paraId="1E1A04E2" w14:textId="77777777" w:rsidR="00CB37B2" w:rsidRPr="00595763" w:rsidRDefault="00CB37B2" w:rsidP="00014AF3">
      <w:pPr>
        <w:jc w:val="both"/>
        <w:rPr>
          <w:rFonts w:ascii="Arial" w:hAnsi="Arial"/>
          <w:lang w:val="es-CO"/>
        </w:rPr>
      </w:pPr>
    </w:p>
    <w:p w14:paraId="673A2532" w14:textId="77777777" w:rsidR="00CB37B2" w:rsidRPr="00595763" w:rsidRDefault="00CB37B2" w:rsidP="00014AF3">
      <w:pPr>
        <w:jc w:val="both"/>
        <w:rPr>
          <w:rFonts w:ascii="Arial" w:hAnsi="Arial"/>
          <w:lang w:val="es-CO"/>
        </w:rPr>
      </w:pPr>
    </w:p>
    <w:p w14:paraId="3CB1D9DD" w14:textId="77777777" w:rsidR="00CB37B2" w:rsidRPr="00595763" w:rsidRDefault="00CB37B2" w:rsidP="00014AF3">
      <w:pPr>
        <w:jc w:val="both"/>
        <w:rPr>
          <w:rFonts w:ascii="Arial" w:hAnsi="Arial"/>
          <w:lang w:val="es-CO"/>
        </w:rPr>
      </w:pPr>
    </w:p>
    <w:p w14:paraId="0DFFBFF1" w14:textId="77777777" w:rsidR="00CB37B2" w:rsidRPr="00595763" w:rsidRDefault="00CB37B2" w:rsidP="00014AF3">
      <w:pPr>
        <w:jc w:val="both"/>
        <w:rPr>
          <w:rFonts w:ascii="Arial" w:hAnsi="Arial"/>
          <w:lang w:val="es-CO"/>
        </w:rPr>
      </w:pPr>
    </w:p>
    <w:p w14:paraId="27732D0F" w14:textId="77777777" w:rsidR="00CB37B2" w:rsidRPr="00595763" w:rsidRDefault="00CB37B2" w:rsidP="00014AF3">
      <w:pPr>
        <w:jc w:val="both"/>
        <w:rPr>
          <w:rFonts w:ascii="Arial" w:hAnsi="Arial"/>
          <w:lang w:val="es-CO"/>
        </w:rPr>
      </w:pPr>
    </w:p>
    <w:p w14:paraId="08946E3F" w14:textId="77777777" w:rsidR="00CB37B2" w:rsidRPr="00595763" w:rsidRDefault="00CB37B2" w:rsidP="00014AF3">
      <w:pPr>
        <w:jc w:val="both"/>
        <w:rPr>
          <w:rFonts w:ascii="Arial" w:hAnsi="Arial"/>
          <w:lang w:val="es-CO"/>
        </w:rPr>
      </w:pPr>
    </w:p>
    <w:p w14:paraId="4156198A" w14:textId="77777777" w:rsidR="00CB37B2" w:rsidRPr="00595763" w:rsidRDefault="00CB37B2" w:rsidP="00014AF3">
      <w:pPr>
        <w:jc w:val="both"/>
        <w:rPr>
          <w:rFonts w:ascii="Arial" w:hAnsi="Arial"/>
          <w:lang w:val="es-CO"/>
        </w:rPr>
      </w:pPr>
    </w:p>
    <w:p w14:paraId="1F1E94E2" w14:textId="77777777" w:rsidR="00CB37B2" w:rsidRPr="00595763" w:rsidRDefault="00CB37B2" w:rsidP="00014AF3">
      <w:pPr>
        <w:jc w:val="both"/>
        <w:rPr>
          <w:rFonts w:ascii="Arial" w:hAnsi="Arial"/>
          <w:lang w:val="es-CO"/>
        </w:rPr>
      </w:pPr>
    </w:p>
    <w:p w14:paraId="73425C18" w14:textId="77777777" w:rsidR="00CB37B2" w:rsidRPr="00595763" w:rsidRDefault="00CB37B2" w:rsidP="00014AF3">
      <w:pPr>
        <w:jc w:val="both"/>
        <w:rPr>
          <w:rFonts w:ascii="Arial" w:hAnsi="Arial"/>
          <w:lang w:val="es-CO"/>
        </w:rPr>
      </w:pPr>
    </w:p>
    <w:p w14:paraId="53D3F52F" w14:textId="77777777" w:rsidR="00CB37B2" w:rsidRPr="00595763" w:rsidRDefault="00CB37B2" w:rsidP="00014AF3">
      <w:pPr>
        <w:jc w:val="both"/>
        <w:rPr>
          <w:rFonts w:ascii="Arial" w:hAnsi="Arial"/>
          <w:lang w:val="es-CO"/>
        </w:rPr>
      </w:pPr>
    </w:p>
    <w:p w14:paraId="0571FEA5" w14:textId="77777777" w:rsidR="00CB37B2" w:rsidRPr="00595763" w:rsidRDefault="00CB37B2" w:rsidP="00014AF3">
      <w:pPr>
        <w:jc w:val="both"/>
        <w:rPr>
          <w:rFonts w:ascii="Arial" w:hAnsi="Arial"/>
          <w:lang w:val="es-CO"/>
        </w:rPr>
      </w:pPr>
    </w:p>
    <w:p w14:paraId="0142A902" w14:textId="77777777" w:rsidR="00CB37B2" w:rsidRPr="00595763" w:rsidRDefault="00CB37B2" w:rsidP="00014AF3">
      <w:pPr>
        <w:jc w:val="both"/>
        <w:rPr>
          <w:rFonts w:ascii="Arial" w:hAnsi="Arial"/>
          <w:lang w:val="es-CO"/>
        </w:rPr>
      </w:pPr>
    </w:p>
    <w:p w14:paraId="755A5384" w14:textId="77777777" w:rsidR="00CB37B2" w:rsidRPr="00595763" w:rsidRDefault="00CB37B2" w:rsidP="00014AF3">
      <w:pPr>
        <w:jc w:val="both"/>
        <w:rPr>
          <w:rFonts w:ascii="Arial" w:hAnsi="Arial"/>
          <w:lang w:val="es-CO"/>
        </w:rPr>
      </w:pPr>
    </w:p>
    <w:p w14:paraId="2542EC16" w14:textId="77777777" w:rsidR="00CB37B2" w:rsidRPr="00595763" w:rsidRDefault="00CB37B2" w:rsidP="00014AF3">
      <w:pPr>
        <w:jc w:val="both"/>
        <w:rPr>
          <w:rFonts w:ascii="Arial" w:hAnsi="Arial"/>
          <w:lang w:val="es-CO"/>
        </w:rPr>
      </w:pPr>
    </w:p>
    <w:p w14:paraId="1367D40C" w14:textId="77777777" w:rsidR="00CB37B2" w:rsidRPr="00595763" w:rsidRDefault="00CB37B2" w:rsidP="00014AF3">
      <w:pPr>
        <w:jc w:val="both"/>
        <w:rPr>
          <w:rFonts w:ascii="Arial" w:hAnsi="Arial"/>
          <w:lang w:val="es-CO"/>
        </w:rPr>
      </w:pPr>
    </w:p>
    <w:p w14:paraId="113E91DA" w14:textId="77777777" w:rsidR="00CB37B2" w:rsidRPr="00595763" w:rsidRDefault="00CB37B2" w:rsidP="00014AF3">
      <w:pPr>
        <w:jc w:val="both"/>
        <w:rPr>
          <w:rFonts w:ascii="Arial" w:hAnsi="Arial"/>
          <w:lang w:val="es-CO"/>
        </w:rPr>
      </w:pPr>
    </w:p>
    <w:p w14:paraId="286E023B" w14:textId="77777777" w:rsidR="00CB37B2" w:rsidRPr="00595763" w:rsidRDefault="00CB37B2" w:rsidP="00014AF3">
      <w:pPr>
        <w:jc w:val="both"/>
        <w:rPr>
          <w:rFonts w:ascii="Arial" w:hAnsi="Arial"/>
          <w:lang w:val="es-CO"/>
        </w:rPr>
      </w:pPr>
    </w:p>
    <w:sdt>
      <w:sdtPr>
        <w:rPr>
          <w:rFonts w:ascii="Arial" w:eastAsiaTheme="minorHAnsi" w:hAnsi="Arial" w:cstheme="minorBidi"/>
          <w:b w:val="0"/>
          <w:bCs w:val="0"/>
          <w:color w:val="auto"/>
          <w:sz w:val="22"/>
          <w:szCs w:val="22"/>
        </w:rPr>
        <w:id w:val="523540900"/>
        <w:docPartObj>
          <w:docPartGallery w:val="Table of Contents"/>
          <w:docPartUnique/>
        </w:docPartObj>
      </w:sdtPr>
      <w:sdtEndPr/>
      <w:sdtContent>
        <w:p w14:paraId="1F586774" w14:textId="77777777" w:rsidR="00CB37B2" w:rsidRPr="00595763" w:rsidRDefault="00CB37B2" w:rsidP="00014AF3">
          <w:pPr>
            <w:pStyle w:val="TtulodeTDC"/>
            <w:jc w:val="both"/>
            <w:rPr>
              <w:rFonts w:ascii="Arial" w:hAnsi="Arial"/>
              <w:lang w:val="es-CO"/>
            </w:rPr>
          </w:pPr>
          <w:r w:rsidRPr="00595763">
            <w:rPr>
              <w:rFonts w:ascii="Arial" w:hAnsi="Arial"/>
              <w:lang w:val="es-CO"/>
            </w:rPr>
            <w:t>Contenido</w:t>
          </w:r>
        </w:p>
        <w:p w14:paraId="2524A2F0" w14:textId="6C42D547" w:rsidR="003B0CF8" w:rsidRDefault="00BF46F9" w:rsidP="00014AF3">
          <w:pPr>
            <w:pStyle w:val="TDC1"/>
            <w:tabs>
              <w:tab w:val="right" w:leader="dot" w:pos="8261"/>
            </w:tabs>
            <w:jc w:val="both"/>
            <w:rPr>
              <w:rFonts w:eastAsiaTheme="minorEastAsia"/>
              <w:noProof/>
              <w:lang w:val="es-CO" w:eastAsia="es-CO"/>
            </w:rPr>
          </w:pPr>
          <w:r w:rsidRPr="00595763">
            <w:rPr>
              <w:rFonts w:ascii="Arial" w:hAnsi="Arial"/>
              <w:lang w:val="es-CO"/>
            </w:rPr>
            <w:fldChar w:fldCharType="begin"/>
          </w:r>
          <w:r w:rsidR="00CB37B2" w:rsidRPr="00D53C37">
            <w:rPr>
              <w:rFonts w:ascii="Arial" w:hAnsi="Arial"/>
              <w:lang w:val="es-CO"/>
            </w:rPr>
            <w:instrText xml:space="preserve"> TOC \o "1-3" \h \z \u </w:instrText>
          </w:r>
          <w:r w:rsidRPr="00595763">
            <w:rPr>
              <w:rFonts w:ascii="Arial" w:hAnsi="Arial"/>
              <w:lang w:val="es-CO"/>
            </w:rPr>
            <w:fldChar w:fldCharType="separate"/>
          </w:r>
          <w:hyperlink w:anchor="_Toc333653844" w:history="1">
            <w:r w:rsidR="003B0CF8" w:rsidRPr="00267D0F">
              <w:rPr>
                <w:rStyle w:val="Hipervnculo"/>
                <w:rFonts w:ascii="Arial" w:hAnsi="Arial"/>
                <w:noProof/>
                <w:lang w:val="es-CO"/>
              </w:rPr>
              <w:t>Página de Firmas</w:t>
            </w:r>
            <w:r w:rsidR="003B0CF8">
              <w:rPr>
                <w:noProof/>
                <w:webHidden/>
              </w:rPr>
              <w:tab/>
            </w:r>
            <w:r w:rsidR="003B0CF8">
              <w:rPr>
                <w:noProof/>
                <w:webHidden/>
              </w:rPr>
              <w:fldChar w:fldCharType="begin"/>
            </w:r>
            <w:r w:rsidR="003B0CF8">
              <w:rPr>
                <w:noProof/>
                <w:webHidden/>
              </w:rPr>
              <w:instrText xml:space="preserve"> PAGEREF _Toc333653844 \h </w:instrText>
            </w:r>
            <w:r w:rsidR="003B0CF8">
              <w:rPr>
                <w:noProof/>
                <w:webHidden/>
              </w:rPr>
            </w:r>
            <w:r w:rsidR="003B0CF8">
              <w:rPr>
                <w:noProof/>
                <w:webHidden/>
              </w:rPr>
              <w:fldChar w:fldCharType="separate"/>
            </w:r>
            <w:r w:rsidR="003B0CF8">
              <w:rPr>
                <w:noProof/>
                <w:webHidden/>
              </w:rPr>
              <w:t>2</w:t>
            </w:r>
            <w:r w:rsidR="003B0CF8">
              <w:rPr>
                <w:noProof/>
                <w:webHidden/>
              </w:rPr>
              <w:fldChar w:fldCharType="end"/>
            </w:r>
          </w:hyperlink>
        </w:p>
        <w:p w14:paraId="098BA6FC" w14:textId="5AFCFEED" w:rsidR="003B0CF8" w:rsidRDefault="00545FFC" w:rsidP="00014AF3">
          <w:pPr>
            <w:pStyle w:val="TDC1"/>
            <w:tabs>
              <w:tab w:val="right" w:leader="dot" w:pos="8261"/>
            </w:tabs>
            <w:jc w:val="both"/>
            <w:rPr>
              <w:rFonts w:eastAsiaTheme="minorEastAsia"/>
              <w:noProof/>
              <w:lang w:val="es-CO" w:eastAsia="es-CO"/>
            </w:rPr>
          </w:pPr>
          <w:hyperlink w:anchor="_Toc333653845" w:history="1">
            <w:r w:rsidR="003B0CF8" w:rsidRPr="00267D0F">
              <w:rPr>
                <w:rStyle w:val="Hipervnculo"/>
                <w:rFonts w:ascii="Arial" w:hAnsi="Arial" w:cs="Arial"/>
                <w:noProof/>
                <w:lang w:val="es-CO"/>
              </w:rPr>
              <w:t>Historial de Cambios</w:t>
            </w:r>
            <w:r w:rsidR="003B0CF8">
              <w:rPr>
                <w:noProof/>
                <w:webHidden/>
              </w:rPr>
              <w:tab/>
            </w:r>
            <w:r w:rsidR="003B0CF8">
              <w:rPr>
                <w:noProof/>
                <w:webHidden/>
              </w:rPr>
              <w:fldChar w:fldCharType="begin"/>
            </w:r>
            <w:r w:rsidR="003B0CF8">
              <w:rPr>
                <w:noProof/>
                <w:webHidden/>
              </w:rPr>
              <w:instrText xml:space="preserve"> PAGEREF _Toc333653845 \h </w:instrText>
            </w:r>
            <w:r w:rsidR="003B0CF8">
              <w:rPr>
                <w:noProof/>
                <w:webHidden/>
              </w:rPr>
            </w:r>
            <w:r w:rsidR="003B0CF8">
              <w:rPr>
                <w:noProof/>
                <w:webHidden/>
              </w:rPr>
              <w:fldChar w:fldCharType="separate"/>
            </w:r>
            <w:r w:rsidR="003B0CF8">
              <w:rPr>
                <w:noProof/>
                <w:webHidden/>
              </w:rPr>
              <w:t>3</w:t>
            </w:r>
            <w:r w:rsidR="003B0CF8">
              <w:rPr>
                <w:noProof/>
                <w:webHidden/>
              </w:rPr>
              <w:fldChar w:fldCharType="end"/>
            </w:r>
          </w:hyperlink>
        </w:p>
        <w:p w14:paraId="4D91C433" w14:textId="36CCA6EF" w:rsidR="003B0CF8" w:rsidRDefault="00545FFC" w:rsidP="00014AF3">
          <w:pPr>
            <w:pStyle w:val="TDC1"/>
            <w:tabs>
              <w:tab w:val="right" w:leader="dot" w:pos="8261"/>
            </w:tabs>
            <w:jc w:val="both"/>
            <w:rPr>
              <w:rFonts w:eastAsiaTheme="minorEastAsia"/>
              <w:noProof/>
              <w:lang w:val="es-CO" w:eastAsia="es-CO"/>
            </w:rPr>
          </w:pPr>
          <w:hyperlink w:anchor="_Toc333653846" w:history="1">
            <w:r w:rsidR="003B0CF8" w:rsidRPr="00267D0F">
              <w:rPr>
                <w:rStyle w:val="Hipervnculo"/>
                <w:rFonts w:ascii="Arial" w:hAnsi="Arial"/>
                <w:noProof/>
                <w:lang w:val="es-CO"/>
              </w:rPr>
              <w:t>Prefacio</w:t>
            </w:r>
            <w:r w:rsidR="003B0CF8">
              <w:rPr>
                <w:noProof/>
                <w:webHidden/>
              </w:rPr>
              <w:tab/>
            </w:r>
            <w:r w:rsidR="003B0CF8">
              <w:rPr>
                <w:noProof/>
                <w:webHidden/>
              </w:rPr>
              <w:fldChar w:fldCharType="begin"/>
            </w:r>
            <w:r w:rsidR="003B0CF8">
              <w:rPr>
                <w:noProof/>
                <w:webHidden/>
              </w:rPr>
              <w:instrText xml:space="preserve"> PAGEREF _Toc333653846 \h </w:instrText>
            </w:r>
            <w:r w:rsidR="003B0CF8">
              <w:rPr>
                <w:noProof/>
                <w:webHidden/>
              </w:rPr>
            </w:r>
            <w:r w:rsidR="003B0CF8">
              <w:rPr>
                <w:noProof/>
                <w:webHidden/>
              </w:rPr>
              <w:fldChar w:fldCharType="separate"/>
            </w:r>
            <w:r w:rsidR="003B0CF8">
              <w:rPr>
                <w:noProof/>
                <w:webHidden/>
              </w:rPr>
              <w:t>4</w:t>
            </w:r>
            <w:r w:rsidR="003B0CF8">
              <w:rPr>
                <w:noProof/>
                <w:webHidden/>
              </w:rPr>
              <w:fldChar w:fldCharType="end"/>
            </w:r>
          </w:hyperlink>
        </w:p>
        <w:p w14:paraId="6C20AA46" w14:textId="642CFAAF" w:rsidR="003B0CF8" w:rsidRDefault="00545FFC" w:rsidP="00014AF3">
          <w:pPr>
            <w:pStyle w:val="TDC1"/>
            <w:tabs>
              <w:tab w:val="right" w:leader="dot" w:pos="8261"/>
            </w:tabs>
            <w:jc w:val="both"/>
            <w:rPr>
              <w:rFonts w:eastAsiaTheme="minorEastAsia"/>
              <w:noProof/>
              <w:lang w:val="es-CO" w:eastAsia="es-CO"/>
            </w:rPr>
          </w:pPr>
          <w:hyperlink w:anchor="_Toc333653847" w:history="1">
            <w:r w:rsidR="003B0CF8" w:rsidRPr="00267D0F">
              <w:rPr>
                <w:rStyle w:val="Hipervnculo"/>
                <w:rFonts w:ascii="Arial" w:hAnsi="Arial"/>
                <w:noProof/>
                <w:lang w:val="es-CO"/>
              </w:rPr>
              <w:t>Lista de Figuras</w:t>
            </w:r>
            <w:r w:rsidR="003B0CF8">
              <w:rPr>
                <w:noProof/>
                <w:webHidden/>
              </w:rPr>
              <w:tab/>
            </w:r>
            <w:r w:rsidR="003B0CF8">
              <w:rPr>
                <w:noProof/>
                <w:webHidden/>
              </w:rPr>
              <w:fldChar w:fldCharType="begin"/>
            </w:r>
            <w:r w:rsidR="003B0CF8">
              <w:rPr>
                <w:noProof/>
                <w:webHidden/>
              </w:rPr>
              <w:instrText xml:space="preserve"> PAGEREF _Toc333653847 \h </w:instrText>
            </w:r>
            <w:r w:rsidR="003B0CF8">
              <w:rPr>
                <w:noProof/>
                <w:webHidden/>
              </w:rPr>
            </w:r>
            <w:r w:rsidR="003B0CF8">
              <w:rPr>
                <w:noProof/>
                <w:webHidden/>
              </w:rPr>
              <w:fldChar w:fldCharType="separate"/>
            </w:r>
            <w:r w:rsidR="003B0CF8">
              <w:rPr>
                <w:noProof/>
                <w:webHidden/>
              </w:rPr>
              <w:t>8</w:t>
            </w:r>
            <w:r w:rsidR="003B0CF8">
              <w:rPr>
                <w:noProof/>
                <w:webHidden/>
              </w:rPr>
              <w:fldChar w:fldCharType="end"/>
            </w:r>
          </w:hyperlink>
        </w:p>
        <w:p w14:paraId="3C311FCA" w14:textId="2C99FFF0" w:rsidR="003B0CF8" w:rsidRDefault="00545FFC" w:rsidP="00014AF3">
          <w:pPr>
            <w:pStyle w:val="TDC1"/>
            <w:tabs>
              <w:tab w:val="right" w:leader="dot" w:pos="8261"/>
            </w:tabs>
            <w:jc w:val="both"/>
            <w:rPr>
              <w:rFonts w:eastAsiaTheme="minorEastAsia"/>
              <w:noProof/>
              <w:lang w:val="es-CO" w:eastAsia="es-CO"/>
            </w:rPr>
          </w:pPr>
          <w:hyperlink w:anchor="_Toc333653848" w:history="1">
            <w:r w:rsidR="003B0CF8" w:rsidRPr="00267D0F">
              <w:rPr>
                <w:rStyle w:val="Hipervnculo"/>
                <w:rFonts w:ascii="Arial" w:hAnsi="Arial"/>
                <w:noProof/>
                <w:lang w:val="es-CO"/>
              </w:rPr>
              <w:t>Lista de Tablas</w:t>
            </w:r>
            <w:r w:rsidR="003B0CF8">
              <w:rPr>
                <w:noProof/>
                <w:webHidden/>
              </w:rPr>
              <w:tab/>
            </w:r>
            <w:r w:rsidR="003B0CF8">
              <w:rPr>
                <w:noProof/>
                <w:webHidden/>
              </w:rPr>
              <w:fldChar w:fldCharType="begin"/>
            </w:r>
            <w:r w:rsidR="003B0CF8">
              <w:rPr>
                <w:noProof/>
                <w:webHidden/>
              </w:rPr>
              <w:instrText xml:space="preserve"> PAGEREF _Toc333653848 \h </w:instrText>
            </w:r>
            <w:r w:rsidR="003B0CF8">
              <w:rPr>
                <w:noProof/>
                <w:webHidden/>
              </w:rPr>
            </w:r>
            <w:r w:rsidR="003B0CF8">
              <w:rPr>
                <w:noProof/>
                <w:webHidden/>
              </w:rPr>
              <w:fldChar w:fldCharType="separate"/>
            </w:r>
            <w:r w:rsidR="003B0CF8">
              <w:rPr>
                <w:noProof/>
                <w:webHidden/>
              </w:rPr>
              <w:t>9</w:t>
            </w:r>
            <w:r w:rsidR="003B0CF8">
              <w:rPr>
                <w:noProof/>
                <w:webHidden/>
              </w:rPr>
              <w:fldChar w:fldCharType="end"/>
            </w:r>
          </w:hyperlink>
        </w:p>
        <w:p w14:paraId="439D52A3" w14:textId="2AFC7766" w:rsidR="003B0CF8" w:rsidRDefault="00545FFC" w:rsidP="00014AF3">
          <w:pPr>
            <w:pStyle w:val="TDC1"/>
            <w:tabs>
              <w:tab w:val="right" w:leader="dot" w:pos="8261"/>
            </w:tabs>
            <w:jc w:val="both"/>
            <w:rPr>
              <w:rFonts w:eastAsiaTheme="minorEastAsia"/>
              <w:noProof/>
              <w:lang w:val="es-CO" w:eastAsia="es-CO"/>
            </w:rPr>
          </w:pPr>
          <w:hyperlink w:anchor="_Toc333653849" w:history="1">
            <w:r w:rsidR="003B0CF8" w:rsidRPr="00267D0F">
              <w:rPr>
                <w:rStyle w:val="Hipervnculo"/>
                <w:rFonts w:ascii="Arial" w:hAnsi="Arial" w:cs="Arial"/>
                <w:noProof/>
                <w:lang w:val="es-CO"/>
              </w:rPr>
              <w:t>1. Visión global del proyecto</w:t>
            </w:r>
            <w:r w:rsidR="003B0CF8">
              <w:rPr>
                <w:noProof/>
                <w:webHidden/>
              </w:rPr>
              <w:tab/>
            </w:r>
            <w:r w:rsidR="003B0CF8">
              <w:rPr>
                <w:noProof/>
                <w:webHidden/>
              </w:rPr>
              <w:fldChar w:fldCharType="begin"/>
            </w:r>
            <w:r w:rsidR="003B0CF8">
              <w:rPr>
                <w:noProof/>
                <w:webHidden/>
              </w:rPr>
              <w:instrText xml:space="preserve"> PAGEREF _Toc333653849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5781148" w14:textId="327D5C65" w:rsidR="003B0CF8" w:rsidRDefault="00545FFC" w:rsidP="00014AF3">
          <w:pPr>
            <w:pStyle w:val="TDC2"/>
            <w:tabs>
              <w:tab w:val="right" w:leader="dot" w:pos="8261"/>
            </w:tabs>
            <w:jc w:val="both"/>
            <w:rPr>
              <w:rFonts w:eastAsiaTheme="minorEastAsia"/>
              <w:noProof/>
              <w:lang w:val="es-CO" w:eastAsia="es-CO"/>
            </w:rPr>
          </w:pPr>
          <w:hyperlink w:anchor="_Toc333653850" w:history="1">
            <w:r w:rsidR="003B0CF8" w:rsidRPr="00267D0F">
              <w:rPr>
                <w:rStyle w:val="Hipervnculo"/>
                <w:rFonts w:ascii="Arial" w:hAnsi="Arial"/>
                <w:noProof/>
                <w:lang w:val="es-CO"/>
              </w:rPr>
              <w:t>1.1 Resumen del Proyecto</w:t>
            </w:r>
            <w:r w:rsidR="003B0CF8">
              <w:rPr>
                <w:noProof/>
                <w:webHidden/>
              </w:rPr>
              <w:tab/>
            </w:r>
            <w:r w:rsidR="003B0CF8">
              <w:rPr>
                <w:noProof/>
                <w:webHidden/>
              </w:rPr>
              <w:fldChar w:fldCharType="begin"/>
            </w:r>
            <w:r w:rsidR="003B0CF8">
              <w:rPr>
                <w:noProof/>
                <w:webHidden/>
              </w:rPr>
              <w:instrText xml:space="preserve"> PAGEREF _Toc333653850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6A3BB75E" w14:textId="0E4E6E74" w:rsidR="003B0CF8" w:rsidRDefault="00545FFC" w:rsidP="00014AF3">
          <w:pPr>
            <w:pStyle w:val="TDC3"/>
            <w:tabs>
              <w:tab w:val="right" w:leader="dot" w:pos="8261"/>
            </w:tabs>
            <w:jc w:val="both"/>
            <w:rPr>
              <w:rFonts w:eastAsiaTheme="minorEastAsia"/>
              <w:noProof/>
              <w:lang w:val="es-CO" w:eastAsia="es-CO"/>
            </w:rPr>
          </w:pPr>
          <w:hyperlink w:anchor="_Toc333653851" w:history="1">
            <w:r w:rsidR="003B0CF8" w:rsidRPr="00267D0F">
              <w:rPr>
                <w:rStyle w:val="Hipervnculo"/>
                <w:rFonts w:ascii="Arial" w:hAnsi="Arial"/>
                <w:noProof/>
                <w:lang w:val="es-CO"/>
              </w:rPr>
              <w:t>1.1.1 Propósito, Alcance y Objetivos</w:t>
            </w:r>
            <w:r w:rsidR="003B0CF8">
              <w:rPr>
                <w:noProof/>
                <w:webHidden/>
              </w:rPr>
              <w:tab/>
            </w:r>
            <w:r w:rsidR="003B0CF8">
              <w:rPr>
                <w:noProof/>
                <w:webHidden/>
              </w:rPr>
              <w:fldChar w:fldCharType="begin"/>
            </w:r>
            <w:r w:rsidR="003B0CF8">
              <w:rPr>
                <w:noProof/>
                <w:webHidden/>
              </w:rPr>
              <w:instrText xml:space="preserve"> PAGEREF _Toc333653851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FF6848B" w14:textId="71F010DC" w:rsidR="003B0CF8" w:rsidRDefault="00545FFC" w:rsidP="00014AF3">
          <w:pPr>
            <w:pStyle w:val="TDC3"/>
            <w:tabs>
              <w:tab w:val="right" w:leader="dot" w:pos="8261"/>
            </w:tabs>
            <w:jc w:val="both"/>
            <w:rPr>
              <w:rFonts w:eastAsiaTheme="minorEastAsia"/>
              <w:noProof/>
              <w:lang w:val="es-CO" w:eastAsia="es-CO"/>
            </w:rPr>
          </w:pPr>
          <w:hyperlink w:anchor="_Toc333653852" w:history="1">
            <w:r w:rsidR="003B0CF8" w:rsidRPr="00267D0F">
              <w:rPr>
                <w:rStyle w:val="Hipervnculo"/>
                <w:rFonts w:ascii="Arial" w:hAnsi="Arial"/>
                <w:noProof/>
                <w:lang w:val="es-CO"/>
              </w:rPr>
              <w:t xml:space="preserve">1.1.2 </w:t>
            </w:r>
            <w:r w:rsidR="003B0CF8" w:rsidRPr="00267D0F">
              <w:rPr>
                <w:rStyle w:val="Hipervnculo"/>
                <w:rFonts w:ascii="Arial" w:hAnsi="Arial" w:cs="Arial"/>
                <w:noProof/>
                <w:lang w:val="es-CO"/>
              </w:rPr>
              <w:t>Suposiciones y Restricciones</w:t>
            </w:r>
            <w:r w:rsidR="003B0CF8">
              <w:rPr>
                <w:noProof/>
                <w:webHidden/>
              </w:rPr>
              <w:tab/>
            </w:r>
            <w:r w:rsidR="003B0CF8">
              <w:rPr>
                <w:noProof/>
                <w:webHidden/>
              </w:rPr>
              <w:fldChar w:fldCharType="begin"/>
            </w:r>
            <w:r w:rsidR="003B0CF8">
              <w:rPr>
                <w:noProof/>
                <w:webHidden/>
              </w:rPr>
              <w:instrText xml:space="preserve"> PAGEREF _Toc333653852 \h </w:instrText>
            </w:r>
            <w:r w:rsidR="003B0CF8">
              <w:rPr>
                <w:noProof/>
                <w:webHidden/>
              </w:rPr>
            </w:r>
            <w:r w:rsidR="003B0CF8">
              <w:rPr>
                <w:noProof/>
                <w:webHidden/>
              </w:rPr>
              <w:fldChar w:fldCharType="separate"/>
            </w:r>
            <w:r w:rsidR="003B0CF8">
              <w:rPr>
                <w:noProof/>
                <w:webHidden/>
              </w:rPr>
              <w:t>11</w:t>
            </w:r>
            <w:r w:rsidR="003B0CF8">
              <w:rPr>
                <w:noProof/>
                <w:webHidden/>
              </w:rPr>
              <w:fldChar w:fldCharType="end"/>
            </w:r>
          </w:hyperlink>
        </w:p>
        <w:p w14:paraId="7F47717A" w14:textId="21C3B505" w:rsidR="003B0CF8" w:rsidRDefault="00545FFC" w:rsidP="00014AF3">
          <w:pPr>
            <w:pStyle w:val="TDC3"/>
            <w:tabs>
              <w:tab w:val="right" w:leader="dot" w:pos="8261"/>
            </w:tabs>
            <w:jc w:val="both"/>
            <w:rPr>
              <w:rFonts w:eastAsiaTheme="minorEastAsia"/>
              <w:noProof/>
              <w:lang w:val="es-CO" w:eastAsia="es-CO"/>
            </w:rPr>
          </w:pPr>
          <w:hyperlink w:anchor="_Toc333653853" w:history="1">
            <w:r w:rsidR="003B0CF8" w:rsidRPr="00267D0F">
              <w:rPr>
                <w:rStyle w:val="Hipervnculo"/>
                <w:rFonts w:ascii="Arial" w:hAnsi="Arial"/>
                <w:noProof/>
                <w:lang w:val="es-CO"/>
              </w:rPr>
              <w:t>1.1.4 Resumen de Calendarios y Presupuestos</w:t>
            </w:r>
            <w:r w:rsidR="003B0CF8">
              <w:rPr>
                <w:noProof/>
                <w:webHidden/>
              </w:rPr>
              <w:tab/>
            </w:r>
            <w:r w:rsidR="003B0CF8">
              <w:rPr>
                <w:noProof/>
                <w:webHidden/>
              </w:rPr>
              <w:fldChar w:fldCharType="begin"/>
            </w:r>
            <w:r w:rsidR="003B0CF8">
              <w:rPr>
                <w:noProof/>
                <w:webHidden/>
              </w:rPr>
              <w:instrText xml:space="preserve"> PAGEREF _Toc333653853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2D9633B" w14:textId="6C044646" w:rsidR="003B0CF8" w:rsidRDefault="00545FFC" w:rsidP="00014AF3">
          <w:pPr>
            <w:pStyle w:val="TDC2"/>
            <w:tabs>
              <w:tab w:val="right" w:leader="dot" w:pos="8261"/>
            </w:tabs>
            <w:jc w:val="both"/>
            <w:rPr>
              <w:rFonts w:eastAsiaTheme="minorEastAsia"/>
              <w:noProof/>
              <w:lang w:val="es-CO" w:eastAsia="es-CO"/>
            </w:rPr>
          </w:pPr>
          <w:hyperlink w:anchor="_Toc333653854" w:history="1">
            <w:r w:rsidR="003B0CF8" w:rsidRPr="00267D0F">
              <w:rPr>
                <w:rStyle w:val="Hipervnculo"/>
                <w:rFonts w:ascii="Arial" w:hAnsi="Arial"/>
                <w:noProof/>
                <w:lang w:val="es-CO"/>
              </w:rPr>
              <w:t>1.2 Evolución del Plan</w:t>
            </w:r>
            <w:r w:rsidR="003B0CF8">
              <w:rPr>
                <w:noProof/>
                <w:webHidden/>
              </w:rPr>
              <w:tab/>
            </w:r>
            <w:r w:rsidR="003B0CF8">
              <w:rPr>
                <w:noProof/>
                <w:webHidden/>
              </w:rPr>
              <w:fldChar w:fldCharType="begin"/>
            </w:r>
            <w:r w:rsidR="003B0CF8">
              <w:rPr>
                <w:noProof/>
                <w:webHidden/>
              </w:rPr>
              <w:instrText xml:space="preserve"> PAGEREF _Toc333653854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18C0CFD6" w14:textId="7B08D3E0" w:rsidR="003B0CF8" w:rsidRDefault="00545FFC" w:rsidP="00014AF3">
          <w:pPr>
            <w:pStyle w:val="TDC1"/>
            <w:tabs>
              <w:tab w:val="right" w:leader="dot" w:pos="8261"/>
            </w:tabs>
            <w:jc w:val="both"/>
            <w:rPr>
              <w:rFonts w:eastAsiaTheme="minorEastAsia"/>
              <w:noProof/>
              <w:lang w:val="es-CO" w:eastAsia="es-CO"/>
            </w:rPr>
          </w:pPr>
          <w:hyperlink w:anchor="_Toc333653855" w:history="1">
            <w:r w:rsidR="003B0CF8" w:rsidRPr="00267D0F">
              <w:rPr>
                <w:rStyle w:val="Hipervnculo"/>
                <w:rFonts w:ascii="Arial" w:hAnsi="Arial"/>
                <w:noProof/>
                <w:lang w:val="es-CO"/>
              </w:rPr>
              <w:t>2. Referencias</w:t>
            </w:r>
            <w:r w:rsidR="003B0CF8">
              <w:rPr>
                <w:noProof/>
                <w:webHidden/>
              </w:rPr>
              <w:tab/>
            </w:r>
            <w:r w:rsidR="003B0CF8">
              <w:rPr>
                <w:noProof/>
                <w:webHidden/>
              </w:rPr>
              <w:fldChar w:fldCharType="begin"/>
            </w:r>
            <w:r w:rsidR="003B0CF8">
              <w:rPr>
                <w:noProof/>
                <w:webHidden/>
              </w:rPr>
              <w:instrText xml:space="preserve"> PAGEREF _Toc333653855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37F212E5" w14:textId="1CB540AC" w:rsidR="003B0CF8" w:rsidRDefault="00545FFC" w:rsidP="00014AF3">
          <w:pPr>
            <w:pStyle w:val="TDC1"/>
            <w:tabs>
              <w:tab w:val="right" w:leader="dot" w:pos="8261"/>
            </w:tabs>
            <w:jc w:val="both"/>
            <w:rPr>
              <w:rFonts w:eastAsiaTheme="minorEastAsia"/>
              <w:noProof/>
              <w:lang w:val="es-CO" w:eastAsia="es-CO"/>
            </w:rPr>
          </w:pPr>
          <w:hyperlink w:anchor="_Toc333653856" w:history="1">
            <w:r w:rsidR="003B0CF8" w:rsidRPr="00267D0F">
              <w:rPr>
                <w:rStyle w:val="Hipervnculo"/>
                <w:rFonts w:ascii="Arial" w:hAnsi="Arial"/>
                <w:noProof/>
                <w:lang w:val="es-CO"/>
              </w:rPr>
              <w:t>3. Definiciones</w:t>
            </w:r>
            <w:r w:rsidR="003B0CF8">
              <w:rPr>
                <w:noProof/>
                <w:webHidden/>
              </w:rPr>
              <w:tab/>
            </w:r>
            <w:r w:rsidR="003B0CF8">
              <w:rPr>
                <w:noProof/>
                <w:webHidden/>
              </w:rPr>
              <w:fldChar w:fldCharType="begin"/>
            </w:r>
            <w:r w:rsidR="003B0CF8">
              <w:rPr>
                <w:noProof/>
                <w:webHidden/>
              </w:rPr>
              <w:instrText xml:space="preserve"> PAGEREF _Toc333653856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5CCB9FF9" w14:textId="707EC98B" w:rsidR="003B0CF8" w:rsidRDefault="00545FFC" w:rsidP="00014AF3">
          <w:pPr>
            <w:pStyle w:val="TDC1"/>
            <w:tabs>
              <w:tab w:val="right" w:leader="dot" w:pos="8261"/>
            </w:tabs>
            <w:jc w:val="both"/>
            <w:rPr>
              <w:rFonts w:eastAsiaTheme="minorEastAsia"/>
              <w:noProof/>
              <w:lang w:val="es-CO" w:eastAsia="es-CO"/>
            </w:rPr>
          </w:pPr>
          <w:hyperlink w:anchor="_Toc333653857" w:history="1">
            <w:r w:rsidR="003B0CF8" w:rsidRPr="00267D0F">
              <w:rPr>
                <w:rStyle w:val="Hipervnculo"/>
                <w:rFonts w:ascii="Arial" w:hAnsi="Arial"/>
                <w:noProof/>
                <w:lang w:val="es-CO"/>
              </w:rPr>
              <w:t>4.Contexto del Proyecto</w:t>
            </w:r>
            <w:r w:rsidR="003B0CF8">
              <w:rPr>
                <w:noProof/>
                <w:webHidden/>
              </w:rPr>
              <w:tab/>
            </w:r>
            <w:r w:rsidR="003B0CF8">
              <w:rPr>
                <w:noProof/>
                <w:webHidden/>
              </w:rPr>
              <w:fldChar w:fldCharType="begin"/>
            </w:r>
            <w:r w:rsidR="003B0CF8">
              <w:rPr>
                <w:noProof/>
                <w:webHidden/>
              </w:rPr>
              <w:instrText xml:space="preserve"> PAGEREF _Toc333653857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0AC509EC" w14:textId="4B06C924" w:rsidR="003B0CF8" w:rsidRDefault="00545FFC" w:rsidP="00014AF3">
          <w:pPr>
            <w:pStyle w:val="TDC2"/>
            <w:tabs>
              <w:tab w:val="right" w:leader="dot" w:pos="8261"/>
            </w:tabs>
            <w:jc w:val="both"/>
            <w:rPr>
              <w:rFonts w:eastAsiaTheme="minorEastAsia"/>
              <w:noProof/>
              <w:lang w:val="es-CO" w:eastAsia="es-CO"/>
            </w:rPr>
          </w:pPr>
          <w:hyperlink w:anchor="_Toc333653858" w:history="1">
            <w:r w:rsidR="003B0CF8" w:rsidRPr="00267D0F">
              <w:rPr>
                <w:rStyle w:val="Hipervnculo"/>
                <w:rFonts w:ascii="Arial" w:hAnsi="Arial"/>
                <w:noProof/>
                <w:lang w:val="es-CO"/>
              </w:rPr>
              <w:t>4.1 Modelo de Procesos</w:t>
            </w:r>
            <w:r w:rsidR="003B0CF8">
              <w:rPr>
                <w:noProof/>
                <w:webHidden/>
              </w:rPr>
              <w:tab/>
            </w:r>
            <w:r w:rsidR="003B0CF8">
              <w:rPr>
                <w:noProof/>
                <w:webHidden/>
              </w:rPr>
              <w:fldChar w:fldCharType="begin"/>
            </w:r>
            <w:r w:rsidR="003B0CF8">
              <w:rPr>
                <w:noProof/>
                <w:webHidden/>
              </w:rPr>
              <w:instrText xml:space="preserve"> PAGEREF _Toc333653858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41A5CE1" w14:textId="5E5F366E" w:rsidR="003B0CF8" w:rsidRDefault="00545FFC" w:rsidP="00014AF3">
          <w:pPr>
            <w:pStyle w:val="TDC2"/>
            <w:tabs>
              <w:tab w:val="right" w:leader="dot" w:pos="8261"/>
            </w:tabs>
            <w:jc w:val="both"/>
            <w:rPr>
              <w:rFonts w:eastAsiaTheme="minorEastAsia"/>
              <w:noProof/>
              <w:lang w:val="es-CO" w:eastAsia="es-CO"/>
            </w:rPr>
          </w:pPr>
          <w:hyperlink w:anchor="_Toc333653859" w:history="1">
            <w:r w:rsidR="003B0CF8" w:rsidRPr="00267D0F">
              <w:rPr>
                <w:rStyle w:val="Hipervnculo"/>
                <w:rFonts w:ascii="Arial" w:hAnsi="Arial"/>
                <w:noProof/>
                <w:lang w:val="es-CO"/>
              </w:rPr>
              <w:t>4.2 Plan de Mejoramiento de Procesos</w:t>
            </w:r>
            <w:r w:rsidR="003B0CF8">
              <w:rPr>
                <w:noProof/>
                <w:webHidden/>
              </w:rPr>
              <w:tab/>
            </w:r>
            <w:r w:rsidR="003B0CF8">
              <w:rPr>
                <w:noProof/>
                <w:webHidden/>
              </w:rPr>
              <w:fldChar w:fldCharType="begin"/>
            </w:r>
            <w:r w:rsidR="003B0CF8">
              <w:rPr>
                <w:noProof/>
                <w:webHidden/>
              </w:rPr>
              <w:instrText xml:space="preserve"> PAGEREF _Toc333653859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269FBC7" w14:textId="05B7F753" w:rsidR="003B0CF8" w:rsidRDefault="00545FFC" w:rsidP="00014AF3">
          <w:pPr>
            <w:pStyle w:val="TDC2"/>
            <w:tabs>
              <w:tab w:val="right" w:leader="dot" w:pos="8261"/>
            </w:tabs>
            <w:jc w:val="both"/>
            <w:rPr>
              <w:rFonts w:eastAsiaTheme="minorEastAsia"/>
              <w:noProof/>
              <w:lang w:val="es-CO" w:eastAsia="es-CO"/>
            </w:rPr>
          </w:pPr>
          <w:hyperlink w:anchor="_Toc333653860" w:history="1">
            <w:r w:rsidR="003B0CF8" w:rsidRPr="00267D0F">
              <w:rPr>
                <w:rStyle w:val="Hipervnculo"/>
                <w:rFonts w:ascii="Arial" w:hAnsi="Arial"/>
                <w:noProof/>
                <w:lang w:val="es-CO"/>
              </w:rPr>
              <w:t>4.3 Plan de Infraestructura</w:t>
            </w:r>
            <w:r w:rsidR="003B0CF8">
              <w:rPr>
                <w:noProof/>
                <w:webHidden/>
              </w:rPr>
              <w:tab/>
            </w:r>
            <w:r w:rsidR="003B0CF8">
              <w:rPr>
                <w:noProof/>
                <w:webHidden/>
              </w:rPr>
              <w:fldChar w:fldCharType="begin"/>
            </w:r>
            <w:r w:rsidR="003B0CF8">
              <w:rPr>
                <w:noProof/>
                <w:webHidden/>
              </w:rPr>
              <w:instrText xml:space="preserve"> PAGEREF _Toc333653860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6ECEB8A" w14:textId="7D97EB10" w:rsidR="003B0CF8" w:rsidRDefault="00545FFC" w:rsidP="00014AF3">
          <w:pPr>
            <w:pStyle w:val="TDC2"/>
            <w:tabs>
              <w:tab w:val="right" w:leader="dot" w:pos="8261"/>
            </w:tabs>
            <w:jc w:val="both"/>
            <w:rPr>
              <w:rFonts w:eastAsiaTheme="minorEastAsia"/>
              <w:noProof/>
              <w:lang w:val="es-CO" w:eastAsia="es-CO"/>
            </w:rPr>
          </w:pPr>
          <w:hyperlink w:anchor="_Toc333653861" w:history="1">
            <w:r w:rsidR="003B0CF8" w:rsidRPr="00267D0F">
              <w:rPr>
                <w:rStyle w:val="Hipervnculo"/>
                <w:rFonts w:ascii="Arial" w:hAnsi="Arial"/>
                <w:noProof/>
                <w:lang w:val="es-CO"/>
              </w:rPr>
              <w:t>4.4 Métodos Herramientas y Técnicas</w:t>
            </w:r>
            <w:r w:rsidR="003B0CF8">
              <w:rPr>
                <w:noProof/>
                <w:webHidden/>
              </w:rPr>
              <w:tab/>
            </w:r>
            <w:r w:rsidR="003B0CF8">
              <w:rPr>
                <w:noProof/>
                <w:webHidden/>
              </w:rPr>
              <w:fldChar w:fldCharType="begin"/>
            </w:r>
            <w:r w:rsidR="003B0CF8">
              <w:rPr>
                <w:noProof/>
                <w:webHidden/>
              </w:rPr>
              <w:instrText xml:space="preserve"> PAGEREF _Toc333653861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7A14FCB3" w14:textId="4821C2B1" w:rsidR="003B0CF8" w:rsidRDefault="00545FFC" w:rsidP="00014AF3">
          <w:pPr>
            <w:pStyle w:val="TDC2"/>
            <w:tabs>
              <w:tab w:val="right" w:leader="dot" w:pos="8261"/>
            </w:tabs>
            <w:jc w:val="both"/>
            <w:rPr>
              <w:rFonts w:eastAsiaTheme="minorEastAsia"/>
              <w:noProof/>
              <w:lang w:val="es-CO" w:eastAsia="es-CO"/>
            </w:rPr>
          </w:pPr>
          <w:hyperlink w:anchor="_Toc333653862" w:history="1">
            <w:r w:rsidR="003B0CF8" w:rsidRPr="00267D0F">
              <w:rPr>
                <w:rStyle w:val="Hipervnculo"/>
                <w:rFonts w:ascii="Arial" w:hAnsi="Arial"/>
                <w:noProof/>
                <w:lang w:val="en-US"/>
              </w:rPr>
              <w:t>referencia</w:t>
            </w:r>
            <w:r w:rsidR="003B0CF8">
              <w:rPr>
                <w:noProof/>
                <w:webHidden/>
              </w:rPr>
              <w:tab/>
            </w:r>
            <w:r w:rsidR="003B0CF8">
              <w:rPr>
                <w:noProof/>
                <w:webHidden/>
              </w:rPr>
              <w:fldChar w:fldCharType="begin"/>
            </w:r>
            <w:r w:rsidR="003B0CF8">
              <w:rPr>
                <w:noProof/>
                <w:webHidden/>
              </w:rPr>
              <w:instrText xml:space="preserve"> PAGEREF _Toc333653862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122F4AB4" w14:textId="5236E022" w:rsidR="003B0CF8" w:rsidRDefault="00545FFC" w:rsidP="00014AF3">
          <w:pPr>
            <w:pStyle w:val="TDC2"/>
            <w:tabs>
              <w:tab w:val="right" w:leader="dot" w:pos="8261"/>
            </w:tabs>
            <w:jc w:val="both"/>
            <w:rPr>
              <w:rFonts w:eastAsiaTheme="minorEastAsia"/>
              <w:noProof/>
              <w:lang w:val="es-CO" w:eastAsia="es-CO"/>
            </w:rPr>
          </w:pPr>
          <w:hyperlink w:anchor="_Toc333653863" w:history="1">
            <w:r w:rsidR="003B0CF8" w:rsidRPr="00267D0F">
              <w:rPr>
                <w:rStyle w:val="Hipervnculo"/>
                <w:rFonts w:ascii="Arial" w:hAnsi="Arial"/>
                <w:noProof/>
                <w:lang w:val="es-CO"/>
              </w:rPr>
              <w:t>4.5 Plan de Aceptación del Producto</w:t>
            </w:r>
            <w:r w:rsidR="003B0CF8">
              <w:rPr>
                <w:noProof/>
                <w:webHidden/>
              </w:rPr>
              <w:tab/>
            </w:r>
            <w:r w:rsidR="003B0CF8">
              <w:rPr>
                <w:noProof/>
                <w:webHidden/>
              </w:rPr>
              <w:fldChar w:fldCharType="begin"/>
            </w:r>
            <w:r w:rsidR="003B0CF8">
              <w:rPr>
                <w:noProof/>
                <w:webHidden/>
              </w:rPr>
              <w:instrText xml:space="preserve"> PAGEREF _Toc333653863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3B518F9E" w14:textId="1E415E68" w:rsidR="003B0CF8" w:rsidRDefault="00545FFC" w:rsidP="00014AF3">
          <w:pPr>
            <w:pStyle w:val="TDC2"/>
            <w:tabs>
              <w:tab w:val="right" w:leader="dot" w:pos="8261"/>
            </w:tabs>
            <w:jc w:val="both"/>
            <w:rPr>
              <w:rFonts w:eastAsiaTheme="minorEastAsia"/>
              <w:noProof/>
              <w:lang w:val="es-CO" w:eastAsia="es-CO"/>
            </w:rPr>
          </w:pPr>
          <w:hyperlink w:anchor="_Toc333653864" w:history="1">
            <w:r w:rsidR="003B0CF8" w:rsidRPr="00267D0F">
              <w:rPr>
                <w:rStyle w:val="Hipervnculo"/>
                <w:rFonts w:ascii="Arial" w:hAnsi="Arial"/>
                <w:noProof/>
                <w:lang w:val="es-CO"/>
              </w:rPr>
              <w:t>4.6 Organización del Proyecto</w:t>
            </w:r>
            <w:r w:rsidR="003B0CF8">
              <w:rPr>
                <w:noProof/>
                <w:webHidden/>
              </w:rPr>
              <w:tab/>
            </w:r>
            <w:r w:rsidR="003B0CF8">
              <w:rPr>
                <w:noProof/>
                <w:webHidden/>
              </w:rPr>
              <w:fldChar w:fldCharType="begin"/>
            </w:r>
            <w:r w:rsidR="003B0CF8">
              <w:rPr>
                <w:noProof/>
                <w:webHidden/>
              </w:rPr>
              <w:instrText xml:space="preserve"> PAGEREF _Toc333653864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42FF6B07" w14:textId="4CCF7E64" w:rsidR="003B0CF8" w:rsidRDefault="00545FFC" w:rsidP="00014AF3">
          <w:pPr>
            <w:pStyle w:val="TDC3"/>
            <w:tabs>
              <w:tab w:val="right" w:leader="dot" w:pos="8261"/>
            </w:tabs>
            <w:jc w:val="both"/>
            <w:rPr>
              <w:rFonts w:eastAsiaTheme="minorEastAsia"/>
              <w:noProof/>
              <w:lang w:val="es-CO" w:eastAsia="es-CO"/>
            </w:rPr>
          </w:pPr>
          <w:hyperlink w:anchor="_Toc333653865" w:history="1">
            <w:r w:rsidR="003B0CF8" w:rsidRPr="00267D0F">
              <w:rPr>
                <w:rStyle w:val="Hipervnculo"/>
                <w:rFonts w:ascii="Arial" w:hAnsi="Arial"/>
                <w:noProof/>
                <w:lang w:val="es-CO"/>
              </w:rPr>
              <w:t>4.6.1 Interfaces Externas</w:t>
            </w:r>
            <w:r w:rsidR="003B0CF8">
              <w:rPr>
                <w:noProof/>
                <w:webHidden/>
              </w:rPr>
              <w:tab/>
            </w:r>
            <w:r w:rsidR="003B0CF8">
              <w:rPr>
                <w:noProof/>
                <w:webHidden/>
              </w:rPr>
              <w:fldChar w:fldCharType="begin"/>
            </w:r>
            <w:r w:rsidR="003B0CF8">
              <w:rPr>
                <w:noProof/>
                <w:webHidden/>
              </w:rPr>
              <w:instrText xml:space="preserve"> PAGEREF _Toc333653865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5BB9C215" w14:textId="4F30AE86" w:rsidR="003B0CF8" w:rsidRDefault="00545FFC" w:rsidP="00014AF3">
          <w:pPr>
            <w:pStyle w:val="TDC3"/>
            <w:tabs>
              <w:tab w:val="right" w:leader="dot" w:pos="8261"/>
            </w:tabs>
            <w:jc w:val="both"/>
            <w:rPr>
              <w:rFonts w:eastAsiaTheme="minorEastAsia"/>
              <w:noProof/>
              <w:lang w:val="es-CO" w:eastAsia="es-CO"/>
            </w:rPr>
          </w:pPr>
          <w:hyperlink w:anchor="_Toc333653866" w:history="1">
            <w:r w:rsidR="003B0CF8" w:rsidRPr="00267D0F">
              <w:rPr>
                <w:rStyle w:val="Hipervnculo"/>
                <w:rFonts w:ascii="Arial" w:hAnsi="Arial"/>
                <w:noProof/>
                <w:lang w:val="es-CO"/>
              </w:rPr>
              <w:t xml:space="preserve">4.6.2 Interfaces </w:t>
            </w:r>
            <w:r w:rsidR="003B0CF8" w:rsidRPr="00267D0F">
              <w:rPr>
                <w:rStyle w:val="Hipervnculo"/>
                <w:rFonts w:ascii="Arial" w:hAnsi="Arial" w:cs="Arial"/>
                <w:noProof/>
                <w:lang w:val="es-CO"/>
              </w:rPr>
              <w:t>Internas</w:t>
            </w:r>
            <w:r w:rsidR="003B0CF8">
              <w:rPr>
                <w:noProof/>
                <w:webHidden/>
              </w:rPr>
              <w:tab/>
            </w:r>
            <w:r w:rsidR="003B0CF8">
              <w:rPr>
                <w:noProof/>
                <w:webHidden/>
              </w:rPr>
              <w:fldChar w:fldCharType="begin"/>
            </w:r>
            <w:r w:rsidR="003B0CF8">
              <w:rPr>
                <w:noProof/>
                <w:webHidden/>
              </w:rPr>
              <w:instrText xml:space="preserve"> PAGEREF _Toc333653866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005797F8" w14:textId="19A42F9C" w:rsidR="003B0CF8" w:rsidRDefault="00545FFC" w:rsidP="00014AF3">
          <w:pPr>
            <w:pStyle w:val="TDC3"/>
            <w:tabs>
              <w:tab w:val="right" w:leader="dot" w:pos="8261"/>
            </w:tabs>
            <w:jc w:val="both"/>
            <w:rPr>
              <w:rFonts w:eastAsiaTheme="minorEastAsia"/>
              <w:noProof/>
              <w:lang w:val="es-CO" w:eastAsia="es-CO"/>
            </w:rPr>
          </w:pPr>
          <w:hyperlink w:anchor="_Toc333653867" w:history="1">
            <w:r w:rsidR="003B0CF8" w:rsidRPr="00267D0F">
              <w:rPr>
                <w:rStyle w:val="Hipervnculo"/>
                <w:rFonts w:ascii="Arial" w:hAnsi="Arial"/>
                <w:noProof/>
                <w:lang w:val="es-CO"/>
              </w:rPr>
              <w:t>4.6.3 Authorities and responsibilities</w:t>
            </w:r>
            <w:r w:rsidR="003B0CF8">
              <w:rPr>
                <w:noProof/>
                <w:webHidden/>
              </w:rPr>
              <w:tab/>
            </w:r>
            <w:r w:rsidR="003B0CF8">
              <w:rPr>
                <w:noProof/>
                <w:webHidden/>
              </w:rPr>
              <w:fldChar w:fldCharType="begin"/>
            </w:r>
            <w:r w:rsidR="003B0CF8">
              <w:rPr>
                <w:noProof/>
                <w:webHidden/>
              </w:rPr>
              <w:instrText xml:space="preserve"> PAGEREF _Toc333653867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3B6DADA1" w14:textId="4AC340D9" w:rsidR="003B0CF8" w:rsidRDefault="00545FFC" w:rsidP="00014AF3">
          <w:pPr>
            <w:pStyle w:val="TDC1"/>
            <w:tabs>
              <w:tab w:val="right" w:leader="dot" w:pos="8261"/>
            </w:tabs>
            <w:jc w:val="both"/>
            <w:rPr>
              <w:rFonts w:eastAsiaTheme="minorEastAsia"/>
              <w:noProof/>
              <w:lang w:val="es-CO" w:eastAsia="es-CO"/>
            </w:rPr>
          </w:pPr>
          <w:hyperlink w:anchor="_Toc333653868" w:history="1">
            <w:r w:rsidR="003B0CF8" w:rsidRPr="00267D0F">
              <w:rPr>
                <w:rStyle w:val="Hipervnculo"/>
                <w:rFonts w:ascii="Arial" w:hAnsi="Arial"/>
                <w:noProof/>
                <w:lang w:val="es-CO"/>
              </w:rPr>
              <w:t>5. Planeación del Proyecto</w:t>
            </w:r>
            <w:r w:rsidR="003B0CF8">
              <w:rPr>
                <w:noProof/>
                <w:webHidden/>
              </w:rPr>
              <w:tab/>
            </w:r>
            <w:r w:rsidR="003B0CF8">
              <w:rPr>
                <w:noProof/>
                <w:webHidden/>
              </w:rPr>
              <w:fldChar w:fldCharType="begin"/>
            </w:r>
            <w:r w:rsidR="003B0CF8">
              <w:rPr>
                <w:noProof/>
                <w:webHidden/>
              </w:rPr>
              <w:instrText xml:space="preserve"> PAGEREF _Toc333653868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79AADD97" w14:textId="3F9BA21E" w:rsidR="003B0CF8" w:rsidRDefault="00545FFC" w:rsidP="00014AF3">
          <w:pPr>
            <w:pStyle w:val="TDC2"/>
            <w:tabs>
              <w:tab w:val="right" w:leader="dot" w:pos="8261"/>
            </w:tabs>
            <w:jc w:val="both"/>
            <w:rPr>
              <w:rFonts w:eastAsiaTheme="minorEastAsia"/>
              <w:noProof/>
              <w:lang w:val="es-CO" w:eastAsia="es-CO"/>
            </w:rPr>
          </w:pPr>
          <w:hyperlink w:anchor="_Toc333653869" w:history="1">
            <w:r w:rsidR="003B0CF8" w:rsidRPr="00267D0F">
              <w:rPr>
                <w:rStyle w:val="Hipervnculo"/>
                <w:rFonts w:ascii="Arial" w:hAnsi="Arial"/>
                <w:noProof/>
                <w:lang w:val="es-CO"/>
              </w:rPr>
              <w:t xml:space="preserve">5.1 </w:t>
            </w:r>
            <w:r w:rsidR="003B0CF8" w:rsidRPr="00267D0F">
              <w:rPr>
                <w:rStyle w:val="Hipervnculo"/>
                <w:rFonts w:ascii="Arial" w:hAnsi="Arial" w:cs="Arial"/>
                <w:noProof/>
                <w:lang w:val="es-CO"/>
              </w:rPr>
              <w:t>Iniciación del Proyecto</w:t>
            </w:r>
            <w:r w:rsidR="003B0CF8">
              <w:rPr>
                <w:noProof/>
                <w:webHidden/>
              </w:rPr>
              <w:tab/>
            </w:r>
            <w:r w:rsidR="003B0CF8">
              <w:rPr>
                <w:noProof/>
                <w:webHidden/>
              </w:rPr>
              <w:fldChar w:fldCharType="begin"/>
            </w:r>
            <w:r w:rsidR="003B0CF8">
              <w:rPr>
                <w:noProof/>
                <w:webHidden/>
              </w:rPr>
              <w:instrText xml:space="preserve"> PAGEREF _Toc333653869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B03EBDC" w14:textId="50A73835" w:rsidR="003B0CF8" w:rsidRDefault="00545FFC" w:rsidP="00014AF3">
          <w:pPr>
            <w:pStyle w:val="TDC3"/>
            <w:tabs>
              <w:tab w:val="right" w:leader="dot" w:pos="8261"/>
            </w:tabs>
            <w:jc w:val="both"/>
            <w:rPr>
              <w:rFonts w:eastAsiaTheme="minorEastAsia"/>
              <w:noProof/>
              <w:lang w:val="es-CO" w:eastAsia="es-CO"/>
            </w:rPr>
          </w:pPr>
          <w:hyperlink w:anchor="_Toc333653870" w:history="1">
            <w:r w:rsidR="003B0CF8" w:rsidRPr="00267D0F">
              <w:rPr>
                <w:rStyle w:val="Hipervnculo"/>
                <w:rFonts w:ascii="Arial" w:hAnsi="Arial"/>
                <w:noProof/>
                <w:lang w:val="es-CO"/>
              </w:rPr>
              <w:t>5.1.1 Plan</w:t>
            </w:r>
            <w:r w:rsidR="003B0CF8" w:rsidRPr="00267D0F">
              <w:rPr>
                <w:rStyle w:val="Hipervnculo"/>
                <w:rFonts w:ascii="Arial" w:hAnsi="Arial" w:cs="Arial"/>
                <w:noProof/>
                <w:lang w:val="es-CO"/>
              </w:rPr>
              <w:t xml:space="preserve"> de Estimación</w:t>
            </w:r>
            <w:r w:rsidR="003B0CF8">
              <w:rPr>
                <w:noProof/>
                <w:webHidden/>
              </w:rPr>
              <w:tab/>
            </w:r>
            <w:r w:rsidR="003B0CF8">
              <w:rPr>
                <w:noProof/>
                <w:webHidden/>
              </w:rPr>
              <w:fldChar w:fldCharType="begin"/>
            </w:r>
            <w:r w:rsidR="003B0CF8">
              <w:rPr>
                <w:noProof/>
                <w:webHidden/>
              </w:rPr>
              <w:instrText xml:space="preserve"> PAGEREF _Toc333653870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507C1017" w14:textId="3A2424E4" w:rsidR="003B0CF8" w:rsidRDefault="00545FFC" w:rsidP="00014AF3">
          <w:pPr>
            <w:pStyle w:val="TDC3"/>
            <w:tabs>
              <w:tab w:val="right" w:leader="dot" w:pos="8261"/>
            </w:tabs>
            <w:jc w:val="both"/>
            <w:rPr>
              <w:rFonts w:eastAsiaTheme="minorEastAsia"/>
              <w:noProof/>
              <w:lang w:val="es-CO" w:eastAsia="es-CO"/>
            </w:rPr>
          </w:pPr>
          <w:hyperlink w:anchor="_Toc333653871" w:history="1">
            <w:r w:rsidR="003B0CF8" w:rsidRPr="00267D0F">
              <w:rPr>
                <w:rStyle w:val="Hipervnculo"/>
                <w:rFonts w:ascii="Arial" w:hAnsi="Arial"/>
                <w:noProof/>
                <w:lang w:val="es-CO"/>
              </w:rPr>
              <w:t>5.1.2 Plan</w:t>
            </w:r>
            <w:r w:rsidR="003B0CF8" w:rsidRPr="00267D0F">
              <w:rPr>
                <w:rStyle w:val="Hipervnculo"/>
                <w:rFonts w:ascii="Arial" w:hAnsi="Arial" w:cs="Arial"/>
                <w:noProof/>
                <w:lang w:val="es-CO"/>
              </w:rPr>
              <w:t xml:space="preserve"> de Personal</w:t>
            </w:r>
            <w:r w:rsidR="003B0CF8">
              <w:rPr>
                <w:noProof/>
                <w:webHidden/>
              </w:rPr>
              <w:tab/>
            </w:r>
            <w:r w:rsidR="003B0CF8">
              <w:rPr>
                <w:noProof/>
                <w:webHidden/>
              </w:rPr>
              <w:fldChar w:fldCharType="begin"/>
            </w:r>
            <w:r w:rsidR="003B0CF8">
              <w:rPr>
                <w:noProof/>
                <w:webHidden/>
              </w:rPr>
              <w:instrText xml:space="preserve"> PAGEREF _Toc333653871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28232E6" w14:textId="17A81E4A" w:rsidR="003B0CF8" w:rsidRDefault="00545FFC" w:rsidP="00014AF3">
          <w:pPr>
            <w:pStyle w:val="TDC3"/>
            <w:tabs>
              <w:tab w:val="right" w:leader="dot" w:pos="8261"/>
            </w:tabs>
            <w:jc w:val="both"/>
            <w:rPr>
              <w:rFonts w:eastAsiaTheme="minorEastAsia"/>
              <w:noProof/>
              <w:lang w:val="es-CO" w:eastAsia="es-CO"/>
            </w:rPr>
          </w:pPr>
          <w:hyperlink w:anchor="_Toc333653872" w:history="1">
            <w:r w:rsidR="003B0CF8" w:rsidRPr="00267D0F">
              <w:rPr>
                <w:rStyle w:val="Hipervnculo"/>
                <w:rFonts w:ascii="Arial" w:hAnsi="Arial"/>
                <w:noProof/>
                <w:lang w:val="es-CO"/>
              </w:rPr>
              <w:t xml:space="preserve">5.1.3 </w:t>
            </w:r>
            <w:r w:rsidR="003B0CF8" w:rsidRPr="00267D0F">
              <w:rPr>
                <w:rStyle w:val="Hipervnculo"/>
                <w:rFonts w:ascii="Arial" w:hAnsi="Arial" w:cs="Arial"/>
                <w:noProof/>
                <w:lang w:val="es-CO"/>
              </w:rPr>
              <w:t>Plan de Adquisición de Recursos</w:t>
            </w:r>
            <w:r w:rsidR="003B0CF8">
              <w:rPr>
                <w:noProof/>
                <w:webHidden/>
              </w:rPr>
              <w:tab/>
            </w:r>
            <w:r w:rsidR="003B0CF8">
              <w:rPr>
                <w:noProof/>
                <w:webHidden/>
              </w:rPr>
              <w:fldChar w:fldCharType="begin"/>
            </w:r>
            <w:r w:rsidR="003B0CF8">
              <w:rPr>
                <w:noProof/>
                <w:webHidden/>
              </w:rPr>
              <w:instrText xml:space="preserve"> PAGEREF _Toc333653872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17E774A7" w14:textId="279EC018" w:rsidR="003B0CF8" w:rsidRDefault="00545FFC" w:rsidP="00014AF3">
          <w:pPr>
            <w:pStyle w:val="TDC3"/>
            <w:tabs>
              <w:tab w:val="right" w:leader="dot" w:pos="8261"/>
            </w:tabs>
            <w:jc w:val="both"/>
            <w:rPr>
              <w:rFonts w:eastAsiaTheme="minorEastAsia"/>
              <w:noProof/>
              <w:lang w:val="es-CO" w:eastAsia="es-CO"/>
            </w:rPr>
          </w:pPr>
          <w:hyperlink w:anchor="_Toc333653873" w:history="1">
            <w:r w:rsidR="003B0CF8" w:rsidRPr="00267D0F">
              <w:rPr>
                <w:rStyle w:val="Hipervnculo"/>
                <w:rFonts w:ascii="Arial" w:hAnsi="Arial"/>
                <w:noProof/>
                <w:lang w:val="es-CO"/>
              </w:rPr>
              <w:t>5.1.4 Plan de Entrenamiento del Personal del Proyecto</w:t>
            </w:r>
            <w:r w:rsidR="003B0CF8">
              <w:rPr>
                <w:noProof/>
                <w:webHidden/>
              </w:rPr>
              <w:tab/>
            </w:r>
            <w:r w:rsidR="003B0CF8">
              <w:rPr>
                <w:noProof/>
                <w:webHidden/>
              </w:rPr>
              <w:fldChar w:fldCharType="begin"/>
            </w:r>
            <w:r w:rsidR="003B0CF8">
              <w:rPr>
                <w:noProof/>
                <w:webHidden/>
              </w:rPr>
              <w:instrText xml:space="preserve"> PAGEREF _Toc333653873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572EF01" w14:textId="103C2FF0" w:rsidR="003B0CF8" w:rsidRDefault="00545FFC" w:rsidP="00014AF3">
          <w:pPr>
            <w:pStyle w:val="TDC1"/>
            <w:tabs>
              <w:tab w:val="right" w:leader="dot" w:pos="8261"/>
            </w:tabs>
            <w:jc w:val="both"/>
            <w:rPr>
              <w:rFonts w:eastAsiaTheme="minorEastAsia"/>
              <w:noProof/>
              <w:lang w:val="es-CO" w:eastAsia="es-CO"/>
            </w:rPr>
          </w:pPr>
          <w:hyperlink w:anchor="_Toc333653874" w:history="1">
            <w:r w:rsidR="003B0CF8" w:rsidRPr="00267D0F">
              <w:rPr>
                <w:rStyle w:val="Hipervnculo"/>
                <w:noProof/>
                <w:lang w:val="es-CO"/>
              </w:rPr>
              <w:t>Entrenamiento GIT</w:t>
            </w:r>
            <w:r w:rsidR="003B0CF8">
              <w:rPr>
                <w:noProof/>
                <w:webHidden/>
              </w:rPr>
              <w:tab/>
            </w:r>
            <w:r w:rsidR="003B0CF8">
              <w:rPr>
                <w:noProof/>
                <w:webHidden/>
              </w:rPr>
              <w:fldChar w:fldCharType="begin"/>
            </w:r>
            <w:r w:rsidR="003B0CF8">
              <w:rPr>
                <w:noProof/>
                <w:webHidden/>
              </w:rPr>
              <w:instrText xml:space="preserve"> PAGEREF _Toc333653874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547C604" w14:textId="7007CE25" w:rsidR="003B0CF8" w:rsidRDefault="00545FFC" w:rsidP="00014AF3">
          <w:pPr>
            <w:pStyle w:val="TDC2"/>
            <w:tabs>
              <w:tab w:val="right" w:leader="dot" w:pos="8261"/>
            </w:tabs>
            <w:jc w:val="both"/>
            <w:rPr>
              <w:rFonts w:eastAsiaTheme="minorEastAsia"/>
              <w:noProof/>
              <w:lang w:val="es-CO" w:eastAsia="es-CO"/>
            </w:rPr>
          </w:pPr>
          <w:hyperlink w:anchor="_Toc333653875" w:history="1">
            <w:r w:rsidR="003B0CF8" w:rsidRPr="00267D0F">
              <w:rPr>
                <w:rStyle w:val="Hipervnculo"/>
                <w:rFonts w:ascii="Arial" w:hAnsi="Arial" w:cs="Arial"/>
                <w:noProof/>
                <w:lang w:val="es-CO"/>
              </w:rPr>
              <w:t>5.2 Planes de Trabajo del Proyecto</w:t>
            </w:r>
            <w:r w:rsidR="003B0CF8" w:rsidRPr="00267D0F">
              <w:rPr>
                <w:rStyle w:val="Hipervnculo"/>
                <w:noProof/>
                <w:lang w:val="es-CO"/>
              </w:rPr>
              <w:t xml:space="preserve"> Actividades de Trabajo</w:t>
            </w:r>
            <w:r w:rsidR="003B0CF8">
              <w:rPr>
                <w:noProof/>
                <w:webHidden/>
              </w:rPr>
              <w:tab/>
            </w:r>
            <w:r w:rsidR="003B0CF8">
              <w:rPr>
                <w:noProof/>
                <w:webHidden/>
              </w:rPr>
              <w:fldChar w:fldCharType="begin"/>
            </w:r>
            <w:r w:rsidR="003B0CF8">
              <w:rPr>
                <w:noProof/>
                <w:webHidden/>
              </w:rPr>
              <w:instrText xml:space="preserve"> PAGEREF _Toc333653875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D845A52" w14:textId="767C57FA" w:rsidR="003B0CF8" w:rsidRDefault="00545FFC" w:rsidP="00014AF3">
          <w:pPr>
            <w:pStyle w:val="TDC3"/>
            <w:tabs>
              <w:tab w:val="right" w:leader="dot" w:pos="8261"/>
            </w:tabs>
            <w:jc w:val="both"/>
            <w:rPr>
              <w:rFonts w:eastAsiaTheme="minorEastAsia"/>
              <w:noProof/>
              <w:lang w:val="es-CO" w:eastAsia="es-CO"/>
            </w:rPr>
          </w:pPr>
          <w:hyperlink w:anchor="_Toc333653876" w:history="1">
            <w:r w:rsidR="003B0CF8" w:rsidRPr="00267D0F">
              <w:rPr>
                <w:rStyle w:val="Hipervnculo"/>
                <w:rFonts w:ascii="Arial" w:hAnsi="Arial"/>
                <w:noProof/>
                <w:lang w:val="es-CO"/>
              </w:rPr>
              <w:t xml:space="preserve">5.2.2 </w:t>
            </w:r>
            <w:r w:rsidR="003B0CF8" w:rsidRPr="00267D0F">
              <w:rPr>
                <w:rStyle w:val="Hipervnculo"/>
                <w:rFonts w:ascii="Arial" w:hAnsi="Arial" w:cs="Arial"/>
                <w:noProof/>
                <w:lang w:val="es-CO"/>
              </w:rPr>
              <w:t>Asignación de Calendario</w:t>
            </w:r>
            <w:r w:rsidR="003B0CF8">
              <w:rPr>
                <w:noProof/>
                <w:webHidden/>
              </w:rPr>
              <w:tab/>
            </w:r>
            <w:r w:rsidR="003B0CF8">
              <w:rPr>
                <w:noProof/>
                <w:webHidden/>
              </w:rPr>
              <w:fldChar w:fldCharType="begin"/>
            </w:r>
            <w:r w:rsidR="003B0CF8">
              <w:rPr>
                <w:noProof/>
                <w:webHidden/>
              </w:rPr>
              <w:instrText xml:space="preserve"> PAGEREF _Toc333653876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989F7F3" w14:textId="1B47F973" w:rsidR="003B0CF8" w:rsidRDefault="00545FFC" w:rsidP="00014AF3">
          <w:pPr>
            <w:pStyle w:val="TDC3"/>
            <w:tabs>
              <w:tab w:val="right" w:leader="dot" w:pos="8261"/>
            </w:tabs>
            <w:jc w:val="both"/>
            <w:rPr>
              <w:rFonts w:eastAsiaTheme="minorEastAsia"/>
              <w:noProof/>
              <w:lang w:val="es-CO" w:eastAsia="es-CO"/>
            </w:rPr>
          </w:pPr>
          <w:hyperlink w:anchor="_Toc333653877" w:history="1">
            <w:r w:rsidR="003B0CF8" w:rsidRPr="00267D0F">
              <w:rPr>
                <w:rStyle w:val="Hipervnculo"/>
                <w:rFonts w:ascii="Arial" w:hAnsi="Arial"/>
                <w:noProof/>
                <w:lang w:val="es-CO"/>
              </w:rPr>
              <w:t xml:space="preserve">5.2.3 </w:t>
            </w:r>
            <w:r w:rsidR="003B0CF8" w:rsidRPr="00267D0F">
              <w:rPr>
                <w:rStyle w:val="Hipervnculo"/>
                <w:rFonts w:ascii="Arial" w:hAnsi="Arial" w:cs="Arial"/>
                <w:noProof/>
                <w:lang w:val="es-CO"/>
              </w:rPr>
              <w:t>Asignación de Recursos</w:t>
            </w:r>
            <w:r w:rsidR="003B0CF8">
              <w:rPr>
                <w:noProof/>
                <w:webHidden/>
              </w:rPr>
              <w:tab/>
            </w:r>
            <w:r w:rsidR="003B0CF8">
              <w:rPr>
                <w:noProof/>
                <w:webHidden/>
              </w:rPr>
              <w:fldChar w:fldCharType="begin"/>
            </w:r>
            <w:r w:rsidR="003B0CF8">
              <w:rPr>
                <w:noProof/>
                <w:webHidden/>
              </w:rPr>
              <w:instrText xml:space="preserve"> PAGEREF _Toc333653877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CF9D802" w14:textId="33396C59" w:rsidR="003B0CF8" w:rsidRDefault="00545FFC" w:rsidP="00014AF3">
          <w:pPr>
            <w:pStyle w:val="TDC3"/>
            <w:tabs>
              <w:tab w:val="right" w:leader="dot" w:pos="8261"/>
            </w:tabs>
            <w:jc w:val="both"/>
            <w:rPr>
              <w:rFonts w:eastAsiaTheme="minorEastAsia"/>
              <w:noProof/>
              <w:lang w:val="es-CO" w:eastAsia="es-CO"/>
            </w:rPr>
          </w:pPr>
          <w:hyperlink w:anchor="_Toc333653878" w:history="1">
            <w:r w:rsidR="003B0CF8" w:rsidRPr="00267D0F">
              <w:rPr>
                <w:rStyle w:val="Hipervnculo"/>
                <w:rFonts w:ascii="Arial" w:hAnsi="Arial"/>
                <w:noProof/>
                <w:lang w:val="es-CO"/>
              </w:rPr>
              <w:t xml:space="preserve">5.2.4 </w:t>
            </w:r>
            <w:r w:rsidR="003B0CF8" w:rsidRPr="00267D0F">
              <w:rPr>
                <w:rStyle w:val="Hipervnculo"/>
                <w:rFonts w:ascii="Arial" w:hAnsi="Arial" w:cs="Arial"/>
                <w:noProof/>
                <w:lang w:val="es-CO"/>
              </w:rPr>
              <w:t>Asignación de Presupuesto</w:t>
            </w:r>
            <w:r w:rsidR="003B0CF8">
              <w:rPr>
                <w:noProof/>
                <w:webHidden/>
              </w:rPr>
              <w:tab/>
            </w:r>
            <w:r w:rsidR="003B0CF8">
              <w:rPr>
                <w:noProof/>
                <w:webHidden/>
              </w:rPr>
              <w:fldChar w:fldCharType="begin"/>
            </w:r>
            <w:r w:rsidR="003B0CF8">
              <w:rPr>
                <w:noProof/>
                <w:webHidden/>
              </w:rPr>
              <w:instrText xml:space="preserve"> PAGEREF _Toc333653878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7E07714" w14:textId="3CFE5552" w:rsidR="003B0CF8" w:rsidRDefault="00545FFC" w:rsidP="00014AF3">
          <w:pPr>
            <w:pStyle w:val="TDC3"/>
            <w:tabs>
              <w:tab w:val="right" w:leader="dot" w:pos="8261"/>
            </w:tabs>
            <w:jc w:val="both"/>
            <w:rPr>
              <w:rFonts w:eastAsiaTheme="minorEastAsia"/>
              <w:noProof/>
              <w:lang w:val="es-CO" w:eastAsia="es-CO"/>
            </w:rPr>
          </w:pPr>
          <w:hyperlink w:anchor="_Toc333653879" w:history="1">
            <w:r w:rsidR="003B0CF8" w:rsidRPr="00267D0F">
              <w:rPr>
                <w:rStyle w:val="Hipervnculo"/>
                <w:rFonts w:ascii="Arial" w:hAnsi="Arial"/>
                <w:noProof/>
                <w:lang w:val="es-CO"/>
              </w:rPr>
              <w:t xml:space="preserve">5.2.5 </w:t>
            </w:r>
            <w:r w:rsidR="003B0CF8" w:rsidRPr="00267D0F">
              <w:rPr>
                <w:rStyle w:val="Hipervnculo"/>
                <w:rFonts w:ascii="Arial" w:hAnsi="Arial" w:cs="Arial"/>
                <w:noProof/>
                <w:lang w:val="es-CO"/>
              </w:rPr>
              <w:t>Plan de Contratación</w:t>
            </w:r>
            <w:r w:rsidR="003B0CF8">
              <w:rPr>
                <w:noProof/>
                <w:webHidden/>
              </w:rPr>
              <w:tab/>
            </w:r>
            <w:r w:rsidR="003B0CF8">
              <w:rPr>
                <w:noProof/>
                <w:webHidden/>
              </w:rPr>
              <w:fldChar w:fldCharType="begin"/>
            </w:r>
            <w:r w:rsidR="003B0CF8">
              <w:rPr>
                <w:noProof/>
                <w:webHidden/>
              </w:rPr>
              <w:instrText xml:space="preserve"> PAGEREF _Toc333653879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29451681" w14:textId="041BED1B" w:rsidR="003B0CF8" w:rsidRDefault="00545FFC" w:rsidP="00014AF3">
          <w:pPr>
            <w:pStyle w:val="TDC1"/>
            <w:tabs>
              <w:tab w:val="right" w:leader="dot" w:pos="8261"/>
            </w:tabs>
            <w:jc w:val="both"/>
            <w:rPr>
              <w:rFonts w:eastAsiaTheme="minorEastAsia"/>
              <w:noProof/>
              <w:lang w:val="es-CO" w:eastAsia="es-CO"/>
            </w:rPr>
          </w:pPr>
          <w:hyperlink w:anchor="_Toc333653880" w:history="1">
            <w:r w:rsidR="003B0CF8" w:rsidRPr="00267D0F">
              <w:rPr>
                <w:rStyle w:val="Hipervnculo"/>
                <w:rFonts w:ascii="Arial" w:hAnsi="Arial"/>
                <w:noProof/>
                <w:lang w:val="es-CO"/>
              </w:rPr>
              <w:t>6. Project assessment and control</w:t>
            </w:r>
            <w:r w:rsidR="003B0CF8">
              <w:rPr>
                <w:noProof/>
                <w:webHidden/>
              </w:rPr>
              <w:tab/>
            </w:r>
            <w:r w:rsidR="003B0CF8">
              <w:rPr>
                <w:noProof/>
                <w:webHidden/>
              </w:rPr>
              <w:fldChar w:fldCharType="begin"/>
            </w:r>
            <w:r w:rsidR="003B0CF8">
              <w:rPr>
                <w:noProof/>
                <w:webHidden/>
              </w:rPr>
              <w:instrText xml:space="preserve"> PAGEREF _Toc333653880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A7D1D57" w14:textId="3E63CEC5" w:rsidR="003B0CF8" w:rsidRDefault="00545FFC" w:rsidP="00014AF3">
          <w:pPr>
            <w:pStyle w:val="TDC2"/>
            <w:tabs>
              <w:tab w:val="right" w:leader="dot" w:pos="8261"/>
            </w:tabs>
            <w:jc w:val="both"/>
            <w:rPr>
              <w:rFonts w:eastAsiaTheme="minorEastAsia"/>
              <w:noProof/>
              <w:lang w:val="es-CO" w:eastAsia="es-CO"/>
            </w:rPr>
          </w:pPr>
          <w:hyperlink w:anchor="_Toc333653881" w:history="1">
            <w:r w:rsidR="003B0CF8" w:rsidRPr="00267D0F">
              <w:rPr>
                <w:rStyle w:val="Hipervnculo"/>
                <w:rFonts w:ascii="Arial" w:hAnsi="Arial" w:cs="Arial"/>
                <w:noProof/>
                <w:lang w:val="es-CO"/>
              </w:rPr>
              <w:t>6.1 Plan de Gerencia de Requerimientos</w:t>
            </w:r>
            <w:r w:rsidR="003B0CF8">
              <w:rPr>
                <w:noProof/>
                <w:webHidden/>
              </w:rPr>
              <w:tab/>
            </w:r>
            <w:r w:rsidR="003B0CF8">
              <w:rPr>
                <w:noProof/>
                <w:webHidden/>
              </w:rPr>
              <w:fldChar w:fldCharType="begin"/>
            </w:r>
            <w:r w:rsidR="003B0CF8">
              <w:rPr>
                <w:noProof/>
                <w:webHidden/>
              </w:rPr>
              <w:instrText xml:space="preserve"> PAGEREF _Toc333653881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CDB8194" w14:textId="16002A9E" w:rsidR="003B0CF8" w:rsidRDefault="00545FFC" w:rsidP="00014AF3">
          <w:pPr>
            <w:pStyle w:val="TDC2"/>
            <w:tabs>
              <w:tab w:val="right" w:leader="dot" w:pos="8261"/>
            </w:tabs>
            <w:jc w:val="both"/>
            <w:rPr>
              <w:rFonts w:eastAsiaTheme="minorEastAsia"/>
              <w:noProof/>
              <w:lang w:val="es-CO" w:eastAsia="es-CO"/>
            </w:rPr>
          </w:pPr>
          <w:hyperlink w:anchor="_Toc333653882" w:history="1">
            <w:r w:rsidR="003B0CF8" w:rsidRPr="00267D0F">
              <w:rPr>
                <w:rStyle w:val="Hipervnculo"/>
                <w:rFonts w:ascii="Arial" w:hAnsi="Arial"/>
                <w:noProof/>
                <w:lang w:val="es-CO"/>
              </w:rPr>
              <w:t xml:space="preserve">6.2 </w:t>
            </w:r>
            <w:r w:rsidR="003B0CF8" w:rsidRPr="00267D0F">
              <w:rPr>
                <w:rStyle w:val="Hipervnculo"/>
                <w:rFonts w:ascii="Arial" w:hAnsi="Arial" w:cs="Arial"/>
                <w:noProof/>
                <w:lang w:val="es-CO"/>
              </w:rPr>
              <w:t>Alcance del 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Cambios</w:t>
            </w:r>
            <w:r w:rsidR="003B0CF8">
              <w:rPr>
                <w:noProof/>
                <w:webHidden/>
              </w:rPr>
              <w:tab/>
            </w:r>
            <w:r w:rsidR="003B0CF8">
              <w:rPr>
                <w:noProof/>
                <w:webHidden/>
              </w:rPr>
              <w:fldChar w:fldCharType="begin"/>
            </w:r>
            <w:r w:rsidR="003B0CF8">
              <w:rPr>
                <w:noProof/>
                <w:webHidden/>
              </w:rPr>
              <w:instrText xml:space="preserve"> PAGEREF _Toc333653882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C06BE9D" w14:textId="1F6FBB14" w:rsidR="003B0CF8" w:rsidRDefault="00545FFC" w:rsidP="00014AF3">
          <w:pPr>
            <w:pStyle w:val="TDC2"/>
            <w:tabs>
              <w:tab w:val="right" w:leader="dot" w:pos="8261"/>
            </w:tabs>
            <w:jc w:val="both"/>
            <w:rPr>
              <w:rFonts w:eastAsiaTheme="minorEastAsia"/>
              <w:noProof/>
              <w:lang w:val="es-CO" w:eastAsia="es-CO"/>
            </w:rPr>
          </w:pPr>
          <w:hyperlink w:anchor="_Toc333653883" w:history="1">
            <w:r w:rsidR="003B0CF8" w:rsidRPr="00267D0F">
              <w:rPr>
                <w:rStyle w:val="Hipervnculo"/>
                <w:rFonts w:ascii="Arial" w:hAnsi="Arial"/>
                <w:noProof/>
                <w:lang w:val="es-CO"/>
              </w:rPr>
              <w:t xml:space="preserve">6.3 </w:t>
            </w:r>
            <w:r w:rsidR="003B0CF8" w:rsidRPr="00267D0F">
              <w:rPr>
                <w:rStyle w:val="Hipervnculo"/>
                <w:rFonts w:ascii="Arial" w:hAnsi="Arial" w:cs="Arial"/>
                <w:noProof/>
                <w:lang w:val="es-CO"/>
              </w:rPr>
              <w:t>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Calendario</w:t>
            </w:r>
            <w:r w:rsidR="003B0CF8">
              <w:rPr>
                <w:noProof/>
                <w:webHidden/>
              </w:rPr>
              <w:tab/>
            </w:r>
            <w:r w:rsidR="003B0CF8">
              <w:rPr>
                <w:noProof/>
                <w:webHidden/>
              </w:rPr>
              <w:fldChar w:fldCharType="begin"/>
            </w:r>
            <w:r w:rsidR="003B0CF8">
              <w:rPr>
                <w:noProof/>
                <w:webHidden/>
              </w:rPr>
              <w:instrText xml:space="preserve"> PAGEREF _Toc333653883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9CB818D" w14:textId="1C68B347" w:rsidR="003B0CF8" w:rsidRDefault="00545FFC" w:rsidP="00014AF3">
          <w:pPr>
            <w:pStyle w:val="TDC2"/>
            <w:tabs>
              <w:tab w:val="right" w:leader="dot" w:pos="8261"/>
            </w:tabs>
            <w:jc w:val="both"/>
            <w:rPr>
              <w:rFonts w:eastAsiaTheme="minorEastAsia"/>
              <w:noProof/>
              <w:lang w:val="es-CO" w:eastAsia="es-CO"/>
            </w:rPr>
          </w:pPr>
          <w:hyperlink w:anchor="_Toc333653884" w:history="1">
            <w:r w:rsidR="003B0CF8" w:rsidRPr="00267D0F">
              <w:rPr>
                <w:rStyle w:val="Hipervnculo"/>
                <w:rFonts w:ascii="Arial" w:hAnsi="Arial" w:cs="Arial"/>
                <w:noProof/>
                <w:lang w:val="es-CO"/>
              </w:rPr>
              <w:t>6.4 Plan de Control del Presupuesto</w:t>
            </w:r>
            <w:r w:rsidR="003B0CF8">
              <w:rPr>
                <w:noProof/>
                <w:webHidden/>
              </w:rPr>
              <w:tab/>
            </w:r>
            <w:r w:rsidR="003B0CF8">
              <w:rPr>
                <w:noProof/>
                <w:webHidden/>
              </w:rPr>
              <w:fldChar w:fldCharType="begin"/>
            </w:r>
            <w:r w:rsidR="003B0CF8">
              <w:rPr>
                <w:noProof/>
                <w:webHidden/>
              </w:rPr>
              <w:instrText xml:space="preserve"> PAGEREF _Toc333653884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F35C301" w14:textId="77B2696E" w:rsidR="003B0CF8" w:rsidRDefault="00545FFC" w:rsidP="00014AF3">
          <w:pPr>
            <w:pStyle w:val="TDC2"/>
            <w:tabs>
              <w:tab w:val="right" w:leader="dot" w:pos="8261"/>
            </w:tabs>
            <w:jc w:val="both"/>
            <w:rPr>
              <w:rFonts w:eastAsiaTheme="minorEastAsia"/>
              <w:noProof/>
              <w:lang w:val="es-CO" w:eastAsia="es-CO"/>
            </w:rPr>
          </w:pPr>
          <w:hyperlink w:anchor="_Toc333653885" w:history="1">
            <w:r w:rsidR="003B0CF8" w:rsidRPr="00267D0F">
              <w:rPr>
                <w:rStyle w:val="Hipervnculo"/>
                <w:rFonts w:ascii="Arial" w:hAnsi="Arial" w:cs="Arial"/>
                <w:noProof/>
                <w:lang w:val="es-CO"/>
              </w:rPr>
              <w:t>6.5 Plan de Aseguramiento de Calidad</w:t>
            </w:r>
            <w:r w:rsidR="003B0CF8">
              <w:rPr>
                <w:noProof/>
                <w:webHidden/>
              </w:rPr>
              <w:tab/>
            </w:r>
            <w:r w:rsidR="003B0CF8">
              <w:rPr>
                <w:noProof/>
                <w:webHidden/>
              </w:rPr>
              <w:fldChar w:fldCharType="begin"/>
            </w:r>
            <w:r w:rsidR="003B0CF8">
              <w:rPr>
                <w:noProof/>
                <w:webHidden/>
              </w:rPr>
              <w:instrText xml:space="preserve"> PAGEREF _Toc333653885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2C86F3D4" w14:textId="12839B79" w:rsidR="003B0CF8" w:rsidRDefault="00545FFC" w:rsidP="00014AF3">
          <w:pPr>
            <w:pStyle w:val="TDC2"/>
            <w:tabs>
              <w:tab w:val="right" w:leader="dot" w:pos="8261"/>
            </w:tabs>
            <w:jc w:val="both"/>
            <w:rPr>
              <w:rFonts w:eastAsiaTheme="minorEastAsia"/>
              <w:noProof/>
              <w:lang w:val="es-CO" w:eastAsia="es-CO"/>
            </w:rPr>
          </w:pPr>
          <w:hyperlink w:anchor="_Toc333653886" w:history="1">
            <w:r w:rsidR="003B0CF8" w:rsidRPr="00267D0F">
              <w:rPr>
                <w:rStyle w:val="Hipervnculo"/>
                <w:rFonts w:ascii="Arial" w:hAnsi="Arial"/>
                <w:noProof/>
                <w:lang w:val="es-CO"/>
              </w:rPr>
              <w:t>6.6 Subcontractor management plan</w:t>
            </w:r>
            <w:r w:rsidR="003B0CF8">
              <w:rPr>
                <w:noProof/>
                <w:webHidden/>
              </w:rPr>
              <w:tab/>
            </w:r>
            <w:r w:rsidR="003B0CF8">
              <w:rPr>
                <w:noProof/>
                <w:webHidden/>
              </w:rPr>
              <w:fldChar w:fldCharType="begin"/>
            </w:r>
            <w:r w:rsidR="003B0CF8">
              <w:rPr>
                <w:noProof/>
                <w:webHidden/>
              </w:rPr>
              <w:instrText xml:space="preserve"> PAGEREF _Toc333653886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044C629" w14:textId="5DF023D5" w:rsidR="003B0CF8" w:rsidRDefault="00545FFC" w:rsidP="00014AF3">
          <w:pPr>
            <w:pStyle w:val="TDC2"/>
            <w:tabs>
              <w:tab w:val="right" w:leader="dot" w:pos="8261"/>
            </w:tabs>
            <w:jc w:val="both"/>
            <w:rPr>
              <w:rFonts w:eastAsiaTheme="minorEastAsia"/>
              <w:noProof/>
              <w:lang w:val="es-CO" w:eastAsia="es-CO"/>
            </w:rPr>
          </w:pPr>
          <w:hyperlink w:anchor="_Toc333653887" w:history="1">
            <w:r w:rsidR="003B0CF8" w:rsidRPr="00267D0F">
              <w:rPr>
                <w:rStyle w:val="Hipervnculo"/>
                <w:rFonts w:ascii="Arial" w:hAnsi="Arial"/>
                <w:noProof/>
                <w:lang w:val="es-CO"/>
              </w:rPr>
              <w:t xml:space="preserve">6.7 </w:t>
            </w:r>
            <w:r w:rsidR="003B0CF8" w:rsidRPr="00267D0F">
              <w:rPr>
                <w:rStyle w:val="Hipervnculo"/>
                <w:rFonts w:ascii="Arial" w:hAnsi="Arial" w:cs="Arial"/>
                <w:noProof/>
                <w:lang w:val="es-CO"/>
              </w:rPr>
              <w:t>Plan de Cierre del Proyecto</w:t>
            </w:r>
            <w:r w:rsidR="003B0CF8">
              <w:rPr>
                <w:noProof/>
                <w:webHidden/>
              </w:rPr>
              <w:tab/>
            </w:r>
            <w:r w:rsidR="003B0CF8">
              <w:rPr>
                <w:noProof/>
                <w:webHidden/>
              </w:rPr>
              <w:fldChar w:fldCharType="begin"/>
            </w:r>
            <w:r w:rsidR="003B0CF8">
              <w:rPr>
                <w:noProof/>
                <w:webHidden/>
              </w:rPr>
              <w:instrText xml:space="preserve"> PAGEREF _Toc333653887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7972EAEF" w14:textId="609B8907" w:rsidR="003B0CF8" w:rsidRDefault="00545FFC" w:rsidP="00014AF3">
          <w:pPr>
            <w:pStyle w:val="TDC1"/>
            <w:tabs>
              <w:tab w:val="right" w:leader="dot" w:pos="8261"/>
            </w:tabs>
            <w:jc w:val="both"/>
            <w:rPr>
              <w:rFonts w:eastAsiaTheme="minorEastAsia"/>
              <w:noProof/>
              <w:lang w:val="es-CO" w:eastAsia="es-CO"/>
            </w:rPr>
          </w:pPr>
          <w:hyperlink w:anchor="_Toc333653888" w:history="1">
            <w:r w:rsidR="003B0CF8" w:rsidRPr="00267D0F">
              <w:rPr>
                <w:rStyle w:val="Hipervnculo"/>
                <w:rFonts w:ascii="Arial" w:hAnsi="Arial"/>
                <w:noProof/>
              </w:rPr>
              <w:t xml:space="preserve">7. </w:t>
            </w:r>
            <w:r w:rsidR="003B0CF8" w:rsidRPr="00267D0F">
              <w:rPr>
                <w:rStyle w:val="Hipervnculo"/>
                <w:rFonts w:ascii="Arial" w:hAnsi="Arial"/>
                <w:noProof/>
                <w:lang w:val="es-CO"/>
              </w:rPr>
              <w:t>Entrega del Producto</w:t>
            </w:r>
            <w:r w:rsidR="003B0CF8">
              <w:rPr>
                <w:noProof/>
                <w:webHidden/>
              </w:rPr>
              <w:tab/>
            </w:r>
            <w:r w:rsidR="003B0CF8">
              <w:rPr>
                <w:noProof/>
                <w:webHidden/>
              </w:rPr>
              <w:fldChar w:fldCharType="begin"/>
            </w:r>
            <w:r w:rsidR="003B0CF8">
              <w:rPr>
                <w:noProof/>
                <w:webHidden/>
              </w:rPr>
              <w:instrText xml:space="preserve"> PAGEREF _Toc333653888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48ABBD13" w14:textId="49E4CBE7" w:rsidR="003B0CF8" w:rsidRDefault="00545FFC" w:rsidP="00014AF3">
          <w:pPr>
            <w:pStyle w:val="TDC1"/>
            <w:tabs>
              <w:tab w:val="right" w:leader="dot" w:pos="8261"/>
            </w:tabs>
            <w:jc w:val="both"/>
            <w:rPr>
              <w:rFonts w:eastAsiaTheme="minorEastAsia"/>
              <w:noProof/>
              <w:lang w:val="es-CO" w:eastAsia="es-CO"/>
            </w:rPr>
          </w:pPr>
          <w:hyperlink w:anchor="_Toc333653889" w:history="1">
            <w:r w:rsidR="003B0CF8" w:rsidRPr="00267D0F">
              <w:rPr>
                <w:rStyle w:val="Hipervnculo"/>
                <w:rFonts w:ascii="Arial" w:hAnsi="Arial"/>
                <w:noProof/>
                <w:lang w:val="en-US"/>
              </w:rPr>
              <w:t>8. Supporting process plans</w:t>
            </w:r>
            <w:r w:rsidR="003B0CF8">
              <w:rPr>
                <w:noProof/>
                <w:webHidden/>
              </w:rPr>
              <w:tab/>
            </w:r>
            <w:r w:rsidR="003B0CF8">
              <w:rPr>
                <w:noProof/>
                <w:webHidden/>
              </w:rPr>
              <w:fldChar w:fldCharType="begin"/>
            </w:r>
            <w:r w:rsidR="003B0CF8">
              <w:rPr>
                <w:noProof/>
                <w:webHidden/>
              </w:rPr>
              <w:instrText xml:space="preserve"> PAGEREF _Toc333653889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7F814B41" w14:textId="696F2825" w:rsidR="003B0CF8" w:rsidRDefault="00545FFC" w:rsidP="00014AF3">
          <w:pPr>
            <w:pStyle w:val="TDC2"/>
            <w:tabs>
              <w:tab w:val="right" w:leader="dot" w:pos="8261"/>
            </w:tabs>
            <w:jc w:val="both"/>
            <w:rPr>
              <w:rFonts w:eastAsiaTheme="minorEastAsia"/>
              <w:noProof/>
              <w:lang w:val="es-CO" w:eastAsia="es-CO"/>
            </w:rPr>
          </w:pPr>
          <w:hyperlink w:anchor="_Toc333653890" w:history="1">
            <w:r w:rsidR="003B0CF8" w:rsidRPr="00267D0F">
              <w:rPr>
                <w:rStyle w:val="Hipervnculo"/>
                <w:rFonts w:ascii="Arial" w:hAnsi="Arial" w:cs="Arial"/>
                <w:noProof/>
                <w:lang w:val="en-US"/>
              </w:rPr>
              <w:t>8.1 Project supervision and work environment</w:t>
            </w:r>
            <w:r w:rsidR="003B0CF8">
              <w:rPr>
                <w:noProof/>
                <w:webHidden/>
              </w:rPr>
              <w:tab/>
            </w:r>
            <w:r w:rsidR="003B0CF8">
              <w:rPr>
                <w:noProof/>
                <w:webHidden/>
              </w:rPr>
              <w:fldChar w:fldCharType="begin"/>
            </w:r>
            <w:r w:rsidR="003B0CF8">
              <w:rPr>
                <w:noProof/>
                <w:webHidden/>
              </w:rPr>
              <w:instrText xml:space="preserve"> PAGEREF _Toc333653890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1E30F626" w14:textId="6863FB5D" w:rsidR="003B0CF8" w:rsidRDefault="00545FFC" w:rsidP="00014AF3">
          <w:pPr>
            <w:pStyle w:val="TDC2"/>
            <w:tabs>
              <w:tab w:val="right" w:leader="dot" w:pos="8261"/>
            </w:tabs>
            <w:jc w:val="both"/>
            <w:rPr>
              <w:rFonts w:eastAsiaTheme="minorEastAsia"/>
              <w:noProof/>
              <w:lang w:val="es-CO" w:eastAsia="es-CO"/>
            </w:rPr>
          </w:pPr>
          <w:hyperlink w:anchor="_Toc333653891" w:history="1">
            <w:r w:rsidR="003B0CF8" w:rsidRPr="00267D0F">
              <w:rPr>
                <w:rStyle w:val="Hipervnculo"/>
                <w:rFonts w:ascii="Arial" w:hAnsi="Arial"/>
                <w:noProof/>
                <w:lang w:val="es-CO"/>
              </w:rPr>
              <w:t>8.2 Decision Management</w:t>
            </w:r>
            <w:r w:rsidR="003B0CF8">
              <w:rPr>
                <w:noProof/>
                <w:webHidden/>
              </w:rPr>
              <w:tab/>
            </w:r>
            <w:r w:rsidR="003B0CF8">
              <w:rPr>
                <w:noProof/>
                <w:webHidden/>
              </w:rPr>
              <w:fldChar w:fldCharType="begin"/>
            </w:r>
            <w:r w:rsidR="003B0CF8">
              <w:rPr>
                <w:noProof/>
                <w:webHidden/>
              </w:rPr>
              <w:instrText xml:space="preserve"> PAGEREF _Toc333653891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575FDB42" w14:textId="5EAF1C83" w:rsidR="003B0CF8" w:rsidRDefault="00545FFC" w:rsidP="00014AF3">
          <w:pPr>
            <w:pStyle w:val="TDC2"/>
            <w:tabs>
              <w:tab w:val="right" w:leader="dot" w:pos="8261"/>
            </w:tabs>
            <w:jc w:val="both"/>
            <w:rPr>
              <w:rFonts w:eastAsiaTheme="minorEastAsia"/>
              <w:noProof/>
              <w:lang w:val="es-CO" w:eastAsia="es-CO"/>
            </w:rPr>
          </w:pPr>
          <w:hyperlink w:anchor="_Toc333653892" w:history="1">
            <w:r w:rsidR="003B0CF8" w:rsidRPr="00267D0F">
              <w:rPr>
                <w:rStyle w:val="Hipervnculo"/>
                <w:rFonts w:ascii="Arial" w:hAnsi="Arial"/>
                <w:noProof/>
                <w:lang w:val="es-CO"/>
              </w:rPr>
              <w:t xml:space="preserve">8.3 </w:t>
            </w:r>
            <w:r w:rsidR="003B0CF8" w:rsidRPr="00267D0F">
              <w:rPr>
                <w:rStyle w:val="Hipervnculo"/>
                <w:rFonts w:ascii="Arial" w:hAnsi="Arial" w:cs="Arial"/>
                <w:noProof/>
                <w:lang w:val="es-CO"/>
              </w:rPr>
              <w:t>Gerencia de Riesgos</w:t>
            </w:r>
            <w:r w:rsidR="003B0CF8">
              <w:rPr>
                <w:noProof/>
                <w:webHidden/>
              </w:rPr>
              <w:tab/>
            </w:r>
            <w:r w:rsidR="003B0CF8">
              <w:rPr>
                <w:noProof/>
                <w:webHidden/>
              </w:rPr>
              <w:fldChar w:fldCharType="begin"/>
            </w:r>
            <w:r w:rsidR="003B0CF8">
              <w:rPr>
                <w:noProof/>
                <w:webHidden/>
              </w:rPr>
              <w:instrText xml:space="preserve"> PAGEREF _Toc333653892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6B4972" w14:textId="7EE5C5D9" w:rsidR="003B0CF8" w:rsidRDefault="00545FFC" w:rsidP="00014AF3">
          <w:pPr>
            <w:pStyle w:val="TDC2"/>
            <w:tabs>
              <w:tab w:val="right" w:leader="dot" w:pos="8261"/>
            </w:tabs>
            <w:jc w:val="both"/>
            <w:rPr>
              <w:rFonts w:eastAsiaTheme="minorEastAsia"/>
              <w:noProof/>
              <w:lang w:val="es-CO" w:eastAsia="es-CO"/>
            </w:rPr>
          </w:pPr>
          <w:hyperlink w:anchor="_Toc333653893" w:history="1">
            <w:r w:rsidR="003B0CF8" w:rsidRPr="00267D0F">
              <w:rPr>
                <w:rStyle w:val="Hipervnculo"/>
                <w:rFonts w:ascii="Arial" w:hAnsi="Arial"/>
                <w:noProof/>
                <w:lang w:val="es-CO"/>
              </w:rPr>
              <w:t xml:space="preserve">8.4 </w:t>
            </w:r>
            <w:r w:rsidR="003B0CF8" w:rsidRPr="00267D0F">
              <w:rPr>
                <w:rStyle w:val="Hipervnculo"/>
                <w:rFonts w:ascii="Arial" w:hAnsi="Arial" w:cs="Arial"/>
                <w:noProof/>
                <w:lang w:val="es-CO"/>
              </w:rPr>
              <w:t>Gerencia de Configuración</w:t>
            </w:r>
            <w:r w:rsidR="003B0CF8">
              <w:rPr>
                <w:noProof/>
                <w:webHidden/>
              </w:rPr>
              <w:tab/>
            </w:r>
            <w:r w:rsidR="003B0CF8">
              <w:rPr>
                <w:noProof/>
                <w:webHidden/>
              </w:rPr>
              <w:fldChar w:fldCharType="begin"/>
            </w:r>
            <w:r w:rsidR="003B0CF8">
              <w:rPr>
                <w:noProof/>
                <w:webHidden/>
              </w:rPr>
              <w:instrText xml:space="preserve"> PAGEREF _Toc333653893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5ED656C" w14:textId="4FE40420" w:rsidR="003B0CF8" w:rsidRDefault="00545FFC" w:rsidP="00014AF3">
          <w:pPr>
            <w:pStyle w:val="TDC2"/>
            <w:tabs>
              <w:tab w:val="right" w:leader="dot" w:pos="8261"/>
            </w:tabs>
            <w:jc w:val="both"/>
            <w:rPr>
              <w:rFonts w:eastAsiaTheme="minorEastAsia"/>
              <w:noProof/>
              <w:lang w:val="es-CO" w:eastAsia="es-CO"/>
            </w:rPr>
          </w:pPr>
          <w:hyperlink w:anchor="_Toc333653894" w:history="1">
            <w:r w:rsidR="003B0CF8" w:rsidRPr="00267D0F">
              <w:rPr>
                <w:rStyle w:val="Hipervnculo"/>
                <w:rFonts w:ascii="Arial" w:hAnsi="Arial"/>
                <w:noProof/>
              </w:rPr>
              <w:t xml:space="preserve">8.5 </w:t>
            </w:r>
            <w:r w:rsidR="003B0CF8" w:rsidRPr="00267D0F">
              <w:rPr>
                <w:rStyle w:val="Hipervnculo"/>
                <w:rFonts w:ascii="Arial" w:hAnsi="Arial" w:cs="Arial"/>
                <w:noProof/>
                <w:lang w:val="es-CO"/>
              </w:rPr>
              <w:t>Gerencia de la Información</w:t>
            </w:r>
            <w:r w:rsidR="003B0CF8">
              <w:rPr>
                <w:noProof/>
                <w:webHidden/>
              </w:rPr>
              <w:tab/>
            </w:r>
            <w:r w:rsidR="003B0CF8">
              <w:rPr>
                <w:noProof/>
                <w:webHidden/>
              </w:rPr>
              <w:fldChar w:fldCharType="begin"/>
            </w:r>
            <w:r w:rsidR="003B0CF8">
              <w:rPr>
                <w:noProof/>
                <w:webHidden/>
              </w:rPr>
              <w:instrText xml:space="preserve"> PAGEREF _Toc333653894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4F588CE4" w14:textId="797F27D9" w:rsidR="003B0CF8" w:rsidRDefault="00545FFC" w:rsidP="00014AF3">
          <w:pPr>
            <w:pStyle w:val="TDC3"/>
            <w:tabs>
              <w:tab w:val="right" w:leader="dot" w:pos="8261"/>
            </w:tabs>
            <w:jc w:val="both"/>
            <w:rPr>
              <w:rFonts w:eastAsiaTheme="minorEastAsia"/>
              <w:noProof/>
              <w:lang w:val="es-CO" w:eastAsia="es-CO"/>
            </w:rPr>
          </w:pPr>
          <w:hyperlink w:anchor="_Toc333653895" w:history="1">
            <w:r w:rsidR="003B0CF8" w:rsidRPr="00267D0F">
              <w:rPr>
                <w:rStyle w:val="Hipervnculo"/>
                <w:rFonts w:ascii="Arial" w:hAnsi="Arial"/>
                <w:noProof/>
                <w:lang w:val="es-CO"/>
              </w:rPr>
              <w:t xml:space="preserve">8.5.1 </w:t>
            </w:r>
            <w:r w:rsidR="003B0CF8" w:rsidRPr="00267D0F">
              <w:rPr>
                <w:rStyle w:val="Hipervnculo"/>
                <w:rFonts w:ascii="Arial" w:hAnsi="Arial" w:cs="Arial"/>
                <w:noProof/>
              </w:rPr>
              <w:t>Documentation Plan</w:t>
            </w:r>
            <w:r w:rsidR="003B0CF8" w:rsidRPr="00267D0F">
              <w:rPr>
                <w:rStyle w:val="Hipervnculo"/>
                <w:rFonts w:ascii="Arial" w:hAnsi="Arial" w:cs="Arial"/>
                <w:noProof/>
                <w:lang w:val="es-CO"/>
              </w:rPr>
              <w:t>Documentación</w:t>
            </w:r>
            <w:r w:rsidR="003B0CF8">
              <w:rPr>
                <w:noProof/>
                <w:webHidden/>
              </w:rPr>
              <w:tab/>
            </w:r>
            <w:r w:rsidR="003B0CF8">
              <w:rPr>
                <w:noProof/>
                <w:webHidden/>
              </w:rPr>
              <w:fldChar w:fldCharType="begin"/>
            </w:r>
            <w:r w:rsidR="003B0CF8">
              <w:rPr>
                <w:noProof/>
                <w:webHidden/>
              </w:rPr>
              <w:instrText xml:space="preserve"> PAGEREF _Toc333653895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21EA90" w14:textId="1E28A313" w:rsidR="003B0CF8" w:rsidRDefault="00545FFC" w:rsidP="00014AF3">
          <w:pPr>
            <w:pStyle w:val="TDC3"/>
            <w:tabs>
              <w:tab w:val="right" w:leader="dot" w:pos="8261"/>
            </w:tabs>
            <w:jc w:val="both"/>
            <w:rPr>
              <w:rFonts w:eastAsiaTheme="minorEastAsia"/>
              <w:noProof/>
              <w:lang w:val="es-CO" w:eastAsia="es-CO"/>
            </w:rPr>
          </w:pPr>
          <w:hyperlink w:anchor="_Toc333653896" w:history="1">
            <w:r w:rsidR="003B0CF8" w:rsidRPr="00267D0F">
              <w:rPr>
                <w:rStyle w:val="Hipervnculo"/>
                <w:rFonts w:ascii="Arial" w:hAnsi="Arial"/>
                <w:noProof/>
                <w:lang w:val="es-CO"/>
              </w:rPr>
              <w:t xml:space="preserve">8.5.2 </w:t>
            </w:r>
            <w:r w:rsidR="003B0CF8" w:rsidRPr="00267D0F">
              <w:rPr>
                <w:rStyle w:val="Hipervnculo"/>
                <w:rFonts w:ascii="Arial" w:hAnsi="Arial" w:cs="Arial"/>
                <w:noProof/>
                <w:lang w:val="es-CO"/>
              </w:rPr>
              <w:t>Comunicación y Publicidad</w:t>
            </w:r>
            <w:r w:rsidR="003B0CF8">
              <w:rPr>
                <w:noProof/>
                <w:webHidden/>
              </w:rPr>
              <w:tab/>
            </w:r>
            <w:r w:rsidR="003B0CF8">
              <w:rPr>
                <w:noProof/>
                <w:webHidden/>
              </w:rPr>
              <w:fldChar w:fldCharType="begin"/>
            </w:r>
            <w:r w:rsidR="003B0CF8">
              <w:rPr>
                <w:noProof/>
                <w:webHidden/>
              </w:rPr>
              <w:instrText xml:space="preserve"> PAGEREF _Toc333653896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73040BA" w14:textId="1804D178" w:rsidR="003B0CF8" w:rsidRDefault="00545FFC" w:rsidP="00014AF3">
          <w:pPr>
            <w:pStyle w:val="TDC2"/>
            <w:tabs>
              <w:tab w:val="right" w:leader="dot" w:pos="8261"/>
            </w:tabs>
            <w:jc w:val="both"/>
            <w:rPr>
              <w:rFonts w:eastAsiaTheme="minorEastAsia"/>
              <w:noProof/>
              <w:lang w:val="es-CO" w:eastAsia="es-CO"/>
            </w:rPr>
          </w:pPr>
          <w:hyperlink w:anchor="_Toc333653897" w:history="1">
            <w:r w:rsidR="003B0CF8" w:rsidRPr="00267D0F">
              <w:rPr>
                <w:rStyle w:val="Hipervnculo"/>
                <w:rFonts w:ascii="Arial" w:hAnsi="Arial"/>
                <w:noProof/>
                <w:lang w:val="es-CO"/>
              </w:rPr>
              <w:t xml:space="preserve">8.6 </w:t>
            </w:r>
            <w:r w:rsidR="003B0CF8" w:rsidRPr="00267D0F">
              <w:rPr>
                <w:rStyle w:val="Hipervnculo"/>
                <w:rFonts w:ascii="Arial" w:hAnsi="Arial" w:cs="Arial"/>
                <w:noProof/>
                <w:lang w:val="es-CO"/>
              </w:rPr>
              <w:t>Aseguramiento de la Calidad</w:t>
            </w:r>
            <w:r w:rsidR="003B0CF8">
              <w:rPr>
                <w:noProof/>
                <w:webHidden/>
              </w:rPr>
              <w:tab/>
            </w:r>
            <w:r w:rsidR="003B0CF8">
              <w:rPr>
                <w:noProof/>
                <w:webHidden/>
              </w:rPr>
              <w:fldChar w:fldCharType="begin"/>
            </w:r>
            <w:r w:rsidR="003B0CF8">
              <w:rPr>
                <w:noProof/>
                <w:webHidden/>
              </w:rPr>
              <w:instrText xml:space="preserve"> PAGEREF _Toc333653897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12FCBB4" w14:textId="0BE4999A" w:rsidR="003B0CF8" w:rsidRDefault="00545FFC" w:rsidP="00014AF3">
          <w:pPr>
            <w:pStyle w:val="TDC2"/>
            <w:tabs>
              <w:tab w:val="right" w:leader="dot" w:pos="8261"/>
            </w:tabs>
            <w:jc w:val="both"/>
            <w:rPr>
              <w:rFonts w:eastAsiaTheme="minorEastAsia"/>
              <w:noProof/>
              <w:lang w:val="es-CO" w:eastAsia="es-CO"/>
            </w:rPr>
          </w:pPr>
          <w:hyperlink w:anchor="_Toc333653898" w:history="1">
            <w:r w:rsidR="003B0CF8" w:rsidRPr="00267D0F">
              <w:rPr>
                <w:rStyle w:val="Hipervnculo"/>
                <w:rFonts w:ascii="Arial" w:hAnsi="Arial"/>
                <w:noProof/>
                <w:lang w:val="es-CO"/>
              </w:rPr>
              <w:t xml:space="preserve">8.7 </w:t>
            </w:r>
            <w:r w:rsidR="003B0CF8" w:rsidRPr="00267D0F">
              <w:rPr>
                <w:rStyle w:val="Hipervnculo"/>
                <w:rFonts w:ascii="Arial" w:hAnsi="Arial" w:cs="Arial"/>
                <w:noProof/>
                <w:lang w:val="es-CO"/>
              </w:rPr>
              <w:t>Medición</w:t>
            </w:r>
            <w:r w:rsidR="003B0CF8">
              <w:rPr>
                <w:noProof/>
                <w:webHidden/>
              </w:rPr>
              <w:tab/>
            </w:r>
            <w:r w:rsidR="003B0CF8">
              <w:rPr>
                <w:noProof/>
                <w:webHidden/>
              </w:rPr>
              <w:fldChar w:fldCharType="begin"/>
            </w:r>
            <w:r w:rsidR="003B0CF8">
              <w:rPr>
                <w:noProof/>
                <w:webHidden/>
              </w:rPr>
              <w:instrText xml:space="preserve"> PAGEREF _Toc333653898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1A691B5" w14:textId="5BE5547A" w:rsidR="003B0CF8" w:rsidRDefault="00545FFC" w:rsidP="00014AF3">
          <w:pPr>
            <w:pStyle w:val="TDC2"/>
            <w:tabs>
              <w:tab w:val="right" w:leader="dot" w:pos="8261"/>
            </w:tabs>
            <w:jc w:val="both"/>
            <w:rPr>
              <w:rFonts w:eastAsiaTheme="minorEastAsia"/>
              <w:noProof/>
              <w:lang w:val="es-CO" w:eastAsia="es-CO"/>
            </w:rPr>
          </w:pPr>
          <w:hyperlink w:anchor="_Toc333653899" w:history="1">
            <w:r w:rsidR="003B0CF8" w:rsidRPr="00267D0F">
              <w:rPr>
                <w:rStyle w:val="Hipervnculo"/>
                <w:rFonts w:ascii="Arial" w:hAnsi="Arial"/>
                <w:noProof/>
                <w:lang w:val="es-CO"/>
              </w:rPr>
              <w:t>8.8 Reviews and audits</w:t>
            </w:r>
            <w:r w:rsidR="003B0CF8">
              <w:rPr>
                <w:noProof/>
                <w:webHidden/>
              </w:rPr>
              <w:tab/>
            </w:r>
            <w:r w:rsidR="003B0CF8">
              <w:rPr>
                <w:noProof/>
                <w:webHidden/>
              </w:rPr>
              <w:fldChar w:fldCharType="begin"/>
            </w:r>
            <w:r w:rsidR="003B0CF8">
              <w:rPr>
                <w:noProof/>
                <w:webHidden/>
              </w:rPr>
              <w:instrText xml:space="preserve"> PAGEREF _Toc333653899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E309403" w14:textId="07E6BA9E" w:rsidR="003B0CF8" w:rsidRDefault="00545FFC" w:rsidP="00014AF3">
          <w:pPr>
            <w:pStyle w:val="TDC2"/>
            <w:tabs>
              <w:tab w:val="right" w:leader="dot" w:pos="8261"/>
            </w:tabs>
            <w:jc w:val="both"/>
            <w:rPr>
              <w:rFonts w:eastAsiaTheme="minorEastAsia"/>
              <w:noProof/>
              <w:lang w:val="es-CO" w:eastAsia="es-CO"/>
            </w:rPr>
          </w:pPr>
          <w:hyperlink w:anchor="_Toc333653900" w:history="1">
            <w:r w:rsidR="003B0CF8" w:rsidRPr="00267D0F">
              <w:rPr>
                <w:rStyle w:val="Hipervnculo"/>
                <w:rFonts w:ascii="Arial" w:hAnsi="Arial"/>
                <w:noProof/>
                <w:lang w:val="es-CO"/>
              </w:rPr>
              <w:t xml:space="preserve">8.9 </w:t>
            </w:r>
            <w:r w:rsidR="003B0CF8" w:rsidRPr="00267D0F">
              <w:rPr>
                <w:rStyle w:val="Hipervnculo"/>
                <w:rFonts w:ascii="Arial" w:hAnsi="Arial" w:cs="Arial"/>
                <w:noProof/>
                <w:lang w:val="es-CO"/>
              </w:rPr>
              <w:t>Verificación y Validación</w:t>
            </w:r>
            <w:r w:rsidR="003B0CF8">
              <w:rPr>
                <w:noProof/>
                <w:webHidden/>
              </w:rPr>
              <w:tab/>
            </w:r>
            <w:r w:rsidR="003B0CF8">
              <w:rPr>
                <w:noProof/>
                <w:webHidden/>
              </w:rPr>
              <w:fldChar w:fldCharType="begin"/>
            </w:r>
            <w:r w:rsidR="003B0CF8">
              <w:rPr>
                <w:noProof/>
                <w:webHidden/>
              </w:rPr>
              <w:instrText xml:space="preserve"> PAGEREF _Toc333653900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68AB06F6" w14:textId="39920143" w:rsidR="003B0CF8" w:rsidRDefault="00545FFC" w:rsidP="00014AF3">
          <w:pPr>
            <w:pStyle w:val="TDC1"/>
            <w:tabs>
              <w:tab w:val="right" w:leader="dot" w:pos="8261"/>
            </w:tabs>
            <w:jc w:val="both"/>
            <w:rPr>
              <w:rFonts w:eastAsiaTheme="minorEastAsia"/>
              <w:noProof/>
              <w:lang w:val="es-CO" w:eastAsia="es-CO"/>
            </w:rPr>
          </w:pPr>
          <w:hyperlink w:anchor="_Toc333653901" w:history="1">
            <w:r w:rsidR="003B0CF8" w:rsidRPr="00267D0F">
              <w:rPr>
                <w:rStyle w:val="Hipervnculo"/>
                <w:rFonts w:ascii="Arial" w:hAnsi="Arial"/>
                <w:noProof/>
                <w:lang w:val="es-CO"/>
              </w:rPr>
              <w:t>9. Additional plans</w:t>
            </w:r>
            <w:r w:rsidR="003B0CF8">
              <w:rPr>
                <w:noProof/>
                <w:webHidden/>
              </w:rPr>
              <w:tab/>
            </w:r>
            <w:r w:rsidR="003B0CF8">
              <w:rPr>
                <w:noProof/>
                <w:webHidden/>
              </w:rPr>
              <w:fldChar w:fldCharType="begin"/>
            </w:r>
            <w:r w:rsidR="003B0CF8">
              <w:rPr>
                <w:noProof/>
                <w:webHidden/>
              </w:rPr>
              <w:instrText xml:space="preserve"> PAGEREF _Toc333653901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0436FD56" w14:textId="31473438" w:rsidR="003B0CF8" w:rsidRDefault="00545FFC" w:rsidP="00014AF3">
          <w:pPr>
            <w:pStyle w:val="TDC1"/>
            <w:tabs>
              <w:tab w:val="right" w:leader="dot" w:pos="8261"/>
            </w:tabs>
            <w:jc w:val="both"/>
            <w:rPr>
              <w:rFonts w:eastAsiaTheme="minorEastAsia"/>
              <w:noProof/>
              <w:lang w:val="es-CO" w:eastAsia="es-CO"/>
            </w:rPr>
          </w:pPr>
          <w:hyperlink w:anchor="_Toc333653902" w:history="1">
            <w:r w:rsidR="003B0CF8" w:rsidRPr="00267D0F">
              <w:rPr>
                <w:rStyle w:val="Hipervnculo"/>
                <w:rFonts w:ascii="Arial" w:hAnsi="Arial"/>
                <w:noProof/>
                <w:lang w:val="es-CO"/>
              </w:rPr>
              <w:t>10. Annexes</w:t>
            </w:r>
            <w:r w:rsidR="003B0CF8">
              <w:rPr>
                <w:noProof/>
                <w:webHidden/>
              </w:rPr>
              <w:tab/>
            </w:r>
            <w:r w:rsidR="003B0CF8">
              <w:rPr>
                <w:noProof/>
                <w:webHidden/>
              </w:rPr>
              <w:fldChar w:fldCharType="begin"/>
            </w:r>
            <w:r w:rsidR="003B0CF8">
              <w:rPr>
                <w:noProof/>
                <w:webHidden/>
              </w:rPr>
              <w:instrText xml:space="preserve"> PAGEREF _Toc333653902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CA18A48" w14:textId="13AB09C2" w:rsidR="003B0CF8" w:rsidRDefault="00545FFC" w:rsidP="00014AF3">
          <w:pPr>
            <w:pStyle w:val="TDC1"/>
            <w:tabs>
              <w:tab w:val="right" w:leader="dot" w:pos="8261"/>
            </w:tabs>
            <w:jc w:val="both"/>
            <w:rPr>
              <w:rFonts w:eastAsiaTheme="minorEastAsia"/>
              <w:noProof/>
              <w:lang w:val="es-CO" w:eastAsia="es-CO"/>
            </w:rPr>
          </w:pPr>
          <w:hyperlink w:anchor="_Toc333653903" w:history="1">
            <w:r w:rsidR="003B0CF8" w:rsidRPr="00267D0F">
              <w:rPr>
                <w:rStyle w:val="Hipervnculo"/>
                <w:rFonts w:ascii="Arial" w:hAnsi="Arial"/>
                <w:noProof/>
                <w:lang w:val="es-CO"/>
              </w:rPr>
              <w:t>11. Index</w:t>
            </w:r>
            <w:r w:rsidR="003B0CF8">
              <w:rPr>
                <w:noProof/>
                <w:webHidden/>
              </w:rPr>
              <w:tab/>
            </w:r>
            <w:r w:rsidR="003B0CF8">
              <w:rPr>
                <w:noProof/>
                <w:webHidden/>
              </w:rPr>
              <w:fldChar w:fldCharType="begin"/>
            </w:r>
            <w:r w:rsidR="003B0CF8">
              <w:rPr>
                <w:noProof/>
                <w:webHidden/>
              </w:rPr>
              <w:instrText xml:space="preserve"> PAGEREF _Toc333653903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7C1C347" w14:textId="77777777" w:rsidR="00CB37B2" w:rsidRPr="00595763" w:rsidRDefault="00BF46F9" w:rsidP="00014AF3">
          <w:pPr>
            <w:jc w:val="both"/>
            <w:rPr>
              <w:rFonts w:ascii="Arial" w:hAnsi="Arial"/>
              <w:lang w:val="es-CO"/>
            </w:rPr>
          </w:pPr>
          <w:r w:rsidRPr="00595763">
            <w:rPr>
              <w:rFonts w:ascii="Arial" w:hAnsi="Arial"/>
              <w:lang w:val="es-CO"/>
            </w:rPr>
            <w:fldChar w:fldCharType="end"/>
          </w:r>
        </w:p>
      </w:sdtContent>
    </w:sdt>
    <w:p w14:paraId="6F6D518F"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4FDEC1D3" w14:textId="3CCB7440" w:rsidR="00A460BF" w:rsidRPr="00595763" w:rsidRDefault="002A2173" w:rsidP="00014AF3">
      <w:pPr>
        <w:pStyle w:val="Ttulo1"/>
        <w:jc w:val="both"/>
        <w:rPr>
          <w:rFonts w:ascii="Arial" w:hAnsi="Arial"/>
          <w:lang w:val="es-CO"/>
        </w:rPr>
      </w:pPr>
      <w:bookmarkStart w:id="3" w:name="_Toc333653847"/>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3"/>
      <w:r w:rsidR="00D9745F" w:rsidRPr="00D53C37">
        <w:rPr>
          <w:rFonts w:ascii="Arial" w:hAnsi="Arial"/>
          <w:lang w:val="es-CO"/>
        </w:rPr>
        <w:tab/>
      </w:r>
    </w:p>
    <w:p w14:paraId="2FBEA4A1" w14:textId="4C357294" w:rsidR="00D9745F" w:rsidRPr="00595763" w:rsidRDefault="00A460BF" w:rsidP="00014AF3">
      <w:pPr>
        <w:pStyle w:val="Tabladeilustraciones"/>
        <w:tabs>
          <w:tab w:val="right" w:pos="8261"/>
        </w:tabs>
        <w:jc w:val="both"/>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ipervnculo"/>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014AF3">
      <w:pPr>
        <w:pStyle w:val="Ttulo1"/>
        <w:jc w:val="both"/>
        <w:rPr>
          <w:rFonts w:ascii="Arial" w:hAnsi="Arial"/>
          <w:lang w:val="es-CO"/>
        </w:rPr>
      </w:pPr>
      <w:bookmarkStart w:id="4" w:name="_Toc333653848"/>
      <w:r>
        <w:rPr>
          <w:rFonts w:ascii="Arial" w:hAnsi="Arial"/>
          <w:lang w:val="es-CO"/>
        </w:rPr>
        <w:lastRenderedPageBreak/>
        <w:t>Lista de Tablas</w:t>
      </w:r>
      <w:bookmarkEnd w:id="4"/>
      <w:r w:rsidR="00D9745F" w:rsidRPr="00D53C37">
        <w:rPr>
          <w:rFonts w:ascii="Arial" w:hAnsi="Arial"/>
          <w:lang w:val="es-CO"/>
        </w:rPr>
        <w:tab/>
      </w:r>
    </w:p>
    <w:p w14:paraId="62C1E005" w14:textId="358CC101" w:rsidR="00627816" w:rsidRPr="00595763" w:rsidRDefault="00195582" w:rsidP="00014AF3">
      <w:pPr>
        <w:jc w:val="both"/>
        <w:rPr>
          <w:lang w:val="es-CO"/>
        </w:rPr>
      </w:pPr>
      <w:r w:rsidRPr="00595763">
        <w:rPr>
          <w:rFonts w:ascii="Arial" w:hAnsi="Arial"/>
          <w:lang w:val="es-CO"/>
        </w:rPr>
        <w:t xml:space="preserve">1. </w:t>
      </w:r>
    </w:p>
    <w:p w14:paraId="42BBFD1A" w14:textId="3979689D"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14:paraId="3C12C536"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014AF3">
      <w:pPr>
        <w:pStyle w:val="Ttulo1"/>
        <w:jc w:val="both"/>
        <w:rPr>
          <w:rFonts w:ascii="Arial" w:hAnsi="Arial"/>
          <w:lang w:val="es-CO"/>
        </w:rPr>
      </w:pPr>
      <w:bookmarkStart w:id="5" w:name="_Toc333653849"/>
      <w:r w:rsidRPr="00D53C37">
        <w:rPr>
          <w:rFonts w:ascii="Arial" w:hAnsi="Arial" w:cs="Arial"/>
          <w:lang w:val="es-CO"/>
        </w:rPr>
        <w:lastRenderedPageBreak/>
        <w:t>1.</w:t>
      </w:r>
      <w:r>
        <w:rPr>
          <w:rFonts w:ascii="Arial" w:hAnsi="Arial" w:cs="Arial"/>
          <w:lang w:val="es-CO"/>
        </w:rPr>
        <w:t xml:space="preserve"> Visión global del proyecto</w:t>
      </w:r>
      <w:bookmarkEnd w:id="5"/>
    </w:p>
    <w:p w14:paraId="0B497B3C" w14:textId="010A6176" w:rsidR="00D9745F" w:rsidRPr="00595763" w:rsidRDefault="00D9745F" w:rsidP="00014AF3">
      <w:pPr>
        <w:pStyle w:val="Ttulo2"/>
        <w:jc w:val="both"/>
        <w:rPr>
          <w:rFonts w:ascii="Arial" w:hAnsi="Arial"/>
          <w:sz w:val="28"/>
          <w:lang w:val="es-CO"/>
        </w:rPr>
      </w:pPr>
      <w:bookmarkStart w:id="6" w:name="_Toc333053675"/>
      <w:bookmarkStart w:id="7" w:name="_Toc333653850"/>
      <w:r w:rsidRPr="00595763">
        <w:rPr>
          <w:rFonts w:ascii="Arial" w:hAnsi="Arial"/>
          <w:sz w:val="28"/>
          <w:lang w:val="es-CO"/>
        </w:rPr>
        <w:t xml:space="preserve">1.1 </w:t>
      </w:r>
      <w:bookmarkEnd w:id="6"/>
      <w:r w:rsidR="004A7753">
        <w:rPr>
          <w:rFonts w:ascii="Arial" w:hAnsi="Arial"/>
          <w:sz w:val="28"/>
          <w:lang w:val="es-CO"/>
        </w:rPr>
        <w:t>Resumen del Proyecto</w:t>
      </w:r>
      <w:bookmarkEnd w:id="7"/>
    </w:p>
    <w:p w14:paraId="1D0970C2" w14:textId="06499349" w:rsidR="00CB37B2" w:rsidRPr="00595763" w:rsidRDefault="00D9745F" w:rsidP="00014AF3">
      <w:pPr>
        <w:pStyle w:val="Ttulo3"/>
        <w:jc w:val="both"/>
        <w:rPr>
          <w:rFonts w:ascii="Arial" w:hAnsi="Arial"/>
          <w:sz w:val="28"/>
          <w:lang w:val="es-CO"/>
        </w:rPr>
      </w:pPr>
      <w:bookmarkStart w:id="8" w:name="_Toc333053676"/>
      <w:bookmarkStart w:id="9" w:name="_Toc333653851"/>
      <w:r w:rsidRPr="00595763">
        <w:rPr>
          <w:rFonts w:ascii="Arial" w:hAnsi="Arial"/>
          <w:sz w:val="28"/>
          <w:lang w:val="es-CO"/>
        </w:rPr>
        <w:t xml:space="preserve">1.1.1 </w:t>
      </w:r>
      <w:bookmarkEnd w:id="8"/>
      <w:r w:rsidR="004A7753">
        <w:rPr>
          <w:rFonts w:ascii="Arial" w:hAnsi="Arial"/>
          <w:sz w:val="28"/>
          <w:lang w:val="es-CO"/>
        </w:rPr>
        <w:t>Propósito</w:t>
      </w:r>
      <w:r w:rsidR="007D5B8F">
        <w:rPr>
          <w:rFonts w:ascii="Arial" w:hAnsi="Arial"/>
          <w:sz w:val="28"/>
          <w:lang w:val="es-CO"/>
        </w:rPr>
        <w:t>, Alcance y Objetivos</w:t>
      </w:r>
      <w:bookmarkEnd w:id="9"/>
    </w:p>
    <w:p w14:paraId="50C1707D" w14:textId="50FFF7F0" w:rsidR="00B87FCF" w:rsidRPr="00595763" w:rsidRDefault="00B87FCF" w:rsidP="00014AF3">
      <w:pPr>
        <w:pStyle w:val="Prrafodelista"/>
        <w:numPr>
          <w:ilvl w:val="0"/>
          <w:numId w:val="26"/>
        </w:numPr>
        <w:jc w:val="both"/>
        <w:rPr>
          <w:lang w:val="es-CO"/>
        </w:rPr>
      </w:pPr>
      <w:r w:rsidRPr="00595763">
        <w:rPr>
          <w:lang w:val="es-CO"/>
        </w:rPr>
        <w:t>Propósito</w:t>
      </w:r>
    </w:p>
    <w:p w14:paraId="28055C8E" w14:textId="60A61411" w:rsidR="00B87FCF" w:rsidRPr="00595763" w:rsidRDefault="00B87FCF" w:rsidP="00014AF3">
      <w:pPr>
        <w:ind w:left="708"/>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0862D020" w14:textId="672C3B62" w:rsidR="00B87FCF" w:rsidRPr="00595763" w:rsidRDefault="00B87FCF" w:rsidP="00014AF3">
      <w:pPr>
        <w:pStyle w:val="Prrafodelista"/>
        <w:numPr>
          <w:ilvl w:val="0"/>
          <w:numId w:val="26"/>
        </w:numPr>
        <w:jc w:val="both"/>
        <w:rPr>
          <w:lang w:val="es-CO"/>
        </w:rPr>
      </w:pPr>
      <w:r w:rsidRPr="00595763">
        <w:rPr>
          <w:lang w:val="es-CO"/>
        </w:rPr>
        <w:t>Alcance</w:t>
      </w:r>
    </w:p>
    <w:p w14:paraId="51D704E9" w14:textId="77777777" w:rsidR="00B87FCF" w:rsidRPr="00595763" w:rsidRDefault="00B87FCF" w:rsidP="00014AF3">
      <w:pPr>
        <w:ind w:left="708"/>
        <w:jc w:val="both"/>
        <w:rPr>
          <w:lang w:val="es-CO"/>
        </w:rPr>
      </w:pPr>
      <w:r w:rsidRPr="00595763">
        <w:rPr>
          <w:lang w:val="es-CO"/>
        </w:rPr>
        <w:t>El alcance de este proyecto esta definido en los numerales que se mencionan a continuación:</w:t>
      </w:r>
    </w:p>
    <w:p w14:paraId="40E43BB5" w14:textId="77777777" w:rsidR="00B87FCF" w:rsidRPr="00595763" w:rsidRDefault="00B87FCF" w:rsidP="00014AF3">
      <w:pPr>
        <w:pStyle w:val="Prrafodelista"/>
        <w:numPr>
          <w:ilvl w:val="0"/>
          <w:numId w:val="24"/>
        </w:numPr>
        <w:jc w:val="both"/>
        <w:rPr>
          <w:lang w:val="es-CO"/>
        </w:rPr>
      </w:pPr>
      <w:r w:rsidRPr="00595763">
        <w:rPr>
          <w:lang w:val="es-CO"/>
        </w:rPr>
        <w:t>Entrega completa de documentación (SPMP, SRS y SDD) y prototipos en las fechas que se han definido en el calendario de actividades.</w:t>
      </w:r>
    </w:p>
    <w:p w14:paraId="0ED35929" w14:textId="4642FB23" w:rsidR="00B87FCF" w:rsidRPr="00595763" w:rsidRDefault="00B87FCF" w:rsidP="00014AF3">
      <w:pPr>
        <w:pStyle w:val="Prrafodelista"/>
        <w:numPr>
          <w:ilvl w:val="0"/>
          <w:numId w:val="24"/>
        </w:numPr>
        <w:jc w:val="both"/>
        <w:rPr>
          <w:lang w:val="es-CO"/>
        </w:rPr>
      </w:pPr>
      <w:r w:rsidRPr="00595763">
        <w:rPr>
          <w:lang w:val="es-CO"/>
        </w:rPr>
        <w:t>Entrega final del producto.</w:t>
      </w:r>
    </w:p>
    <w:p w14:paraId="51D88644" w14:textId="371F5C61" w:rsidR="001B0012" w:rsidRDefault="001B0012" w:rsidP="00014AF3">
      <w:pPr>
        <w:pStyle w:val="Prrafodelista"/>
        <w:numPr>
          <w:ilvl w:val="0"/>
          <w:numId w:val="24"/>
        </w:numPr>
        <w:jc w:val="both"/>
      </w:pPr>
      <w:r>
        <w:t>No se hará control de mantenimiento ni futuras versiones del juego.</w:t>
      </w:r>
    </w:p>
    <w:p w14:paraId="459FF1AB" w14:textId="77777777" w:rsidR="00F14B5F" w:rsidRDefault="00F14B5F" w:rsidP="00014AF3">
      <w:pPr>
        <w:pStyle w:val="Prrafodelista"/>
        <w:ind w:left="1068"/>
        <w:jc w:val="both"/>
      </w:pPr>
    </w:p>
    <w:p w14:paraId="5D103B88" w14:textId="74D8FEEF" w:rsidR="00B87FCF" w:rsidRPr="00595763" w:rsidRDefault="00B87FCF" w:rsidP="00014AF3">
      <w:pPr>
        <w:pStyle w:val="Prrafodelista"/>
        <w:numPr>
          <w:ilvl w:val="0"/>
          <w:numId w:val="26"/>
        </w:numPr>
        <w:jc w:val="both"/>
      </w:pPr>
      <w:r w:rsidRPr="00595763">
        <w:rPr>
          <w:lang w:val="es-CO"/>
        </w:rPr>
        <w:t>Objetivos</w:t>
      </w:r>
    </w:p>
    <w:p w14:paraId="700448BC" w14:textId="27E85AEA" w:rsidR="002F5271" w:rsidRDefault="002F5271" w:rsidP="00014AF3">
      <w:pPr>
        <w:pStyle w:val="Prrafodelista"/>
        <w:ind w:left="775"/>
        <w:jc w:val="both"/>
      </w:pPr>
    </w:p>
    <w:p w14:paraId="1D1EBC5F" w14:textId="44804945" w:rsidR="002F5271" w:rsidRDefault="002F5271" w:rsidP="00014AF3">
      <w:pPr>
        <w:pStyle w:val="Prrafodelista"/>
        <w:ind w:left="775"/>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014AF3">
      <w:pPr>
        <w:ind w:firstLine="708"/>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014AF3">
      <w:pPr>
        <w:pStyle w:val="Prrafodelista"/>
        <w:numPr>
          <w:ilvl w:val="0"/>
          <w:numId w:val="27"/>
        </w:numPr>
        <w:jc w:val="both"/>
      </w:pPr>
      <w:r>
        <w:t>Aplicar los conocimientos que se adquieren en el curso de Ingeniería de Software.</w:t>
      </w:r>
    </w:p>
    <w:p w14:paraId="13948CC8" w14:textId="2C31AB04" w:rsidR="00B87FCF" w:rsidRPr="00EA7D3F" w:rsidRDefault="00B87FCF" w:rsidP="00EA7D3F">
      <w:pPr>
        <w:pStyle w:val="Prrafodelista"/>
        <w:numPr>
          <w:ilvl w:val="0"/>
          <w:numId w:val="27"/>
        </w:numPr>
        <w:jc w:val="both"/>
        <w:rPr>
          <w:lang w:val="es-CO"/>
        </w:rPr>
      </w:pPr>
      <w:r w:rsidRPr="00595763">
        <w:rPr>
          <w:lang w:val="es-CO"/>
        </w:rPr>
        <w:t>Cumplir con los requisitos de la materia de ingeniería de software.</w:t>
      </w:r>
    </w:p>
    <w:p w14:paraId="35E341F8" w14:textId="73A417DF" w:rsidR="00FE6A3B" w:rsidRPr="00595763" w:rsidRDefault="00B87FCF" w:rsidP="00014AF3">
      <w:pPr>
        <w:pStyle w:val="Prrafodelista"/>
        <w:numPr>
          <w:ilvl w:val="0"/>
          <w:numId w:val="27"/>
        </w:numPr>
        <w:jc w:val="both"/>
      </w:pPr>
      <w:r w:rsidRPr="00595763">
        <w:rPr>
          <w:lang w:val="es-CO"/>
        </w:rPr>
        <w:t>Incentivar a futuros estudiantes de este curso para que tengan como objetivo el uso de nuevas tecnologías y mejores estándares de calidad a la hora de desarrollar futuros proyectos.</w:t>
      </w:r>
    </w:p>
    <w:p w14:paraId="73D51508" w14:textId="4E2AE062" w:rsidR="001138FD" w:rsidRPr="00595763" w:rsidRDefault="001138FD" w:rsidP="00014AF3">
      <w:pPr>
        <w:jc w:val="both"/>
        <w:rPr>
          <w:lang w:val="es-CO"/>
        </w:rPr>
      </w:pPr>
    </w:p>
    <w:p w14:paraId="7AE3483A" w14:textId="5379E236" w:rsidR="00D9745F" w:rsidRPr="00595763" w:rsidRDefault="00D9745F" w:rsidP="00014AF3">
      <w:pPr>
        <w:pStyle w:val="Ttulo3"/>
        <w:jc w:val="both"/>
        <w:rPr>
          <w:rFonts w:ascii="Arial" w:hAnsi="Arial"/>
          <w:sz w:val="28"/>
          <w:lang w:val="es-CO"/>
        </w:rPr>
      </w:pPr>
      <w:bookmarkStart w:id="10" w:name="_Toc333053677"/>
      <w:bookmarkStart w:id="11" w:name="_Toc333653852"/>
      <w:r w:rsidRPr="00595763">
        <w:rPr>
          <w:rFonts w:ascii="Arial" w:hAnsi="Arial"/>
          <w:sz w:val="28"/>
          <w:lang w:val="es-CO"/>
        </w:rPr>
        <w:t xml:space="preserve">1.1.2 </w:t>
      </w:r>
      <w:bookmarkEnd w:id="10"/>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1"/>
    </w:p>
    <w:p w14:paraId="5094D3A9" w14:textId="77777777" w:rsidR="00063757" w:rsidRPr="00595763" w:rsidRDefault="00063757" w:rsidP="00014AF3">
      <w:pPr>
        <w:jc w:val="both"/>
        <w:rPr>
          <w:lang w:val="es-CO"/>
        </w:rPr>
      </w:pPr>
    </w:p>
    <w:p w14:paraId="7888C8B1" w14:textId="01BEB7C8" w:rsidR="00902467" w:rsidRPr="00595763" w:rsidRDefault="00672B8F" w:rsidP="00014AF3">
      <w:pPr>
        <w:jc w:val="both"/>
        <w:rPr>
          <w:lang w:val="es-CO"/>
        </w:rPr>
      </w:pPr>
      <w:r w:rsidRPr="00595763">
        <w:rPr>
          <w:lang w:val="es-CO"/>
        </w:rPr>
        <w:lastRenderedPageBreak/>
        <w:t>De acuerdo con el proyecto,</w:t>
      </w:r>
      <w:r w:rsidR="00446913">
        <w:rPr>
          <w:lang w:val="es-CO"/>
        </w:rPr>
        <w:t xml:space="preserve">  hemos clasificado las siguientes restricciones y supuestos.</w:t>
      </w:r>
    </w:p>
    <w:p w14:paraId="2E81C68C" w14:textId="43AAA8D9" w:rsidR="005F5233" w:rsidRPr="00595763" w:rsidRDefault="00B513BA" w:rsidP="00014AF3">
      <w:pPr>
        <w:pStyle w:val="Ttulo4"/>
        <w:jc w:val="both"/>
        <w:rPr>
          <w:lang w:val="es-CO"/>
        </w:rPr>
      </w:pPr>
      <w:bookmarkStart w:id="12" w:name="_Toc333053678"/>
      <w:r w:rsidRPr="00595763">
        <w:rPr>
          <w:lang w:val="es-CO"/>
        </w:rPr>
        <w:t>Restricciones</w:t>
      </w:r>
      <w:bookmarkEnd w:id="12"/>
    </w:p>
    <w:p w14:paraId="2C5BC8D3"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13"/>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13"/>
      <w:r w:rsidR="00436757" w:rsidRPr="00EA7D3F">
        <w:commentReference w:id="13"/>
      </w:r>
    </w:p>
    <w:p w14:paraId="5F2840F5"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14:paraId="2650EA52"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commentRangeStart w:id="14"/>
      <w:r w:rsidRPr="003B7A3E">
        <w:rPr>
          <w:lang w:val="en-US"/>
        </w:rPr>
        <w:t>Genuine Windows Vista Business (32-bit)**</w:t>
      </w:r>
    </w:p>
    <w:p w14:paraId="093A142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14"/>
      <w:r w:rsidR="003A103E" w:rsidRPr="00EA7D3F">
        <w:commentReference w:id="14"/>
      </w:r>
    </w:p>
    <w:p w14:paraId="1424A14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14:paraId="5C4C94C2"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Chipset Intel® Q65 Express</w:t>
      </w:r>
    </w:p>
    <w:p w14:paraId="00F3C081" w14:textId="77777777" w:rsidR="009B6BB0" w:rsidRPr="00EA7D3F" w:rsidRDefault="009B6BB0" w:rsidP="00014AF3">
      <w:pPr>
        <w:pStyle w:val="Prrafodelista"/>
        <w:numPr>
          <w:ilvl w:val="0"/>
          <w:numId w:val="11"/>
        </w:numPr>
        <w:jc w:val="both"/>
        <w:rPr>
          <w:lang w:val="es-CO"/>
        </w:rPr>
      </w:pPr>
      <w:r w:rsidRPr="00EA7D3F">
        <w:rPr>
          <w:lang w:val="es-CO"/>
        </w:rPr>
        <w:t>Memory5 DDR3 SDRAM  DIMM</w:t>
      </w:r>
    </w:p>
    <w:p w14:paraId="222CC92A" w14:textId="77777777" w:rsidR="00FB74C8" w:rsidRPr="00EA7D3F" w:rsidRDefault="00FB74C8" w:rsidP="00014AF3">
      <w:pPr>
        <w:pStyle w:val="Prrafodelista"/>
        <w:numPr>
          <w:ilvl w:val="0"/>
          <w:numId w:val="11"/>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14:paraId="2B2E21DC" w14:textId="2FFF98CB"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14:paraId="2B419F86" w14:textId="7B9572B8"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00774C8D" w:rsidRPr="00EA7D3F">
        <w:rPr>
          <w:lang w:val="es-CO"/>
        </w:rPr>
        <w:t xml:space="preserve"> </w:t>
      </w:r>
      <w:r w:rsidRPr="00EA7D3F">
        <w:rPr>
          <w:lang w:val="es-CO"/>
        </w:rPr>
        <w:t>del mismo.</w:t>
      </w:r>
      <w:r w:rsidR="00E56923">
        <w:rPr>
          <w:lang w:val="es-CO"/>
        </w:rPr>
        <w:t xml:space="preserve"> </w:t>
      </w:r>
      <w:r w:rsidR="008D2B86" w:rsidRPr="00EA7D3F">
        <w:rPr>
          <w:lang w:val="es-CO"/>
        </w:rPr>
        <w:t>El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1ACD613F" w14:textId="77777777" w:rsidR="00A72FAD" w:rsidRPr="00595763" w:rsidRDefault="00A72FAD" w:rsidP="00014AF3">
      <w:pPr>
        <w:jc w:val="both"/>
        <w:rPr>
          <w:lang w:val="es-CO"/>
        </w:rPr>
      </w:pPr>
    </w:p>
    <w:p w14:paraId="11831D85" w14:textId="05E81294" w:rsidR="00F71FDB" w:rsidRPr="00EA7D3F" w:rsidRDefault="00D9745F" w:rsidP="00014AF3">
      <w:pPr>
        <w:jc w:val="both"/>
        <w:rPr>
          <w:lang w:val="es-CO"/>
        </w:rPr>
      </w:pPr>
      <w:r w:rsidRPr="00EA7D3F">
        <w:rPr>
          <w:lang w:val="es-CO"/>
        </w:rPr>
        <w:t xml:space="preserve"> </w:t>
      </w:r>
      <w:r w:rsidR="00F71FDB" w:rsidRPr="00EA7D3F">
        <w:rPr>
          <w:lang w:val="es-CO"/>
        </w:rPr>
        <w:t xml:space="preserve">El avance del proyecto estará guiado por los siguientes estándares de desarrollo de software y de </w:t>
      </w:r>
      <w:commentRangeStart w:id="15"/>
      <w:r w:rsidR="00F71FDB" w:rsidRPr="00EA7D3F">
        <w:rPr>
          <w:lang w:val="es-CO"/>
        </w:rPr>
        <w:t>calidad</w:t>
      </w:r>
      <w:commentRangeEnd w:id="15"/>
      <w:r w:rsidR="00F71FDB" w:rsidRPr="00EA7D3F">
        <w:commentReference w:id="15"/>
      </w:r>
      <w:r w:rsidR="007F7442" w:rsidRPr="00EA7D3F">
        <w:rPr>
          <w:lang w:val="es-CO"/>
        </w:rPr>
        <w:t>:</w:t>
      </w:r>
    </w:p>
    <w:p w14:paraId="6E1036C7" w14:textId="77777777" w:rsidR="00F71FDB" w:rsidRPr="00EA7D3F" w:rsidRDefault="00F71FDB" w:rsidP="00014AF3">
      <w:pPr>
        <w:pStyle w:val="Prrafodelista"/>
        <w:numPr>
          <w:ilvl w:val="0"/>
          <w:numId w:val="12"/>
        </w:numPr>
        <w:jc w:val="both"/>
        <w:rPr>
          <w:lang w:val="es-CO"/>
        </w:rPr>
      </w:pPr>
    </w:p>
    <w:p w14:paraId="7F126AB9" w14:textId="77777777" w:rsidR="00F71FDB" w:rsidRPr="00EA7D3F" w:rsidRDefault="00F71FDB" w:rsidP="00014AF3">
      <w:pPr>
        <w:jc w:val="both"/>
        <w:rPr>
          <w:lang w:val="es-CO"/>
        </w:rPr>
      </w:pPr>
    </w:p>
    <w:p w14:paraId="009533C5" w14:textId="2686B0FE"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proofErr w:type="spellEnd"/>
      <w:r w:rsidR="002A752D" w:rsidRPr="00EA7D3F">
        <w:rPr>
          <w:lang w:val="es-CO"/>
        </w:rPr>
        <w:t xml:space="preserve"> </w:t>
      </w:r>
      <w:proofErr w:type="spellStart"/>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14:paraId="68286656" w14:textId="77777777" w:rsidR="00DB7F96" w:rsidRPr="00EA7D3F" w:rsidRDefault="00DB7F96" w:rsidP="00014AF3">
      <w:pPr>
        <w:jc w:val="both"/>
        <w:rPr>
          <w:lang w:val="es-CO"/>
        </w:rPr>
      </w:pPr>
      <w:r w:rsidRPr="00EA7D3F">
        <w:rPr>
          <w:lang w:val="es-CO"/>
        </w:rPr>
        <w:lastRenderedPageBreak/>
        <w:t xml:space="preserve">La </w:t>
      </w:r>
      <w:r w:rsidR="00EA4DE5" w:rsidRPr="00EA7D3F">
        <w:rPr>
          <w:lang w:val="es-CO"/>
        </w:rPr>
        <w:t>arquitectura del software debe realizarse basado en el modelo cliente servidor.</w:t>
      </w:r>
    </w:p>
    <w:p w14:paraId="70EAED65" w14:textId="77777777" w:rsidR="00EA4DE5" w:rsidRPr="00EA7D3F" w:rsidRDefault="00EA4DE5" w:rsidP="00014AF3">
      <w:pPr>
        <w:jc w:val="both"/>
        <w:rPr>
          <w:lang w:val="es-CO"/>
        </w:rPr>
      </w:pPr>
      <w:r w:rsidRPr="00EA7D3F">
        <w:rPr>
          <w:lang w:val="es-CO"/>
        </w:rPr>
        <w:t>Los datos en la aplicación deberán tener persistencia.</w:t>
      </w:r>
    </w:p>
    <w:p w14:paraId="7FA23B11"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 </w:t>
      </w:r>
      <w:proofErr w:type="spellStart"/>
      <w:r w:rsidR="00F811C5" w:rsidRPr="00EA7D3F">
        <w:rPr>
          <w:lang w:val="es-CO"/>
        </w:rPr>
        <w:t>Feel</w:t>
      </w:r>
      <w:proofErr w:type="spellEnd"/>
      <w:r w:rsidR="00F811C5" w:rsidRPr="00EA7D3F">
        <w:rPr>
          <w:lang w:val="es-CO"/>
        </w:rPr>
        <w:t>), lo cual compromete aspectos de diseño, incluyendo aspectos como el color, las formas, la distribución de los elementos y el comportamiento de los mismos (cajas de texto, listas,</w:t>
      </w:r>
      <w:r w:rsidR="00620DD1" w:rsidRPr="00EA7D3F">
        <w:rPr>
          <w:lang w:val="es-CO"/>
        </w:rPr>
        <w:t xml:space="preserve"> </w:t>
      </w:r>
      <w:r w:rsidR="00EA0183" w:rsidRPr="00EA7D3F">
        <w:rPr>
          <w:lang w:val="es-CO"/>
        </w:rPr>
        <w:t>etc.</w:t>
      </w:r>
      <w:r w:rsidR="00F811C5" w:rsidRPr="00EA7D3F">
        <w:rPr>
          <w:lang w:val="es-CO"/>
        </w:rPr>
        <w:t>).</w:t>
      </w:r>
    </w:p>
    <w:p w14:paraId="0DC0F34A" w14:textId="0A25A14E"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14:paraId="30F098F0" w14:textId="28D8ABE3"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1927F493"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CDE6686"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6B0FE237" w14:textId="77777777" w:rsidR="00C95261" w:rsidRPr="00EA7D3F" w:rsidRDefault="00761AFF" w:rsidP="00EA7D3F">
      <w:pPr>
        <w:pStyle w:val="Ttulo4"/>
        <w:jc w:val="both"/>
        <w:rPr>
          <w:lang w:val="es-CO"/>
        </w:rPr>
      </w:pPr>
      <w:bookmarkStart w:id="16" w:name="_Toc333053679"/>
      <w:r w:rsidRPr="00EA7D3F">
        <w:rPr>
          <w:lang w:val="es-CO"/>
        </w:rPr>
        <w:t>Supuestos</w:t>
      </w:r>
      <w:bookmarkEnd w:id="16"/>
    </w:p>
    <w:p w14:paraId="5B665961" w14:textId="77777777" w:rsidR="00761AFF" w:rsidRPr="00EA7D3F" w:rsidRDefault="00761AFF" w:rsidP="00014AF3">
      <w:pPr>
        <w:jc w:val="both"/>
        <w:rPr>
          <w:lang w:val="es-CO"/>
        </w:rPr>
      </w:pPr>
    </w:p>
    <w:p w14:paraId="007FD2C2" w14:textId="77777777" w:rsidR="000E5301" w:rsidRPr="00EA7D3F" w:rsidRDefault="000E5301" w:rsidP="00014AF3">
      <w:pPr>
        <w:pStyle w:val="Prrafodelista"/>
        <w:numPr>
          <w:ilvl w:val="0"/>
          <w:numId w:val="13"/>
        </w:numPr>
        <w:jc w:val="both"/>
        <w:rPr>
          <w:lang w:val="es-CO"/>
        </w:rPr>
      </w:pPr>
      <w:r w:rsidRPr="00EA7D3F">
        <w:rPr>
          <w:lang w:val="es-CO"/>
        </w:rPr>
        <w:t>Los requerimientos funcionales del software no cambiaran en el transcurso del desarrollo del mismo.</w:t>
      </w:r>
    </w:p>
    <w:p w14:paraId="42C4FAE6" w14:textId="77777777" w:rsidR="000E5301" w:rsidRPr="00EA7D3F" w:rsidRDefault="000E5301" w:rsidP="00014AF3">
      <w:pPr>
        <w:pStyle w:val="Prrafodelista"/>
        <w:numPr>
          <w:ilvl w:val="0"/>
          <w:numId w:val="13"/>
        </w:numPr>
        <w:jc w:val="both"/>
        <w:rPr>
          <w:lang w:val="es-CO"/>
        </w:rPr>
      </w:pPr>
      <w:r w:rsidRPr="00EA7D3F">
        <w:rPr>
          <w:lang w:val="es-CO"/>
        </w:rPr>
        <w:t xml:space="preserve">Los recursos del laboratorio de bases de datos ubicado en la facultad de ingeniería, son aptos </w:t>
      </w:r>
      <w:r w:rsidR="005A2719" w:rsidRPr="00EA7D3F">
        <w:rPr>
          <w:lang w:val="es-CO"/>
        </w:rPr>
        <w:t>para la implantación del producto de software.</w:t>
      </w:r>
    </w:p>
    <w:p w14:paraId="19DA19A8" w14:textId="77777777" w:rsidR="005A2719" w:rsidRPr="00EA7D3F" w:rsidRDefault="005A2719" w:rsidP="00014AF3">
      <w:pPr>
        <w:pStyle w:val="Prrafodelista"/>
        <w:numPr>
          <w:ilvl w:val="0"/>
          <w:numId w:val="13"/>
        </w:numPr>
        <w:jc w:val="both"/>
        <w:rPr>
          <w:lang w:val="es-CO"/>
        </w:rPr>
      </w:pPr>
      <w:r w:rsidRPr="00EA7D3F">
        <w:rPr>
          <w:lang w:val="es-CO"/>
        </w:rPr>
        <w:t>El equipo de desarrollo no incurrirá en gastos adicionales como consecuencia del desarrollo del proyecto</w:t>
      </w:r>
      <w:r w:rsidR="004C43EB" w:rsidRPr="00EA7D3F">
        <w:rPr>
          <w:lang w:val="es-CO"/>
        </w:rPr>
        <w:t>.</w:t>
      </w:r>
    </w:p>
    <w:p w14:paraId="5F1707A3" w14:textId="77777777" w:rsidR="00990E10" w:rsidRPr="00EA7D3F" w:rsidRDefault="00990E10" w:rsidP="00014AF3">
      <w:pPr>
        <w:pStyle w:val="Prrafodelista"/>
        <w:numPr>
          <w:ilvl w:val="0"/>
          <w:numId w:val="13"/>
        </w:numPr>
        <w:jc w:val="both"/>
        <w:rPr>
          <w:lang w:val="es-CO"/>
        </w:rPr>
      </w:pPr>
      <w:r w:rsidRPr="00EA7D3F">
        <w:rPr>
          <w:lang w:val="es-CO"/>
        </w:rPr>
        <w:t xml:space="preserve"> </w:t>
      </w:r>
      <w:r w:rsidR="009A7CBB" w:rsidRPr="00EA7D3F">
        <w:rPr>
          <w:lang w:val="es-CO"/>
        </w:rPr>
        <w:t>L</w:t>
      </w:r>
      <w:r w:rsidRPr="00EA7D3F">
        <w:rPr>
          <w:lang w:val="es-CO"/>
        </w:rPr>
        <w:t>os integrantes del grupo tendrán el tiempo disponible suficiente para la realización de las actividades, procesos  y/o tareas asignadas durante la planeación del mismo.</w:t>
      </w:r>
    </w:p>
    <w:p w14:paraId="118CEE9B" w14:textId="77777777" w:rsidR="009B6BB0" w:rsidRPr="00EA7D3F" w:rsidRDefault="000618AF" w:rsidP="00014AF3">
      <w:pPr>
        <w:pStyle w:val="Prrafodelista"/>
        <w:numPr>
          <w:ilvl w:val="0"/>
          <w:numId w:val="13"/>
        </w:numPr>
        <w:jc w:val="both"/>
        <w:rPr>
          <w:lang w:val="es-CO"/>
        </w:rPr>
      </w:pPr>
      <w:r w:rsidRPr="00EA7D3F">
        <w:rPr>
          <w:lang w:val="es-CO"/>
        </w:rPr>
        <w:t xml:space="preserve">Los entornos de desarrollo, y herramientas utilizadas para el proceso de implementación son capaces de soportar las funcionalidades </w:t>
      </w:r>
      <w:r w:rsidR="000A690C" w:rsidRPr="00EA7D3F">
        <w:rPr>
          <w:lang w:val="es-CO"/>
        </w:rPr>
        <w:t>que requieren para el</w:t>
      </w:r>
      <w:r w:rsidRPr="00EA7D3F">
        <w:rPr>
          <w:lang w:val="es-CO"/>
        </w:rPr>
        <w:t xml:space="preserve"> producto de software</w:t>
      </w:r>
      <w:r w:rsidR="00D514B9" w:rsidRPr="00EA7D3F">
        <w:rPr>
          <w:lang w:val="es-CO"/>
        </w:rPr>
        <w:t>.</w:t>
      </w:r>
    </w:p>
    <w:p w14:paraId="66AA637C" w14:textId="77777777" w:rsidR="00D830F2" w:rsidRPr="00EA7D3F" w:rsidRDefault="00A52936" w:rsidP="00014AF3">
      <w:pPr>
        <w:pStyle w:val="Prrafodelista"/>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47C9084B" w14:textId="5DEDE1DD" w:rsidR="00BD0AB0" w:rsidRDefault="00BD0AB0" w:rsidP="00014AF3">
      <w:pPr>
        <w:pStyle w:val="Ttulo3"/>
        <w:jc w:val="both"/>
        <w:rPr>
          <w:rFonts w:ascii="Arial" w:hAnsi="Arial"/>
          <w:sz w:val="28"/>
          <w:lang w:val="es-CO"/>
        </w:rPr>
      </w:pPr>
      <w:bookmarkStart w:id="17" w:name="_1.1.3._Entregables_del"/>
      <w:bookmarkEnd w:id="17"/>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p>
    <w:p w14:paraId="09FEC670" w14:textId="77777777" w:rsidR="00BD0AB0" w:rsidRPr="00BD0AB0" w:rsidRDefault="00BD0AB0" w:rsidP="00014AF3">
      <w:pPr>
        <w:jc w:val="both"/>
        <w:rPr>
          <w:lang w:val="es-CO"/>
        </w:rPr>
      </w:pPr>
    </w:p>
    <w:p w14:paraId="49DCD61B" w14:textId="77777777" w:rsidR="009F1CB1" w:rsidRPr="00595763" w:rsidRDefault="009F1CB1" w:rsidP="00014AF3">
      <w:pPr>
        <w:jc w:val="both"/>
        <w:rPr>
          <w:lang w:val="es-CO"/>
        </w:rPr>
      </w:pPr>
      <w:r w:rsidRPr="00595763">
        <w:rPr>
          <w:lang w:val="es-CO"/>
        </w:rPr>
        <w:lastRenderedPageBreak/>
        <w:t>Para el desarrollo del proyecto, se establecieron cuatro entregables, que son descritos en la siguiente tabla.</w:t>
      </w:r>
    </w:p>
    <w:p w14:paraId="380EB5C8" w14:textId="77777777" w:rsidR="00627816" w:rsidRPr="00595763" w:rsidRDefault="00627816" w:rsidP="00014AF3">
      <w:pPr>
        <w:pStyle w:val="Epgrafe"/>
        <w:keepNext/>
        <w:jc w:val="both"/>
        <w:rPr>
          <w:lang w:val="es-CO"/>
        </w:rPr>
      </w:pPr>
    </w:p>
    <w:tbl>
      <w:tblPr>
        <w:tblStyle w:val="Tablaconcuadrcula"/>
        <w:tblW w:w="0" w:type="auto"/>
        <w:jc w:val="center"/>
        <w:tblLook w:val="04A0" w:firstRow="1" w:lastRow="0" w:firstColumn="1" w:lastColumn="0" w:noHBand="0" w:noVBand="1"/>
      </w:tblPr>
      <w:tblGrid>
        <w:gridCol w:w="1187"/>
        <w:gridCol w:w="2451"/>
        <w:gridCol w:w="1379"/>
        <w:gridCol w:w="1172"/>
        <w:gridCol w:w="1519"/>
      </w:tblGrid>
      <w:tr w:rsidR="0030124A" w:rsidRPr="00D53C37" w14:paraId="311388D6" w14:textId="77777777" w:rsidTr="00074DE9">
        <w:trPr>
          <w:jc w:val="center"/>
        </w:trPr>
        <w:tc>
          <w:tcPr>
            <w:tcW w:w="1187" w:type="dxa"/>
          </w:tcPr>
          <w:p w14:paraId="276089AE" w14:textId="77777777" w:rsidR="0030124A" w:rsidRPr="00595763" w:rsidRDefault="0030124A" w:rsidP="00014AF3">
            <w:pPr>
              <w:spacing w:after="200" w:line="276" w:lineRule="auto"/>
              <w:jc w:val="both"/>
              <w:rPr>
                <w:sz w:val="20"/>
                <w:lang w:val="es-CO"/>
              </w:rPr>
            </w:pPr>
            <w:r w:rsidRPr="00595763">
              <w:rPr>
                <w:sz w:val="20"/>
                <w:lang w:val="es-CO"/>
              </w:rPr>
              <w:t>Entregable</w:t>
            </w:r>
          </w:p>
        </w:tc>
        <w:tc>
          <w:tcPr>
            <w:tcW w:w="2451" w:type="dxa"/>
          </w:tcPr>
          <w:p w14:paraId="3D8EB1C0" w14:textId="77777777" w:rsidR="0030124A" w:rsidRPr="00595763" w:rsidRDefault="0030124A" w:rsidP="00014AF3">
            <w:pPr>
              <w:spacing w:after="200" w:line="276" w:lineRule="auto"/>
              <w:jc w:val="both"/>
              <w:rPr>
                <w:sz w:val="20"/>
                <w:lang w:val="es-CO"/>
              </w:rPr>
            </w:pPr>
            <w:r w:rsidRPr="00595763">
              <w:rPr>
                <w:sz w:val="20"/>
                <w:lang w:val="es-CO"/>
              </w:rPr>
              <w:t>Contenido</w:t>
            </w:r>
          </w:p>
        </w:tc>
        <w:tc>
          <w:tcPr>
            <w:tcW w:w="1379" w:type="dxa"/>
          </w:tcPr>
          <w:p w14:paraId="2645EEEA" w14:textId="77777777" w:rsidR="0030124A" w:rsidRPr="00595763" w:rsidRDefault="0030124A" w:rsidP="00014AF3">
            <w:pPr>
              <w:spacing w:after="200" w:line="276" w:lineRule="auto"/>
              <w:jc w:val="both"/>
              <w:rPr>
                <w:sz w:val="20"/>
                <w:lang w:val="es-CO"/>
              </w:rPr>
            </w:pPr>
            <w:r w:rsidRPr="00595763">
              <w:rPr>
                <w:sz w:val="20"/>
                <w:lang w:val="es-CO"/>
              </w:rPr>
              <w:t>Entrega</w:t>
            </w:r>
          </w:p>
        </w:tc>
        <w:tc>
          <w:tcPr>
            <w:tcW w:w="1172" w:type="dxa"/>
          </w:tcPr>
          <w:p w14:paraId="63EB4A84" w14:textId="77777777" w:rsidR="0030124A" w:rsidRPr="00595763" w:rsidRDefault="0030124A" w:rsidP="00014AF3">
            <w:pPr>
              <w:spacing w:after="200" w:line="276" w:lineRule="auto"/>
              <w:jc w:val="both"/>
              <w:rPr>
                <w:sz w:val="20"/>
                <w:lang w:val="es-CO"/>
              </w:rPr>
            </w:pPr>
            <w:r w:rsidRPr="00595763">
              <w:rPr>
                <w:sz w:val="20"/>
                <w:lang w:val="es-CO"/>
              </w:rPr>
              <w:t>Medio</w:t>
            </w:r>
          </w:p>
        </w:tc>
        <w:tc>
          <w:tcPr>
            <w:tcW w:w="1519" w:type="dxa"/>
          </w:tcPr>
          <w:p w14:paraId="54969D0B" w14:textId="77777777" w:rsidR="0030124A" w:rsidRPr="00595763" w:rsidRDefault="0030124A" w:rsidP="00014AF3">
            <w:pPr>
              <w:spacing w:after="200" w:line="276" w:lineRule="auto"/>
              <w:jc w:val="both"/>
              <w:rPr>
                <w:sz w:val="20"/>
                <w:lang w:val="es-CO"/>
              </w:rPr>
            </w:pPr>
            <w:r w:rsidRPr="00595763">
              <w:rPr>
                <w:sz w:val="20"/>
                <w:lang w:val="es-CO"/>
              </w:rPr>
              <w:t>Características</w:t>
            </w:r>
          </w:p>
        </w:tc>
      </w:tr>
      <w:tr w:rsidR="0030124A" w:rsidRPr="00D53C37" w14:paraId="53E27EEE" w14:textId="77777777" w:rsidTr="00074DE9">
        <w:trPr>
          <w:jc w:val="center"/>
        </w:trPr>
        <w:tc>
          <w:tcPr>
            <w:tcW w:w="1187" w:type="dxa"/>
          </w:tcPr>
          <w:p w14:paraId="55754B6A" w14:textId="77777777" w:rsidR="0030124A" w:rsidRPr="00595763" w:rsidRDefault="0030124A" w:rsidP="00014AF3">
            <w:pPr>
              <w:spacing w:after="200" w:line="276" w:lineRule="auto"/>
              <w:jc w:val="both"/>
              <w:rPr>
                <w:sz w:val="20"/>
                <w:lang w:val="es-CO"/>
              </w:rPr>
            </w:pPr>
            <w:r w:rsidRPr="00595763">
              <w:rPr>
                <w:sz w:val="20"/>
                <w:lang w:val="es-CO"/>
              </w:rPr>
              <w:t>SPMP</w:t>
            </w:r>
          </w:p>
        </w:tc>
        <w:tc>
          <w:tcPr>
            <w:tcW w:w="2451" w:type="dxa"/>
          </w:tcPr>
          <w:p w14:paraId="0FDAFAE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Software Project Management Plan (Plan del Proyecto y Estimación )</w:t>
            </w:r>
          </w:p>
          <w:p w14:paraId="5ED817C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Casos de Uso refinados</w:t>
            </w:r>
          </w:p>
          <w:p w14:paraId="23151F69"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Informe Gerencial, incluida la  presentación</w:t>
            </w:r>
          </w:p>
          <w:p w14:paraId="7C62CB1E"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014AF3">
            <w:pPr>
              <w:spacing w:after="200" w:line="276" w:lineRule="auto"/>
              <w:jc w:val="both"/>
              <w:rPr>
                <w:sz w:val="20"/>
                <w:lang w:val="es-CO"/>
              </w:rPr>
            </w:pPr>
            <w:r w:rsidRPr="00595763">
              <w:rPr>
                <w:sz w:val="20"/>
                <w:lang w:val="es-CO"/>
              </w:rPr>
              <w:t xml:space="preserve">Martes 11 de Septiembre de 2012, 4:00pm salón de Clase (3-501), Instalaciones Pontificia Universidad Javeriana –Bogotá </w:t>
            </w:r>
          </w:p>
        </w:tc>
        <w:tc>
          <w:tcPr>
            <w:tcW w:w="1172" w:type="dxa"/>
          </w:tcPr>
          <w:p w14:paraId="18C4710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433142F5"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w:t>
            </w:r>
          </w:p>
        </w:tc>
      </w:tr>
      <w:tr w:rsidR="0030124A" w:rsidRPr="00D53C37" w14:paraId="336C2B20" w14:textId="77777777" w:rsidTr="00074DE9">
        <w:trPr>
          <w:jc w:val="center"/>
        </w:trPr>
        <w:tc>
          <w:tcPr>
            <w:tcW w:w="1187" w:type="dxa"/>
          </w:tcPr>
          <w:p w14:paraId="332C46B4" w14:textId="77777777" w:rsidR="0030124A" w:rsidRPr="00595763" w:rsidRDefault="0030124A" w:rsidP="00014AF3">
            <w:pPr>
              <w:spacing w:after="200" w:line="276" w:lineRule="auto"/>
              <w:jc w:val="both"/>
              <w:rPr>
                <w:sz w:val="20"/>
                <w:lang w:val="es-CO"/>
              </w:rPr>
            </w:pPr>
            <w:r w:rsidRPr="00595763">
              <w:rPr>
                <w:sz w:val="20"/>
                <w:lang w:val="es-CO"/>
              </w:rPr>
              <w:t>SRS</w:t>
            </w:r>
          </w:p>
        </w:tc>
        <w:tc>
          <w:tcPr>
            <w:tcW w:w="2451" w:type="dxa"/>
          </w:tcPr>
          <w:p w14:paraId="44A143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Software </w:t>
            </w:r>
            <w:proofErr w:type="spellStart"/>
            <w:r w:rsidRPr="00595763">
              <w:rPr>
                <w:sz w:val="20"/>
                <w:lang w:val="es-CO"/>
              </w:rPr>
              <w:t>Requirement</w:t>
            </w:r>
            <w:proofErr w:type="spellEnd"/>
            <w:r w:rsidRPr="00595763">
              <w:rPr>
                <w:sz w:val="20"/>
                <w:lang w:val="es-CO"/>
              </w:rPr>
              <w:t xml:space="preserve"> </w:t>
            </w:r>
            <w:proofErr w:type="spellStart"/>
            <w:r w:rsidRPr="00595763">
              <w:rPr>
                <w:sz w:val="20"/>
                <w:lang w:val="es-CO"/>
              </w:rPr>
              <w:t>Specification</w:t>
            </w:r>
            <w:proofErr w:type="spellEnd"/>
            <w:r w:rsidRPr="00595763">
              <w:rPr>
                <w:sz w:val="20"/>
                <w:lang w:val="es-CO"/>
              </w:rPr>
              <w:t xml:space="preserve"> (Especificación de Requerimientos)</w:t>
            </w:r>
          </w:p>
          <w:p w14:paraId="79B4E193"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Informe Gerencial, incluida la  presentación</w:t>
            </w:r>
          </w:p>
          <w:p w14:paraId="235990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Corrección de entregables anteriores</w:t>
            </w:r>
          </w:p>
          <w:p w14:paraId="3E16BEC8"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014AF3">
            <w:pPr>
              <w:spacing w:after="200" w:line="276" w:lineRule="auto"/>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11F0608F"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014AF3">
            <w:pPr>
              <w:spacing w:after="200" w:line="276" w:lineRule="auto"/>
              <w:jc w:val="both"/>
              <w:rPr>
                <w:sz w:val="20"/>
                <w:lang w:val="es-CO"/>
              </w:rPr>
            </w:pPr>
          </w:p>
        </w:tc>
      </w:tr>
      <w:tr w:rsidR="0030124A" w:rsidRPr="00D53C37" w14:paraId="30AA8004" w14:textId="77777777" w:rsidTr="00074DE9">
        <w:trPr>
          <w:jc w:val="center"/>
        </w:trPr>
        <w:tc>
          <w:tcPr>
            <w:tcW w:w="1187" w:type="dxa"/>
          </w:tcPr>
          <w:p w14:paraId="57BF3840" w14:textId="77777777" w:rsidR="0030124A" w:rsidRPr="00595763" w:rsidRDefault="0030124A" w:rsidP="00014AF3">
            <w:pPr>
              <w:spacing w:after="200" w:line="276" w:lineRule="auto"/>
              <w:jc w:val="both"/>
              <w:rPr>
                <w:sz w:val="20"/>
                <w:lang w:val="es-CO"/>
              </w:rPr>
            </w:pPr>
            <w:r w:rsidRPr="00595763">
              <w:rPr>
                <w:sz w:val="20"/>
                <w:lang w:val="es-CO"/>
              </w:rPr>
              <w:lastRenderedPageBreak/>
              <w:t>SDD</w:t>
            </w:r>
          </w:p>
        </w:tc>
        <w:tc>
          <w:tcPr>
            <w:tcW w:w="2451" w:type="dxa"/>
          </w:tcPr>
          <w:p w14:paraId="5DDDCFF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 xml:space="preserve">Software </w:t>
            </w:r>
            <w:proofErr w:type="spellStart"/>
            <w:r w:rsidRPr="00595763">
              <w:rPr>
                <w:sz w:val="20"/>
                <w:lang w:val="es-CO"/>
              </w:rPr>
              <w:t>Design</w:t>
            </w:r>
            <w:proofErr w:type="spellEnd"/>
            <w:r w:rsidRPr="00595763">
              <w:rPr>
                <w:sz w:val="20"/>
                <w:lang w:val="es-CO"/>
              </w:rPr>
              <w:t xml:space="preserve"> </w:t>
            </w:r>
            <w:proofErr w:type="spellStart"/>
            <w:r w:rsidRPr="00595763">
              <w:rPr>
                <w:sz w:val="20"/>
                <w:lang w:val="es-CO"/>
              </w:rPr>
              <w:t>Document</w:t>
            </w:r>
            <w:proofErr w:type="spellEnd"/>
            <w:r w:rsidRPr="00595763">
              <w:rPr>
                <w:sz w:val="20"/>
                <w:lang w:val="es-CO"/>
              </w:rPr>
              <w:t xml:space="preserve"> (Documento de diseño)</w:t>
            </w:r>
          </w:p>
          <w:p w14:paraId="2180BD22"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(implementación mayor o igual al 50% del proyecto)</w:t>
            </w:r>
          </w:p>
          <w:p w14:paraId="62E478D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71FDF3B3"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367B216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014AF3">
            <w:pPr>
              <w:spacing w:after="200" w:line="276" w:lineRule="auto"/>
              <w:jc w:val="both"/>
              <w:rPr>
                <w:sz w:val="20"/>
                <w:lang w:val="es-CO"/>
              </w:rPr>
            </w:pPr>
            <w:r w:rsidRPr="00595763">
              <w:rPr>
                <w:sz w:val="20"/>
                <w:lang w:val="es-CO"/>
              </w:rPr>
              <w:t>Martes 6 de Noviembre  de 2012, 4:00pm, salón de clase (3-501) Instalaciones Pontificia Universidad Javeriana –Bogotá</w:t>
            </w:r>
          </w:p>
        </w:tc>
        <w:tc>
          <w:tcPr>
            <w:tcW w:w="1172" w:type="dxa"/>
          </w:tcPr>
          <w:p w14:paraId="12494993" w14:textId="77777777" w:rsidR="0030124A" w:rsidRPr="00595763" w:rsidRDefault="0030124A" w:rsidP="00014AF3">
            <w:pPr>
              <w:spacing w:after="200" w:line="276" w:lineRule="auto"/>
              <w:jc w:val="both"/>
              <w:rPr>
                <w:sz w:val="20"/>
                <w:lang w:val="es-CO"/>
              </w:rPr>
            </w:pPr>
            <w:r w:rsidRPr="00595763">
              <w:rPr>
                <w:sz w:val="20"/>
                <w:lang w:val="es-CO"/>
              </w:rPr>
              <w:t xml:space="preserve">Magnético </w:t>
            </w:r>
          </w:p>
        </w:tc>
        <w:tc>
          <w:tcPr>
            <w:tcW w:w="1519" w:type="dxa"/>
          </w:tcPr>
          <w:p w14:paraId="2098541C"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0EDF897F" w14:textId="77777777" w:rsidR="0030124A" w:rsidRPr="00595763" w:rsidRDefault="0030124A" w:rsidP="00014AF3">
            <w:pPr>
              <w:spacing w:after="200" w:line="276" w:lineRule="auto"/>
              <w:jc w:val="both"/>
              <w:rPr>
                <w:sz w:val="20"/>
                <w:lang w:val="es-CO"/>
              </w:rPr>
            </w:pPr>
          </w:p>
        </w:tc>
      </w:tr>
      <w:tr w:rsidR="0030124A" w:rsidRPr="00D53C37" w14:paraId="73E08680" w14:textId="77777777" w:rsidTr="00074DE9">
        <w:trPr>
          <w:jc w:val="center"/>
        </w:trPr>
        <w:tc>
          <w:tcPr>
            <w:tcW w:w="1187" w:type="dxa"/>
          </w:tcPr>
          <w:p w14:paraId="17FDD9BF" w14:textId="77777777" w:rsidR="0030124A" w:rsidRPr="00595763" w:rsidRDefault="0030124A" w:rsidP="00014AF3">
            <w:pPr>
              <w:spacing w:after="200" w:line="276" w:lineRule="auto"/>
              <w:jc w:val="both"/>
              <w:rPr>
                <w:sz w:val="20"/>
                <w:lang w:val="es-CO"/>
              </w:rPr>
            </w:pPr>
            <w:r w:rsidRPr="00595763">
              <w:rPr>
                <w:sz w:val="20"/>
                <w:lang w:val="es-CO"/>
              </w:rPr>
              <w:t>Final</w:t>
            </w:r>
          </w:p>
        </w:tc>
        <w:tc>
          <w:tcPr>
            <w:tcW w:w="2451" w:type="dxa"/>
          </w:tcPr>
          <w:p w14:paraId="00972206"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final</w:t>
            </w:r>
          </w:p>
          <w:p w14:paraId="4100E50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5A5FBEE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Manuales</w:t>
            </w:r>
          </w:p>
          <w:p w14:paraId="262C4691"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0B9BF28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Resultados de las pruebas</w:t>
            </w:r>
          </w:p>
          <w:p w14:paraId="78B50F2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5513DFCD"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767DACF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014AF3">
            <w:pPr>
              <w:spacing w:after="200" w:line="276" w:lineRule="auto"/>
              <w:jc w:val="both"/>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014AF3">
            <w:pPr>
              <w:spacing w:after="200" w:line="276" w:lineRule="auto"/>
              <w:jc w:val="both"/>
              <w:rPr>
                <w:sz w:val="20"/>
                <w:lang w:val="es-CO"/>
              </w:rPr>
            </w:pPr>
            <w:r w:rsidRPr="00595763">
              <w:rPr>
                <w:sz w:val="20"/>
                <w:lang w:val="es-CO"/>
              </w:rPr>
              <w:t>Magnético</w:t>
            </w:r>
          </w:p>
        </w:tc>
        <w:tc>
          <w:tcPr>
            <w:tcW w:w="1519" w:type="dxa"/>
          </w:tcPr>
          <w:p w14:paraId="266AA63D"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014AF3">
            <w:pPr>
              <w:spacing w:after="200" w:line="276" w:lineRule="auto"/>
              <w:jc w:val="both"/>
              <w:rPr>
                <w:sz w:val="20"/>
                <w:lang w:val="es-CO"/>
              </w:rPr>
            </w:pPr>
          </w:p>
        </w:tc>
      </w:tr>
    </w:tbl>
    <w:p w14:paraId="0794CDDF" w14:textId="77777777" w:rsidR="00627816" w:rsidRPr="00595763" w:rsidRDefault="00627816" w:rsidP="00014AF3">
      <w:pPr>
        <w:pStyle w:val="Epgrafe"/>
        <w:keepNext/>
        <w:jc w:val="both"/>
        <w:rPr>
          <w:lang w:val="es-CO"/>
        </w:rPr>
      </w:pPr>
      <w:bookmarkStart w:id="18"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18"/>
    </w:p>
    <w:p w14:paraId="147FB3B9" w14:textId="5BBEDD19" w:rsidR="00B129AA" w:rsidRPr="00595763" w:rsidRDefault="00B129AA" w:rsidP="00014AF3">
      <w:pPr>
        <w:jc w:val="both"/>
        <w:rPr>
          <w:lang w:val="es-CO"/>
        </w:rPr>
      </w:pPr>
    </w:p>
    <w:p w14:paraId="021E8CDD" w14:textId="6369A025" w:rsidR="00D9745F" w:rsidRPr="00595763" w:rsidRDefault="00D9745F" w:rsidP="00014AF3">
      <w:pPr>
        <w:pStyle w:val="Ttulo3"/>
        <w:jc w:val="both"/>
        <w:rPr>
          <w:rFonts w:ascii="Arial" w:hAnsi="Arial"/>
          <w:sz w:val="28"/>
          <w:lang w:val="es-CO"/>
        </w:rPr>
      </w:pPr>
      <w:bookmarkStart w:id="19" w:name="_Toc333053680"/>
      <w:bookmarkStart w:id="20" w:name="_Toc333653853"/>
      <w:r w:rsidRPr="00595763">
        <w:rPr>
          <w:rFonts w:ascii="Arial" w:hAnsi="Arial"/>
          <w:sz w:val="28"/>
          <w:lang w:val="es-CO"/>
        </w:rPr>
        <w:lastRenderedPageBreak/>
        <w:t xml:space="preserve">1.1.4 </w:t>
      </w:r>
      <w:bookmarkEnd w:id="19"/>
      <w:r w:rsidR="004A7753">
        <w:rPr>
          <w:rFonts w:ascii="Arial" w:hAnsi="Arial"/>
          <w:sz w:val="28"/>
          <w:lang w:val="es-CO"/>
        </w:rPr>
        <w:t>Resumen de Calendarios y Presupuestos</w:t>
      </w:r>
      <w:bookmarkEnd w:id="20"/>
    </w:p>
    <w:p w14:paraId="690EA6CA" w14:textId="77777777" w:rsidR="00D9745F" w:rsidRPr="00595763" w:rsidRDefault="00D9745F" w:rsidP="00014AF3">
      <w:pPr>
        <w:jc w:val="both"/>
        <w:rPr>
          <w:rFonts w:ascii="Arial" w:hAnsi="Arial"/>
          <w:sz w:val="28"/>
          <w:lang w:val="es-CO"/>
        </w:rPr>
      </w:pPr>
    </w:p>
    <w:p w14:paraId="72218F8A" w14:textId="6631A845" w:rsidR="00D9745F" w:rsidRPr="00595763" w:rsidRDefault="00D9745F" w:rsidP="00014AF3">
      <w:pPr>
        <w:pStyle w:val="Ttulo2"/>
        <w:jc w:val="both"/>
        <w:rPr>
          <w:rFonts w:ascii="Arial" w:hAnsi="Arial"/>
          <w:sz w:val="28"/>
          <w:lang w:val="es-CO"/>
        </w:rPr>
      </w:pPr>
      <w:bookmarkStart w:id="21" w:name="_Toc333053681"/>
      <w:bookmarkStart w:id="22" w:name="_Toc333653854"/>
      <w:r w:rsidRPr="00595763">
        <w:rPr>
          <w:rFonts w:ascii="Arial" w:hAnsi="Arial"/>
          <w:sz w:val="28"/>
          <w:lang w:val="es-CO"/>
        </w:rPr>
        <w:t xml:space="preserve">1.2 </w:t>
      </w:r>
      <w:bookmarkEnd w:id="21"/>
      <w:r w:rsidR="00944D00">
        <w:rPr>
          <w:rFonts w:ascii="Arial" w:hAnsi="Arial"/>
          <w:sz w:val="28"/>
          <w:lang w:val="es-CO"/>
        </w:rPr>
        <w:t>Evolución del Plan</w:t>
      </w:r>
      <w:bookmarkEnd w:id="22"/>
    </w:p>
    <w:p w14:paraId="0C8C9127" w14:textId="77777777" w:rsidR="00D9745F" w:rsidRPr="00595763" w:rsidRDefault="00D9745F" w:rsidP="00014AF3">
      <w:pPr>
        <w:jc w:val="both"/>
        <w:rPr>
          <w:rFonts w:ascii="Arial" w:hAnsi="Arial"/>
          <w:sz w:val="28"/>
          <w:lang w:val="es-CO"/>
        </w:rPr>
      </w:pPr>
    </w:p>
    <w:p w14:paraId="07A94DED" w14:textId="1A115070" w:rsidR="00D9745F" w:rsidRPr="00595763" w:rsidRDefault="00D9745F" w:rsidP="00014AF3">
      <w:pPr>
        <w:pStyle w:val="Ttulo1"/>
        <w:jc w:val="both"/>
        <w:rPr>
          <w:rFonts w:ascii="Arial" w:hAnsi="Arial"/>
          <w:lang w:val="es-CO"/>
        </w:rPr>
      </w:pPr>
      <w:bookmarkStart w:id="23" w:name="_Toc333053682"/>
      <w:bookmarkStart w:id="24" w:name="_Toc333653855"/>
      <w:r w:rsidRPr="00595763">
        <w:rPr>
          <w:rFonts w:ascii="Arial" w:hAnsi="Arial"/>
          <w:lang w:val="es-CO"/>
        </w:rPr>
        <w:t xml:space="preserve">2. </w:t>
      </w:r>
      <w:bookmarkEnd w:id="23"/>
      <w:r w:rsidR="00944D00">
        <w:rPr>
          <w:rFonts w:ascii="Arial" w:hAnsi="Arial"/>
          <w:lang w:val="es-CO"/>
        </w:rPr>
        <w:t>Referencias</w:t>
      </w:r>
      <w:bookmarkEnd w:id="24"/>
    </w:p>
    <w:p w14:paraId="051F3EE3" w14:textId="25478559" w:rsidR="00D9745F" w:rsidRPr="00595763" w:rsidRDefault="00D9745F" w:rsidP="00014AF3">
      <w:pPr>
        <w:pStyle w:val="Ttulo1"/>
        <w:jc w:val="both"/>
        <w:rPr>
          <w:rFonts w:ascii="Arial" w:hAnsi="Arial"/>
          <w:lang w:val="es-CO"/>
        </w:rPr>
      </w:pPr>
      <w:bookmarkStart w:id="25" w:name="_Toc333053683"/>
      <w:bookmarkStart w:id="26" w:name="_Toc333653856"/>
      <w:r w:rsidRPr="00595763">
        <w:rPr>
          <w:rFonts w:ascii="Arial" w:hAnsi="Arial"/>
          <w:lang w:val="es-CO"/>
        </w:rPr>
        <w:t xml:space="preserve">3. </w:t>
      </w:r>
      <w:bookmarkEnd w:id="25"/>
      <w:r w:rsidR="00895FEE">
        <w:rPr>
          <w:rFonts w:ascii="Arial" w:hAnsi="Arial"/>
          <w:lang w:val="es-CO"/>
        </w:rPr>
        <w:t>Definiciones</w:t>
      </w:r>
      <w:bookmarkEnd w:id="26"/>
    </w:p>
    <w:p w14:paraId="1ABC5060" w14:textId="65C9849A" w:rsidR="00D9745F" w:rsidRPr="00595763" w:rsidRDefault="00D9745F" w:rsidP="00014AF3">
      <w:pPr>
        <w:pStyle w:val="Ttulo1"/>
        <w:jc w:val="both"/>
        <w:rPr>
          <w:rFonts w:ascii="Arial" w:hAnsi="Arial"/>
          <w:lang w:val="es-CO"/>
        </w:rPr>
      </w:pPr>
      <w:bookmarkStart w:id="27" w:name="_Toc333653857"/>
      <w:r w:rsidRPr="00D53C37">
        <w:rPr>
          <w:rFonts w:ascii="Arial" w:hAnsi="Arial"/>
          <w:lang w:val="es-CO"/>
        </w:rPr>
        <w:t>4.</w:t>
      </w:r>
      <w:r w:rsidR="00D1232E">
        <w:rPr>
          <w:rFonts w:ascii="Arial" w:hAnsi="Arial"/>
          <w:lang w:val="es-CO"/>
        </w:rPr>
        <w:t xml:space="preserve"> </w:t>
      </w:r>
      <w:r w:rsidR="00EC7126">
        <w:rPr>
          <w:rFonts w:ascii="Arial" w:hAnsi="Arial"/>
          <w:lang w:val="es-CO"/>
        </w:rPr>
        <w:t>Contexto del Proyecto</w:t>
      </w:r>
      <w:bookmarkEnd w:id="27"/>
    </w:p>
    <w:p w14:paraId="45643869" w14:textId="1FCAF7CD" w:rsidR="00D9745F" w:rsidRDefault="00D9745F" w:rsidP="00014AF3">
      <w:pPr>
        <w:pStyle w:val="Ttulo2"/>
        <w:jc w:val="both"/>
        <w:rPr>
          <w:rFonts w:ascii="Arial" w:hAnsi="Arial"/>
          <w:sz w:val="28"/>
          <w:lang w:val="es-CO"/>
        </w:rPr>
      </w:pPr>
      <w:bookmarkStart w:id="28" w:name="_Toc333053685"/>
      <w:bookmarkStart w:id="29" w:name="_Toc333653858"/>
      <w:r w:rsidRPr="00595763">
        <w:rPr>
          <w:rFonts w:ascii="Arial" w:hAnsi="Arial"/>
          <w:sz w:val="28"/>
          <w:lang w:val="es-CO"/>
        </w:rPr>
        <w:t xml:space="preserve">4.1 </w:t>
      </w:r>
      <w:bookmarkEnd w:id="28"/>
      <w:r w:rsidR="00A94207">
        <w:rPr>
          <w:rFonts w:ascii="Arial" w:hAnsi="Arial"/>
          <w:sz w:val="28"/>
          <w:lang w:val="es-CO"/>
        </w:rPr>
        <w:t>Modelo de Procesos</w:t>
      </w:r>
      <w:bookmarkEnd w:id="29"/>
    </w:p>
    <w:p w14:paraId="3D266B8F" w14:textId="3281FEED"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14:paraId="1DFB2F09" w14:textId="44717AC6" w:rsidR="00FA165F" w:rsidRPr="00D1232E" w:rsidRDefault="00E14404" w:rsidP="00014AF3">
      <w:pPr>
        <w:jc w:val="both"/>
        <w:rPr>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14:paraId="4290E064" w14:textId="77777777" w:rsidR="00EB2285" w:rsidRDefault="00EB2285" w:rsidP="00EB2285">
      <w:pPr>
        <w:pStyle w:val="Ttulo2"/>
        <w:rPr>
          <w:rFonts w:ascii="Arial" w:hAnsi="Arial"/>
          <w:sz w:val="28"/>
        </w:rPr>
      </w:pPr>
      <w:bookmarkStart w:id="30" w:name="_Toc333053687"/>
      <w:bookmarkStart w:id="31" w:name="_Toc333653861"/>
      <w:commentRangeStart w:id="32"/>
      <w:r>
        <w:rPr>
          <w:rFonts w:ascii="Arial" w:hAnsi="Arial"/>
          <w:sz w:val="28"/>
        </w:rPr>
        <w:t xml:space="preserve">4.3 </w:t>
      </w:r>
      <w:bookmarkEnd w:id="30"/>
      <w:r>
        <w:rPr>
          <w:rFonts w:ascii="Arial" w:hAnsi="Arial"/>
          <w:sz w:val="28"/>
        </w:rPr>
        <w:t>Plan de Infraestructura</w:t>
      </w:r>
      <w:commentRangeEnd w:id="32"/>
      <w:r w:rsidR="00E56923">
        <w:rPr>
          <w:rStyle w:val="Refdecomentario"/>
          <w:rFonts w:asciiTheme="minorHAnsi" w:eastAsiaTheme="minorHAnsi" w:hAnsiTheme="minorHAnsi" w:cstheme="minorBidi"/>
          <w:b w:val="0"/>
          <w:bCs w:val="0"/>
          <w:color w:val="auto"/>
        </w:rPr>
        <w:commentReference w:id="32"/>
      </w:r>
    </w:p>
    <w:p w14:paraId="4AFD3BA3" w14:textId="77777777" w:rsidR="00EB2285" w:rsidRDefault="00EB2285" w:rsidP="00EB2285">
      <w:pPr>
        <w:jc w:val="both"/>
      </w:pPr>
      <w:r>
        <w:t xml:space="preserve">En este plan se especificaran las instalaciones físicas, la descripción de los equipos, las redes de comunicación y los entonos de desarrollo y pruebas, en los cuales la organización de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se basara para el desarrollo de este proyecto de software.</w:t>
      </w:r>
    </w:p>
    <w:p w14:paraId="6FE5B7D9" w14:textId="77777777" w:rsidR="00EB2285" w:rsidRDefault="00EB2285" w:rsidP="00EB2285">
      <w:pPr>
        <w:pStyle w:val="Ttulo3"/>
      </w:pPr>
      <w:r>
        <w:t>4.3.1 Instalaciones Físicas</w:t>
      </w:r>
    </w:p>
    <w:p w14:paraId="5ACB05A7" w14:textId="77777777" w:rsidR="00EB2285" w:rsidRDefault="00EB2285" w:rsidP="00EB2285">
      <w:r>
        <w:t xml:space="preserve">Las instalaciones físicas con las que contara la organización para este proyecto están divididas en 2 grupos según la entidad que las ofrecerá, estas serán usadas según la disponibilidad o necesidad de </w:t>
      </w:r>
      <w:proofErr w:type="spellStart"/>
      <w:r>
        <w:t>Fifth</w:t>
      </w:r>
      <w:proofErr w:type="spellEnd"/>
      <w:r>
        <w:t xml:space="preserve"> </w:t>
      </w:r>
      <w:proofErr w:type="spellStart"/>
      <w:r>
        <w:t>Floor</w:t>
      </w:r>
      <w:proofErr w:type="spellEnd"/>
      <w:r>
        <w:t xml:space="preserve"> Corp.:</w:t>
      </w:r>
    </w:p>
    <w:p w14:paraId="39A4C164" w14:textId="77777777" w:rsidR="00EB2285" w:rsidRDefault="00EB2285" w:rsidP="00EB2285">
      <w:pPr>
        <w:pStyle w:val="Prrafodelista"/>
        <w:numPr>
          <w:ilvl w:val="0"/>
          <w:numId w:val="47"/>
        </w:numPr>
      </w:pPr>
      <w:r>
        <w:t>Instalaciones Pontificias Universidad Javeriana.</w:t>
      </w:r>
    </w:p>
    <w:p w14:paraId="009BFE7C" w14:textId="77777777" w:rsidR="00EB2285" w:rsidRDefault="00EB2285" w:rsidP="00EB2285">
      <w:pPr>
        <w:pStyle w:val="Prrafodelista"/>
        <w:numPr>
          <w:ilvl w:val="0"/>
          <w:numId w:val="47"/>
        </w:numPr>
      </w:pPr>
      <w:r>
        <w:t xml:space="preserve">Instalaciones </w:t>
      </w:r>
      <w:proofErr w:type="spellStart"/>
      <w:r>
        <w:t>Fifht</w:t>
      </w:r>
      <w:proofErr w:type="spellEnd"/>
      <w:r>
        <w:t xml:space="preserve"> </w:t>
      </w:r>
      <w:proofErr w:type="spellStart"/>
      <w:r>
        <w:t>Floor</w:t>
      </w:r>
      <w:proofErr w:type="spellEnd"/>
      <w:r>
        <w:t xml:space="preserve"> Corp.</w:t>
      </w:r>
    </w:p>
    <w:p w14:paraId="7B7E96C3" w14:textId="77777777" w:rsidR="00EB2285" w:rsidRDefault="00EB2285" w:rsidP="00EB2285">
      <w:pPr>
        <w:pStyle w:val="Ttulo4"/>
      </w:pPr>
      <w:r>
        <w:t>Instalación Pontificia Universidad Javeriana</w:t>
      </w:r>
    </w:p>
    <w:p w14:paraId="426AAE21" w14:textId="77777777" w:rsidR="00EB2285" w:rsidRDefault="00EB2285" w:rsidP="00EB2285">
      <w:pPr>
        <w:pStyle w:val="Prrafodelista"/>
        <w:numPr>
          <w:ilvl w:val="0"/>
          <w:numId w:val="48"/>
        </w:numPr>
        <w:jc w:val="both"/>
      </w:pPr>
      <w:r>
        <w:t>BIBLIOTECA GENERAL – Ed. 28 Jesús María Fernández S.J.</w:t>
      </w:r>
    </w:p>
    <w:p w14:paraId="11A6ED9A" w14:textId="0A563818" w:rsidR="00EB2285" w:rsidRDefault="00EB2285" w:rsidP="00EB2285">
      <w:pPr>
        <w:pStyle w:val="Prrafodelista"/>
        <w:jc w:val="both"/>
      </w:pPr>
      <w:r>
        <w:t>En este espacio de trabajo se harán principalmente las investigaciones debido a la facilidad de buscar información en libros y otros recursos. También será un lugar opcional de reuniones de</w:t>
      </w:r>
      <w:r w:rsidR="00DA395F">
        <w:t xml:space="preserve"> grupo, las cuales se realizara</w:t>
      </w:r>
      <w:r>
        <w:t xml:space="preserve"> en las salas de estudio según su disponibilidad.</w:t>
      </w:r>
    </w:p>
    <w:p w14:paraId="4BF5D69B" w14:textId="77777777" w:rsidR="00EB2285" w:rsidRDefault="00EB2285" w:rsidP="00EB2285">
      <w:pPr>
        <w:pStyle w:val="Prrafodelista"/>
        <w:numPr>
          <w:ilvl w:val="0"/>
          <w:numId w:val="48"/>
        </w:numPr>
        <w:jc w:val="both"/>
      </w:pPr>
      <w:r>
        <w:lastRenderedPageBreak/>
        <w:t>FACULTAD DE INGENIERIA – Ed. 11 José Gabriel Maldonado S.J.</w:t>
      </w:r>
    </w:p>
    <w:p w14:paraId="3136D1D9" w14:textId="77777777" w:rsidR="00EB2285" w:rsidRDefault="00EB2285" w:rsidP="00EB228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33"/>
      <w:r>
        <w:t>Esto estará sujeto a la disponibilidad de la misma y a los permisos necesarios que se necesiten adquirir</w:t>
      </w:r>
      <w:commentRangeEnd w:id="33"/>
      <w:r w:rsidR="00B45EE3">
        <w:rPr>
          <w:rStyle w:val="Refdecomentario"/>
        </w:rPr>
        <w:commentReference w:id="33"/>
      </w:r>
      <w:r>
        <w:t>.</w:t>
      </w:r>
    </w:p>
    <w:p w14:paraId="1F1D4DFF" w14:textId="77777777" w:rsidR="00EB2285" w:rsidRDefault="00EB2285" w:rsidP="00EB2285">
      <w:pPr>
        <w:pStyle w:val="Prrafodelista"/>
        <w:jc w:val="both"/>
      </w:pPr>
    </w:p>
    <w:p w14:paraId="4245F326" w14:textId="77777777" w:rsidR="00EB2285" w:rsidRDefault="00EB2285" w:rsidP="00EB2285">
      <w:pPr>
        <w:pStyle w:val="Prrafodelista"/>
        <w:jc w:val="both"/>
      </w:pPr>
      <w:r>
        <w:t xml:space="preserve">Las características de los Equipos de esta sala se pueden ver en la sección </w:t>
      </w:r>
      <w:commentRangeStart w:id="34"/>
      <w:r>
        <w:t>[1.1.2 Supuestos y restricciones]</w:t>
      </w:r>
      <w:commentRangeEnd w:id="34"/>
      <w:r>
        <w:rPr>
          <w:rStyle w:val="Refdecomentario"/>
        </w:rPr>
        <w:commentReference w:id="34"/>
      </w:r>
      <w:r>
        <w:t>.</w:t>
      </w:r>
    </w:p>
    <w:p w14:paraId="108DC589" w14:textId="77777777" w:rsidR="00EB2285" w:rsidRDefault="00EB2285" w:rsidP="00EB2285">
      <w:pPr>
        <w:pStyle w:val="Prrafodelista"/>
        <w:numPr>
          <w:ilvl w:val="0"/>
          <w:numId w:val="48"/>
        </w:numPr>
        <w:jc w:val="both"/>
      </w:pPr>
      <w:r>
        <w:t>Ed. 02 Fernando Barón S.J.</w:t>
      </w:r>
    </w:p>
    <w:p w14:paraId="29DFCC3F" w14:textId="77777777" w:rsidR="00EB2285" w:rsidRDefault="00EB2285" w:rsidP="00EB2285">
      <w:pPr>
        <w:pStyle w:val="Prrafodelista"/>
        <w:jc w:val="both"/>
      </w:pPr>
      <w:r>
        <w:t>En esta instalación se desarrollaran las reuniones de la organización.</w:t>
      </w:r>
    </w:p>
    <w:p w14:paraId="09AB5E90" w14:textId="4F53B1E2" w:rsidR="00EB2285" w:rsidRDefault="00EB2285" w:rsidP="00EB2285">
      <w:pPr>
        <w:pStyle w:val="Prrafodelista"/>
        <w:jc w:val="both"/>
      </w:pPr>
      <w:r>
        <w:rPr>
          <w:noProof/>
          <w:lang w:val="es-CO" w:eastAsia="es-CO"/>
        </w:rPr>
        <w:drawing>
          <wp:inline distT="0" distB="0" distL="0" distR="0" wp14:anchorId="69072494" wp14:editId="36394D35">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0E576D58" w14:textId="77777777" w:rsidR="00EB2285" w:rsidRDefault="00EB2285" w:rsidP="00EB2285">
      <w:pPr>
        <w:pStyle w:val="Ttulo4"/>
      </w:pPr>
      <w:r>
        <w:t xml:space="preserve">Instalaciones </w:t>
      </w:r>
      <w:proofErr w:type="spellStart"/>
      <w:r>
        <w:t>Fifth</w:t>
      </w:r>
      <w:proofErr w:type="spellEnd"/>
      <w:r>
        <w:t xml:space="preserve"> </w:t>
      </w:r>
      <w:proofErr w:type="spellStart"/>
      <w:r>
        <w:t>Floor</w:t>
      </w:r>
      <w:proofErr w:type="spellEnd"/>
      <w:r>
        <w:t xml:space="preserve"> Corp. </w:t>
      </w:r>
    </w:p>
    <w:p w14:paraId="4B0A70D5" w14:textId="77777777" w:rsidR="00EB2285" w:rsidRDefault="00EB2285" w:rsidP="00EB2285">
      <w:pPr>
        <w:pStyle w:val="Prrafodelista"/>
        <w:numPr>
          <w:ilvl w:val="0"/>
          <w:numId w:val="48"/>
        </w:numPr>
      </w:pPr>
      <w:r>
        <w:t>CASA ALICIA BELTRAN –</w:t>
      </w:r>
    </w:p>
    <w:p w14:paraId="6A976721" w14:textId="77777777" w:rsidR="00EB2285" w:rsidRDefault="00EB2285" w:rsidP="00EB228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w:t>
      </w:r>
      <w:proofErr w:type="spellEnd"/>
      <w:r>
        <w:t xml:space="preserve"> </w:t>
      </w:r>
      <w:proofErr w:type="spellStart"/>
      <w:r>
        <w:t>Floor</w:t>
      </w:r>
      <w:proofErr w:type="spellEnd"/>
      <w:r>
        <w:t xml:space="preserve"> Corp. y estará disponible con más frecuencia.</w:t>
      </w:r>
    </w:p>
    <w:p w14:paraId="4D5C4F54" w14:textId="0DC478B0" w:rsidR="00EB2285" w:rsidRDefault="00EB2285" w:rsidP="00EB2285">
      <w:pPr>
        <w:pStyle w:val="Prrafodelista"/>
        <w:jc w:val="both"/>
      </w:pPr>
      <w:r>
        <w:rPr>
          <w:noProof/>
          <w:lang w:val="es-CO" w:eastAsia="es-CO"/>
        </w:rPr>
        <w:lastRenderedPageBreak/>
        <w:drawing>
          <wp:inline distT="0" distB="0" distL="0" distR="0" wp14:anchorId="521326B1" wp14:editId="0961F36E">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695C2A65" w14:textId="77777777" w:rsidR="00EB2285" w:rsidRDefault="00EB2285" w:rsidP="00EB2285">
      <w:pPr>
        <w:jc w:val="both"/>
      </w:pPr>
    </w:p>
    <w:p w14:paraId="0FD35F94" w14:textId="77777777" w:rsidR="00EB2285" w:rsidRDefault="00EB2285" w:rsidP="00EB2285">
      <w:pPr>
        <w:pStyle w:val="Ttulo3"/>
      </w:pPr>
      <w:r>
        <w:t>4.3.2 Descripción de equipos de trabajo</w:t>
      </w:r>
    </w:p>
    <w:p w14:paraId="3B06600C" w14:textId="77777777" w:rsidR="00EB2285" w:rsidRDefault="00EB2285" w:rsidP="00EB2285">
      <w:r>
        <w:t xml:space="preserve">La organización </w:t>
      </w:r>
      <w:proofErr w:type="spellStart"/>
      <w:r>
        <w:t>Fifth</w:t>
      </w:r>
      <w:proofErr w:type="spellEnd"/>
      <w:r>
        <w:t xml:space="preserve"> </w:t>
      </w:r>
      <w:proofErr w:type="spellStart"/>
      <w:r>
        <w:t>Floor</w:t>
      </w:r>
      <w:proofErr w:type="spellEnd"/>
      <w:r>
        <w:t xml:space="preserve"> Corp. cuenta con los equipos para el desarrollo del proyecto y cuyas especificaciones se pueden ver en la imagen </w:t>
      </w:r>
      <w:commentRangeStart w:id="35"/>
      <w:r>
        <w:t>[##]</w:t>
      </w:r>
      <w:commentRangeEnd w:id="35"/>
      <w:r>
        <w:rPr>
          <w:rStyle w:val="Refdecomentario"/>
        </w:rPr>
        <w:commentReference w:id="35"/>
      </w:r>
      <w:r>
        <w:t>, por esto se aclara que no abra adquisición de equipos para el desarrollo del proyecto.</w:t>
      </w:r>
    </w:p>
    <w:p w14:paraId="7E9F776F" w14:textId="7948C7CC" w:rsidR="00EB2285" w:rsidRDefault="00EB2285" w:rsidP="00EB2285">
      <w:r>
        <w:rPr>
          <w:noProof/>
          <w:lang w:val="es-CO" w:eastAsia="es-CO"/>
        </w:rPr>
        <w:lastRenderedPageBreak/>
        <w:drawing>
          <wp:inline distT="0" distB="0" distL="0" distR="0" wp14:anchorId="43C047D7" wp14:editId="6F325737">
            <wp:extent cx="5252720" cy="37211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46B5DDAD" w14:textId="77777777" w:rsidR="00EB2285" w:rsidRDefault="00EB2285" w:rsidP="00EB2285"/>
    <w:p w14:paraId="4A061588" w14:textId="77777777" w:rsidR="00EB2285" w:rsidRDefault="00EB2285" w:rsidP="00EB2285">
      <w:pPr>
        <w:pStyle w:val="Ttulo3"/>
      </w:pPr>
      <w:r>
        <w:t>4.3.3 Redes de comunicación</w:t>
      </w:r>
    </w:p>
    <w:p w14:paraId="6674DA85" w14:textId="77777777" w:rsidR="00EB2285" w:rsidRDefault="00EB2285" w:rsidP="00EB2285">
      <w:pPr>
        <w:pStyle w:val="Ttulo4"/>
      </w:pPr>
      <w:r>
        <w:t>Internet</w:t>
      </w:r>
    </w:p>
    <w:p w14:paraId="2BF01189" w14:textId="77777777" w:rsidR="00EB2285" w:rsidRDefault="00EB2285" w:rsidP="00EB228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En las instalaciones de </w:t>
      </w:r>
      <w:proofErr w:type="spellStart"/>
      <w:r>
        <w:t>Fifth</w:t>
      </w:r>
      <w:proofErr w:type="spellEnd"/>
      <w:r>
        <w:t xml:space="preserve"> </w:t>
      </w:r>
      <w:proofErr w:type="spellStart"/>
      <w:r>
        <w:t>Floor</w:t>
      </w:r>
      <w:proofErr w:type="spellEnd"/>
      <w:r>
        <w:t xml:space="preserve"> Corp. se contara con proveedor de internet Claro/Telmex y con </w:t>
      </w:r>
      <w:proofErr w:type="spellStart"/>
      <w:r>
        <w:t>routers</w:t>
      </w:r>
      <w:proofErr w:type="spellEnd"/>
      <w:r>
        <w:t>, ya especificados anteriormente.</w:t>
      </w:r>
    </w:p>
    <w:p w14:paraId="33DD79DB" w14:textId="77777777" w:rsidR="00EB2285" w:rsidRDefault="00EB2285" w:rsidP="00EB2285">
      <w:pPr>
        <w:jc w:val="both"/>
      </w:pPr>
      <w:r>
        <w:t>No habrá necesidad de cables debido a que el acceso será inalámbrico.</w:t>
      </w:r>
    </w:p>
    <w:p w14:paraId="52988C2B" w14:textId="77777777" w:rsidR="00EB2285" w:rsidRDefault="00EB2285" w:rsidP="00EB2285">
      <w:pPr>
        <w:pStyle w:val="Ttulo3"/>
      </w:pPr>
      <w:r>
        <w:t>4.3.4 Entornos de desarrollo y pruebas</w:t>
      </w:r>
    </w:p>
    <w:p w14:paraId="41461DA5" w14:textId="77777777" w:rsidR="00EB2285" w:rsidRDefault="00EB2285" w:rsidP="00EB2285">
      <w:pPr>
        <w:jc w:val="both"/>
      </w:pPr>
      <w:r>
        <w:t xml:space="preserve">Los entornos de desarrollo y pruebas que se utilizaran proyecto se especificaran en la sección </w:t>
      </w:r>
      <w:commentRangeStart w:id="36"/>
      <w:r>
        <w:t>[4.4 Métodos, herramientas y técnicas]</w:t>
      </w:r>
      <w:commentRangeEnd w:id="36"/>
      <w:r>
        <w:rPr>
          <w:rStyle w:val="Refdecomentario"/>
        </w:rPr>
        <w:commentReference w:id="36"/>
      </w:r>
      <w:r>
        <w:t>.</w:t>
      </w:r>
    </w:p>
    <w:p w14:paraId="39EC1C7B" w14:textId="77777777" w:rsidR="00EB2285" w:rsidRDefault="00EB2285" w:rsidP="00EB2285"/>
    <w:p w14:paraId="5E1DCC39" w14:textId="65E1AB4F" w:rsidR="00F31C00" w:rsidRPr="00595763" w:rsidRDefault="00D9745F" w:rsidP="00014AF3">
      <w:pPr>
        <w:pStyle w:val="Ttulo2"/>
        <w:jc w:val="both"/>
        <w:rPr>
          <w:rFonts w:ascii="Arial" w:hAnsi="Arial"/>
          <w:sz w:val="28"/>
          <w:lang w:val="es-CO"/>
        </w:rPr>
      </w:pPr>
      <w:r w:rsidRPr="00D53C37">
        <w:rPr>
          <w:rFonts w:ascii="Arial" w:hAnsi="Arial"/>
          <w:sz w:val="28"/>
          <w:lang w:val="es-CO"/>
        </w:rPr>
        <w:lastRenderedPageBreak/>
        <w:t xml:space="preserve">4.4 </w:t>
      </w:r>
      <w:r w:rsidR="00403840" w:rsidRPr="00D53C37">
        <w:rPr>
          <w:rFonts w:ascii="Arial" w:hAnsi="Arial"/>
          <w:sz w:val="28"/>
          <w:lang w:val="es-CO"/>
        </w:rPr>
        <w:t>Métodos Herramientas y Técnicas</w:t>
      </w:r>
      <w:bookmarkEnd w:id="31"/>
    </w:p>
    <w:p w14:paraId="6421651E" w14:textId="59FE9F8F" w:rsidR="00F80307" w:rsidRPr="00595763" w:rsidRDefault="00476FC8" w:rsidP="00014AF3">
      <w:pPr>
        <w:pStyle w:val="Ttulo4"/>
        <w:jc w:val="both"/>
        <w:rPr>
          <w:lang w:val="es-CO"/>
        </w:rPr>
      </w:pPr>
      <w:r>
        <w:rPr>
          <w:lang w:val="es-CO"/>
        </w:rPr>
        <w:t xml:space="preserve">4.4.1 </w:t>
      </w:r>
      <w:bookmarkStart w:id="37" w:name="_Toc333053691"/>
      <w:r w:rsidR="00F80307" w:rsidRPr="00595763">
        <w:rPr>
          <w:lang w:val="es-CO"/>
        </w:rPr>
        <w:t>Herramientas de Software</w:t>
      </w:r>
      <w:bookmarkEnd w:id="37"/>
    </w:p>
    <w:p w14:paraId="1AB24752" w14:textId="77777777" w:rsidR="008B302E" w:rsidRPr="00595763" w:rsidRDefault="008B302E" w:rsidP="00014AF3">
      <w:pPr>
        <w:pStyle w:val="Ttulo5"/>
        <w:jc w:val="both"/>
        <w:rPr>
          <w:lang w:val="es-CO"/>
        </w:rPr>
      </w:pPr>
      <w:bookmarkStart w:id="38" w:name="_Toc333053692"/>
      <w:r w:rsidRPr="00595763">
        <w:rPr>
          <w:lang w:val="es-CO"/>
        </w:rPr>
        <w:t>Lenguajes de programación</w:t>
      </w:r>
      <w:bookmarkEnd w:id="38"/>
    </w:p>
    <w:p w14:paraId="4466E676" w14:textId="07085AE8" w:rsidR="008B302E" w:rsidRPr="00595763" w:rsidRDefault="00F063B1" w:rsidP="00014AF3">
      <w:pPr>
        <w:pStyle w:val="Prrafodelista"/>
        <w:numPr>
          <w:ilvl w:val="0"/>
          <w:numId w:val="23"/>
        </w:numPr>
        <w:jc w:val="both"/>
      </w:pPr>
      <w:r w:rsidRPr="00595763">
        <w:rPr>
          <w:lang w:val="es-CO"/>
        </w:rPr>
        <w:t>JavaScript</w:t>
      </w:r>
    </w:p>
    <w:p w14:paraId="765CC8A2" w14:textId="508E49C0" w:rsidR="003A6582" w:rsidRDefault="000B1A99" w:rsidP="00014AF3">
      <w:pPr>
        <w:pStyle w:val="Prrafodelista"/>
        <w:numPr>
          <w:ilvl w:val="1"/>
          <w:numId w:val="23"/>
        </w:numPr>
        <w:jc w:val="both"/>
        <w:rPr>
          <w:lang w:val="es-CO"/>
        </w:rPr>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w:t>
      </w:r>
      <w:r w:rsidR="00165D9B">
        <w:rPr>
          <w:lang w:val="es-CO"/>
        </w:rPr>
        <w:t xml:space="preserve">nombre a </w:t>
      </w:r>
      <w:proofErr w:type="spellStart"/>
      <w:r w:rsidR="00165D9B">
        <w:rPr>
          <w:lang w:val="es-CO"/>
        </w:rPr>
        <w:t>javascript</w:t>
      </w:r>
      <w:proofErr w:type="spellEnd"/>
      <w:r w:rsidR="00165D9B">
        <w:rPr>
          <w:lang w:val="es-CO"/>
        </w:rPr>
        <w:t xml:space="preserve"> por cuestiones de marketing.</w:t>
      </w:r>
    </w:p>
    <w:p w14:paraId="34919858" w14:textId="13544808" w:rsidR="00165D9B" w:rsidRDefault="00165D9B" w:rsidP="00014AF3">
      <w:pPr>
        <w:pStyle w:val="Prrafodelista"/>
        <w:numPr>
          <w:ilvl w:val="1"/>
          <w:numId w:val="23"/>
        </w:numPr>
        <w:jc w:val="both"/>
        <w:rPr>
          <w:lang w:val="es-CO"/>
        </w:rPr>
      </w:pPr>
      <w:commentRangeStart w:id="39"/>
      <w:r w:rsidRPr="00165D9B">
        <w:rPr>
          <w:lang w:val="es-CO"/>
        </w:rPr>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2" w:anchor="Class-Based_vs._Prototype-Based_Languages" w:tooltip="en/JavaScript/Guide/Details_of_the_Object_Model#Class-Based_vs._Prototype-Based_Languages" w:history="1">
        <w:r w:rsidRPr="00165D9B">
          <w:rPr>
            <w:rStyle w:val="Hipervnculo"/>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39"/>
      <w:r w:rsidRPr="00165D9B">
        <w:rPr>
          <w:rStyle w:val="Refdecomentario"/>
        </w:rPr>
        <w:commentReference w:id="39"/>
      </w:r>
    </w:p>
    <w:p w14:paraId="38276CE4" w14:textId="77777777" w:rsidR="006C587B" w:rsidRPr="00165D9B" w:rsidRDefault="006C587B" w:rsidP="00014AF3">
      <w:pPr>
        <w:pStyle w:val="Prrafodelista"/>
        <w:ind w:left="1440"/>
        <w:jc w:val="both"/>
        <w:rPr>
          <w:lang w:val="es-CO"/>
        </w:rPr>
      </w:pPr>
    </w:p>
    <w:p w14:paraId="3AA41642" w14:textId="77777777" w:rsidR="005D7FA7" w:rsidRPr="00595763" w:rsidRDefault="005D7FA7" w:rsidP="00014AF3">
      <w:pPr>
        <w:pStyle w:val="Prrafodelista"/>
        <w:numPr>
          <w:ilvl w:val="0"/>
          <w:numId w:val="23"/>
        </w:numPr>
        <w:jc w:val="both"/>
      </w:pPr>
      <w:commentRangeStart w:id="40"/>
      <w:r w:rsidRPr="00595763">
        <w:rPr>
          <w:lang w:val="es-CO"/>
        </w:rPr>
        <w:t>C Sharp (C#)</w:t>
      </w:r>
      <w:commentRangeEnd w:id="40"/>
      <w:r w:rsidR="0040717F">
        <w:rPr>
          <w:rStyle w:val="Refdecomentario"/>
        </w:rPr>
        <w:commentReference w:id="40"/>
      </w:r>
    </w:p>
    <w:p w14:paraId="587D5304" w14:textId="4F2FA5CE" w:rsidR="0040717F" w:rsidRPr="00D53C37" w:rsidRDefault="0040717F" w:rsidP="00014AF3">
      <w:pPr>
        <w:pStyle w:val="Prrafodelista"/>
        <w:numPr>
          <w:ilvl w:val="1"/>
          <w:numId w:val="23"/>
        </w:numPr>
        <w:jc w:val="both"/>
        <w:rPr>
          <w:lang w:val="es-CO"/>
        </w:rPr>
      </w:pPr>
      <w:r>
        <w:rPr>
          <w:lang w:val="es-CO"/>
        </w:rPr>
        <w:t xml:space="preserve">Lenguaje de Programación </w:t>
      </w:r>
      <w:r w:rsidR="002717D4">
        <w:rPr>
          <w:lang w:val="es-CO"/>
        </w:rPr>
        <w:t xml:space="preserve">orientado a objetos, fuertemente </w:t>
      </w:r>
      <w:proofErr w:type="spellStart"/>
      <w:r w:rsidR="002717D4">
        <w:rPr>
          <w:lang w:val="es-CO"/>
        </w:rPr>
        <w:t>tipado</w:t>
      </w:r>
      <w:proofErr w:type="spellEnd"/>
      <w:r w:rsidR="002717D4">
        <w:rPr>
          <w:lang w:val="es-CO"/>
        </w:rPr>
        <w:t>,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014AF3">
      <w:pPr>
        <w:pStyle w:val="Ttulo5"/>
        <w:jc w:val="both"/>
      </w:pPr>
      <w:bookmarkStart w:id="41" w:name="_Toc333053693"/>
      <w:r w:rsidRPr="00595763">
        <w:rPr>
          <w:lang w:val="es-CO"/>
        </w:rPr>
        <w:t>Sistema Operativo</w:t>
      </w:r>
      <w:bookmarkEnd w:id="41"/>
    </w:p>
    <w:p w14:paraId="4C6027EC" w14:textId="77777777" w:rsidR="00E90B83" w:rsidRPr="00E90B83" w:rsidRDefault="00E90B83" w:rsidP="00014AF3">
      <w:pPr>
        <w:jc w:val="both"/>
        <w:rPr>
          <w:lang w:val="es-CO"/>
        </w:rPr>
      </w:pPr>
    </w:p>
    <w:p w14:paraId="69D286A4" w14:textId="77777777" w:rsidR="00A6199A" w:rsidRPr="00595763" w:rsidRDefault="00A6199A" w:rsidP="00014AF3">
      <w:pPr>
        <w:pStyle w:val="Prrafodelista"/>
        <w:numPr>
          <w:ilvl w:val="0"/>
          <w:numId w:val="22"/>
        </w:numPr>
        <w:jc w:val="both"/>
      </w:pPr>
      <w:r w:rsidRPr="00595763">
        <w:rPr>
          <w:lang w:val="es-CO"/>
        </w:rPr>
        <w:t xml:space="preserve">Windows 7 </w:t>
      </w:r>
    </w:p>
    <w:p w14:paraId="5B2E1B0E" w14:textId="2504C675" w:rsidR="00727649" w:rsidRPr="00D53C37" w:rsidRDefault="00E9193A" w:rsidP="00014AF3">
      <w:pPr>
        <w:pStyle w:val="Prrafodelista"/>
        <w:numPr>
          <w:ilvl w:val="1"/>
          <w:numId w:val="22"/>
        </w:numPr>
        <w:jc w:val="both"/>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w:t>
      </w:r>
      <w:proofErr w:type="spellStart"/>
      <w:r>
        <w:rPr>
          <w:i/>
          <w:lang w:val="es-CO"/>
        </w:rPr>
        <w:t>Corporation</w:t>
      </w:r>
      <w:proofErr w:type="spellEnd"/>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014AF3">
      <w:pPr>
        <w:pStyle w:val="Ttulo5"/>
        <w:jc w:val="both"/>
        <w:rPr>
          <w:lang w:val="es-CO"/>
        </w:rPr>
      </w:pPr>
      <w:bookmarkStart w:id="42" w:name="_Toc333053694"/>
      <w:r w:rsidRPr="00595763">
        <w:rPr>
          <w:lang w:val="es-CO"/>
        </w:rPr>
        <w:t xml:space="preserve">Entornos de </w:t>
      </w:r>
      <w:r w:rsidR="008B302E" w:rsidRPr="00595763">
        <w:rPr>
          <w:lang w:val="es-CO"/>
        </w:rPr>
        <w:t>Desarrollo (IDE)</w:t>
      </w:r>
      <w:bookmarkEnd w:id="42"/>
    </w:p>
    <w:p w14:paraId="06C89F42" w14:textId="77777777" w:rsidR="00FB711E" w:rsidRPr="00595763" w:rsidRDefault="004175B1" w:rsidP="00014AF3">
      <w:pPr>
        <w:pStyle w:val="Prrafodelista"/>
        <w:numPr>
          <w:ilvl w:val="0"/>
          <w:numId w:val="21"/>
        </w:numPr>
        <w:jc w:val="both"/>
      </w:pPr>
      <w:proofErr w:type="spellStart"/>
      <w:r w:rsidRPr="00595763">
        <w:rPr>
          <w:lang w:val="es-CO"/>
        </w:rPr>
        <w:t>Unity</w:t>
      </w:r>
      <w:proofErr w:type="spellEnd"/>
      <w:r w:rsidRPr="00595763">
        <w:rPr>
          <w:lang w:val="es-CO"/>
        </w:rPr>
        <w:t xml:space="preserve"> 3D</w:t>
      </w:r>
    </w:p>
    <w:p w14:paraId="689678CB" w14:textId="73E24548" w:rsidR="00F455FF" w:rsidRPr="00D53C37" w:rsidRDefault="00C50F9C" w:rsidP="00014AF3">
      <w:pPr>
        <w:pStyle w:val="Prrafodelista"/>
        <w:numPr>
          <w:ilvl w:val="1"/>
          <w:numId w:val="21"/>
        </w:numPr>
        <w:jc w:val="both"/>
        <w:rPr>
          <w:lang w:val="es-CO"/>
        </w:rPr>
      </w:pPr>
      <w:commentRangeStart w:id="43"/>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43"/>
      <w:r w:rsidR="00B75BE3">
        <w:rPr>
          <w:rStyle w:val="Refdecomentario"/>
        </w:rPr>
        <w:commentReference w:id="43"/>
      </w:r>
    </w:p>
    <w:p w14:paraId="59925522" w14:textId="77777777" w:rsidR="00941AC3" w:rsidRPr="00595763" w:rsidRDefault="00941AC3" w:rsidP="00014AF3">
      <w:pPr>
        <w:pStyle w:val="Prrafodelista"/>
        <w:numPr>
          <w:ilvl w:val="0"/>
          <w:numId w:val="21"/>
        </w:numPr>
        <w:jc w:val="both"/>
        <w:rPr>
          <w:lang w:val="en-US"/>
        </w:rPr>
      </w:pPr>
      <w:r w:rsidRPr="00595763">
        <w:rPr>
          <w:lang w:val="es-CO"/>
        </w:rPr>
        <w:t>Visual Studio 2010</w:t>
      </w:r>
    </w:p>
    <w:p w14:paraId="6B543529" w14:textId="3B08C659" w:rsidR="00B75BE3" w:rsidRPr="00D53C37" w:rsidRDefault="0027302C" w:rsidP="00014AF3">
      <w:pPr>
        <w:pStyle w:val="Prrafodelista"/>
        <w:numPr>
          <w:ilvl w:val="1"/>
          <w:numId w:val="21"/>
        </w:numPr>
        <w:jc w:val="both"/>
        <w:rPr>
          <w:lang w:val="es-CO"/>
        </w:rPr>
      </w:pPr>
      <w:commentRangeStart w:id="44"/>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44"/>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Refdecomentario"/>
        </w:rPr>
        <w:commentReference w:id="44"/>
      </w:r>
    </w:p>
    <w:p w14:paraId="6AF5BCB4" w14:textId="77777777" w:rsidR="008830EB" w:rsidRDefault="008830EB" w:rsidP="00014AF3">
      <w:pPr>
        <w:pStyle w:val="Ttulo5"/>
        <w:jc w:val="both"/>
        <w:rPr>
          <w:lang w:val="es-CO"/>
        </w:rPr>
      </w:pPr>
      <w:r>
        <w:rPr>
          <w:lang w:val="es-CO"/>
        </w:rPr>
        <w:lastRenderedPageBreak/>
        <w:t>Bases de Datos</w:t>
      </w:r>
    </w:p>
    <w:p w14:paraId="5BBE403E" w14:textId="4CABE48D" w:rsidR="0027302C" w:rsidRDefault="008830EB" w:rsidP="00014AF3">
      <w:pPr>
        <w:pStyle w:val="Ttulo5"/>
        <w:numPr>
          <w:ilvl w:val="0"/>
          <w:numId w:val="30"/>
        </w:numPr>
        <w:jc w:val="both"/>
        <w:rPr>
          <w:lang w:val="es-CO"/>
        </w:rPr>
      </w:pPr>
      <w:proofErr w:type="spellStart"/>
      <w:r>
        <w:rPr>
          <w:lang w:val="es-CO"/>
        </w:rPr>
        <w:t>SqlDeveloper</w:t>
      </w:r>
      <w:proofErr w:type="spellEnd"/>
    </w:p>
    <w:p w14:paraId="796BCE89" w14:textId="7AFE2AC3" w:rsidR="0027302C" w:rsidRDefault="001F430B" w:rsidP="00014AF3">
      <w:pPr>
        <w:pStyle w:val="Prrafodelista"/>
        <w:numPr>
          <w:ilvl w:val="1"/>
          <w:numId w:val="30"/>
        </w:numPr>
        <w:jc w:val="both"/>
        <w:rPr>
          <w:lang w:val="es-CO"/>
        </w:rPr>
      </w:pPr>
      <w:commentRangeStart w:id="45"/>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45"/>
      <w:r w:rsidR="00FE0B3E">
        <w:rPr>
          <w:rStyle w:val="Refdecomentario"/>
        </w:rPr>
        <w:commentReference w:id="45"/>
      </w:r>
    </w:p>
    <w:p w14:paraId="177B3444" w14:textId="778A4934" w:rsidR="00FE0B3E" w:rsidRPr="00FE0B3E" w:rsidRDefault="00FE0B3E" w:rsidP="00014AF3">
      <w:pPr>
        <w:pStyle w:val="Prrafodelista"/>
        <w:numPr>
          <w:ilvl w:val="1"/>
          <w:numId w:val="30"/>
        </w:numPr>
        <w:jc w:val="both"/>
        <w:rPr>
          <w:lang w:val="en-US"/>
        </w:rPr>
      </w:pPr>
      <w:commentRangeStart w:id="46"/>
      <w:r w:rsidRPr="00FE0B3E">
        <w:rPr>
          <w:lang w:val="en-US"/>
        </w:rPr>
        <w:t xml:space="preserve">“ … </w:t>
      </w:r>
      <w:r w:rsidRPr="00FE0B3E">
        <w:rPr>
          <w:rStyle w:val="Textoennegrita"/>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46"/>
      <w:r>
        <w:rPr>
          <w:rStyle w:val="Refdecomentario"/>
        </w:rPr>
        <w:commentReference w:id="46"/>
      </w:r>
    </w:p>
    <w:p w14:paraId="0354E76F" w14:textId="4AF85F4D" w:rsidR="00AC5A90" w:rsidRDefault="00FE0B3E" w:rsidP="00014AF3">
      <w:pPr>
        <w:pStyle w:val="Prrafodelista"/>
        <w:numPr>
          <w:ilvl w:val="0"/>
          <w:numId w:val="30"/>
        </w:numPr>
        <w:jc w:val="both"/>
        <w:rPr>
          <w:lang w:val="es-CO"/>
        </w:rPr>
      </w:pPr>
      <w:r>
        <w:rPr>
          <w:lang w:val="es-CO"/>
        </w:rPr>
        <w:t xml:space="preserve">SQL </w:t>
      </w:r>
      <w:proofErr w:type="spellStart"/>
      <w:r>
        <w:rPr>
          <w:lang w:val="es-CO"/>
        </w:rPr>
        <w:t>Developer</w:t>
      </w:r>
      <w:proofErr w:type="spellEnd"/>
      <w:r>
        <w:rPr>
          <w:lang w:val="es-CO"/>
        </w:rPr>
        <w:t xml:space="preserve"> </w:t>
      </w:r>
      <w:proofErr w:type="spellStart"/>
      <w:r w:rsidR="00AC5A90">
        <w:rPr>
          <w:lang w:val="es-CO"/>
        </w:rPr>
        <w:t>Datamodeler</w:t>
      </w:r>
      <w:proofErr w:type="spellEnd"/>
      <w:r w:rsidR="00AC5A90">
        <w:rPr>
          <w:lang w:val="es-CO"/>
        </w:rPr>
        <w:t xml:space="preserve"> </w:t>
      </w:r>
    </w:p>
    <w:p w14:paraId="1C8A4D53" w14:textId="7B4F881B" w:rsidR="0056115C" w:rsidRPr="00AC5A90" w:rsidRDefault="00335CB4" w:rsidP="00014AF3">
      <w:pPr>
        <w:pStyle w:val="Prrafodelista"/>
        <w:numPr>
          <w:ilvl w:val="1"/>
          <w:numId w:val="30"/>
        </w:numPr>
        <w:jc w:val="both"/>
        <w:rPr>
          <w:lang w:val="es-CO"/>
        </w:rPr>
      </w:pPr>
      <w:commentRangeStart w:id="47"/>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w:t>
      </w:r>
      <w:r w:rsidR="00F6477B">
        <w:rPr>
          <w:lang w:val="es-CO"/>
        </w:rPr>
        <w:t>entidad-relación, modelo lógico, y físico.</w:t>
      </w:r>
      <w:commentRangeEnd w:id="47"/>
      <w:r w:rsidR="00810DFF">
        <w:rPr>
          <w:rStyle w:val="Refdecomentario"/>
        </w:rPr>
        <w:commentReference w:id="47"/>
      </w:r>
    </w:p>
    <w:p w14:paraId="31114CEE" w14:textId="1FC9858C" w:rsidR="008830EB" w:rsidRPr="00595763" w:rsidRDefault="008830EB" w:rsidP="00014AF3">
      <w:pPr>
        <w:pStyle w:val="Ttulo5"/>
        <w:jc w:val="both"/>
        <w:rPr>
          <w:lang w:val="es-CO"/>
        </w:rPr>
      </w:pPr>
      <w:bookmarkStart w:id="48" w:name="_Toc333053695"/>
      <w:proofErr w:type="spellStart"/>
      <w:r w:rsidRPr="00595763">
        <w:rPr>
          <w:lang w:val="es-CO"/>
        </w:rPr>
        <w:t>Frameworks</w:t>
      </w:r>
      <w:bookmarkEnd w:id="48"/>
      <w:proofErr w:type="spellEnd"/>
      <w:r w:rsidRPr="00D53C37">
        <w:rPr>
          <w:lang w:val="es-CO"/>
        </w:rPr>
        <w:t>.</w:t>
      </w:r>
    </w:p>
    <w:p w14:paraId="5E25A876" w14:textId="6B343BC0" w:rsidR="008830EB" w:rsidRPr="00595763" w:rsidRDefault="00FE0B3E" w:rsidP="00014AF3">
      <w:pPr>
        <w:pStyle w:val="Sinespaciado"/>
        <w:numPr>
          <w:ilvl w:val="0"/>
          <w:numId w:val="29"/>
        </w:numPr>
        <w:jc w:val="both"/>
        <w:rPr>
          <w:lang w:val="es-CO"/>
        </w:rPr>
      </w:pPr>
      <w:proofErr w:type="spellStart"/>
      <w:r>
        <w:rPr>
          <w:lang w:val="es-CO"/>
        </w:rPr>
        <w:t>Dot</w:t>
      </w:r>
      <w:r w:rsidR="008830EB" w:rsidRPr="00D53C37">
        <w:rPr>
          <w:lang w:val="es-CO"/>
        </w:rPr>
        <w:t>Net</w:t>
      </w:r>
      <w:proofErr w:type="spellEnd"/>
      <w:r w:rsidR="008830EB" w:rsidRPr="00595763">
        <w:rPr>
          <w:lang w:val="es-CO"/>
        </w:rPr>
        <w:t xml:space="preserve"> Framework 4.0</w:t>
      </w:r>
    </w:p>
    <w:p w14:paraId="5D03ABC3" w14:textId="4AFBACD5" w:rsidR="00F66E18" w:rsidRDefault="00F66E18" w:rsidP="00014AF3">
      <w:pPr>
        <w:pStyle w:val="Sinespaciado"/>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014AF3">
      <w:pPr>
        <w:pStyle w:val="Sinespaciado"/>
        <w:numPr>
          <w:ilvl w:val="1"/>
          <w:numId w:val="29"/>
        </w:numPr>
        <w:jc w:val="both"/>
        <w:rPr>
          <w:i/>
          <w:lang w:val="en-US"/>
        </w:rPr>
      </w:pPr>
      <w:commentRangeStart w:id="49"/>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49"/>
      <w:r>
        <w:rPr>
          <w:rStyle w:val="Refdecomentario"/>
        </w:rPr>
        <w:commentReference w:id="49"/>
      </w:r>
    </w:p>
    <w:p w14:paraId="00256179" w14:textId="77777777" w:rsidR="009367EE" w:rsidRPr="00595763" w:rsidRDefault="009367EE" w:rsidP="00014AF3">
      <w:pPr>
        <w:pStyle w:val="Ttulo5"/>
        <w:jc w:val="both"/>
        <w:rPr>
          <w:lang w:val="es-CO"/>
        </w:rPr>
      </w:pPr>
      <w:bookmarkStart w:id="50" w:name="_Toc333053696"/>
      <w:r w:rsidRPr="00595763">
        <w:rPr>
          <w:lang w:val="es-CO"/>
        </w:rPr>
        <w:t>Control de Versiones</w:t>
      </w:r>
      <w:bookmarkEnd w:id="50"/>
    </w:p>
    <w:p w14:paraId="35191834" w14:textId="77777777" w:rsidR="009367EE" w:rsidRPr="00595763" w:rsidRDefault="009367EE" w:rsidP="00014AF3">
      <w:pPr>
        <w:pStyle w:val="Prrafodelista"/>
        <w:numPr>
          <w:ilvl w:val="0"/>
          <w:numId w:val="19"/>
        </w:numPr>
        <w:jc w:val="both"/>
        <w:rPr>
          <w:rFonts w:ascii="Arial" w:hAnsi="Arial"/>
          <w:sz w:val="24"/>
          <w:lang w:val="es-CO"/>
        </w:rPr>
      </w:pPr>
      <w:proofErr w:type="spellStart"/>
      <w:r w:rsidRPr="00595763">
        <w:rPr>
          <w:lang w:val="es-CO"/>
        </w:rPr>
        <w:t>Git</w:t>
      </w:r>
      <w:proofErr w:type="spellEnd"/>
    </w:p>
    <w:p w14:paraId="73131DC3" w14:textId="7519EF49" w:rsidR="00F66E18" w:rsidRPr="0090338D" w:rsidRDefault="006E13F3" w:rsidP="00014AF3">
      <w:pPr>
        <w:pStyle w:val="Prrafodelista"/>
        <w:numPr>
          <w:ilvl w:val="1"/>
          <w:numId w:val="19"/>
        </w:numPr>
        <w:jc w:val="both"/>
        <w:rPr>
          <w:lang w:val="es-CO"/>
        </w:rPr>
      </w:pPr>
      <w:r w:rsidRPr="0090338D">
        <w:rPr>
          <w:lang w:val="es-CO"/>
        </w:rPr>
        <w:t>Sistema de Control de Versiones Distribuido,</w:t>
      </w:r>
      <w:r w:rsidR="0054316A" w:rsidRPr="0090338D">
        <w:rPr>
          <w:lang w:val="es-CO"/>
        </w:rPr>
        <w:t xml:space="preserve"> de tipo open-</w:t>
      </w:r>
      <w:proofErr w:type="spellStart"/>
      <w:r w:rsidR="0054316A" w:rsidRPr="0090338D">
        <w:rPr>
          <w:lang w:val="es-CO"/>
        </w:rPr>
        <w:t>source</w:t>
      </w:r>
      <w:proofErr w:type="spellEnd"/>
      <w:r w:rsidR="0054316A" w:rsidRPr="0090338D">
        <w:rPr>
          <w:lang w:val="es-CO"/>
        </w:rPr>
        <w:t xml:space="preserve"> bajo un licenciamiento GNU/GPL v2</w:t>
      </w:r>
      <w:r w:rsidR="00C929F2" w:rsidRPr="0090338D">
        <w:rPr>
          <w:lang w:val="es-CO"/>
        </w:rPr>
        <w:t>.</w:t>
      </w:r>
    </w:p>
    <w:p w14:paraId="41F30D55" w14:textId="0B990466" w:rsidR="006E13F3" w:rsidRPr="003B7A3E" w:rsidRDefault="006E13F3" w:rsidP="00014AF3">
      <w:pPr>
        <w:pStyle w:val="Prrafodelista"/>
        <w:numPr>
          <w:ilvl w:val="1"/>
          <w:numId w:val="19"/>
        </w:numPr>
        <w:jc w:val="both"/>
        <w:rPr>
          <w:lang w:val="en-US"/>
        </w:rPr>
      </w:pPr>
      <w:commentRangeStart w:id="51"/>
      <w:r w:rsidRPr="0090338D">
        <w:t> </w:t>
      </w:r>
      <w:r w:rsidRPr="003B7A3E">
        <w:rPr>
          <w:lang w:val="en-US"/>
        </w:rPr>
        <w:t xml:space="preserve">It outclasses SCM tools like Subversion, CVS, Perforce, and </w:t>
      </w:r>
      <w:proofErr w:type="spellStart"/>
      <w:r w:rsidRPr="003B7A3E">
        <w:rPr>
          <w:lang w:val="en-US"/>
        </w:rPr>
        <w:t>ClearCase</w:t>
      </w:r>
      <w:proofErr w:type="spellEnd"/>
      <w:r w:rsidRPr="003B7A3E">
        <w:rPr>
          <w:lang w:val="en-US"/>
        </w:rPr>
        <w:t xml:space="preserve"> with features like </w:t>
      </w:r>
      <w:hyperlink r:id="rId33" w:history="1">
        <w:r w:rsidRPr="003B7A3E">
          <w:rPr>
            <w:lang w:val="en-US"/>
          </w:rPr>
          <w:t>cheap local branching</w:t>
        </w:r>
      </w:hyperlink>
      <w:r w:rsidRPr="003B7A3E">
        <w:rPr>
          <w:lang w:val="en-US"/>
        </w:rPr>
        <w:t xml:space="preserve">, </w:t>
      </w:r>
      <w:proofErr w:type="spellStart"/>
      <w:r w:rsidRPr="003B7A3E">
        <w:rPr>
          <w:lang w:val="en-US"/>
        </w:rPr>
        <w:t>convenient</w:t>
      </w:r>
      <w:hyperlink r:id="rId34" w:history="1">
        <w:r w:rsidRPr="003B7A3E">
          <w:rPr>
            <w:lang w:val="en-US"/>
          </w:rPr>
          <w:t>staging</w:t>
        </w:r>
        <w:proofErr w:type="spellEnd"/>
        <w:r w:rsidRPr="003B7A3E">
          <w:rPr>
            <w:lang w:val="en-US"/>
          </w:rPr>
          <w:t xml:space="preserve"> areas</w:t>
        </w:r>
      </w:hyperlink>
      <w:r w:rsidRPr="003B7A3E">
        <w:rPr>
          <w:lang w:val="en-US"/>
        </w:rPr>
        <w:t>, and </w:t>
      </w:r>
      <w:hyperlink r:id="rId35" w:history="1">
        <w:r w:rsidRPr="003B7A3E">
          <w:rPr>
            <w:lang w:val="en-US"/>
          </w:rPr>
          <w:t>multiple workflows</w:t>
        </w:r>
      </w:hyperlink>
      <w:r w:rsidRPr="003B7A3E">
        <w:rPr>
          <w:lang w:val="en-US"/>
        </w:rPr>
        <w:t>.</w:t>
      </w:r>
      <w:commentRangeEnd w:id="51"/>
      <w:r w:rsidRPr="0090338D">
        <w:rPr>
          <w:lang w:val="es-CO"/>
        </w:rPr>
        <w:commentReference w:id="51"/>
      </w:r>
    </w:p>
    <w:p w14:paraId="1EC2540B" w14:textId="77777777" w:rsidR="007B0672" w:rsidRPr="00595763" w:rsidRDefault="007B0672" w:rsidP="00014AF3">
      <w:pPr>
        <w:pStyle w:val="Ttulo5"/>
        <w:jc w:val="both"/>
        <w:rPr>
          <w:lang w:val="es-CO"/>
        </w:rPr>
      </w:pPr>
      <w:bookmarkStart w:id="52" w:name="_Toc333053697"/>
      <w:r w:rsidRPr="00595763">
        <w:rPr>
          <w:lang w:val="es-CO"/>
        </w:rPr>
        <w:t>Herramientas CASE</w:t>
      </w:r>
      <w:bookmarkEnd w:id="52"/>
    </w:p>
    <w:p w14:paraId="201EE0FF" w14:textId="77777777" w:rsidR="007B0672" w:rsidRPr="00595763" w:rsidRDefault="007B0672" w:rsidP="00014AF3">
      <w:pPr>
        <w:pStyle w:val="Prrafodelista"/>
        <w:numPr>
          <w:ilvl w:val="0"/>
          <w:numId w:val="18"/>
        </w:numPr>
        <w:jc w:val="both"/>
      </w:pPr>
      <w:r w:rsidRPr="00595763">
        <w:rPr>
          <w:lang w:val="es-CO"/>
        </w:rPr>
        <w:t xml:space="preserve">Enterprise </w:t>
      </w:r>
      <w:proofErr w:type="spellStart"/>
      <w:r w:rsidRPr="00595763">
        <w:rPr>
          <w:lang w:val="es-CO"/>
        </w:rPr>
        <w:t>Architect</w:t>
      </w:r>
      <w:proofErr w:type="spellEnd"/>
    </w:p>
    <w:p w14:paraId="003610A8" w14:textId="015199DD" w:rsidR="00C777A0" w:rsidRDefault="00C777A0" w:rsidP="00014AF3">
      <w:pPr>
        <w:pStyle w:val="Prrafodelista"/>
        <w:numPr>
          <w:ilvl w:val="1"/>
          <w:numId w:val="18"/>
        </w:numPr>
        <w:jc w:val="both"/>
        <w:rPr>
          <w:lang w:val="es-CO"/>
        </w:rPr>
      </w:pPr>
      <w:commentRangeStart w:id="53"/>
      <w:r>
        <w:rPr>
          <w:lang w:val="es-CO"/>
        </w:rPr>
        <w:t>Herramienta utilizada para el proceso de diseño del proyecto, basada en el estándar UML.</w:t>
      </w:r>
      <w:commentRangeEnd w:id="53"/>
      <w:r>
        <w:rPr>
          <w:rStyle w:val="Refdecomentario"/>
        </w:rPr>
        <w:commentReference w:id="53"/>
      </w:r>
    </w:p>
    <w:p w14:paraId="4E2B9BB0" w14:textId="59E3B9E1" w:rsidR="00B477EF" w:rsidRPr="00D53C37" w:rsidRDefault="00B477EF" w:rsidP="00014AF3">
      <w:pPr>
        <w:pStyle w:val="Prrafodelista"/>
        <w:numPr>
          <w:ilvl w:val="0"/>
          <w:numId w:val="18"/>
        </w:numPr>
        <w:jc w:val="both"/>
        <w:rPr>
          <w:lang w:val="es-CO"/>
        </w:rPr>
      </w:pPr>
      <w:commentRangeStart w:id="54"/>
      <w:r>
        <w:rPr>
          <w:lang w:val="es-CO"/>
        </w:rPr>
        <w:t>Falta</w:t>
      </w:r>
      <w:commentRangeEnd w:id="54"/>
      <w:r>
        <w:rPr>
          <w:rStyle w:val="Refdecomentario"/>
        </w:rPr>
        <w:commentReference w:id="54"/>
      </w:r>
    </w:p>
    <w:p w14:paraId="5BAA568D" w14:textId="77777777" w:rsidR="00B424C3" w:rsidRPr="00595763" w:rsidRDefault="006621FD" w:rsidP="00014AF3">
      <w:pPr>
        <w:pStyle w:val="Ttulo5"/>
        <w:jc w:val="both"/>
        <w:rPr>
          <w:lang w:val="es-CO"/>
        </w:rPr>
      </w:pPr>
      <w:bookmarkStart w:id="55" w:name="_Toc333053698"/>
      <w:r w:rsidRPr="00595763">
        <w:rPr>
          <w:lang w:val="es-CO"/>
        </w:rPr>
        <w:t>Diseño de Interfaz</w:t>
      </w:r>
      <w:bookmarkEnd w:id="55"/>
    </w:p>
    <w:p w14:paraId="30C736BD" w14:textId="77777777" w:rsidR="007A7790" w:rsidRPr="00595763" w:rsidRDefault="007A7790" w:rsidP="00014AF3">
      <w:pPr>
        <w:pStyle w:val="Prrafodelista"/>
        <w:numPr>
          <w:ilvl w:val="0"/>
          <w:numId w:val="16"/>
        </w:numPr>
        <w:jc w:val="both"/>
      </w:pPr>
      <w:r w:rsidRPr="00595763">
        <w:rPr>
          <w:lang w:val="es-CO"/>
        </w:rPr>
        <w:t>Adobe Suite CS6</w:t>
      </w:r>
    </w:p>
    <w:p w14:paraId="44301178" w14:textId="6D4B5194" w:rsidR="00C777A0" w:rsidRPr="00D53C37" w:rsidRDefault="006A5521" w:rsidP="00014AF3">
      <w:pPr>
        <w:pStyle w:val="Prrafodelista"/>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014AF3">
      <w:pPr>
        <w:pStyle w:val="Prrafodelista"/>
        <w:numPr>
          <w:ilvl w:val="0"/>
          <w:numId w:val="16"/>
        </w:numPr>
        <w:jc w:val="both"/>
      </w:pPr>
      <w:r w:rsidRPr="00595763">
        <w:rPr>
          <w:lang w:val="es-CO"/>
        </w:rPr>
        <w:t>Maya 3d</w:t>
      </w:r>
    </w:p>
    <w:p w14:paraId="7D85914C" w14:textId="14941F04" w:rsidR="00A33BDE" w:rsidRPr="00D53C37" w:rsidRDefault="00A33BDE" w:rsidP="00014AF3">
      <w:pPr>
        <w:pStyle w:val="Prrafodelista"/>
        <w:numPr>
          <w:ilvl w:val="1"/>
          <w:numId w:val="16"/>
        </w:numPr>
        <w:jc w:val="both"/>
        <w:rPr>
          <w:lang w:val="es-CO"/>
        </w:rPr>
      </w:pPr>
      <w:r>
        <w:rPr>
          <w:lang w:val="es-CO"/>
        </w:rPr>
        <w:lastRenderedPageBreak/>
        <w:t xml:space="preserve">Es un Modelador y animador en tercera dimensión (3D), perteneciente a la suite de </w:t>
      </w:r>
      <w:proofErr w:type="spellStart"/>
      <w:r>
        <w:rPr>
          <w:lang w:val="es-CO"/>
        </w:rPr>
        <w:t>autodesk</w:t>
      </w:r>
      <w:proofErr w:type="spellEnd"/>
      <w:r>
        <w:rPr>
          <w:lang w:val="es-CO"/>
        </w:rPr>
        <w:t>.</w:t>
      </w:r>
    </w:p>
    <w:p w14:paraId="3FCA57D3" w14:textId="77777777" w:rsidR="008B302E" w:rsidRPr="00595763" w:rsidRDefault="008B302E" w:rsidP="00014AF3">
      <w:pPr>
        <w:pStyle w:val="Ttulo5"/>
        <w:jc w:val="both"/>
        <w:rPr>
          <w:lang w:val="es-CO"/>
        </w:rPr>
      </w:pPr>
      <w:r w:rsidRPr="00595763">
        <w:rPr>
          <w:lang w:val="es-CO"/>
        </w:rPr>
        <w:t>Utilidades</w:t>
      </w:r>
    </w:p>
    <w:p w14:paraId="509822A0" w14:textId="4DE52584" w:rsidR="009367EE" w:rsidRPr="00595763" w:rsidRDefault="00403840" w:rsidP="00014AF3">
      <w:pPr>
        <w:pStyle w:val="Prrafodelista"/>
        <w:numPr>
          <w:ilvl w:val="0"/>
          <w:numId w:val="16"/>
        </w:numPr>
        <w:jc w:val="both"/>
        <w:rPr>
          <w:lang w:val="es-CO"/>
        </w:rPr>
      </w:pPr>
      <w:proofErr w:type="spellStart"/>
      <w:r w:rsidRPr="00D53C37">
        <w:rPr>
          <w:lang w:val="es-CO"/>
        </w:rPr>
        <w:t>Beyond</w:t>
      </w:r>
      <w:proofErr w:type="spellEnd"/>
      <w:r w:rsidRPr="00D53C37">
        <w:rPr>
          <w:lang w:val="es-CO"/>
        </w:rPr>
        <w:t xml:space="preserve"> Compare v3</w:t>
      </w:r>
    </w:p>
    <w:p w14:paraId="77754052" w14:textId="77777777" w:rsidR="009367EE" w:rsidRPr="00595763" w:rsidRDefault="009367EE" w:rsidP="00014AF3">
      <w:pPr>
        <w:pStyle w:val="Prrafodelista"/>
        <w:numPr>
          <w:ilvl w:val="0"/>
          <w:numId w:val="16"/>
        </w:numPr>
        <w:jc w:val="both"/>
        <w:rPr>
          <w:lang w:val="es-CO"/>
        </w:rPr>
      </w:pPr>
      <w:proofErr w:type="spellStart"/>
      <w:r w:rsidRPr="00595763">
        <w:rPr>
          <w:lang w:val="es-CO"/>
        </w:rPr>
        <w:t>Edraw</w:t>
      </w:r>
      <w:proofErr w:type="spellEnd"/>
    </w:p>
    <w:p w14:paraId="68316EB7" w14:textId="77777777" w:rsidR="009367EE" w:rsidRPr="00595763" w:rsidRDefault="009367EE" w:rsidP="00014AF3">
      <w:pPr>
        <w:pStyle w:val="Prrafodelista"/>
        <w:numPr>
          <w:ilvl w:val="0"/>
          <w:numId w:val="16"/>
        </w:numPr>
        <w:jc w:val="both"/>
        <w:rPr>
          <w:lang w:val="es-CO"/>
        </w:rPr>
      </w:pPr>
      <w:r w:rsidRPr="00595763">
        <w:rPr>
          <w:lang w:val="es-CO"/>
        </w:rPr>
        <w:t>Adobe Reader</w:t>
      </w:r>
    </w:p>
    <w:p w14:paraId="4B715618" w14:textId="77777777" w:rsidR="009367EE" w:rsidRPr="00595763" w:rsidRDefault="007B0672" w:rsidP="00014AF3">
      <w:pPr>
        <w:pStyle w:val="Prrafodelista"/>
        <w:numPr>
          <w:ilvl w:val="0"/>
          <w:numId w:val="16"/>
        </w:numPr>
        <w:jc w:val="both"/>
      </w:pPr>
      <w:proofErr w:type="spellStart"/>
      <w:r w:rsidRPr="00595763">
        <w:rPr>
          <w:lang w:val="es-CO"/>
        </w:rPr>
        <w:t>Maniac</w:t>
      </w:r>
      <w:proofErr w:type="spellEnd"/>
      <w:r w:rsidRPr="00595763">
        <w:rPr>
          <w:lang w:val="es-CO"/>
        </w:rPr>
        <w:t xml:space="preserve"> Time</w:t>
      </w:r>
    </w:p>
    <w:p w14:paraId="05D12BA6" w14:textId="68D41724" w:rsidR="006247A7" w:rsidRPr="00D53C37" w:rsidRDefault="00C51FC3" w:rsidP="00014AF3">
      <w:pPr>
        <w:pStyle w:val="Prrafodelista"/>
        <w:numPr>
          <w:ilvl w:val="1"/>
          <w:numId w:val="16"/>
        </w:numPr>
        <w:jc w:val="both"/>
        <w:rPr>
          <w:lang w:val="es-CO"/>
        </w:rPr>
      </w:pPr>
      <w:r>
        <w:rPr>
          <w:lang w:val="es-CO"/>
        </w:rPr>
        <w:t xml:space="preserve">Herramienta “Time </w:t>
      </w:r>
      <w:proofErr w:type="spellStart"/>
      <w:r>
        <w:rPr>
          <w:lang w:val="es-CO"/>
        </w:rPr>
        <w:t>T</w:t>
      </w:r>
      <w:r w:rsidR="006247A7">
        <w:rPr>
          <w:lang w:val="es-CO"/>
        </w:rPr>
        <w:t>racker</w:t>
      </w:r>
      <w:proofErr w:type="spellEnd"/>
      <w:r w:rsidR="006247A7">
        <w:rPr>
          <w:lang w:val="es-CO"/>
        </w:rPr>
        <w:t xml:space="preserve">”, la cual permite el </w:t>
      </w:r>
    </w:p>
    <w:p w14:paraId="5600BAF9" w14:textId="77777777" w:rsidR="007B0672" w:rsidRPr="00595763" w:rsidRDefault="00B424C3" w:rsidP="00014AF3">
      <w:pPr>
        <w:pStyle w:val="Prrafodelista"/>
        <w:numPr>
          <w:ilvl w:val="0"/>
          <w:numId w:val="16"/>
        </w:numPr>
        <w:jc w:val="both"/>
        <w:rPr>
          <w:lang w:val="es-CO"/>
        </w:rPr>
      </w:pPr>
      <w:r w:rsidRPr="00595763">
        <w:rPr>
          <w:lang w:val="es-CO"/>
        </w:rPr>
        <w:t>Microsoft Office 2010</w:t>
      </w:r>
    </w:p>
    <w:p w14:paraId="7511BDA4" w14:textId="77777777" w:rsidR="00A3273C" w:rsidRPr="00595763" w:rsidRDefault="00A3273C" w:rsidP="00014AF3">
      <w:pPr>
        <w:pStyle w:val="Prrafodelista"/>
        <w:numPr>
          <w:ilvl w:val="0"/>
          <w:numId w:val="16"/>
        </w:numPr>
        <w:jc w:val="both"/>
        <w:rPr>
          <w:lang w:val="es-CO"/>
        </w:rPr>
      </w:pPr>
      <w:proofErr w:type="spellStart"/>
      <w:r w:rsidRPr="00595763">
        <w:rPr>
          <w:lang w:val="es-CO"/>
        </w:rPr>
        <w:t>Skype</w:t>
      </w:r>
      <w:proofErr w:type="spellEnd"/>
    </w:p>
    <w:p w14:paraId="126CF295" w14:textId="760ADEE9" w:rsidR="00A3273C" w:rsidRDefault="00A3273C" w:rsidP="00014AF3">
      <w:pPr>
        <w:pStyle w:val="Prrafodelista"/>
        <w:numPr>
          <w:ilvl w:val="0"/>
          <w:numId w:val="16"/>
        </w:numPr>
        <w:jc w:val="both"/>
        <w:rPr>
          <w:lang w:val="es-CO"/>
        </w:rPr>
      </w:pPr>
      <w:proofErr w:type="spellStart"/>
      <w:r w:rsidRPr="00595763">
        <w:rPr>
          <w:lang w:val="es-CO"/>
        </w:rPr>
        <w:t>Dropbox</w:t>
      </w:r>
      <w:proofErr w:type="spellEnd"/>
    </w:p>
    <w:p w14:paraId="65D7BDBB" w14:textId="337C6FC0" w:rsidR="00B477EF" w:rsidRPr="00595763" w:rsidRDefault="00B477EF" w:rsidP="00014AF3">
      <w:pPr>
        <w:pStyle w:val="Prrafodelista"/>
        <w:numPr>
          <w:ilvl w:val="0"/>
          <w:numId w:val="16"/>
        </w:numPr>
        <w:jc w:val="both"/>
        <w:rPr>
          <w:lang w:val="es-CO"/>
        </w:rPr>
      </w:pPr>
      <w:commentRangeStart w:id="56"/>
      <w:r>
        <w:rPr>
          <w:lang w:val="es-CO"/>
        </w:rPr>
        <w:t xml:space="preserve">Falta </w:t>
      </w:r>
      <w:commentRangeEnd w:id="56"/>
      <w:r>
        <w:rPr>
          <w:rStyle w:val="Refdecomentario"/>
        </w:rPr>
        <w:commentReference w:id="56"/>
      </w:r>
    </w:p>
    <w:p w14:paraId="78A2ECBB" w14:textId="661A9D66" w:rsidR="00A3273C" w:rsidRPr="00595763" w:rsidRDefault="00A3273C" w:rsidP="00014AF3">
      <w:pPr>
        <w:pStyle w:val="Ttulo5"/>
        <w:jc w:val="both"/>
        <w:rPr>
          <w:lang w:val="es-CO"/>
        </w:rPr>
      </w:pPr>
      <w:bookmarkStart w:id="57" w:name="_Toc333053699"/>
      <w:r w:rsidRPr="00595763">
        <w:rPr>
          <w:lang w:val="es-CO"/>
        </w:rPr>
        <w:t xml:space="preserve">Listas de </w:t>
      </w:r>
      <w:r w:rsidR="006C12CB" w:rsidRPr="00595763">
        <w:rPr>
          <w:lang w:val="es-CO"/>
        </w:rPr>
        <w:t>Distribución</w:t>
      </w:r>
      <w:r w:rsidRPr="00595763">
        <w:rPr>
          <w:lang w:val="es-CO"/>
        </w:rPr>
        <w:t xml:space="preserve"> de Correos</w:t>
      </w:r>
      <w:bookmarkEnd w:id="57"/>
    </w:p>
    <w:p w14:paraId="23E7CBC2" w14:textId="1A16768D" w:rsidR="00A3273C" w:rsidRPr="00595763" w:rsidRDefault="00A3273C" w:rsidP="00014AF3">
      <w:pPr>
        <w:pStyle w:val="Prrafodelista"/>
        <w:numPr>
          <w:ilvl w:val="0"/>
          <w:numId w:val="17"/>
        </w:numPr>
        <w:jc w:val="both"/>
      </w:pPr>
      <w:r w:rsidRPr="00595763">
        <w:rPr>
          <w:lang w:val="es-CO"/>
        </w:rPr>
        <w:t xml:space="preserve">Google </w:t>
      </w:r>
      <w:proofErr w:type="spellStart"/>
      <w:r w:rsidRPr="00595763">
        <w:rPr>
          <w:lang w:val="es-CO"/>
        </w:rPr>
        <w:t>Groups</w:t>
      </w:r>
      <w:proofErr w:type="spellEnd"/>
    </w:p>
    <w:p w14:paraId="5A63CA40" w14:textId="7B08F851" w:rsidR="00317FDB" w:rsidRPr="00D53C37" w:rsidRDefault="00317FDB" w:rsidP="00014AF3">
      <w:pPr>
        <w:pStyle w:val="Prrafodelista"/>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014AF3">
      <w:pPr>
        <w:pStyle w:val="Ttulo4"/>
        <w:jc w:val="both"/>
        <w:rPr>
          <w:lang w:val="es-CO"/>
        </w:rPr>
      </w:pPr>
      <w:r>
        <w:rPr>
          <w:lang w:val="es-CO"/>
        </w:rPr>
        <w:t xml:space="preserve">4.4.2 </w:t>
      </w:r>
      <w:bookmarkStart w:id="58" w:name="_Toc333053700"/>
      <w:r w:rsidR="00D32D4B" w:rsidRPr="00595763">
        <w:rPr>
          <w:lang w:val="es-CO"/>
        </w:rPr>
        <w:t>Herramientas de Hardware</w:t>
      </w:r>
      <w:bookmarkEnd w:id="58"/>
    </w:p>
    <w:p w14:paraId="64435F03" w14:textId="77777777" w:rsidR="005D0723" w:rsidRPr="00595763" w:rsidRDefault="005D0723" w:rsidP="00014AF3">
      <w:pPr>
        <w:pStyle w:val="Prrafodelista"/>
        <w:numPr>
          <w:ilvl w:val="0"/>
          <w:numId w:val="17"/>
        </w:numPr>
        <w:jc w:val="both"/>
        <w:rPr>
          <w:lang w:val="es-CO"/>
        </w:rPr>
      </w:pPr>
      <w:r w:rsidRPr="00595763">
        <w:rPr>
          <w:lang w:val="es-CO"/>
        </w:rPr>
        <w:t>Laptops</w:t>
      </w:r>
    </w:p>
    <w:p w14:paraId="32F95491" w14:textId="40A33A4C" w:rsidR="000E1D77" w:rsidRDefault="000E1D77" w:rsidP="00014AF3">
      <w:pPr>
        <w:pStyle w:val="Prrafodelista"/>
        <w:numPr>
          <w:ilvl w:val="1"/>
          <w:numId w:val="17"/>
        </w:numPr>
        <w:jc w:val="both"/>
        <w:rPr>
          <w:lang w:val="es-CO"/>
        </w:rPr>
      </w:pPr>
      <w:r>
        <w:rPr>
          <w:lang w:val="es-CO"/>
        </w:rPr>
        <w:t xml:space="preserve">HP </w:t>
      </w:r>
      <w:proofErr w:type="spellStart"/>
      <w:r>
        <w:rPr>
          <w:lang w:val="es-CO"/>
        </w:rPr>
        <w:t>Pavilion</w:t>
      </w:r>
      <w:proofErr w:type="spellEnd"/>
      <w:r>
        <w:rPr>
          <w:lang w:val="es-CO"/>
        </w:rPr>
        <w:t xml:space="preserve"> </w:t>
      </w:r>
      <w:r w:rsidR="00DC7D13">
        <w:rPr>
          <w:lang w:val="es-CO"/>
        </w:rPr>
        <w:t>dv4-1430us.</w:t>
      </w:r>
    </w:p>
    <w:p w14:paraId="19FEFBF7" w14:textId="6C60EAAD" w:rsidR="00DC7D13" w:rsidRDefault="00BA0D9D" w:rsidP="00014AF3">
      <w:pPr>
        <w:pStyle w:val="Prrafodelista"/>
        <w:numPr>
          <w:ilvl w:val="1"/>
          <w:numId w:val="17"/>
        </w:numPr>
        <w:jc w:val="both"/>
        <w:rPr>
          <w:lang w:val="es-CO"/>
        </w:rPr>
      </w:pPr>
      <w:r>
        <w:rPr>
          <w:lang w:val="es-CO"/>
        </w:rPr>
        <w:t>ASUS</w:t>
      </w:r>
      <w:r w:rsidR="00290F85">
        <w:rPr>
          <w:lang w:val="es-CO"/>
        </w:rPr>
        <w:t xml:space="preserve"> n61jq.</w:t>
      </w:r>
    </w:p>
    <w:p w14:paraId="4D2FDC6A" w14:textId="21E19D30" w:rsidR="00290F85" w:rsidRDefault="00B715B9" w:rsidP="00014AF3">
      <w:pPr>
        <w:pStyle w:val="Prrafodelista"/>
        <w:numPr>
          <w:ilvl w:val="1"/>
          <w:numId w:val="17"/>
        </w:numPr>
        <w:jc w:val="both"/>
        <w:rPr>
          <w:lang w:val="es-CO"/>
        </w:rPr>
      </w:pPr>
      <w:r>
        <w:rPr>
          <w:lang w:val="es-CO"/>
        </w:rPr>
        <w:t>Sony VAIO</w:t>
      </w:r>
      <w:r w:rsidR="00290F85">
        <w:rPr>
          <w:lang w:val="es-CO"/>
        </w:rPr>
        <w:t xml:space="preserve"> VGN-N325E</w:t>
      </w:r>
    </w:p>
    <w:p w14:paraId="63AF0022" w14:textId="31BA39E9" w:rsidR="00290F85" w:rsidRDefault="00757938" w:rsidP="00014AF3">
      <w:pPr>
        <w:pStyle w:val="Prrafodelista"/>
        <w:numPr>
          <w:ilvl w:val="1"/>
          <w:numId w:val="17"/>
        </w:numPr>
        <w:jc w:val="both"/>
        <w:rPr>
          <w:lang w:val="en-US"/>
        </w:rPr>
      </w:pPr>
      <w:r w:rsidRPr="00BA0D9D">
        <w:rPr>
          <w:lang w:val="en-US"/>
        </w:rPr>
        <w:t>Mac Book Pro Retina MID-2012</w:t>
      </w:r>
    </w:p>
    <w:p w14:paraId="7EE7ACBE" w14:textId="1F978AEE" w:rsidR="0083689C" w:rsidRDefault="0083689C" w:rsidP="00014AF3">
      <w:pPr>
        <w:pStyle w:val="Prrafodelista"/>
        <w:numPr>
          <w:ilvl w:val="1"/>
          <w:numId w:val="17"/>
        </w:numPr>
        <w:jc w:val="both"/>
        <w:rPr>
          <w:lang w:val="en-US"/>
        </w:rPr>
      </w:pPr>
      <w:r>
        <w:rPr>
          <w:lang w:val="en-US"/>
        </w:rPr>
        <w:t>HP Pavilion dv2420la</w:t>
      </w:r>
    </w:p>
    <w:p w14:paraId="18DADE86" w14:textId="13B9948C" w:rsidR="0083689C" w:rsidRPr="00BA0D9D" w:rsidRDefault="0083689C" w:rsidP="00014AF3">
      <w:pPr>
        <w:pStyle w:val="Prrafodelista"/>
        <w:numPr>
          <w:ilvl w:val="1"/>
          <w:numId w:val="17"/>
        </w:numPr>
        <w:jc w:val="both"/>
        <w:rPr>
          <w:lang w:val="en-US"/>
        </w:rPr>
      </w:pPr>
      <w:r>
        <w:rPr>
          <w:lang w:val="en-US"/>
        </w:rPr>
        <w:t>ASUS u46E</w:t>
      </w:r>
    </w:p>
    <w:p w14:paraId="57C0E633" w14:textId="0765731E" w:rsidR="00941AC3" w:rsidRPr="0090338D" w:rsidRDefault="000E1D77" w:rsidP="00014AF3">
      <w:pPr>
        <w:pStyle w:val="Prrafodelista"/>
        <w:numPr>
          <w:ilvl w:val="0"/>
          <w:numId w:val="17"/>
        </w:numPr>
        <w:jc w:val="both"/>
        <w:rPr>
          <w:lang w:val="es-CO"/>
        </w:rPr>
      </w:pPr>
      <w:r>
        <w:rPr>
          <w:lang w:val="es-CO"/>
        </w:rPr>
        <w:t xml:space="preserve">Pen Tablet para diseño </w:t>
      </w:r>
      <w:proofErr w:type="spellStart"/>
      <w:r w:rsidR="00B715B9">
        <w:rPr>
          <w:lang w:val="es-CO"/>
        </w:rPr>
        <w:t>Genius</w:t>
      </w:r>
      <w:proofErr w:type="spellEnd"/>
      <w:r>
        <w:rPr>
          <w:lang w:val="es-CO"/>
        </w:rPr>
        <w:t xml:space="preserve"> i608.</w:t>
      </w:r>
    </w:p>
    <w:p w14:paraId="370B3376" w14:textId="437B08C0" w:rsidR="001B342C" w:rsidRPr="00595763" w:rsidRDefault="00D9745F" w:rsidP="00014AF3">
      <w:pPr>
        <w:pStyle w:val="Ttulo2"/>
        <w:jc w:val="both"/>
        <w:rPr>
          <w:lang w:val="es-CO"/>
        </w:rPr>
      </w:pPr>
      <w:bookmarkStart w:id="59" w:name="_Toc333653863"/>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59"/>
    </w:p>
    <w:p w14:paraId="43C1FFAC" w14:textId="03A02B8B" w:rsidR="00D9745F" w:rsidRPr="00595763" w:rsidRDefault="00D9745F" w:rsidP="00014AF3">
      <w:pPr>
        <w:pStyle w:val="Ttulo2"/>
        <w:jc w:val="both"/>
        <w:rPr>
          <w:rFonts w:ascii="Arial" w:hAnsi="Arial"/>
          <w:sz w:val="28"/>
          <w:lang w:val="es-CO"/>
        </w:rPr>
      </w:pPr>
      <w:bookmarkStart w:id="60" w:name="_Toc333053702"/>
      <w:bookmarkStart w:id="61" w:name="_Toc333653864"/>
      <w:r w:rsidRPr="00595763">
        <w:rPr>
          <w:rFonts w:ascii="Arial" w:hAnsi="Arial"/>
          <w:sz w:val="28"/>
          <w:lang w:val="es-CO"/>
        </w:rPr>
        <w:t xml:space="preserve">4.6 </w:t>
      </w:r>
      <w:bookmarkEnd w:id="60"/>
      <w:r w:rsidR="001D238D">
        <w:rPr>
          <w:rFonts w:ascii="Arial" w:hAnsi="Arial"/>
          <w:sz w:val="28"/>
          <w:lang w:val="es-CO"/>
        </w:rPr>
        <w:t>Organización</w:t>
      </w:r>
      <w:r w:rsidR="00A33432">
        <w:rPr>
          <w:rFonts w:ascii="Arial" w:hAnsi="Arial"/>
          <w:sz w:val="28"/>
          <w:lang w:val="es-CO"/>
        </w:rPr>
        <w:t xml:space="preserve"> del Proyecto</w:t>
      </w:r>
      <w:bookmarkEnd w:id="61"/>
    </w:p>
    <w:p w14:paraId="047A401B" w14:textId="32B3172A" w:rsidR="00D9745F" w:rsidRPr="00595763" w:rsidRDefault="00D9745F" w:rsidP="00014AF3">
      <w:pPr>
        <w:pStyle w:val="Ttulo3"/>
        <w:jc w:val="both"/>
        <w:rPr>
          <w:rFonts w:ascii="Arial" w:hAnsi="Arial"/>
          <w:sz w:val="28"/>
          <w:lang w:val="es-CO"/>
        </w:rPr>
      </w:pPr>
      <w:bookmarkStart w:id="62" w:name="_Toc333053703"/>
      <w:bookmarkStart w:id="63" w:name="_Toc333653865"/>
      <w:r w:rsidRPr="00595763">
        <w:rPr>
          <w:rFonts w:ascii="Arial" w:hAnsi="Arial"/>
          <w:sz w:val="28"/>
          <w:lang w:val="es-CO"/>
        </w:rPr>
        <w:t xml:space="preserve">4.6.1 </w:t>
      </w:r>
      <w:r w:rsidR="001D238D" w:rsidRPr="00595763">
        <w:rPr>
          <w:rFonts w:ascii="Arial" w:hAnsi="Arial"/>
          <w:sz w:val="28"/>
          <w:lang w:val="es-CO"/>
        </w:rPr>
        <w:t>Interfaces</w:t>
      </w:r>
      <w:bookmarkEnd w:id="62"/>
      <w:r w:rsidR="001D238D">
        <w:rPr>
          <w:rFonts w:ascii="Arial" w:hAnsi="Arial"/>
          <w:sz w:val="28"/>
          <w:lang w:val="es-CO"/>
        </w:rPr>
        <w:t xml:space="preserve"> Externas</w:t>
      </w:r>
      <w:bookmarkEnd w:id="63"/>
    </w:p>
    <w:p w14:paraId="6829D0CF" w14:textId="1088BA15" w:rsidR="00C52140" w:rsidRPr="00C7183A" w:rsidRDefault="001F52C6" w:rsidP="00014AF3">
      <w:pPr>
        <w:jc w:val="both"/>
      </w:pPr>
      <w:r>
        <w:t xml:space="preserve">Las interfaces externas están descritas en el </w:t>
      </w:r>
      <w:hyperlink r:id="rId36" w:history="1">
        <w:r w:rsidRPr="000676F2">
          <w:rPr>
            <w:rStyle w:val="Hipervnculo"/>
          </w:rPr>
          <w:t>diagrama de contexto</w:t>
        </w:r>
      </w:hyperlink>
      <w:r>
        <w:t xml:space="preserve"> , donde podemos ver la interacción del proyecto con los </w:t>
      </w:r>
      <w:commentRangeStart w:id="64"/>
      <w:r w:rsidRPr="004B1804">
        <w:rPr>
          <w:b/>
        </w:rPr>
        <w:t>stakeholders</w:t>
      </w:r>
      <w:commentRangeEnd w:id="64"/>
      <w:r>
        <w:rPr>
          <w:rStyle w:val="Refdecomentario"/>
        </w:rPr>
        <w:commentReference w:id="64"/>
      </w:r>
      <w:r>
        <w:t xml:space="preserve"> que le proporcionan información y recursos y a su vez a estos se les proporciona documentos, avances de producto y finalmente el producto final.</w:t>
      </w:r>
    </w:p>
    <w:p w14:paraId="60F9FE62" w14:textId="1B8C6B6B" w:rsidR="00D9745F" w:rsidRPr="00595763" w:rsidRDefault="00D9745F" w:rsidP="00014AF3">
      <w:pPr>
        <w:pStyle w:val="Ttulo3"/>
        <w:tabs>
          <w:tab w:val="center" w:pos="4135"/>
        </w:tabs>
        <w:jc w:val="both"/>
        <w:rPr>
          <w:rFonts w:ascii="Arial" w:hAnsi="Arial"/>
          <w:sz w:val="28"/>
          <w:lang w:val="es-CO"/>
        </w:rPr>
      </w:pPr>
      <w:bookmarkStart w:id="65" w:name="_Toc333053704"/>
      <w:bookmarkStart w:id="66" w:name="_Toc333653866"/>
      <w:r w:rsidRPr="00595763">
        <w:rPr>
          <w:rFonts w:ascii="Arial" w:hAnsi="Arial"/>
          <w:sz w:val="28"/>
          <w:lang w:val="es-CO"/>
        </w:rPr>
        <w:lastRenderedPageBreak/>
        <w:t xml:space="preserve">4.6.2 </w:t>
      </w:r>
      <w:r w:rsidR="00D03A58" w:rsidRPr="00595763">
        <w:rPr>
          <w:rFonts w:ascii="Arial" w:hAnsi="Arial"/>
          <w:sz w:val="28"/>
          <w:lang w:val="es-CO"/>
        </w:rPr>
        <w:t xml:space="preserve">Interfaces </w:t>
      </w:r>
      <w:bookmarkEnd w:id="65"/>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66"/>
      <w:r w:rsidR="00D03A58" w:rsidRPr="00595763">
        <w:rPr>
          <w:rFonts w:ascii="Arial" w:hAnsi="Arial"/>
          <w:sz w:val="28"/>
          <w:lang w:val="es-CO"/>
        </w:rPr>
        <w:t xml:space="preserve"> </w:t>
      </w:r>
    </w:p>
    <w:p w14:paraId="71A0E6BE" w14:textId="77777777" w:rsidR="00D03A58" w:rsidRPr="00595763" w:rsidRDefault="00D03A58" w:rsidP="00014AF3">
      <w:pPr>
        <w:jc w:val="both"/>
        <w:rPr>
          <w:lang w:val="es-CO"/>
        </w:rPr>
      </w:pPr>
      <w:proofErr w:type="spellStart"/>
      <w:r w:rsidRPr="00595763">
        <w:rPr>
          <w:b/>
          <w:i/>
          <w:sz w:val="24"/>
          <w:lang w:val="es-CO"/>
        </w:rPr>
        <w:t>Fifth</w:t>
      </w:r>
      <w:proofErr w:type="spellEnd"/>
      <w:r w:rsidRPr="00595763">
        <w:rPr>
          <w:b/>
          <w:i/>
          <w:sz w:val="24"/>
          <w:lang w:val="es-CO"/>
        </w:rPr>
        <w:t xml:space="preserve"> </w:t>
      </w:r>
      <w:proofErr w:type="spellStart"/>
      <w:r w:rsidRPr="00595763">
        <w:rPr>
          <w:b/>
          <w:i/>
          <w:sz w:val="24"/>
          <w:lang w:val="es-CO"/>
        </w:rPr>
        <w:t>Floor</w:t>
      </w:r>
      <w:proofErr w:type="spellEnd"/>
      <w:r w:rsidRPr="00595763">
        <w:rPr>
          <w:b/>
          <w:i/>
          <w:sz w:val="24"/>
          <w:lang w:val="es-CO"/>
        </w:rPr>
        <w:t xml:space="preserve"> </w:t>
      </w:r>
      <w:proofErr w:type="spellStart"/>
      <w:r w:rsidRPr="00595763">
        <w:rPr>
          <w:b/>
          <w:i/>
          <w:sz w:val="24"/>
          <w:lang w:val="es-CO"/>
        </w:rPr>
        <w:t>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67"/>
      <w:r w:rsidRPr="00595763">
        <w:rPr>
          <w:lang w:val="es-CO"/>
        </w:rPr>
        <w:t>hoja de vida</w:t>
      </w:r>
      <w:commentRangeEnd w:id="67"/>
      <w:r w:rsidRPr="00595763">
        <w:rPr>
          <w:rStyle w:val="Refdecomentario"/>
          <w:lang w:val="es-CO"/>
        </w:rPr>
        <w:commentReference w:id="67"/>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68"/>
      <w:r w:rsidRPr="00595763">
        <w:rPr>
          <w:lang w:val="es-CO"/>
        </w:rPr>
        <w:t>Bazar</w:t>
      </w:r>
      <w:commentRangeEnd w:id="68"/>
      <w:r w:rsidR="00FD5458" w:rsidRPr="00595763">
        <w:rPr>
          <w:rStyle w:val="Refdecomentario"/>
          <w:lang w:val="es-CO"/>
        </w:rPr>
        <w:commentReference w:id="68"/>
      </w:r>
      <w:r w:rsidR="003B05C8" w:rsidRPr="00595763">
        <w:rPr>
          <w:lang w:val="es-CO"/>
        </w:rPr>
        <w:t>.</w:t>
      </w:r>
    </w:p>
    <w:p w14:paraId="52602E99" w14:textId="39C4A428"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mientras</w:t>
      </w:r>
      <w:r w:rsidR="00D148D6" w:rsidRPr="000676F2">
        <w:rPr>
          <w:i/>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69"/>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69"/>
      <w:proofErr w:type="spellEnd"/>
      <w:r w:rsidR="008E78A1" w:rsidRPr="00595763">
        <w:rPr>
          <w:rStyle w:val="Refdecomentario"/>
          <w:lang w:val="es-CO"/>
        </w:rPr>
        <w:commentReference w:id="69"/>
      </w:r>
      <w:r w:rsidRPr="00595763">
        <w:rPr>
          <w:lang w:val="es-CO"/>
        </w:rPr>
        <w:t>.</w:t>
      </w:r>
      <w:r w:rsidR="008E78A1" w:rsidRPr="00595763">
        <w:rPr>
          <w:lang w:val="es-CO"/>
        </w:rPr>
        <w:t xml:space="preserve"> </w:t>
      </w:r>
    </w:p>
    <w:p w14:paraId="4EE894CC" w14:textId="77777777" w:rsidR="008E78A1" w:rsidRPr="00595763" w:rsidRDefault="008E78A1" w:rsidP="00014AF3">
      <w:pPr>
        <w:jc w:val="both"/>
        <w:rPr>
          <w:lang w:val="es-CO"/>
        </w:rPr>
      </w:pPr>
    </w:p>
    <w:p w14:paraId="045CD090" w14:textId="24611493" w:rsidR="00A460BF" w:rsidRPr="00595763" w:rsidRDefault="00C260FE" w:rsidP="00014AF3">
      <w:pPr>
        <w:jc w:val="both"/>
        <w:rPr>
          <w:lang w:val="es-CO"/>
        </w:rPr>
      </w:pPr>
      <w:r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7B9CDF8" w14:textId="5D746BAE" w:rsidR="00FA2B6E" w:rsidRPr="00595763" w:rsidRDefault="00A460BF" w:rsidP="00014AF3">
      <w:pPr>
        <w:pStyle w:val="Epgrafe"/>
        <w:jc w:val="both"/>
        <w:rPr>
          <w:lang w:val="es-CO"/>
        </w:rPr>
      </w:pPr>
      <w:bookmarkStart w:id="70" w:name="_Toc333018256"/>
      <w:r w:rsidRPr="00595763">
        <w:rPr>
          <w:lang w:val="es-CO"/>
        </w:rPr>
        <w:lastRenderedPageBreak/>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w:t>
      </w:r>
      <w:proofErr w:type="spellStart"/>
      <w:r w:rsidRPr="00595763">
        <w:rPr>
          <w:lang w:val="es-CO"/>
        </w:rPr>
        <w:t>Fift</w:t>
      </w:r>
      <w:proofErr w:type="spellEnd"/>
      <w:r w:rsidRPr="00595763">
        <w:rPr>
          <w:lang w:val="es-CO"/>
        </w:rPr>
        <w:t xml:space="preserve"> </w:t>
      </w:r>
      <w:proofErr w:type="spellStart"/>
      <w:r w:rsidRPr="00595763">
        <w:rPr>
          <w:lang w:val="es-CO"/>
        </w:rPr>
        <w:t>Floor</w:t>
      </w:r>
      <w:proofErr w:type="spellEnd"/>
      <w:r w:rsidRPr="00595763">
        <w:rPr>
          <w:lang w:val="es-CO"/>
        </w:rPr>
        <w:t xml:space="preserve"> </w:t>
      </w:r>
      <w:proofErr w:type="spellStart"/>
      <w:r w:rsidRPr="00D53C37">
        <w:rPr>
          <w:lang w:val="es-CO"/>
        </w:rPr>
        <w:t>Corp</w:t>
      </w:r>
      <w:bookmarkEnd w:id="70"/>
      <w:proofErr w:type="spellEnd"/>
    </w:p>
    <w:p w14:paraId="2E1FA2FF" w14:textId="77777777" w:rsidR="003B05C8" w:rsidRPr="00595763" w:rsidRDefault="003B05C8" w:rsidP="00014AF3">
      <w:pPr>
        <w:jc w:val="both"/>
        <w:rPr>
          <w:lang w:val="es-CO"/>
        </w:rPr>
      </w:pPr>
    </w:p>
    <w:p w14:paraId="7B41C9A5" w14:textId="4D49E3D9" w:rsidR="00D9745F" w:rsidRPr="00595763" w:rsidRDefault="000676F2" w:rsidP="00014AF3">
      <w:pPr>
        <w:pStyle w:val="Ttulo3"/>
        <w:jc w:val="both"/>
        <w:rPr>
          <w:rFonts w:ascii="Arial" w:hAnsi="Arial"/>
          <w:sz w:val="28"/>
          <w:lang w:val="es-CO"/>
        </w:rPr>
      </w:pPr>
      <w:bookmarkStart w:id="71" w:name="_4.6.3_Authorities_and"/>
      <w:bookmarkStart w:id="72" w:name="_Toc333053705"/>
      <w:bookmarkStart w:id="73" w:name="_Toc333653867"/>
      <w:bookmarkEnd w:id="71"/>
      <w:r>
        <w:rPr>
          <w:rFonts w:ascii="Arial" w:hAnsi="Arial"/>
          <w:sz w:val="28"/>
          <w:lang w:val="es-CO"/>
        </w:rPr>
        <w:t>4</w:t>
      </w:r>
      <w:r w:rsidR="00D9745F" w:rsidRPr="00595763">
        <w:rPr>
          <w:rFonts w:ascii="Arial" w:hAnsi="Arial"/>
          <w:sz w:val="28"/>
          <w:lang w:val="es-CO"/>
        </w:rPr>
        <w:t xml:space="preserve">.6.3 </w:t>
      </w:r>
      <w:bookmarkEnd w:id="72"/>
      <w:bookmarkEnd w:id="73"/>
      <w:r w:rsidR="00446913">
        <w:rPr>
          <w:rFonts w:ascii="Arial" w:hAnsi="Arial"/>
          <w:sz w:val="28"/>
          <w:lang w:val="es-CO"/>
        </w:rPr>
        <w:t>Roles y Responsabilidades</w:t>
      </w:r>
    </w:p>
    <w:p w14:paraId="17515692" w14:textId="6266FBAD" w:rsidR="00B477EF" w:rsidRPr="000676F2" w:rsidRDefault="00B477EF" w:rsidP="00014AF3">
      <w:pPr>
        <w:jc w:val="both"/>
        <w:rPr>
          <w:lang w:val="es-CO"/>
        </w:rPr>
      </w:pPr>
      <w:r w:rsidRPr="000676F2">
        <w:rPr>
          <w:lang w:val="es-CO"/>
        </w:rPr>
        <w:t xml:space="preserve">A continuación se muestra un </w:t>
      </w:r>
      <w:hyperlink r:id="rId42"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w:t>
      </w:r>
      <w:proofErr w:type="spellEnd"/>
      <w:r w:rsidR="00C7183A">
        <w:rPr>
          <w:lang w:val="es-CO"/>
        </w:rPr>
        <w:t xml:space="preserve"> </w:t>
      </w:r>
      <w:proofErr w:type="spellStart"/>
      <w:r w:rsidR="00C7183A">
        <w:rPr>
          <w:lang w:val="es-CO"/>
        </w:rPr>
        <w:t>Floor</w:t>
      </w:r>
      <w:proofErr w:type="spellEnd"/>
      <w:r w:rsidR="00C7183A">
        <w:rPr>
          <w:lang w:val="es-CO"/>
        </w:rPr>
        <w:t xml:space="preserve"> Corp.</w:t>
      </w:r>
    </w:p>
    <w:p w14:paraId="5D1EC643" w14:textId="5265B893" w:rsidR="00D9745F" w:rsidRPr="00595763" w:rsidRDefault="00D9745F" w:rsidP="00014AF3">
      <w:pPr>
        <w:pStyle w:val="Ttulo1"/>
        <w:jc w:val="both"/>
        <w:rPr>
          <w:lang w:val="es-CO"/>
        </w:rPr>
      </w:pPr>
      <w:bookmarkStart w:id="74" w:name="_Toc333053706"/>
      <w:bookmarkStart w:id="75" w:name="_Toc333653868"/>
      <w:r w:rsidRPr="00595763">
        <w:rPr>
          <w:lang w:val="es-CO"/>
        </w:rPr>
        <w:t xml:space="preserve">5. </w:t>
      </w:r>
      <w:bookmarkEnd w:id="74"/>
      <w:r w:rsidR="002C62DE">
        <w:rPr>
          <w:lang w:val="es-CO"/>
        </w:rPr>
        <w:t>Planeación</w:t>
      </w:r>
      <w:r w:rsidR="00953B17">
        <w:rPr>
          <w:lang w:val="es-CO"/>
        </w:rPr>
        <w:t xml:space="preserve"> del Proyecto</w:t>
      </w:r>
      <w:bookmarkEnd w:id="75"/>
    </w:p>
    <w:p w14:paraId="00A8EC2F" w14:textId="67CDA022" w:rsidR="00D9745F" w:rsidRPr="00595763" w:rsidRDefault="00D9745F" w:rsidP="00014AF3">
      <w:pPr>
        <w:pStyle w:val="Ttulo2"/>
        <w:jc w:val="both"/>
        <w:rPr>
          <w:rFonts w:ascii="Arial" w:hAnsi="Arial"/>
          <w:sz w:val="28"/>
          <w:lang w:val="es-CO"/>
        </w:rPr>
      </w:pPr>
      <w:bookmarkStart w:id="76" w:name="_Toc333053707"/>
      <w:bookmarkStart w:id="77" w:name="_Toc333653869"/>
      <w:r w:rsidRPr="00595763">
        <w:rPr>
          <w:rFonts w:ascii="Arial" w:hAnsi="Arial"/>
          <w:sz w:val="28"/>
          <w:lang w:val="es-CO"/>
        </w:rPr>
        <w:t xml:space="preserve">5.1 </w:t>
      </w:r>
      <w:bookmarkEnd w:id="76"/>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77"/>
    </w:p>
    <w:p w14:paraId="6B797381" w14:textId="56852FDC" w:rsidR="00D9745F" w:rsidRPr="00595763" w:rsidRDefault="00D9745F" w:rsidP="00014AF3">
      <w:pPr>
        <w:pStyle w:val="Ttulo3"/>
        <w:jc w:val="both"/>
        <w:rPr>
          <w:rFonts w:ascii="Arial" w:hAnsi="Arial"/>
          <w:sz w:val="28"/>
          <w:lang w:val="es-CO"/>
        </w:rPr>
      </w:pPr>
      <w:bookmarkStart w:id="78" w:name="_Toc333053708"/>
      <w:bookmarkStart w:id="79" w:name="_Toc333653870"/>
      <w:r w:rsidRPr="00595763">
        <w:rPr>
          <w:rFonts w:ascii="Arial" w:hAnsi="Arial"/>
          <w:sz w:val="28"/>
          <w:lang w:val="es-CO"/>
        </w:rPr>
        <w:t xml:space="preserve">5.1.1 </w:t>
      </w:r>
      <w:r w:rsidR="001A07D6" w:rsidRPr="00595763">
        <w:rPr>
          <w:rFonts w:ascii="Arial" w:hAnsi="Arial"/>
          <w:sz w:val="28"/>
          <w:lang w:val="es-CO"/>
        </w:rPr>
        <w:t>Plan</w:t>
      </w:r>
      <w:bookmarkEnd w:id="78"/>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79"/>
      <w:r w:rsidR="001A07D6">
        <w:rPr>
          <w:rFonts w:ascii="Arial" w:hAnsi="Arial" w:cs="Arial"/>
          <w:sz w:val="28"/>
          <w:szCs w:val="28"/>
          <w:lang w:val="es-CO"/>
        </w:rPr>
        <w:t xml:space="preserve"> </w:t>
      </w:r>
    </w:p>
    <w:p w14:paraId="2D51110E" w14:textId="4E8A0042" w:rsidR="00D9745F" w:rsidRDefault="00D9745F" w:rsidP="00014AF3">
      <w:pPr>
        <w:pStyle w:val="Ttulo3"/>
        <w:jc w:val="both"/>
        <w:rPr>
          <w:rFonts w:ascii="Arial" w:hAnsi="Arial" w:cs="Arial"/>
          <w:sz w:val="28"/>
          <w:szCs w:val="28"/>
          <w:lang w:val="es-CO"/>
        </w:rPr>
      </w:pPr>
      <w:bookmarkStart w:id="80" w:name="_Toc333053709"/>
      <w:bookmarkStart w:id="81" w:name="_Toc333653871"/>
      <w:r w:rsidRPr="00595763">
        <w:rPr>
          <w:rFonts w:ascii="Arial" w:hAnsi="Arial"/>
          <w:sz w:val="28"/>
          <w:lang w:val="es-CO"/>
        </w:rPr>
        <w:t xml:space="preserve">5.1.2 </w:t>
      </w:r>
      <w:r w:rsidR="00B94CC9" w:rsidRPr="00595763">
        <w:rPr>
          <w:rFonts w:ascii="Arial" w:hAnsi="Arial"/>
          <w:sz w:val="28"/>
          <w:lang w:val="es-CO"/>
        </w:rPr>
        <w:t>Plan</w:t>
      </w:r>
      <w:bookmarkEnd w:id="80"/>
      <w:r w:rsidR="00B94CC9">
        <w:rPr>
          <w:rFonts w:ascii="Arial" w:hAnsi="Arial" w:cs="Arial"/>
          <w:sz w:val="28"/>
          <w:szCs w:val="28"/>
          <w:lang w:val="es-CO"/>
        </w:rPr>
        <w:t xml:space="preserve"> de Personal</w:t>
      </w:r>
      <w:bookmarkEnd w:id="81"/>
      <w:r w:rsidR="00B94CC9">
        <w:rPr>
          <w:rFonts w:ascii="Arial" w:hAnsi="Arial" w:cs="Arial"/>
          <w:sz w:val="28"/>
          <w:szCs w:val="28"/>
          <w:lang w:val="es-CO"/>
        </w:rPr>
        <w:t xml:space="preserve"> </w:t>
      </w:r>
    </w:p>
    <w:p w14:paraId="34C90320" w14:textId="6A32FC04" w:rsidR="004B2298" w:rsidRPr="004B2298" w:rsidRDefault="004B2298" w:rsidP="00014AF3">
      <w:pPr>
        <w:jc w:val="both"/>
        <w:rPr>
          <w:lang w:val="es-CO"/>
        </w:rPr>
      </w:pPr>
      <w:r>
        <w:rPr>
          <w:lang w:val="es-CO"/>
        </w:rPr>
        <w:t>Diagrama de Gantt.</w:t>
      </w:r>
    </w:p>
    <w:p w14:paraId="41370161" w14:textId="03C4E434" w:rsidR="00D9745F" w:rsidRPr="00595763" w:rsidRDefault="00D9745F" w:rsidP="00014AF3">
      <w:pPr>
        <w:pStyle w:val="Ttulo3"/>
        <w:jc w:val="both"/>
        <w:rPr>
          <w:rFonts w:ascii="Arial" w:hAnsi="Arial"/>
          <w:sz w:val="28"/>
          <w:lang w:val="es-CO"/>
        </w:rPr>
      </w:pPr>
      <w:bookmarkStart w:id="82" w:name="_Toc333653873"/>
      <w:r w:rsidRPr="00D53C37">
        <w:rPr>
          <w:rFonts w:ascii="Arial" w:hAnsi="Arial"/>
          <w:sz w:val="28"/>
          <w:lang w:val="es-CO"/>
        </w:rPr>
        <w:t xml:space="preserve">5.1.4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82"/>
    </w:p>
    <w:p w14:paraId="03234730" w14:textId="7449CFFE" w:rsidR="00B4525D" w:rsidRDefault="00D9745F" w:rsidP="00014AF3">
      <w:pPr>
        <w:pStyle w:val="Ttulo2"/>
        <w:jc w:val="both"/>
        <w:rPr>
          <w:lang w:val="es-CO"/>
        </w:rPr>
      </w:pPr>
      <w:bookmarkStart w:id="83" w:name="_Toc333653875"/>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p>
    <w:p w14:paraId="2F880D0A" w14:textId="176A72F7" w:rsidR="00B34A0A" w:rsidRPr="00B34A0A" w:rsidRDefault="00B4525D" w:rsidP="00B34A0A">
      <w:pPr>
        <w:pStyle w:val="Ttulo3"/>
        <w:jc w:val="both"/>
        <w:rPr>
          <w:rFonts w:ascii="Arial" w:hAnsi="Arial"/>
          <w:sz w:val="28"/>
          <w:lang w:val="es-CO"/>
        </w:rPr>
      </w:pPr>
      <w:bookmarkStart w:id="84" w:name="_5.2.1._Actividades_de"/>
      <w:bookmarkEnd w:id="84"/>
      <w:r w:rsidRPr="00B4525D">
        <w:rPr>
          <w:rFonts w:ascii="Arial" w:hAnsi="Arial"/>
          <w:sz w:val="28"/>
          <w:lang w:val="es-CO"/>
        </w:rPr>
        <w:t xml:space="preserve">5.2.1. </w:t>
      </w:r>
      <w:r w:rsidR="000C28A4">
        <w:rPr>
          <w:rFonts w:ascii="Arial" w:hAnsi="Arial"/>
          <w:sz w:val="28"/>
          <w:lang w:val="es-CO"/>
        </w:rPr>
        <w:t xml:space="preserve">Plan de </w:t>
      </w:r>
      <w:r w:rsidR="004D4489" w:rsidRPr="00B4525D">
        <w:rPr>
          <w:rFonts w:ascii="Arial" w:hAnsi="Arial"/>
          <w:sz w:val="28"/>
          <w:lang w:val="es-CO"/>
        </w:rPr>
        <w:t>Actividades de Trabajo</w:t>
      </w:r>
      <w:bookmarkEnd w:id="83"/>
    </w:p>
    <w:p w14:paraId="7C5F9915" w14:textId="7D538B77" w:rsidR="00EE5D54" w:rsidRDefault="00EE5D54" w:rsidP="00161C45">
      <w:pPr>
        <w:pStyle w:val="Ttulo4"/>
        <w:ind w:firstLine="360"/>
        <w:rPr>
          <w:rFonts w:ascii="Arial" w:hAnsi="Arial"/>
          <w:i w:val="0"/>
          <w:sz w:val="28"/>
          <w:lang w:val="es-CO"/>
        </w:rPr>
      </w:pPr>
      <w:r w:rsidRPr="00EE5D54">
        <w:rPr>
          <w:rFonts w:ascii="Arial" w:hAnsi="Arial"/>
          <w:i w:val="0"/>
          <w:sz w:val="28"/>
          <w:lang w:val="es-CO"/>
        </w:rPr>
        <w:t xml:space="preserve">5.2.1.1. </w:t>
      </w:r>
      <w:r>
        <w:rPr>
          <w:rFonts w:ascii="Arial" w:hAnsi="Arial"/>
          <w:i w:val="0"/>
          <w:sz w:val="28"/>
          <w:lang w:val="es-CO"/>
        </w:rPr>
        <w:t xml:space="preserve">Objetivos </w:t>
      </w:r>
    </w:p>
    <w:p w14:paraId="35BC094D" w14:textId="613ED95B" w:rsidR="00EE5D54" w:rsidRDefault="002B764A" w:rsidP="00A16953">
      <w:pPr>
        <w:pStyle w:val="Prrafodelista"/>
        <w:numPr>
          <w:ilvl w:val="0"/>
          <w:numId w:val="39"/>
        </w:numPr>
        <w:rPr>
          <w:lang w:val="es-CO"/>
        </w:rPr>
      </w:pPr>
      <w:r>
        <w:rPr>
          <w:lang w:val="es-CO"/>
        </w:rPr>
        <w:t>Definir las actividades a realizar para el desarrollo del proyecto.</w:t>
      </w:r>
    </w:p>
    <w:p w14:paraId="39CD560F" w14:textId="0F05CF3F" w:rsidR="002B764A" w:rsidRPr="00A16953" w:rsidRDefault="00215A9C" w:rsidP="00B34A0A">
      <w:pPr>
        <w:pStyle w:val="Prrafodelista"/>
        <w:numPr>
          <w:ilvl w:val="0"/>
          <w:numId w:val="39"/>
        </w:numPr>
        <w:jc w:val="both"/>
        <w:rPr>
          <w:lang w:val="es-CO"/>
        </w:rPr>
      </w:pPr>
      <w:r>
        <w:rPr>
          <w:lang w:val="es-CO"/>
        </w:rPr>
        <w:t>Definir las actividades de cada iteración del ciclo de vida.</w:t>
      </w:r>
    </w:p>
    <w:p w14:paraId="4F2F1A36" w14:textId="3B514C97" w:rsidR="00EE5D54" w:rsidRDefault="00EE5D54" w:rsidP="00161C45">
      <w:pPr>
        <w:pStyle w:val="Ttulo4"/>
        <w:ind w:firstLine="426"/>
        <w:rPr>
          <w:rFonts w:ascii="Arial" w:hAnsi="Arial"/>
          <w:i w:val="0"/>
          <w:sz w:val="28"/>
          <w:lang w:val="es-CO"/>
        </w:rPr>
      </w:pPr>
      <w:r>
        <w:rPr>
          <w:rFonts w:ascii="Arial" w:hAnsi="Arial"/>
          <w:i w:val="0"/>
          <w:sz w:val="28"/>
          <w:lang w:val="es-CO"/>
        </w:rPr>
        <w:t>5.2.1.2</w:t>
      </w:r>
      <w:r w:rsidRPr="00EE5D54">
        <w:rPr>
          <w:rFonts w:ascii="Arial" w:hAnsi="Arial"/>
          <w:i w:val="0"/>
          <w:sz w:val="28"/>
          <w:lang w:val="es-CO"/>
        </w:rPr>
        <w:t xml:space="preserve">. </w:t>
      </w:r>
      <w:r>
        <w:rPr>
          <w:rFonts w:ascii="Arial" w:hAnsi="Arial"/>
          <w:i w:val="0"/>
          <w:sz w:val="28"/>
          <w:lang w:val="es-CO"/>
        </w:rPr>
        <w:t>Alcance</w:t>
      </w:r>
    </w:p>
    <w:p w14:paraId="6E1B0B06" w14:textId="63F31B69" w:rsidR="00691968" w:rsidRPr="00691968" w:rsidRDefault="002005C1" w:rsidP="00B34A0A">
      <w:pPr>
        <w:ind w:left="426"/>
        <w:jc w:val="both"/>
        <w:rPr>
          <w:lang w:val="es-CO"/>
        </w:rPr>
      </w:pPr>
      <w:r>
        <w:rPr>
          <w:lang w:val="es-CO"/>
        </w:rPr>
        <w:t xml:space="preserve">Este plan tiene alcance total de </w:t>
      </w:r>
      <w:r w:rsidR="00B34A0A">
        <w:rPr>
          <w:lang w:val="es-CO"/>
        </w:rPr>
        <w:t xml:space="preserve">todo el proyecto, ya que es donde cada una de las actividades </w:t>
      </w:r>
      <w:proofErr w:type="gramStart"/>
      <w:r w:rsidR="00D56C03">
        <w:rPr>
          <w:lang w:val="es-CO"/>
        </w:rPr>
        <w:t>son</w:t>
      </w:r>
      <w:proofErr w:type="gramEnd"/>
      <w:r w:rsidR="00D56C03">
        <w:rPr>
          <w:lang w:val="es-CO"/>
        </w:rPr>
        <w:t xml:space="preserve"> </w:t>
      </w:r>
      <w:r w:rsidR="00B34A0A">
        <w:rPr>
          <w:lang w:val="es-CO"/>
        </w:rPr>
        <w:t>especificadas</w:t>
      </w:r>
      <w:r w:rsidR="00D56C03">
        <w:rPr>
          <w:lang w:val="es-CO"/>
        </w:rPr>
        <w:t>.</w:t>
      </w:r>
    </w:p>
    <w:p w14:paraId="5D0D77C3" w14:textId="77E4164B" w:rsidR="00EE5D54" w:rsidRDefault="00EE5D54" w:rsidP="00161C45">
      <w:pPr>
        <w:pStyle w:val="Ttulo4"/>
        <w:ind w:firstLine="426"/>
        <w:rPr>
          <w:rFonts w:ascii="Arial" w:hAnsi="Arial"/>
          <w:i w:val="0"/>
          <w:sz w:val="28"/>
          <w:lang w:val="es-CO"/>
        </w:rPr>
      </w:pPr>
      <w:r>
        <w:rPr>
          <w:rFonts w:ascii="Arial" w:hAnsi="Arial"/>
          <w:i w:val="0"/>
          <w:sz w:val="28"/>
          <w:lang w:val="es-CO"/>
        </w:rPr>
        <w:t>5.2.1.3</w:t>
      </w:r>
      <w:r w:rsidRPr="00EE5D54">
        <w:rPr>
          <w:rFonts w:ascii="Arial" w:hAnsi="Arial"/>
          <w:i w:val="0"/>
          <w:sz w:val="28"/>
          <w:lang w:val="es-CO"/>
        </w:rPr>
        <w:t xml:space="preserve">. </w:t>
      </w:r>
      <w:r>
        <w:rPr>
          <w:rFonts w:ascii="Arial" w:hAnsi="Arial"/>
          <w:i w:val="0"/>
          <w:sz w:val="28"/>
          <w:lang w:val="es-CO"/>
        </w:rPr>
        <w:t xml:space="preserve">Responsable </w:t>
      </w:r>
    </w:p>
    <w:p w14:paraId="1E82C6E3" w14:textId="26F3F175" w:rsidR="00691968" w:rsidRPr="00691968" w:rsidRDefault="00E96EAA" w:rsidP="00691968">
      <w:pPr>
        <w:ind w:left="426"/>
        <w:rPr>
          <w:lang w:val="es-CO"/>
        </w:rPr>
      </w:pPr>
      <w:r>
        <w:rPr>
          <w:noProof/>
          <w:lang w:val="es-CO" w:eastAsia="es-CO"/>
        </w:rPr>
        <w:drawing>
          <wp:inline distT="0" distB="0" distL="0" distR="0" wp14:anchorId="4E32390E" wp14:editId="48AD24FF">
            <wp:extent cx="2570672" cy="1371600"/>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68B84E20" w14:textId="0EDF9609" w:rsidR="00EE5D54" w:rsidRDefault="00EE5D54" w:rsidP="00161C45">
      <w:pPr>
        <w:pStyle w:val="Ttulo4"/>
        <w:ind w:firstLine="426"/>
        <w:rPr>
          <w:rFonts w:ascii="Arial" w:hAnsi="Arial"/>
          <w:i w:val="0"/>
          <w:sz w:val="28"/>
          <w:lang w:val="es-CO"/>
        </w:rPr>
      </w:pPr>
      <w:r>
        <w:rPr>
          <w:rFonts w:ascii="Arial" w:hAnsi="Arial"/>
          <w:i w:val="0"/>
          <w:sz w:val="28"/>
          <w:lang w:val="es-CO"/>
        </w:rPr>
        <w:lastRenderedPageBreak/>
        <w:t>5.2.1.4</w:t>
      </w:r>
      <w:r w:rsidRPr="00EE5D54">
        <w:rPr>
          <w:rFonts w:ascii="Arial" w:hAnsi="Arial"/>
          <w:i w:val="0"/>
          <w:sz w:val="28"/>
          <w:lang w:val="es-CO"/>
        </w:rPr>
        <w:t xml:space="preserve">. </w:t>
      </w:r>
      <w:r>
        <w:rPr>
          <w:rFonts w:ascii="Arial" w:hAnsi="Arial"/>
          <w:i w:val="0"/>
          <w:sz w:val="28"/>
          <w:lang w:val="es-CO"/>
        </w:rPr>
        <w:t xml:space="preserve">Desarrollo </w:t>
      </w:r>
    </w:p>
    <w:p w14:paraId="1B62C3FE" w14:textId="77777777" w:rsidR="00691968" w:rsidRPr="00691968" w:rsidRDefault="00691968" w:rsidP="00691968">
      <w:pPr>
        <w:tabs>
          <w:tab w:val="left" w:pos="426"/>
        </w:tabs>
        <w:ind w:left="426"/>
        <w:rPr>
          <w:lang w:val="es-CO"/>
        </w:rPr>
      </w:pPr>
    </w:p>
    <w:p w14:paraId="0EBBF3AF" w14:textId="6DFA487E" w:rsidR="00EE5D54" w:rsidRDefault="00EE5D54" w:rsidP="00161C45">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Recursos</w:t>
      </w:r>
    </w:p>
    <w:p w14:paraId="4FFE14DB" w14:textId="1D4E44E8" w:rsidR="00DE0EF2" w:rsidRDefault="00DE0EF2" w:rsidP="00DE0EF2">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Productos de trabajo</w:t>
      </w:r>
    </w:p>
    <w:p w14:paraId="37059A86" w14:textId="77777777" w:rsidR="00691968" w:rsidRPr="00691968" w:rsidRDefault="00691968" w:rsidP="00691968">
      <w:pPr>
        <w:ind w:left="426"/>
        <w:rPr>
          <w:lang w:val="es-CO"/>
        </w:rPr>
      </w:pPr>
    </w:p>
    <w:p w14:paraId="0A7E1F31" w14:textId="237F55B2" w:rsidR="00B4525D" w:rsidRDefault="00D9745F" w:rsidP="00161C45">
      <w:pPr>
        <w:pStyle w:val="Ttulo3"/>
        <w:jc w:val="both"/>
        <w:rPr>
          <w:rFonts w:ascii="Arial" w:hAnsi="Arial" w:cs="Arial"/>
          <w:sz w:val="28"/>
          <w:szCs w:val="28"/>
          <w:lang w:val="es-CO"/>
        </w:rPr>
      </w:pPr>
      <w:bookmarkStart w:id="85" w:name="_Toc333053718"/>
      <w:bookmarkStart w:id="86" w:name="_Toc333653876"/>
      <w:r w:rsidRPr="00595763">
        <w:rPr>
          <w:rFonts w:ascii="Arial" w:hAnsi="Arial"/>
          <w:sz w:val="28"/>
          <w:lang w:val="es-CO"/>
        </w:rPr>
        <w:t xml:space="preserve">5.2.2 </w:t>
      </w:r>
      <w:bookmarkEnd w:id="85"/>
      <w:r w:rsidR="004D4489">
        <w:rPr>
          <w:rFonts w:ascii="Arial" w:hAnsi="Arial" w:cs="Arial"/>
          <w:sz w:val="28"/>
          <w:szCs w:val="28"/>
          <w:lang w:val="es-CO"/>
        </w:rPr>
        <w:t>Asignación de Calendario</w:t>
      </w:r>
      <w:bookmarkEnd w:id="86"/>
    </w:p>
    <w:p w14:paraId="40FB2103" w14:textId="726BE4A6" w:rsidR="004B2298" w:rsidRPr="004B2298" w:rsidRDefault="004B2298" w:rsidP="00014AF3">
      <w:pPr>
        <w:jc w:val="both"/>
        <w:rPr>
          <w:lang w:val="es-CO"/>
        </w:rPr>
      </w:pPr>
      <w:r>
        <w:rPr>
          <w:lang w:val="es-CO"/>
        </w:rPr>
        <w:t>Diagrama de PERT</w:t>
      </w:r>
      <w:r w:rsidR="001F52C6">
        <w:rPr>
          <w:lang w:val="es-CO"/>
        </w:rPr>
        <w:t>, y de Gantt.</w:t>
      </w:r>
    </w:p>
    <w:p w14:paraId="453B2F54" w14:textId="10D3E50E" w:rsidR="00D9745F" w:rsidRPr="00595763" w:rsidRDefault="00D9745F" w:rsidP="00014AF3">
      <w:pPr>
        <w:pStyle w:val="Ttulo3"/>
        <w:jc w:val="both"/>
        <w:rPr>
          <w:rFonts w:ascii="Arial" w:hAnsi="Arial"/>
          <w:sz w:val="28"/>
          <w:lang w:val="es-CO"/>
        </w:rPr>
      </w:pPr>
      <w:bookmarkStart w:id="87" w:name="_Toc333053719"/>
      <w:bookmarkStart w:id="88" w:name="_Toc333653877"/>
      <w:r w:rsidRPr="00595763">
        <w:rPr>
          <w:rFonts w:ascii="Arial" w:hAnsi="Arial"/>
          <w:sz w:val="28"/>
          <w:lang w:val="es-CO"/>
        </w:rPr>
        <w:t xml:space="preserve">5.2.3 </w:t>
      </w:r>
      <w:r w:rsidR="008B02E3">
        <w:rPr>
          <w:rFonts w:ascii="Arial" w:hAnsi="Arial" w:cs="Arial"/>
          <w:sz w:val="28"/>
          <w:szCs w:val="28"/>
          <w:lang w:val="es-CO"/>
        </w:rPr>
        <w:t>Asignación</w:t>
      </w:r>
      <w:r w:rsidR="004D4489">
        <w:rPr>
          <w:rFonts w:ascii="Arial" w:hAnsi="Arial" w:cs="Arial"/>
          <w:sz w:val="28"/>
          <w:szCs w:val="28"/>
          <w:lang w:val="es-CO"/>
        </w:rPr>
        <w:t xml:space="preserve"> de Recursos</w:t>
      </w:r>
      <w:bookmarkEnd w:id="87"/>
      <w:bookmarkEnd w:id="88"/>
    </w:p>
    <w:p w14:paraId="5ADD8C4E" w14:textId="77777777" w:rsidR="001B342C" w:rsidRPr="00595763" w:rsidRDefault="001B342C" w:rsidP="00014AF3">
      <w:pPr>
        <w:jc w:val="both"/>
      </w:pPr>
    </w:p>
    <w:p w14:paraId="184EF4E8" w14:textId="77777777" w:rsidR="00D9745F" w:rsidRPr="00595763" w:rsidRDefault="00D9745F" w:rsidP="00014AF3">
      <w:pPr>
        <w:pStyle w:val="Ttulo1"/>
        <w:jc w:val="both"/>
        <w:rPr>
          <w:rFonts w:ascii="Arial" w:hAnsi="Arial"/>
          <w:lang w:val="es-CO"/>
        </w:rPr>
      </w:pPr>
      <w:bookmarkStart w:id="89" w:name="_Toc333053722"/>
      <w:bookmarkStart w:id="90" w:name="_Toc333653880"/>
      <w:r w:rsidRPr="00595763">
        <w:rPr>
          <w:rFonts w:ascii="Arial" w:hAnsi="Arial"/>
          <w:lang w:val="es-CO"/>
        </w:rPr>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89"/>
      <w:bookmarkEnd w:id="90"/>
    </w:p>
    <w:p w14:paraId="281618D6" w14:textId="695CA870" w:rsidR="00D9745F" w:rsidRPr="00595763" w:rsidRDefault="00D9745F" w:rsidP="00014AF3">
      <w:pPr>
        <w:pStyle w:val="Ttulo2"/>
        <w:jc w:val="both"/>
        <w:rPr>
          <w:rFonts w:ascii="Arial" w:hAnsi="Arial"/>
          <w:sz w:val="28"/>
          <w:lang w:val="es-CO"/>
        </w:rPr>
      </w:pPr>
      <w:bookmarkStart w:id="91" w:name="_Toc333653881"/>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91"/>
      <w:r w:rsidRPr="00D53C37">
        <w:rPr>
          <w:rFonts w:ascii="Arial" w:hAnsi="Arial" w:cs="Arial"/>
          <w:sz w:val="28"/>
          <w:szCs w:val="28"/>
          <w:lang w:val="es-CO"/>
        </w:rPr>
        <w:t xml:space="preserve"> </w:t>
      </w:r>
    </w:p>
    <w:p w14:paraId="72C39830" w14:textId="585F04AF" w:rsidR="00D9745F" w:rsidRPr="00595763" w:rsidRDefault="00D9745F" w:rsidP="00014AF3">
      <w:pPr>
        <w:pStyle w:val="Ttulo2"/>
        <w:jc w:val="both"/>
        <w:rPr>
          <w:rFonts w:ascii="Arial" w:hAnsi="Arial"/>
          <w:sz w:val="28"/>
          <w:lang w:val="es-CO"/>
        </w:rPr>
      </w:pPr>
      <w:bookmarkStart w:id="92" w:name="_Toc333053724"/>
      <w:bookmarkStart w:id="93" w:name="_Toc333653882"/>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92"/>
      <w:r w:rsidR="00BD4837">
        <w:rPr>
          <w:rFonts w:ascii="Arial" w:hAnsi="Arial" w:cs="Arial"/>
          <w:sz w:val="28"/>
          <w:szCs w:val="28"/>
          <w:lang w:val="es-CO"/>
        </w:rPr>
        <w:t>de Cambios</w:t>
      </w:r>
      <w:bookmarkEnd w:id="93"/>
    </w:p>
    <w:p w14:paraId="38ACE3C5" w14:textId="4A1EDA23" w:rsidR="001D2DDB" w:rsidRPr="00595763" w:rsidRDefault="00D9745F" w:rsidP="00014AF3">
      <w:pPr>
        <w:pStyle w:val="Ttulo2"/>
        <w:jc w:val="both"/>
        <w:rPr>
          <w:rFonts w:ascii="Arial" w:hAnsi="Arial"/>
          <w:sz w:val="28"/>
          <w:lang w:val="es-CO"/>
        </w:rPr>
      </w:pPr>
      <w:bookmarkStart w:id="94" w:name="_Toc333053725"/>
      <w:bookmarkStart w:id="95" w:name="_Toc333653883"/>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94"/>
      <w:r w:rsidR="00EA2121">
        <w:rPr>
          <w:rFonts w:ascii="Arial" w:hAnsi="Arial" w:cs="Arial"/>
          <w:sz w:val="28"/>
          <w:szCs w:val="28"/>
          <w:lang w:val="es-CO"/>
        </w:rPr>
        <w:t>de Calendario</w:t>
      </w:r>
      <w:bookmarkEnd w:id="95"/>
    </w:p>
    <w:p w14:paraId="5C911E7B" w14:textId="1CA342D7" w:rsidR="00D9745F" w:rsidRPr="00595763" w:rsidRDefault="00D9745F" w:rsidP="00014AF3">
      <w:pPr>
        <w:pStyle w:val="Ttulo2"/>
        <w:jc w:val="both"/>
        <w:rPr>
          <w:rFonts w:ascii="Arial" w:hAnsi="Arial"/>
          <w:sz w:val="28"/>
          <w:lang w:val="es-CO"/>
        </w:rPr>
      </w:pPr>
      <w:bookmarkStart w:id="96" w:name="_Toc333653884"/>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96"/>
    </w:p>
    <w:p w14:paraId="464B36B1" w14:textId="3E47E894" w:rsidR="00D9745F" w:rsidRPr="00595763" w:rsidRDefault="00D9745F" w:rsidP="00014AF3">
      <w:pPr>
        <w:pStyle w:val="Ttulo2"/>
        <w:jc w:val="both"/>
        <w:rPr>
          <w:rFonts w:ascii="Arial" w:hAnsi="Arial"/>
          <w:sz w:val="28"/>
        </w:rPr>
      </w:pPr>
      <w:bookmarkStart w:id="97" w:name="_Toc333653885"/>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97"/>
    </w:p>
    <w:p w14:paraId="44731B70" w14:textId="319A62BD" w:rsidR="00E344C2" w:rsidRDefault="00E344C2" w:rsidP="00014AF3">
      <w:pPr>
        <w:jc w:val="both"/>
      </w:pPr>
      <w:bookmarkStart w:id="98" w:name="_Toc333053728"/>
      <w:commentRangeStart w:id="99"/>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014AF3">
      <w:pPr>
        <w:jc w:val="both"/>
      </w:pPr>
      <w:r>
        <w:t>Para eso contamos con las siguientes plantillas:</w:t>
      </w:r>
    </w:p>
    <w:p w14:paraId="26928CAE" w14:textId="4DFB4DEB" w:rsidR="00E344C2" w:rsidRDefault="00E344C2" w:rsidP="00014AF3">
      <w:pPr>
        <w:jc w:val="both"/>
      </w:pPr>
      <w:r>
        <w:t>[PLANTILLAS]</w:t>
      </w:r>
    </w:p>
    <w:p w14:paraId="3CE911A1" w14:textId="06DC6274" w:rsidR="00E344C2" w:rsidRDefault="00E344C2" w:rsidP="00014AF3">
      <w:pPr>
        <w:jc w:val="both"/>
      </w:pPr>
      <w:r>
        <w:t>Acta de Reuniones</w:t>
      </w:r>
    </w:p>
    <w:p w14:paraId="54561E7C" w14:textId="1FA4A851" w:rsidR="00E344C2" w:rsidRDefault="00E344C2" w:rsidP="00014AF3">
      <w:pPr>
        <w:jc w:val="both"/>
      </w:pPr>
      <w:r>
        <w:t>Acta de Reuniones con el Cliente</w:t>
      </w:r>
    </w:p>
    <w:p w14:paraId="4FB9A2BA" w14:textId="55BF339E" w:rsidR="00E344C2" w:rsidRDefault="00E344C2" w:rsidP="00014AF3">
      <w:pPr>
        <w:jc w:val="both"/>
      </w:pPr>
      <w:r>
        <w:t xml:space="preserve">Formato </w:t>
      </w:r>
      <w:r w:rsidR="00354894">
        <w:t>de Seguimiento</w:t>
      </w:r>
    </w:p>
    <w:p w14:paraId="190AFE01" w14:textId="706C7AD1" w:rsidR="00354894" w:rsidRDefault="00354894" w:rsidP="00014AF3">
      <w:pPr>
        <w:jc w:val="both"/>
      </w:pPr>
      <w:r>
        <w:t>Listas de Chequeo</w:t>
      </w:r>
      <w:commentRangeEnd w:id="99"/>
      <w:r w:rsidR="001F52C6">
        <w:rPr>
          <w:rStyle w:val="Refdecomentario"/>
        </w:rPr>
        <w:commentReference w:id="99"/>
      </w:r>
    </w:p>
    <w:p w14:paraId="232C2AA3" w14:textId="77777777" w:rsidR="00354894" w:rsidRPr="00C13EE0" w:rsidRDefault="00354894" w:rsidP="00014AF3">
      <w:pPr>
        <w:jc w:val="both"/>
      </w:pPr>
    </w:p>
    <w:p w14:paraId="502A182B" w14:textId="67B251A0" w:rsidR="00D9745F" w:rsidRPr="00595763" w:rsidRDefault="00D9745F" w:rsidP="00014AF3">
      <w:pPr>
        <w:pStyle w:val="Ttulo2"/>
        <w:jc w:val="both"/>
        <w:rPr>
          <w:rFonts w:ascii="Arial" w:hAnsi="Arial"/>
          <w:sz w:val="28"/>
          <w:lang w:val="es-CO"/>
        </w:rPr>
      </w:pPr>
      <w:bookmarkStart w:id="100" w:name="_Toc333053729"/>
      <w:bookmarkStart w:id="101" w:name="_Toc333653887"/>
      <w:bookmarkEnd w:id="98"/>
      <w:r w:rsidRPr="00595763">
        <w:rPr>
          <w:rFonts w:ascii="Arial" w:hAnsi="Arial"/>
          <w:sz w:val="28"/>
          <w:lang w:val="es-CO"/>
        </w:rPr>
        <w:lastRenderedPageBreak/>
        <w:t xml:space="preserve">6.7 </w:t>
      </w:r>
      <w:bookmarkEnd w:id="100"/>
      <w:r w:rsidR="00E336F1">
        <w:rPr>
          <w:rFonts w:ascii="Arial" w:hAnsi="Arial" w:cs="Arial"/>
          <w:sz w:val="28"/>
          <w:szCs w:val="28"/>
          <w:lang w:val="es-CO"/>
        </w:rPr>
        <w:t>Plan de Cierre del Proyecto</w:t>
      </w:r>
      <w:bookmarkEnd w:id="101"/>
    </w:p>
    <w:p w14:paraId="79EDFA51" w14:textId="77777777" w:rsidR="00D9745F" w:rsidRPr="00595763" w:rsidRDefault="00D9745F" w:rsidP="00014AF3">
      <w:pPr>
        <w:jc w:val="both"/>
        <w:rPr>
          <w:rFonts w:ascii="Arial" w:hAnsi="Arial"/>
          <w:sz w:val="28"/>
          <w:lang w:val="es-CO"/>
        </w:rPr>
      </w:pPr>
    </w:p>
    <w:p w14:paraId="39A8E751" w14:textId="3EF25B7D" w:rsidR="00D9745F" w:rsidRPr="00A16953" w:rsidRDefault="00D9745F" w:rsidP="00A16953">
      <w:pPr>
        <w:pStyle w:val="Ttulo1"/>
        <w:jc w:val="both"/>
        <w:rPr>
          <w:rFonts w:ascii="Arial" w:hAnsi="Arial"/>
          <w:lang w:val="es-CO"/>
        </w:rPr>
      </w:pPr>
      <w:bookmarkStart w:id="102" w:name="_Toc333053730"/>
      <w:bookmarkStart w:id="103" w:name="_Toc333653888"/>
      <w:r w:rsidRPr="00A16953">
        <w:rPr>
          <w:rFonts w:ascii="Arial" w:hAnsi="Arial"/>
          <w:lang w:val="es-CO"/>
        </w:rPr>
        <w:t xml:space="preserve">7. </w:t>
      </w:r>
      <w:bookmarkEnd w:id="102"/>
      <w:r w:rsidR="00DE4DB7" w:rsidRPr="00A16953">
        <w:rPr>
          <w:rFonts w:ascii="Arial" w:hAnsi="Arial"/>
          <w:lang w:val="es-CO"/>
        </w:rPr>
        <w:t>Entrega del P</w:t>
      </w:r>
      <w:r w:rsidR="008B4FE5" w:rsidRPr="00A16953">
        <w:rPr>
          <w:rFonts w:ascii="Arial" w:hAnsi="Arial"/>
          <w:lang w:val="es-CO"/>
        </w:rPr>
        <w:t>roducto</w:t>
      </w:r>
      <w:bookmarkEnd w:id="103"/>
    </w:p>
    <w:p w14:paraId="7C2888D7" w14:textId="742D0DD3" w:rsidR="00354894" w:rsidRPr="00A16953" w:rsidRDefault="00354894" w:rsidP="00014AF3">
      <w:pPr>
        <w:jc w:val="both"/>
      </w:pPr>
      <w:r w:rsidRPr="00A16953">
        <w:t xml:space="preserve">La entrega del producto se realizara el día 30 de noviembre a </w:t>
      </w:r>
      <w:proofErr w:type="gramStart"/>
      <w:r w:rsidRPr="00A16953">
        <w:t>las  16:00</w:t>
      </w:r>
      <w:proofErr w:type="gramEnd"/>
      <w:r w:rsidRPr="00A16953">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E96EAA" w:rsidRDefault="00354894" w:rsidP="00014AF3">
      <w:pPr>
        <w:jc w:val="both"/>
        <w:rPr>
          <w:lang w:val="en-US"/>
        </w:rPr>
      </w:pPr>
      <w:r w:rsidRPr="00E96EAA">
        <w:rPr>
          <w:lang w:val="en-US"/>
        </w:rPr>
        <w:t>SPMP</w:t>
      </w:r>
    </w:p>
    <w:p w14:paraId="744ED938" w14:textId="32DBA46D" w:rsidR="00354894" w:rsidRPr="00E96EAA" w:rsidRDefault="00354894" w:rsidP="00014AF3">
      <w:pPr>
        <w:jc w:val="both"/>
        <w:rPr>
          <w:lang w:val="en-US"/>
        </w:rPr>
      </w:pPr>
      <w:r w:rsidRPr="00E96EAA">
        <w:rPr>
          <w:lang w:val="en-US"/>
        </w:rPr>
        <w:t>SRS</w:t>
      </w:r>
    </w:p>
    <w:p w14:paraId="7F783A8E" w14:textId="0FF022F5" w:rsidR="00354894" w:rsidRPr="00E96EAA" w:rsidRDefault="00354894" w:rsidP="00014AF3">
      <w:pPr>
        <w:jc w:val="both"/>
        <w:rPr>
          <w:lang w:val="en-US"/>
        </w:rPr>
      </w:pPr>
      <w:r w:rsidRPr="00E96EAA">
        <w:rPr>
          <w:lang w:val="en-US"/>
        </w:rPr>
        <w:t>SDD</w:t>
      </w:r>
    </w:p>
    <w:p w14:paraId="325C6B83" w14:textId="61762E3F" w:rsidR="00354894" w:rsidRPr="00E96EAA" w:rsidRDefault="00354894" w:rsidP="00014AF3">
      <w:pPr>
        <w:jc w:val="both"/>
        <w:rPr>
          <w:lang w:val="en-US"/>
        </w:rPr>
      </w:pPr>
      <w:r w:rsidRPr="00E96EAA">
        <w:rPr>
          <w:lang w:val="en-US"/>
        </w:rPr>
        <w:t>Software</w:t>
      </w:r>
    </w:p>
    <w:p w14:paraId="1E9551F7" w14:textId="59B888D6" w:rsidR="00354894" w:rsidRPr="00E96EAA" w:rsidRDefault="00354894" w:rsidP="00014AF3">
      <w:pPr>
        <w:jc w:val="both"/>
        <w:rPr>
          <w:lang w:val="en-US"/>
        </w:rPr>
      </w:pPr>
      <w:r w:rsidRPr="00E96EAA">
        <w:rPr>
          <w:lang w:val="en-US"/>
        </w:rPr>
        <w:t>Manual</w:t>
      </w:r>
    </w:p>
    <w:p w14:paraId="0DD90599" w14:textId="4BA9EC6A" w:rsidR="00354894" w:rsidRPr="00E96EAA" w:rsidRDefault="00354894" w:rsidP="00014AF3">
      <w:pPr>
        <w:jc w:val="both"/>
        <w:rPr>
          <w:lang w:val="en-US"/>
        </w:rPr>
      </w:pPr>
      <w:commentRangeStart w:id="104"/>
      <w:r w:rsidRPr="00E96EAA">
        <w:rPr>
          <w:lang w:val="en-US"/>
        </w:rPr>
        <w:t>[</w:t>
      </w:r>
      <w:proofErr w:type="spellStart"/>
      <w:r w:rsidRPr="00E96EAA">
        <w:rPr>
          <w:lang w:val="en-US"/>
        </w:rPr>
        <w:t>Referencias</w:t>
      </w:r>
      <w:proofErr w:type="spellEnd"/>
      <w:r w:rsidRPr="00E96EAA">
        <w:rPr>
          <w:lang w:val="en-US"/>
        </w:rPr>
        <w:t>]</w:t>
      </w:r>
      <w:commentRangeEnd w:id="104"/>
      <w:r w:rsidR="001F52C6" w:rsidRPr="00A16953">
        <w:commentReference w:id="104"/>
      </w:r>
    </w:p>
    <w:p w14:paraId="7A6B442A" w14:textId="77777777" w:rsidR="00D9745F" w:rsidRPr="007D5D4D" w:rsidRDefault="00D9745F" w:rsidP="00014AF3">
      <w:pPr>
        <w:pStyle w:val="Ttulo1"/>
        <w:jc w:val="both"/>
        <w:rPr>
          <w:rFonts w:ascii="Arial" w:hAnsi="Arial" w:cs="Arial"/>
          <w:lang w:val="en-US"/>
        </w:rPr>
      </w:pPr>
      <w:bookmarkStart w:id="105" w:name="_Toc333053731"/>
      <w:bookmarkStart w:id="106" w:name="_Toc333653889"/>
      <w:r w:rsidRPr="007D5D4D">
        <w:rPr>
          <w:rFonts w:ascii="Arial" w:hAnsi="Arial"/>
          <w:lang w:val="en-US"/>
        </w:rPr>
        <w:t>8. Supporting process plans</w:t>
      </w:r>
      <w:bookmarkEnd w:id="105"/>
      <w:bookmarkEnd w:id="106"/>
    </w:p>
    <w:p w14:paraId="0022F905" w14:textId="77777777" w:rsidR="00D9745F" w:rsidRPr="007D5D4D" w:rsidRDefault="00D9745F" w:rsidP="00014AF3">
      <w:pPr>
        <w:pStyle w:val="Ttulo2"/>
        <w:jc w:val="both"/>
        <w:rPr>
          <w:rFonts w:ascii="Arial" w:hAnsi="Arial" w:cs="Arial"/>
          <w:sz w:val="28"/>
          <w:szCs w:val="28"/>
          <w:lang w:val="en-US"/>
        </w:rPr>
      </w:pPr>
      <w:bookmarkStart w:id="107" w:name="_Toc333053732"/>
      <w:bookmarkStart w:id="108" w:name="_Toc333653890"/>
      <w:r w:rsidRPr="007D5D4D">
        <w:rPr>
          <w:rFonts w:ascii="Arial" w:hAnsi="Arial" w:cs="Arial"/>
          <w:sz w:val="28"/>
          <w:szCs w:val="28"/>
          <w:lang w:val="en-US"/>
        </w:rPr>
        <w:t>8.1 Project supervision and work environment</w:t>
      </w:r>
      <w:bookmarkEnd w:id="107"/>
      <w:bookmarkEnd w:id="108"/>
    </w:p>
    <w:p w14:paraId="14EFD4A7" w14:textId="67ED0FF4" w:rsidR="00F330A6" w:rsidRDefault="00F330A6" w:rsidP="00014AF3">
      <w:pPr>
        <w:jc w:val="both"/>
      </w:pPr>
      <w:bookmarkStart w:id="109"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014AF3">
      <w:pPr>
        <w:pStyle w:val="Prrafodelista"/>
        <w:numPr>
          <w:ilvl w:val="0"/>
          <w:numId w:val="32"/>
        </w:numPr>
        <w:jc w:val="both"/>
      </w:pPr>
      <w:r>
        <w:t xml:space="preserve">La selección de actividades se </w:t>
      </w:r>
      <w:r w:rsidR="00A7274C">
        <w:t xml:space="preserve">está realizando por medio de sesiones, </w:t>
      </w:r>
      <w:commentRangeStart w:id="110"/>
      <w:r w:rsidR="00A7274C">
        <w:t xml:space="preserve">en la cuales el equipo de trabajo elige las actividades a </w:t>
      </w:r>
      <w:proofErr w:type="spellStart"/>
      <w:r w:rsidR="00A7274C">
        <w:t>a</w:t>
      </w:r>
      <w:proofErr w:type="spellEnd"/>
      <w:r w:rsidR="00A7274C">
        <w:t xml:space="preserve"> desarrollar en cada semana</w:t>
      </w:r>
      <w:commentRangeEnd w:id="110"/>
      <w:r w:rsidR="001F52C6">
        <w:rPr>
          <w:rStyle w:val="Refdecomentario"/>
        </w:rPr>
        <w:commentReference w:id="110"/>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014AF3">
      <w:pPr>
        <w:pStyle w:val="Prrafodelista"/>
        <w:numPr>
          <w:ilvl w:val="0"/>
          <w:numId w:val="32"/>
        </w:numPr>
        <w:jc w:val="both"/>
      </w:pPr>
      <w:r>
        <w:t xml:space="preserve">Una vez termina una entrega de actividades que complete una pre-entrega o entrega, se realiza una </w:t>
      </w:r>
      <w:commentRangeStart w:id="111"/>
      <w:r w:rsidRPr="00C13EE0">
        <w:rPr>
          <w:b/>
        </w:rPr>
        <w:t>revisión cruzada</w:t>
      </w:r>
      <w:commentRangeEnd w:id="111"/>
      <w:r w:rsidR="00DD5E78">
        <w:rPr>
          <w:rStyle w:val="Refdecomentario"/>
        </w:rPr>
        <w:commentReference w:id="111"/>
      </w:r>
      <w:r>
        <w:t xml:space="preserve">. </w:t>
      </w:r>
    </w:p>
    <w:p w14:paraId="7230522E" w14:textId="016E1CEB" w:rsidR="00747E02" w:rsidRDefault="00EE0E85" w:rsidP="00014AF3">
      <w:pPr>
        <w:pStyle w:val="Prrafodelista"/>
        <w:numPr>
          <w:ilvl w:val="0"/>
          <w:numId w:val="32"/>
        </w:numPr>
        <w:jc w:val="both"/>
      </w:pPr>
      <w:r>
        <w:t xml:space="preserve">La comunicación se realiza por medio </w:t>
      </w:r>
      <w:r w:rsidRPr="00EE0E85">
        <w:t xml:space="preserve">de </w:t>
      </w:r>
      <w:commentRangeStart w:id="112"/>
      <w:r w:rsidRPr="00C13EE0">
        <w:t xml:space="preserve">canales de comunicación </w:t>
      </w:r>
      <w:commentRangeEnd w:id="112"/>
      <w:r w:rsidRPr="00C13EE0">
        <w:rPr>
          <w:rStyle w:val="Refdecomentario"/>
        </w:rPr>
        <w:commentReference w:id="112"/>
      </w:r>
      <w:r w:rsidRPr="00C13EE0">
        <w:t>pre</w:t>
      </w:r>
      <w:r>
        <w:t>-establecidos por el equipo. Los comunicados de alta importancia se realizan por medio de una lista correos electrónicos.</w:t>
      </w:r>
    </w:p>
    <w:p w14:paraId="57B889B0" w14:textId="5EEA894B" w:rsidR="00C13EE0" w:rsidRDefault="00C13EE0" w:rsidP="00014AF3">
      <w:pPr>
        <w:pStyle w:val="Prrafodelista"/>
        <w:numPr>
          <w:ilvl w:val="0"/>
          <w:numId w:val="32"/>
        </w:numPr>
        <w:jc w:val="both"/>
      </w:pPr>
      <w:r>
        <w:lastRenderedPageBreak/>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698EF8FD" w14:textId="0CA8EF16" w:rsidR="00F32C16" w:rsidRDefault="00971B03" w:rsidP="00014AF3">
      <w:pPr>
        <w:pStyle w:val="Prrafodelista"/>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6A17CE93" w:rsidR="00971B03" w:rsidRDefault="00617B4E" w:rsidP="00014AF3">
      <w:pPr>
        <w:pStyle w:val="Prrafodelista"/>
        <w:numPr>
          <w:ilvl w:val="0"/>
          <w:numId w:val="32"/>
        </w:numPr>
        <w:jc w:val="both"/>
      </w:pPr>
      <w:r>
        <w:t xml:space="preserve">Para la optimización de ciertas </w:t>
      </w:r>
      <w:r w:rsidR="001F52C6">
        <w:t>actividades se</w:t>
      </w:r>
      <w:r>
        <w:t xml:space="preserve"> han diseñado y adaptado </w:t>
      </w:r>
      <w:commentRangeStart w:id="113"/>
      <w:r>
        <w:t>plantillas.</w:t>
      </w:r>
      <w:commentRangeEnd w:id="113"/>
      <w:r w:rsidR="001F52C6">
        <w:rPr>
          <w:rStyle w:val="Refdecomentario"/>
        </w:rPr>
        <w:commentReference w:id="113"/>
      </w:r>
    </w:p>
    <w:p w14:paraId="696775AB" w14:textId="3CDC528D" w:rsidR="00F41E30" w:rsidRPr="00C13EE0" w:rsidRDefault="00617B4E" w:rsidP="00014AF3">
      <w:pPr>
        <w:pStyle w:val="Prrafodelista"/>
        <w:numPr>
          <w:ilvl w:val="0"/>
          <w:numId w:val="32"/>
        </w:numPr>
        <w:jc w:val="both"/>
      </w:pPr>
      <w:r>
        <w:t xml:space="preserve">En las entregas </w:t>
      </w:r>
      <w:r w:rsidR="001F52C6">
        <w:t xml:space="preserve">al cliente </w:t>
      </w:r>
      <w:r>
        <w:t xml:space="preserve">se realiza un </w:t>
      </w:r>
      <w:commentRangeStart w:id="114"/>
      <w:r w:rsidRPr="00DD5E78">
        <w:rPr>
          <w:b/>
        </w:rPr>
        <w:t>informe gerencial</w:t>
      </w:r>
      <w:commentRangeEnd w:id="114"/>
      <w:r w:rsidR="00DD5E78">
        <w:rPr>
          <w:rStyle w:val="Refdecomentario"/>
        </w:rPr>
        <w:commentReference w:id="114"/>
      </w:r>
      <w:r w:rsidR="00F41E30">
        <w:t>, con el fin de hacer un cierre parcial de lo realizado hasta el corte.</w:t>
      </w:r>
    </w:p>
    <w:p w14:paraId="4FBDCC3B" w14:textId="77777777" w:rsidR="00F330A6" w:rsidRPr="00C13EE0" w:rsidRDefault="00F330A6" w:rsidP="00014AF3">
      <w:pPr>
        <w:jc w:val="both"/>
      </w:pPr>
    </w:p>
    <w:p w14:paraId="3F50CACD" w14:textId="77777777" w:rsidR="00F330A6" w:rsidRPr="00C13EE0" w:rsidRDefault="00F330A6" w:rsidP="00014AF3">
      <w:pPr>
        <w:jc w:val="both"/>
      </w:pPr>
    </w:p>
    <w:p w14:paraId="58B7EEBC" w14:textId="77777777" w:rsidR="00D9745F" w:rsidRPr="00595763" w:rsidRDefault="00EE6191" w:rsidP="00014AF3">
      <w:pPr>
        <w:pStyle w:val="Ttulo2"/>
        <w:jc w:val="both"/>
        <w:rPr>
          <w:rFonts w:ascii="Arial" w:hAnsi="Arial"/>
          <w:sz w:val="28"/>
          <w:lang w:val="es-CO"/>
        </w:rPr>
      </w:pPr>
      <w:bookmarkStart w:id="115" w:name="_Toc333653891"/>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109"/>
      <w:bookmarkEnd w:id="115"/>
    </w:p>
    <w:p w14:paraId="56D2EC91" w14:textId="77777777" w:rsidR="00E3544A" w:rsidRDefault="00E3544A" w:rsidP="00E3544A">
      <w:pPr>
        <w:pStyle w:val="Ttulo2"/>
        <w:jc w:val="both"/>
        <w:rPr>
          <w:rFonts w:ascii="Arial" w:hAnsi="Arial" w:cs="Arial"/>
          <w:sz w:val="28"/>
          <w:szCs w:val="28"/>
          <w:lang w:val="es-ES_tradnl"/>
        </w:rPr>
      </w:pPr>
      <w:bookmarkStart w:id="116" w:name="_Toc333053734"/>
      <w:bookmarkStart w:id="117" w:name="_Toc333653892"/>
      <w:commentRangeStart w:id="118"/>
      <w:r>
        <w:rPr>
          <w:rFonts w:ascii="Arial" w:hAnsi="Arial"/>
          <w:sz w:val="28"/>
          <w:lang w:val="es-ES_tradnl"/>
        </w:rPr>
        <w:t xml:space="preserve">8.3 </w:t>
      </w:r>
      <w:bookmarkEnd w:id="116"/>
      <w:r>
        <w:rPr>
          <w:rFonts w:ascii="Arial" w:hAnsi="Arial" w:cs="Arial"/>
          <w:sz w:val="28"/>
          <w:szCs w:val="28"/>
          <w:lang w:val="es-ES_tradnl"/>
        </w:rPr>
        <w:t>Plan de riesgos</w:t>
      </w:r>
      <w:commentRangeEnd w:id="118"/>
      <w:r>
        <w:rPr>
          <w:rStyle w:val="Refdecomentario"/>
          <w:rFonts w:eastAsiaTheme="minorHAnsi"/>
          <w:lang w:val="es-ES_tradnl"/>
        </w:rPr>
        <w:commentReference w:id="118"/>
      </w:r>
      <w:bookmarkEnd w:id="117"/>
    </w:p>
    <w:p w14:paraId="74CA4B6B" w14:textId="77777777" w:rsidR="00E3544A" w:rsidRDefault="00E3544A" w:rsidP="00E3544A">
      <w:pPr>
        <w:jc w:val="both"/>
        <w:rPr>
          <w:lang w:val="es-ES_tradnl"/>
        </w:rPr>
      </w:pPr>
      <w:r>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14:paraId="0FBC326C" w14:textId="77777777" w:rsidR="00E3544A" w:rsidRDefault="00E3544A" w:rsidP="00E3544A">
      <w:pPr>
        <w:pStyle w:val="Ttulo3"/>
        <w:jc w:val="both"/>
        <w:rPr>
          <w:lang w:val="es-ES_tradnl"/>
        </w:rPr>
      </w:pPr>
      <w:r>
        <w:rPr>
          <w:lang w:val="es-ES_tradnl"/>
        </w:rPr>
        <w:t>8.3.1 Objetivos</w:t>
      </w:r>
    </w:p>
    <w:p w14:paraId="41E71819" w14:textId="77777777" w:rsidR="00E3544A" w:rsidRDefault="00E3544A" w:rsidP="00E3544A">
      <w:pPr>
        <w:pStyle w:val="Prrafodelista"/>
        <w:numPr>
          <w:ilvl w:val="0"/>
          <w:numId w:val="42"/>
        </w:numPr>
        <w:jc w:val="both"/>
        <w:rPr>
          <w:lang w:val="es-ES_tradnl"/>
        </w:rPr>
      </w:pPr>
      <w:r>
        <w:rPr>
          <w:lang w:val="es-ES_tradnl"/>
        </w:rPr>
        <w:t>Identificar los riesgos  que puedan atentar contra los objetivos del proyecto, así como contra su planeación.</w:t>
      </w:r>
    </w:p>
    <w:p w14:paraId="59946021" w14:textId="77777777" w:rsidR="00E3544A" w:rsidRDefault="00E3544A" w:rsidP="00E3544A">
      <w:pPr>
        <w:pStyle w:val="Prrafodelista"/>
        <w:numPr>
          <w:ilvl w:val="0"/>
          <w:numId w:val="42"/>
        </w:numPr>
        <w:jc w:val="both"/>
        <w:rPr>
          <w:lang w:val="es-ES_tradnl"/>
        </w:rPr>
      </w:pPr>
      <w:r>
        <w:rPr>
          <w:lang w:val="es-ES_tradnl"/>
        </w:rPr>
        <w:t>Detectar  los  factores de riesgo (causas)</w:t>
      </w:r>
    </w:p>
    <w:p w14:paraId="2C38C528" w14:textId="77777777" w:rsidR="00E3544A" w:rsidRDefault="00E3544A" w:rsidP="00E3544A">
      <w:pPr>
        <w:pStyle w:val="Prrafodelista"/>
        <w:numPr>
          <w:ilvl w:val="0"/>
          <w:numId w:val="42"/>
        </w:numPr>
        <w:jc w:val="both"/>
        <w:rPr>
          <w:lang w:val="es-ES_tradnl"/>
        </w:rPr>
      </w:pPr>
      <w:r>
        <w:rPr>
          <w:lang w:val="es-ES_tradnl"/>
        </w:rPr>
        <w:t xml:space="preserve">Analizar los riesgos potenciales debido a su probabilidad e  impacto en el  estado del proyecto (10  </w:t>
      </w:r>
      <w:proofErr w:type="gramStart"/>
      <w:r>
        <w:rPr>
          <w:lang w:val="es-ES_tradnl"/>
        </w:rPr>
        <w:t>mas</w:t>
      </w:r>
      <w:proofErr w:type="gramEnd"/>
      <w:r>
        <w:rPr>
          <w:lang w:val="es-ES_tradnl"/>
        </w:rPr>
        <w:t xml:space="preserve"> importantes).  </w:t>
      </w:r>
    </w:p>
    <w:p w14:paraId="18F049FA" w14:textId="77777777" w:rsidR="00E3544A" w:rsidRDefault="00E3544A" w:rsidP="00E3544A">
      <w:pPr>
        <w:pStyle w:val="Prrafodelista"/>
        <w:numPr>
          <w:ilvl w:val="0"/>
          <w:numId w:val="42"/>
        </w:numPr>
        <w:jc w:val="both"/>
        <w:rPr>
          <w:lang w:val="es-ES_tradnl"/>
        </w:rPr>
      </w:pPr>
      <w:r>
        <w:rPr>
          <w:lang w:val="es-ES_tradnl"/>
        </w:rPr>
        <w:t>Priorizar los riesgos para elaborar contingencias que minimicen su efecto en caso de que este sea nocivo para el proyecto.</w:t>
      </w:r>
    </w:p>
    <w:p w14:paraId="5552C95F" w14:textId="77777777" w:rsidR="00E3544A" w:rsidRDefault="00E3544A" w:rsidP="00E3544A">
      <w:pPr>
        <w:pStyle w:val="Prrafodelista"/>
        <w:numPr>
          <w:ilvl w:val="0"/>
          <w:numId w:val="42"/>
        </w:numPr>
        <w:jc w:val="both"/>
        <w:rPr>
          <w:lang w:val="es-ES_tradnl"/>
        </w:rPr>
      </w:pPr>
      <w:r>
        <w:rPr>
          <w:lang w:val="es-ES_tradnl"/>
        </w:rPr>
        <w:t>Diseñar los planes de contingencia, asociados a cada riesgo teniendo en cuenta el tiempo de respuesta, los responsables, así como la incidencia del riesgo sobre las diferentes partes del proyecto.</w:t>
      </w:r>
    </w:p>
    <w:p w14:paraId="64041B46" w14:textId="77777777" w:rsidR="00E3544A" w:rsidRDefault="00E3544A" w:rsidP="00E3544A">
      <w:pPr>
        <w:pStyle w:val="Ttulo3"/>
        <w:rPr>
          <w:lang w:val="es-ES_tradnl"/>
        </w:rPr>
      </w:pPr>
      <w:r>
        <w:rPr>
          <w:lang w:val="es-ES_tradnl"/>
        </w:rPr>
        <w:t>8.3.2 Alcance</w:t>
      </w:r>
    </w:p>
    <w:p w14:paraId="0C973D80" w14:textId="77777777" w:rsidR="00E3544A" w:rsidRDefault="00E3544A" w:rsidP="00E3544A">
      <w:r>
        <w:t xml:space="preserve">Este plan se enfocara en los 7 riesgos mas importantes </w:t>
      </w:r>
      <w:proofErr w:type="gramStart"/>
      <w:r>
        <w:t>identificados  tras</w:t>
      </w:r>
      <w:proofErr w:type="gramEnd"/>
      <w:r>
        <w:t xml:space="preserve"> cada iteración </w:t>
      </w:r>
    </w:p>
    <w:p w14:paraId="211F0EA6" w14:textId="77777777" w:rsidR="00E3544A" w:rsidRDefault="00E3544A" w:rsidP="00E3544A">
      <w:pPr>
        <w:pStyle w:val="Ttulo3"/>
        <w:rPr>
          <w:lang w:val="es-ES_tradnl"/>
        </w:rPr>
      </w:pPr>
      <w:r>
        <w:rPr>
          <w:lang w:val="es-ES_tradnl"/>
        </w:rPr>
        <w:t>8.3.3 Responsables</w:t>
      </w:r>
    </w:p>
    <w:p w14:paraId="3F81C428" w14:textId="77777777" w:rsidR="00E3544A" w:rsidRDefault="00E3544A" w:rsidP="00E3544A">
      <w:r>
        <w:t xml:space="preserve">Director de </w:t>
      </w:r>
      <w:proofErr w:type="gramStart"/>
      <w:r>
        <w:t>Riesgos  y</w:t>
      </w:r>
      <w:proofErr w:type="gramEnd"/>
      <w:r>
        <w:t xml:space="preserve">  Gerente del Proyecte</w:t>
      </w:r>
    </w:p>
    <w:p w14:paraId="704F01CE" w14:textId="77777777" w:rsidR="00E3544A" w:rsidRDefault="00E3544A" w:rsidP="00E3544A">
      <w:pPr>
        <w:pStyle w:val="Ttulo3"/>
        <w:rPr>
          <w:lang w:val="es-ES_tradnl"/>
        </w:rPr>
      </w:pPr>
      <w:r>
        <w:rPr>
          <w:lang w:val="es-ES_tradnl"/>
        </w:rPr>
        <w:t>8.3.4 Desarrollo</w:t>
      </w:r>
    </w:p>
    <w:p w14:paraId="22051C6C" w14:textId="77777777" w:rsidR="00E3544A" w:rsidRDefault="00E3544A" w:rsidP="00E3544A">
      <w:pPr>
        <w:jc w:val="both"/>
        <w:rPr>
          <w:lang w:val="es-ES_tradnl"/>
        </w:rPr>
      </w:pPr>
      <w:r>
        <w:rPr>
          <w:lang w:val="es-ES_tradnl"/>
        </w:rPr>
        <w:t xml:space="preserve">Debido a la naturaleza cambiante del proyecto, así como a las características intrínsecas de cada una de sus faces y la inexperiencia del equipo en proyectos de esta magnitud. Los </w:t>
      </w:r>
      <w:r>
        <w:rPr>
          <w:lang w:val="es-ES_tradnl"/>
        </w:rPr>
        <w:lastRenderedPageBreak/>
        <w:t xml:space="preserve">riesgos han  de identificarse sobre la marcha, es decir, que en el  desarrollo y bajo las particulares experiencias podrán ser  descubiertos. No obstante el grupo realizará reuniones de reflexión donde se identificara potenciales riesgos y </w:t>
      </w:r>
      <w:proofErr w:type="gramStart"/>
      <w:r>
        <w:rPr>
          <w:lang w:val="es-ES_tradnl"/>
        </w:rPr>
        <w:t>nutrirá ,</w:t>
      </w:r>
      <w:proofErr w:type="gramEnd"/>
      <w:r>
        <w:rPr>
          <w:lang w:val="es-ES_tradnl"/>
        </w:rPr>
        <w:t xml:space="preserve"> así como un registro de los riesgos que ocurrieren. </w:t>
      </w:r>
    </w:p>
    <w:p w14:paraId="392013F5" w14:textId="77777777" w:rsidR="00E3544A" w:rsidRDefault="00E3544A" w:rsidP="00E3544A">
      <w:pPr>
        <w:pStyle w:val="Ttulo3"/>
        <w:rPr>
          <w:lang w:val="es-ES_tradnl"/>
        </w:rPr>
      </w:pPr>
      <w:r>
        <w:rPr>
          <w:lang w:val="es-ES_tradnl"/>
        </w:rPr>
        <w:t>8.3.5 Recursos a emplear</w:t>
      </w:r>
    </w:p>
    <w:p w14:paraId="1EAA64BD" w14:textId="77777777" w:rsidR="00E3544A" w:rsidRDefault="00E3544A" w:rsidP="00E3544A">
      <w:pPr>
        <w:jc w:val="both"/>
        <w:rPr>
          <w:lang w:val="es-ES_tradnl"/>
        </w:rPr>
      </w:pPr>
      <w:r>
        <w:rPr>
          <w:lang w:val="es-ES_tradnl"/>
        </w:rPr>
        <w:t xml:space="preserve">El documento </w:t>
      </w:r>
      <w:commentRangeStart w:id="119"/>
      <w:r>
        <w:fldChar w:fldCharType="begin"/>
      </w:r>
      <w:r>
        <w:instrText xml:space="preserve"> HYPERLINK "file:///C:\\Users\\Katherine\\Documents\\GitHub\\FifthFloor\\Dept%20Calidad\\Riesgos%20del%20%20proyecto.xlsx" </w:instrText>
      </w:r>
      <w:r>
        <w:fldChar w:fldCharType="separate"/>
      </w:r>
      <w:r>
        <w:rPr>
          <w:rStyle w:val="Hipervnculo"/>
          <w:lang w:val="es-ES_tradnl"/>
        </w:rPr>
        <w:t>riesgos del proyecto</w:t>
      </w:r>
      <w:r>
        <w:fldChar w:fldCharType="end"/>
      </w:r>
      <w:r>
        <w:rPr>
          <w:lang w:val="es-ES_tradnl"/>
        </w:rPr>
        <w:t xml:space="preserve">, </w:t>
      </w:r>
      <w:commentRangeEnd w:id="119"/>
      <w:r>
        <w:rPr>
          <w:rStyle w:val="Refdecomentario"/>
        </w:rPr>
        <w:commentReference w:id="119"/>
      </w:r>
      <w:r>
        <w:rPr>
          <w:lang w:val="es-ES_tradnl"/>
        </w:rPr>
        <w:t xml:space="preserve">donde se almacenara toda la </w:t>
      </w:r>
      <w:proofErr w:type="gramStart"/>
      <w:r>
        <w:rPr>
          <w:lang w:val="es-ES_tradnl"/>
        </w:rPr>
        <w:t>información :</w:t>
      </w:r>
      <w:proofErr w:type="gramEnd"/>
      <w:r>
        <w:rPr>
          <w:lang w:val="es-ES_tradnl"/>
        </w:rPr>
        <w:t xml:space="preserve"> </w:t>
      </w:r>
    </w:p>
    <w:tbl>
      <w:tblPr>
        <w:tblStyle w:val="Tablaconcuadrcula"/>
        <w:tblW w:w="0" w:type="auto"/>
        <w:tblLook w:val="04A0" w:firstRow="1" w:lastRow="0" w:firstColumn="1" w:lastColumn="0" w:noHBand="0" w:noVBand="1"/>
      </w:tblPr>
      <w:tblGrid>
        <w:gridCol w:w="2823"/>
        <w:gridCol w:w="2827"/>
        <w:gridCol w:w="2837"/>
      </w:tblGrid>
      <w:tr w:rsidR="00E3544A" w14:paraId="4C8186F2"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09E76C1F" w14:textId="77777777" w:rsidR="00E3544A" w:rsidRDefault="00E3544A">
            <w:pPr>
              <w:spacing w:after="200" w:line="276" w:lineRule="auto"/>
              <w:jc w:val="both"/>
              <w:rPr>
                <w:lang w:val="es-ES_tradnl"/>
              </w:rPr>
            </w:pPr>
            <w:r>
              <w:rPr>
                <w:lang w:val="es-ES_tradnl"/>
              </w:rPr>
              <w:t>Hoja de Excel</w:t>
            </w:r>
          </w:p>
        </w:tc>
        <w:tc>
          <w:tcPr>
            <w:tcW w:w="2839" w:type="dxa"/>
            <w:tcBorders>
              <w:top w:val="single" w:sz="4" w:space="0" w:color="auto"/>
              <w:left w:val="single" w:sz="4" w:space="0" w:color="auto"/>
              <w:bottom w:val="single" w:sz="4" w:space="0" w:color="auto"/>
              <w:right w:val="single" w:sz="4" w:space="0" w:color="auto"/>
            </w:tcBorders>
            <w:hideMark/>
          </w:tcPr>
          <w:p w14:paraId="0E2BA35A" w14:textId="77777777" w:rsidR="00E3544A" w:rsidRDefault="00E3544A">
            <w:pPr>
              <w:spacing w:after="200" w:line="276" w:lineRule="auto"/>
              <w:jc w:val="both"/>
              <w:rPr>
                <w:lang w:val="es-ES_tradnl"/>
              </w:rPr>
            </w:pPr>
            <w:r>
              <w:rPr>
                <w:lang w:val="es-ES_tradnl"/>
              </w:rPr>
              <w:t>Descripción</w:t>
            </w:r>
          </w:p>
        </w:tc>
        <w:tc>
          <w:tcPr>
            <w:tcW w:w="2839" w:type="dxa"/>
            <w:tcBorders>
              <w:top w:val="single" w:sz="4" w:space="0" w:color="auto"/>
              <w:left w:val="single" w:sz="4" w:space="0" w:color="auto"/>
              <w:bottom w:val="single" w:sz="4" w:space="0" w:color="auto"/>
              <w:right w:val="single" w:sz="4" w:space="0" w:color="auto"/>
            </w:tcBorders>
            <w:hideMark/>
          </w:tcPr>
          <w:p w14:paraId="3B266F1D" w14:textId="77777777" w:rsidR="00E3544A" w:rsidRDefault="00E3544A">
            <w:pPr>
              <w:spacing w:after="200" w:line="276" w:lineRule="auto"/>
              <w:jc w:val="both"/>
              <w:rPr>
                <w:lang w:val="es-ES_tradnl"/>
              </w:rPr>
            </w:pPr>
            <w:r>
              <w:rPr>
                <w:lang w:val="es-ES_tradnl"/>
              </w:rPr>
              <w:t>contenido</w:t>
            </w:r>
          </w:p>
        </w:tc>
      </w:tr>
      <w:tr w:rsidR="00E3544A" w14:paraId="32B13BC2"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2022E2D5" w14:textId="77777777" w:rsidR="00E3544A" w:rsidRDefault="00E3544A">
            <w:pPr>
              <w:spacing w:after="200" w:line="276" w:lineRule="auto"/>
              <w:jc w:val="both"/>
              <w:rPr>
                <w:lang w:val="es-ES_tradnl"/>
              </w:rPr>
            </w:pPr>
            <w:r>
              <w:rPr>
                <w:lang w:val="es-ES_tradnl"/>
              </w:rPr>
              <w:t>Lluvia de Riesgos</w:t>
            </w:r>
          </w:p>
        </w:tc>
        <w:tc>
          <w:tcPr>
            <w:tcW w:w="2839" w:type="dxa"/>
            <w:tcBorders>
              <w:top w:val="single" w:sz="4" w:space="0" w:color="auto"/>
              <w:left w:val="single" w:sz="4" w:space="0" w:color="auto"/>
              <w:bottom w:val="single" w:sz="4" w:space="0" w:color="auto"/>
              <w:right w:val="single" w:sz="4" w:space="0" w:color="auto"/>
            </w:tcBorders>
            <w:hideMark/>
          </w:tcPr>
          <w:p w14:paraId="7564D4F3" w14:textId="77777777" w:rsidR="00E3544A" w:rsidRDefault="00E3544A">
            <w:pPr>
              <w:spacing w:after="200" w:line="276" w:lineRule="auto"/>
              <w:jc w:val="both"/>
              <w:rPr>
                <w:lang w:val="es-ES_tradnl"/>
              </w:rPr>
            </w:pPr>
            <w:r>
              <w:rPr>
                <w:lang w:val="es-ES_tradnl"/>
              </w:rPr>
              <w:t xml:space="preserve">Contiene el  conglomerado de riesgos identificados por  </w:t>
            </w:r>
            <w:proofErr w:type="spellStart"/>
            <w:r>
              <w:rPr>
                <w:b/>
                <w:lang w:val="es-ES_tradnl"/>
              </w:rPr>
              <w:t>Fifth</w:t>
            </w:r>
            <w:proofErr w:type="spellEnd"/>
            <w:r>
              <w:rPr>
                <w:b/>
                <w:lang w:val="es-ES_tradnl"/>
              </w:rPr>
              <w:t xml:space="preserve"> </w:t>
            </w:r>
            <w:proofErr w:type="spellStart"/>
            <w:r>
              <w:rPr>
                <w:b/>
                <w:lang w:val="es-ES_tradnl"/>
              </w:rPr>
              <w:t>Floor</w:t>
            </w:r>
            <w:proofErr w:type="spellEnd"/>
            <w:r>
              <w:rPr>
                <w:b/>
                <w:lang w:val="es-ES_tradnl"/>
              </w:rPr>
              <w:t xml:space="preserve"> </w:t>
            </w:r>
            <w:proofErr w:type="spellStart"/>
            <w:r>
              <w:rPr>
                <w:b/>
                <w:lang w:val="es-ES_tradnl"/>
              </w:rPr>
              <w:t>Corp</w:t>
            </w:r>
            <w:proofErr w:type="spellEnd"/>
          </w:p>
        </w:tc>
        <w:tc>
          <w:tcPr>
            <w:tcW w:w="2839" w:type="dxa"/>
            <w:tcBorders>
              <w:top w:val="single" w:sz="4" w:space="0" w:color="auto"/>
              <w:left w:val="single" w:sz="4" w:space="0" w:color="auto"/>
              <w:bottom w:val="single" w:sz="4" w:space="0" w:color="auto"/>
              <w:right w:val="single" w:sz="4" w:space="0" w:color="auto"/>
            </w:tcBorders>
            <w:hideMark/>
          </w:tcPr>
          <w:p w14:paraId="384A6ABC" w14:textId="77777777" w:rsidR="00E3544A" w:rsidRDefault="00E3544A" w:rsidP="00E3544A">
            <w:pPr>
              <w:pStyle w:val="Prrafodelista"/>
              <w:numPr>
                <w:ilvl w:val="0"/>
                <w:numId w:val="43"/>
              </w:numPr>
              <w:jc w:val="both"/>
              <w:rPr>
                <w:lang w:val="es-ES_tradnl"/>
              </w:rPr>
            </w:pPr>
            <w:r>
              <w:rPr>
                <w:lang w:val="es-ES_tradnl"/>
              </w:rPr>
              <w:t>Descripción del Riesgo</w:t>
            </w:r>
          </w:p>
          <w:p w14:paraId="19ED7CE6" w14:textId="77777777" w:rsidR="00E3544A" w:rsidRDefault="00E3544A" w:rsidP="00E3544A">
            <w:pPr>
              <w:pStyle w:val="Prrafodelista"/>
              <w:numPr>
                <w:ilvl w:val="0"/>
                <w:numId w:val="43"/>
              </w:numPr>
              <w:jc w:val="both"/>
              <w:rPr>
                <w:lang w:val="es-ES_tradnl"/>
              </w:rPr>
            </w:pPr>
            <w:r>
              <w:rPr>
                <w:lang w:val="es-ES_tradnl"/>
              </w:rPr>
              <w:t>Identificador del  riesgo</w:t>
            </w:r>
          </w:p>
          <w:p w14:paraId="46DD4BC9" w14:textId="77777777" w:rsidR="00E3544A" w:rsidRDefault="00E3544A" w:rsidP="00E3544A">
            <w:pPr>
              <w:pStyle w:val="Prrafodelista"/>
              <w:numPr>
                <w:ilvl w:val="0"/>
                <w:numId w:val="43"/>
              </w:numPr>
              <w:jc w:val="both"/>
              <w:rPr>
                <w:lang w:val="es-ES_tradnl"/>
              </w:rPr>
            </w:pPr>
            <w:r>
              <w:rPr>
                <w:lang w:val="es-ES_tradnl"/>
              </w:rPr>
              <w:t>Tipificación del riesgo  {Técnico,  humano, temporal }</w:t>
            </w:r>
          </w:p>
        </w:tc>
      </w:tr>
      <w:tr w:rsidR="00E3544A" w14:paraId="26340D95"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544E3DDE" w14:textId="77777777" w:rsidR="00E3544A" w:rsidRDefault="00E3544A">
            <w:pPr>
              <w:spacing w:after="200" w:line="276" w:lineRule="auto"/>
              <w:jc w:val="both"/>
              <w:rPr>
                <w:lang w:val="es-ES_tradnl"/>
              </w:rPr>
            </w:pPr>
            <w:r>
              <w:rPr>
                <w:lang w:val="es-ES_tradnl"/>
              </w:rPr>
              <w:t>Evaluación del riesgo</w:t>
            </w:r>
          </w:p>
        </w:tc>
        <w:tc>
          <w:tcPr>
            <w:tcW w:w="2839" w:type="dxa"/>
            <w:tcBorders>
              <w:top w:val="single" w:sz="4" w:space="0" w:color="auto"/>
              <w:left w:val="single" w:sz="4" w:space="0" w:color="auto"/>
              <w:bottom w:val="single" w:sz="4" w:space="0" w:color="auto"/>
              <w:right w:val="single" w:sz="4" w:space="0" w:color="auto"/>
            </w:tcBorders>
            <w:hideMark/>
          </w:tcPr>
          <w:p w14:paraId="58A856EC" w14:textId="77777777" w:rsidR="00E3544A" w:rsidRDefault="00E3544A">
            <w:pPr>
              <w:spacing w:after="200" w:line="276" w:lineRule="auto"/>
              <w:jc w:val="both"/>
              <w:rPr>
                <w:lang w:val="es-ES_tradnl"/>
              </w:rPr>
            </w:pPr>
            <w:r>
              <w:rPr>
                <w:lang w:val="es-ES_tradnl"/>
              </w:rPr>
              <w:t xml:space="preserve">Se dan valores numéricos al riesgo </w:t>
            </w:r>
          </w:p>
        </w:tc>
        <w:tc>
          <w:tcPr>
            <w:tcW w:w="2839" w:type="dxa"/>
            <w:tcBorders>
              <w:top w:val="single" w:sz="4" w:space="0" w:color="auto"/>
              <w:left w:val="single" w:sz="4" w:space="0" w:color="auto"/>
              <w:bottom w:val="single" w:sz="4" w:space="0" w:color="auto"/>
              <w:right w:val="single" w:sz="4" w:space="0" w:color="auto"/>
            </w:tcBorders>
            <w:hideMark/>
          </w:tcPr>
          <w:p w14:paraId="4D1B7D71" w14:textId="77777777" w:rsidR="00E3544A" w:rsidRDefault="00E3544A" w:rsidP="00E3544A">
            <w:pPr>
              <w:pStyle w:val="Prrafodelista"/>
              <w:numPr>
                <w:ilvl w:val="0"/>
                <w:numId w:val="44"/>
              </w:numPr>
              <w:jc w:val="both"/>
              <w:rPr>
                <w:lang w:val="es-ES_tradnl"/>
              </w:rPr>
            </w:pPr>
            <w:r>
              <w:rPr>
                <w:lang w:val="es-ES_tradnl"/>
              </w:rPr>
              <w:t>Identificador del riesgo</w:t>
            </w:r>
          </w:p>
          <w:p w14:paraId="32A82C7F" w14:textId="77777777" w:rsidR="00E3544A" w:rsidRDefault="00E3544A" w:rsidP="00E3544A">
            <w:pPr>
              <w:pStyle w:val="Prrafodelista"/>
              <w:numPr>
                <w:ilvl w:val="0"/>
                <w:numId w:val="44"/>
              </w:numPr>
              <w:jc w:val="both"/>
              <w:rPr>
                <w:lang w:val="es-ES_tradnl"/>
              </w:rPr>
            </w:pPr>
            <w:r>
              <w:rPr>
                <w:lang w:val="es-ES_tradnl"/>
              </w:rPr>
              <w:t>Descripción del riesgo</w:t>
            </w:r>
          </w:p>
          <w:p w14:paraId="78BFD2CF" w14:textId="77777777" w:rsidR="00E3544A" w:rsidRDefault="00E3544A" w:rsidP="00E3544A">
            <w:pPr>
              <w:pStyle w:val="Prrafodelista"/>
              <w:numPr>
                <w:ilvl w:val="0"/>
                <w:numId w:val="44"/>
              </w:numPr>
              <w:jc w:val="both"/>
              <w:rPr>
                <w:lang w:val="es-ES_tradnl"/>
              </w:rPr>
            </w:pPr>
            <w:r>
              <w:rPr>
                <w:lang w:val="es-ES_tradnl"/>
              </w:rPr>
              <w:t>Probabilidad del riesgo</w:t>
            </w:r>
          </w:p>
          <w:p w14:paraId="720744C2" w14:textId="77777777" w:rsidR="00E3544A" w:rsidRDefault="00E3544A" w:rsidP="00E3544A">
            <w:pPr>
              <w:pStyle w:val="Prrafodelista"/>
              <w:numPr>
                <w:ilvl w:val="0"/>
                <w:numId w:val="44"/>
              </w:numPr>
              <w:jc w:val="both"/>
              <w:rPr>
                <w:lang w:val="es-ES_tradnl"/>
              </w:rPr>
            </w:pPr>
            <w:r>
              <w:rPr>
                <w:lang w:val="es-ES_tradnl"/>
              </w:rPr>
              <w:t>Impacto del  riesgo</w:t>
            </w:r>
          </w:p>
          <w:p w14:paraId="1BE5C688" w14:textId="77777777" w:rsidR="00E3544A" w:rsidRDefault="00E3544A" w:rsidP="00E3544A">
            <w:pPr>
              <w:pStyle w:val="Prrafodelista"/>
              <w:numPr>
                <w:ilvl w:val="0"/>
                <w:numId w:val="44"/>
              </w:numPr>
              <w:jc w:val="both"/>
              <w:rPr>
                <w:lang w:val="es-ES_tradnl"/>
              </w:rPr>
            </w:pPr>
            <w:r>
              <w:rPr>
                <w:lang w:val="es-ES_tradnl"/>
              </w:rPr>
              <w:t>Importancia (promedio)</w:t>
            </w:r>
          </w:p>
          <w:p w14:paraId="58FE1337" w14:textId="77777777" w:rsidR="00E3544A" w:rsidRDefault="00E3544A" w:rsidP="00E3544A">
            <w:pPr>
              <w:pStyle w:val="Prrafodelista"/>
              <w:numPr>
                <w:ilvl w:val="0"/>
                <w:numId w:val="44"/>
              </w:numPr>
              <w:jc w:val="both"/>
              <w:rPr>
                <w:lang w:val="es-ES_tradnl"/>
              </w:rPr>
            </w:pPr>
            <w:r>
              <w:rPr>
                <w:lang w:val="es-ES_tradnl"/>
              </w:rPr>
              <w:t>Tolerancia</w:t>
            </w:r>
          </w:p>
        </w:tc>
      </w:tr>
      <w:tr w:rsidR="00E3544A" w14:paraId="780BA32D"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35F9D67C" w14:textId="77777777" w:rsidR="00E3544A" w:rsidRDefault="00E3544A">
            <w:pPr>
              <w:spacing w:after="200" w:line="276" w:lineRule="auto"/>
              <w:jc w:val="both"/>
              <w:rPr>
                <w:lang w:val="es-ES_tradnl"/>
              </w:rPr>
            </w:pPr>
            <w:r>
              <w:rPr>
                <w:lang w:val="es-ES_tradnl"/>
              </w:rPr>
              <w:t>Log de riesgos</w:t>
            </w:r>
          </w:p>
        </w:tc>
        <w:tc>
          <w:tcPr>
            <w:tcW w:w="2839" w:type="dxa"/>
            <w:tcBorders>
              <w:top w:val="single" w:sz="4" w:space="0" w:color="auto"/>
              <w:left w:val="single" w:sz="4" w:space="0" w:color="auto"/>
              <w:bottom w:val="single" w:sz="4" w:space="0" w:color="auto"/>
              <w:right w:val="single" w:sz="4" w:space="0" w:color="auto"/>
            </w:tcBorders>
            <w:hideMark/>
          </w:tcPr>
          <w:p w14:paraId="4CA62638" w14:textId="77777777" w:rsidR="00E3544A" w:rsidRDefault="00E3544A">
            <w:pPr>
              <w:spacing w:after="200" w:line="276" w:lineRule="auto"/>
              <w:jc w:val="both"/>
              <w:rPr>
                <w:lang w:val="es-ES_tradnl"/>
              </w:rPr>
            </w:pPr>
            <w:r>
              <w:rPr>
                <w:lang w:val="es-ES_tradnl"/>
              </w:rPr>
              <w:t>Reporte de los riesgos que se han materializado</w:t>
            </w:r>
          </w:p>
        </w:tc>
        <w:tc>
          <w:tcPr>
            <w:tcW w:w="2839" w:type="dxa"/>
            <w:tcBorders>
              <w:top w:val="single" w:sz="4" w:space="0" w:color="auto"/>
              <w:left w:val="single" w:sz="4" w:space="0" w:color="auto"/>
              <w:bottom w:val="single" w:sz="4" w:space="0" w:color="auto"/>
              <w:right w:val="single" w:sz="4" w:space="0" w:color="auto"/>
            </w:tcBorders>
            <w:hideMark/>
          </w:tcPr>
          <w:p w14:paraId="1D14FDA6" w14:textId="77777777" w:rsidR="00E3544A" w:rsidRDefault="00E3544A" w:rsidP="00E3544A">
            <w:pPr>
              <w:pStyle w:val="Prrafodelista"/>
              <w:numPr>
                <w:ilvl w:val="0"/>
                <w:numId w:val="45"/>
              </w:numPr>
              <w:jc w:val="both"/>
              <w:rPr>
                <w:lang w:val="es-ES_tradnl"/>
              </w:rPr>
            </w:pPr>
            <w:r>
              <w:rPr>
                <w:lang w:val="es-ES_tradnl"/>
              </w:rPr>
              <w:t>Fecha del reporte</w:t>
            </w:r>
          </w:p>
          <w:p w14:paraId="495391D6" w14:textId="77777777" w:rsidR="00E3544A" w:rsidRDefault="00E3544A" w:rsidP="00E3544A">
            <w:pPr>
              <w:pStyle w:val="Prrafodelista"/>
              <w:numPr>
                <w:ilvl w:val="0"/>
                <w:numId w:val="45"/>
              </w:numPr>
              <w:jc w:val="both"/>
              <w:rPr>
                <w:lang w:val="es-ES_tradnl"/>
              </w:rPr>
            </w:pPr>
            <w:r>
              <w:rPr>
                <w:lang w:val="es-ES_tradnl"/>
              </w:rPr>
              <w:t>Quien lo reporta</w:t>
            </w:r>
          </w:p>
          <w:p w14:paraId="260E91FD" w14:textId="77777777" w:rsidR="00E3544A" w:rsidRDefault="00E3544A" w:rsidP="00E3544A">
            <w:pPr>
              <w:pStyle w:val="Prrafodelista"/>
              <w:numPr>
                <w:ilvl w:val="0"/>
                <w:numId w:val="45"/>
              </w:numPr>
              <w:jc w:val="both"/>
              <w:rPr>
                <w:lang w:val="es-ES_tradnl"/>
              </w:rPr>
            </w:pPr>
            <w:r>
              <w:rPr>
                <w:lang w:val="es-ES_tradnl"/>
              </w:rPr>
              <w:t>Descripción del suceso</w:t>
            </w:r>
          </w:p>
          <w:p w14:paraId="1803692F" w14:textId="77777777" w:rsidR="00E3544A" w:rsidRDefault="00E3544A" w:rsidP="00E3544A">
            <w:pPr>
              <w:pStyle w:val="Prrafodelista"/>
              <w:numPr>
                <w:ilvl w:val="0"/>
                <w:numId w:val="45"/>
              </w:numPr>
              <w:jc w:val="both"/>
              <w:rPr>
                <w:lang w:val="es-ES_tradnl"/>
              </w:rPr>
            </w:pPr>
            <w:r>
              <w:rPr>
                <w:lang w:val="es-ES_tradnl"/>
              </w:rPr>
              <w:t>Reacción (lo que se hizo)</w:t>
            </w:r>
          </w:p>
          <w:p w14:paraId="55E6F47C" w14:textId="77777777" w:rsidR="00E3544A" w:rsidRDefault="00E3544A" w:rsidP="00E3544A">
            <w:pPr>
              <w:pStyle w:val="Prrafodelista"/>
              <w:numPr>
                <w:ilvl w:val="0"/>
                <w:numId w:val="45"/>
              </w:numPr>
              <w:jc w:val="both"/>
              <w:rPr>
                <w:lang w:val="es-ES_tradnl"/>
              </w:rPr>
            </w:pPr>
            <w:r>
              <w:rPr>
                <w:lang w:val="es-ES_tradnl"/>
              </w:rPr>
              <w:t>Consecuencias</w:t>
            </w:r>
          </w:p>
          <w:p w14:paraId="183E0CAB" w14:textId="77777777" w:rsidR="00E3544A" w:rsidRDefault="00E3544A" w:rsidP="00E3544A">
            <w:pPr>
              <w:pStyle w:val="Prrafodelista"/>
              <w:numPr>
                <w:ilvl w:val="0"/>
                <w:numId w:val="45"/>
              </w:numPr>
              <w:jc w:val="both"/>
              <w:rPr>
                <w:lang w:val="es-ES_tradnl"/>
              </w:rPr>
            </w:pPr>
            <w:r>
              <w:rPr>
                <w:lang w:val="es-ES_tradnl"/>
              </w:rPr>
              <w:t>Moraleja</w:t>
            </w:r>
          </w:p>
          <w:p w14:paraId="1F78CADF" w14:textId="77777777" w:rsidR="00E3544A" w:rsidRDefault="00E3544A" w:rsidP="00E3544A">
            <w:pPr>
              <w:pStyle w:val="Prrafodelista"/>
              <w:numPr>
                <w:ilvl w:val="0"/>
                <w:numId w:val="45"/>
              </w:numPr>
              <w:jc w:val="both"/>
              <w:rPr>
                <w:lang w:val="es-ES_tradnl"/>
              </w:rPr>
            </w:pPr>
            <w:r>
              <w:rPr>
                <w:lang w:val="es-ES_tradnl"/>
              </w:rPr>
              <w:t>Impacto en el proyecto</w:t>
            </w:r>
          </w:p>
        </w:tc>
      </w:tr>
      <w:tr w:rsidR="00E3544A" w14:paraId="11C5F0A1"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717FF134" w14:textId="77777777" w:rsidR="00E3544A" w:rsidRDefault="00E3544A">
            <w:pPr>
              <w:spacing w:after="200" w:line="276" w:lineRule="auto"/>
              <w:jc w:val="both"/>
              <w:rPr>
                <w:lang w:val="es-ES_tradnl"/>
              </w:rPr>
            </w:pPr>
            <w:r>
              <w:rPr>
                <w:lang w:val="es-ES_tradnl"/>
              </w:rPr>
              <w:t xml:space="preserve">Detalles del n-Riesgo </w:t>
            </w:r>
          </w:p>
        </w:tc>
        <w:tc>
          <w:tcPr>
            <w:tcW w:w="2839" w:type="dxa"/>
            <w:tcBorders>
              <w:top w:val="single" w:sz="4" w:space="0" w:color="auto"/>
              <w:left w:val="single" w:sz="4" w:space="0" w:color="auto"/>
              <w:bottom w:val="single" w:sz="4" w:space="0" w:color="auto"/>
              <w:right w:val="single" w:sz="4" w:space="0" w:color="auto"/>
            </w:tcBorders>
            <w:hideMark/>
          </w:tcPr>
          <w:p w14:paraId="54553B78" w14:textId="77777777" w:rsidR="00E3544A" w:rsidRDefault="00E3544A">
            <w:pPr>
              <w:spacing w:after="200" w:line="276" w:lineRule="auto"/>
              <w:jc w:val="both"/>
              <w:rPr>
                <w:lang w:val="es-ES_tradnl"/>
              </w:rPr>
            </w:pPr>
            <w:r>
              <w:rPr>
                <w:lang w:val="es-ES_tradnl"/>
              </w:rPr>
              <w:t xml:space="preserve">Información </w:t>
            </w:r>
          </w:p>
        </w:tc>
        <w:tc>
          <w:tcPr>
            <w:tcW w:w="2839" w:type="dxa"/>
            <w:tcBorders>
              <w:top w:val="single" w:sz="4" w:space="0" w:color="auto"/>
              <w:left w:val="single" w:sz="4" w:space="0" w:color="auto"/>
              <w:bottom w:val="single" w:sz="4" w:space="0" w:color="auto"/>
              <w:right w:val="single" w:sz="4" w:space="0" w:color="auto"/>
            </w:tcBorders>
            <w:hideMark/>
          </w:tcPr>
          <w:p w14:paraId="64D753DE" w14:textId="77777777" w:rsidR="00E3544A" w:rsidRDefault="00E3544A" w:rsidP="00E3544A">
            <w:pPr>
              <w:pStyle w:val="Prrafodelista"/>
              <w:numPr>
                <w:ilvl w:val="0"/>
                <w:numId w:val="46"/>
              </w:numPr>
              <w:jc w:val="both"/>
              <w:rPr>
                <w:lang w:val="es-ES_tradnl"/>
              </w:rPr>
            </w:pPr>
            <w:r>
              <w:rPr>
                <w:lang w:val="es-ES_tradnl"/>
              </w:rPr>
              <w:t>Identificador del Riesgo</w:t>
            </w:r>
          </w:p>
          <w:p w14:paraId="33B94D5B" w14:textId="77777777" w:rsidR="00E3544A" w:rsidRDefault="00E3544A" w:rsidP="00E3544A">
            <w:pPr>
              <w:pStyle w:val="Prrafodelista"/>
              <w:numPr>
                <w:ilvl w:val="0"/>
                <w:numId w:val="46"/>
              </w:numPr>
              <w:jc w:val="both"/>
              <w:rPr>
                <w:lang w:val="es-ES_tradnl"/>
              </w:rPr>
            </w:pPr>
            <w:r>
              <w:rPr>
                <w:lang w:val="es-ES_tradnl"/>
              </w:rPr>
              <w:t>Descripción del riesgo</w:t>
            </w:r>
          </w:p>
          <w:p w14:paraId="66D97080" w14:textId="77777777" w:rsidR="00E3544A" w:rsidRDefault="00E3544A" w:rsidP="00E3544A">
            <w:pPr>
              <w:pStyle w:val="Prrafodelista"/>
              <w:numPr>
                <w:ilvl w:val="0"/>
                <w:numId w:val="46"/>
              </w:numPr>
              <w:jc w:val="both"/>
              <w:rPr>
                <w:lang w:val="es-ES_tradnl"/>
              </w:rPr>
            </w:pPr>
            <w:r>
              <w:rPr>
                <w:lang w:val="es-ES_tradnl"/>
              </w:rPr>
              <w:t>Probabilidad</w:t>
            </w:r>
          </w:p>
          <w:p w14:paraId="3EBDD38A" w14:textId="77777777" w:rsidR="00E3544A" w:rsidRDefault="00E3544A" w:rsidP="00E3544A">
            <w:pPr>
              <w:pStyle w:val="Prrafodelista"/>
              <w:numPr>
                <w:ilvl w:val="0"/>
                <w:numId w:val="46"/>
              </w:numPr>
              <w:jc w:val="both"/>
              <w:rPr>
                <w:lang w:val="es-ES_tradnl"/>
              </w:rPr>
            </w:pPr>
            <w:r>
              <w:rPr>
                <w:lang w:val="es-ES_tradnl"/>
              </w:rPr>
              <w:t>Impacto</w:t>
            </w:r>
          </w:p>
          <w:p w14:paraId="13692456" w14:textId="77777777" w:rsidR="00E3544A" w:rsidRDefault="00E3544A" w:rsidP="00E3544A">
            <w:pPr>
              <w:pStyle w:val="Prrafodelista"/>
              <w:numPr>
                <w:ilvl w:val="0"/>
                <w:numId w:val="46"/>
              </w:numPr>
              <w:jc w:val="both"/>
              <w:rPr>
                <w:lang w:val="es-ES_tradnl"/>
              </w:rPr>
            </w:pPr>
            <w:r>
              <w:rPr>
                <w:lang w:val="es-ES_tradnl"/>
              </w:rPr>
              <w:t>Tolerancia</w:t>
            </w:r>
          </w:p>
          <w:p w14:paraId="43A3AA7E" w14:textId="77777777" w:rsidR="00E3544A" w:rsidRDefault="00E3544A" w:rsidP="00E3544A">
            <w:pPr>
              <w:pStyle w:val="Prrafodelista"/>
              <w:numPr>
                <w:ilvl w:val="0"/>
                <w:numId w:val="46"/>
              </w:numPr>
              <w:jc w:val="both"/>
              <w:rPr>
                <w:lang w:val="es-ES_tradnl"/>
              </w:rPr>
            </w:pPr>
            <w:r>
              <w:rPr>
                <w:lang w:val="es-ES_tradnl"/>
              </w:rPr>
              <w:lastRenderedPageBreak/>
              <w:t xml:space="preserve">Importancia ponderada </w:t>
            </w:r>
          </w:p>
          <w:p w14:paraId="78D086E7" w14:textId="77777777" w:rsidR="00E3544A" w:rsidRDefault="00E3544A" w:rsidP="00E3544A">
            <w:pPr>
              <w:pStyle w:val="Prrafodelista"/>
              <w:numPr>
                <w:ilvl w:val="0"/>
                <w:numId w:val="46"/>
              </w:numPr>
              <w:jc w:val="both"/>
              <w:rPr>
                <w:lang w:val="es-ES_tradnl"/>
              </w:rPr>
            </w:pPr>
            <w:r>
              <w:rPr>
                <w:lang w:val="es-ES_tradnl"/>
              </w:rPr>
              <w:t>Monitoreo</w:t>
            </w:r>
          </w:p>
          <w:p w14:paraId="72D431AB" w14:textId="77777777" w:rsidR="00E3544A" w:rsidRDefault="00E3544A" w:rsidP="00E3544A">
            <w:pPr>
              <w:pStyle w:val="Prrafodelista"/>
              <w:numPr>
                <w:ilvl w:val="0"/>
                <w:numId w:val="46"/>
              </w:numPr>
              <w:jc w:val="both"/>
              <w:rPr>
                <w:lang w:val="es-ES_tradnl"/>
              </w:rPr>
            </w:pPr>
            <w:r>
              <w:rPr>
                <w:lang w:val="es-ES_tradnl"/>
              </w:rPr>
              <w:t>Plan de contingencia</w:t>
            </w:r>
          </w:p>
          <w:p w14:paraId="518260BC" w14:textId="77777777" w:rsidR="00E3544A" w:rsidRDefault="00E3544A" w:rsidP="00E3544A">
            <w:pPr>
              <w:pStyle w:val="Prrafodelista"/>
              <w:numPr>
                <w:ilvl w:val="0"/>
                <w:numId w:val="46"/>
              </w:numPr>
              <w:jc w:val="both"/>
              <w:rPr>
                <w:lang w:val="es-ES_tradnl"/>
              </w:rPr>
            </w:pPr>
            <w:r>
              <w:rPr>
                <w:u w:val="double"/>
                <w:lang w:val="es-ES_tradnl"/>
              </w:rPr>
              <w:t>Responsable</w:t>
            </w:r>
            <w:r>
              <w:rPr>
                <w:lang w:val="es-ES_tradnl"/>
              </w:rPr>
              <w:t>(s)</w:t>
            </w:r>
          </w:p>
        </w:tc>
      </w:tr>
    </w:tbl>
    <w:p w14:paraId="71AD0C47" w14:textId="77777777" w:rsidR="00E3544A" w:rsidRDefault="00E3544A" w:rsidP="00E3544A">
      <w:pPr>
        <w:pStyle w:val="Epgrafe"/>
        <w:keepNext/>
        <w:jc w:val="center"/>
        <w:rPr>
          <w:lang w:val="es-ES_tradnl"/>
        </w:rPr>
      </w:pPr>
      <w:proofErr w:type="spellStart"/>
      <w:r>
        <w:rPr>
          <w:lang w:val="es-ES_tradnl"/>
        </w:rPr>
        <w:lastRenderedPageBreak/>
        <w:t>Table</w:t>
      </w:r>
      <w:proofErr w:type="spellEnd"/>
      <w:r>
        <w:rPr>
          <w:lang w:val="es-ES_tradnl"/>
        </w:rPr>
        <w:t xml:space="preserve"> </w:t>
      </w:r>
      <w:proofErr w:type="gramStart"/>
      <w:r>
        <w:rPr>
          <w:lang w:val="es-ES_tradnl"/>
        </w:rPr>
        <w:t>1 :</w:t>
      </w:r>
      <w:proofErr w:type="gramEnd"/>
      <w:r>
        <w:rPr>
          <w:lang w:val="es-ES_tradnl"/>
        </w:rPr>
        <w:t xml:space="preserve"> Estructura del documento de riesgos del proyecto</w:t>
      </w:r>
    </w:p>
    <w:p w14:paraId="16BCFE0D" w14:textId="77777777" w:rsidR="00E3544A" w:rsidRDefault="00E3544A" w:rsidP="00E3544A">
      <w:pPr>
        <w:pStyle w:val="Ttulo3"/>
        <w:rPr>
          <w:lang w:val="es-ES_tradnl"/>
        </w:rPr>
      </w:pPr>
      <w:r>
        <w:rPr>
          <w:lang w:val="es-ES_tradnl"/>
        </w:rPr>
        <w:t>8.3.6 Producto de trabajo</w:t>
      </w:r>
    </w:p>
    <w:p w14:paraId="6B6AEEBE" w14:textId="77777777" w:rsidR="00E3544A" w:rsidRDefault="00E3544A" w:rsidP="00E3544A">
      <w:r>
        <w:t xml:space="preserve">Como producto </w:t>
      </w:r>
      <w:proofErr w:type="gramStart"/>
      <w:r>
        <w:t>se  tendrá</w:t>
      </w:r>
      <w:proofErr w:type="gramEnd"/>
      <w:r>
        <w:t xml:space="preserve"> la actualización del documento (riesgos del proyecto), y este será muy importante para la labor gerencial.</w:t>
      </w:r>
    </w:p>
    <w:p w14:paraId="0055EDCE" w14:textId="77777777" w:rsidR="00E3544A" w:rsidRDefault="00E3544A" w:rsidP="00E3544A">
      <w:pPr>
        <w:rPr>
          <w:lang w:val="es-ES_tradnl"/>
        </w:rPr>
      </w:pPr>
    </w:p>
    <w:p w14:paraId="156B13D3" w14:textId="77777777" w:rsidR="00FB0410" w:rsidRPr="00E3544A" w:rsidRDefault="00FB0410" w:rsidP="00FB0410">
      <w:pPr>
        <w:jc w:val="both"/>
        <w:rPr>
          <w:lang w:val="es-ES_tradnl"/>
        </w:rPr>
      </w:pPr>
    </w:p>
    <w:p w14:paraId="1C16DA24" w14:textId="77777777" w:rsidR="00FB0410" w:rsidRPr="00FB0410" w:rsidRDefault="00FB0410" w:rsidP="00FB0410">
      <w:pPr>
        <w:jc w:val="both"/>
      </w:pPr>
    </w:p>
    <w:p w14:paraId="2E97CBAA" w14:textId="77777777" w:rsidR="00C558E2" w:rsidRDefault="00C558E2" w:rsidP="00C558E2">
      <w:pPr>
        <w:pStyle w:val="Ttulo2"/>
        <w:rPr>
          <w:rFonts w:ascii="Arial" w:hAnsi="Arial" w:cs="Arial"/>
          <w:sz w:val="28"/>
          <w:szCs w:val="28"/>
        </w:rPr>
      </w:pPr>
      <w:bookmarkStart w:id="120" w:name="_Toc333053736"/>
      <w:bookmarkStart w:id="121" w:name="_Toc333653894"/>
      <w:bookmarkStart w:id="122" w:name="_Toc333053735"/>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p>
    <w:p w14:paraId="106CF946" w14:textId="77777777" w:rsidR="00C558E2" w:rsidRPr="00C558E2" w:rsidRDefault="00C558E2" w:rsidP="00C558E2">
      <w:pPr>
        <w:jc w:val="both"/>
      </w:pPr>
      <w:r w:rsidRPr="00C558E2">
        <w:t xml:space="preserve"> </w:t>
      </w:r>
      <w:bookmarkEnd w:id="122"/>
      <w:r w:rsidRPr="00C558E2">
        <w:t xml:space="preserve">El plan de administración de la configuración es un documento que tiene como objetivo determinar que actividades de la administración de la configuración e software se deben hacer, cuando se deben hacer, como se deben hacer y quien es la persona responsable de dicha actividad </w:t>
      </w:r>
      <w:sdt>
        <w:sdtPr>
          <w:id w:val="-243029629"/>
          <w:citation/>
        </w:sdtPr>
        <w:sdtContent>
          <w:r w:rsidRPr="00C558E2">
            <w:fldChar w:fldCharType="begin"/>
          </w:r>
          <w:r w:rsidRPr="00C558E2">
            <w:instrText xml:space="preserve">CITATION IEE05 \l 1033 </w:instrText>
          </w:r>
          <w:r w:rsidRPr="00C558E2">
            <w:fldChar w:fldCharType="separate"/>
          </w:r>
          <w:r w:rsidRPr="00C558E2">
            <w:t>[1]</w:t>
          </w:r>
          <w:r w:rsidRPr="00C558E2">
            <w:fldChar w:fldCharType="end"/>
          </w:r>
        </w:sdtContent>
      </w:sdt>
      <w:r w:rsidRPr="00C558E2">
        <w:t>.</w:t>
      </w:r>
    </w:p>
    <w:p w14:paraId="3FA3B4F7" w14:textId="77777777"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commentRangeStart w:id="123"/>
      <w:r>
        <w:t xml:space="preserve">Plan de administración de la configuración: </w:t>
      </w:r>
      <w:proofErr w:type="spellStart"/>
      <w:r>
        <w:t>Clue</w:t>
      </w:r>
      <w:proofErr w:type="spellEnd"/>
      <w:r>
        <w:t xml:space="preserve">: Do </w:t>
      </w:r>
      <w:proofErr w:type="spellStart"/>
      <w:r>
        <w:t>you</w:t>
      </w:r>
      <w:proofErr w:type="spellEnd"/>
      <w:r>
        <w:t xml:space="preserve"> </w:t>
      </w:r>
      <w:proofErr w:type="spellStart"/>
      <w:r>
        <w:t>fear</w:t>
      </w:r>
      <w:proofErr w:type="spellEnd"/>
      <w:r>
        <w:t xml:space="preserve"> </w:t>
      </w:r>
      <w:proofErr w:type="spellStart"/>
      <w:r>
        <w:t>death</w:t>
      </w:r>
      <w:proofErr w:type="spellEnd"/>
      <w:r>
        <w:t>?</w:t>
      </w:r>
      <w:commentRangeEnd w:id="123"/>
      <w:r w:rsidRPr="00C558E2">
        <w:commentReference w:id="123"/>
      </w:r>
    </w:p>
    <w:p w14:paraId="56DB35AC" w14:textId="02C56048" w:rsidR="00D9745F" w:rsidRPr="00595763" w:rsidRDefault="00D9745F" w:rsidP="00014AF3">
      <w:pPr>
        <w:pStyle w:val="Ttulo2"/>
        <w:jc w:val="both"/>
        <w:rPr>
          <w:rFonts w:ascii="Arial" w:hAnsi="Arial"/>
          <w:sz w:val="28"/>
        </w:rPr>
      </w:pPr>
      <w:r w:rsidRPr="00595763">
        <w:rPr>
          <w:rFonts w:ascii="Arial" w:hAnsi="Arial"/>
          <w:sz w:val="28"/>
        </w:rPr>
        <w:t xml:space="preserve">8.5 </w:t>
      </w:r>
      <w:bookmarkEnd w:id="120"/>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121"/>
    </w:p>
    <w:p w14:paraId="70DAAF96" w14:textId="77777777" w:rsidR="003346F1" w:rsidRDefault="003346F1" w:rsidP="00014AF3">
      <w:pPr>
        <w:pStyle w:val="Ttulo3"/>
        <w:jc w:val="both"/>
        <w:rPr>
          <w:rFonts w:ascii="Arial" w:hAnsi="Arial" w:cs="Arial"/>
          <w:sz w:val="28"/>
          <w:szCs w:val="28"/>
        </w:rPr>
      </w:pPr>
      <w:bookmarkStart w:id="124" w:name="_Toc333053737"/>
      <w:bookmarkStart w:id="125" w:name="_Toc333053738"/>
      <w:r w:rsidRPr="00597305">
        <w:rPr>
          <w:rFonts w:ascii="Arial" w:hAnsi="Arial" w:cs="Arial"/>
          <w:sz w:val="28"/>
          <w:szCs w:val="28"/>
        </w:rPr>
        <w:t xml:space="preserve">8.5.1 </w:t>
      </w:r>
      <w:proofErr w:type="spellStart"/>
      <w:r w:rsidRPr="00597305">
        <w:rPr>
          <w:rFonts w:ascii="Arial" w:hAnsi="Arial" w:cs="Arial"/>
          <w:sz w:val="28"/>
          <w:szCs w:val="28"/>
        </w:rPr>
        <w:t>Documentation</w:t>
      </w:r>
      <w:bookmarkEnd w:id="124"/>
      <w:proofErr w:type="spellEnd"/>
      <w:r>
        <w:rPr>
          <w:rFonts w:ascii="Arial" w:hAnsi="Arial" w:cs="Arial"/>
          <w:sz w:val="28"/>
          <w:szCs w:val="28"/>
        </w:rPr>
        <w:t xml:space="preserve"> Plan</w:t>
      </w:r>
    </w:p>
    <w:p w14:paraId="108EF1C0" w14:textId="77777777" w:rsidR="003346F1" w:rsidRDefault="003346F1" w:rsidP="00014AF3">
      <w:pPr>
        <w:jc w:val="both"/>
      </w:pPr>
    </w:p>
    <w:p w14:paraId="56DD07B9" w14:textId="77777777" w:rsidR="003346F1" w:rsidRDefault="003346F1" w:rsidP="00014AF3">
      <w:pPr>
        <w:jc w:val="both"/>
      </w:pPr>
      <w:r>
        <w:t xml:space="preserve">El objetivo de la documentación de este proyecto es que el cliente tenga un sustento de cada uno de las etapas y pasos que ejecuta la organización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en el desarrollo del proyecto, los documentos que estarán sustentando este desarrollo son:</w:t>
      </w:r>
    </w:p>
    <w:p w14:paraId="787E2E27" w14:textId="77777777" w:rsidR="003346F1" w:rsidRPr="00F4132A" w:rsidRDefault="003346F1" w:rsidP="00014AF3">
      <w:pPr>
        <w:pStyle w:val="Prrafodelista"/>
        <w:numPr>
          <w:ilvl w:val="0"/>
          <w:numId w:val="31"/>
        </w:numPr>
        <w:jc w:val="both"/>
        <w:rPr>
          <w:lang w:val="en-US"/>
        </w:rPr>
      </w:pPr>
      <w:r w:rsidRPr="00F4132A">
        <w:rPr>
          <w:lang w:val="en-US"/>
        </w:rPr>
        <w:t>SPMP -Software Project Management Plan</w:t>
      </w:r>
    </w:p>
    <w:p w14:paraId="1BBD883B" w14:textId="77777777" w:rsidR="003346F1" w:rsidRDefault="003346F1" w:rsidP="00014AF3">
      <w:pPr>
        <w:pStyle w:val="Prrafodelista"/>
        <w:numPr>
          <w:ilvl w:val="0"/>
          <w:numId w:val="31"/>
        </w:numPr>
        <w:jc w:val="both"/>
      </w:pPr>
      <w:r>
        <w:t xml:space="preserve">SRS - Software </w:t>
      </w:r>
      <w:proofErr w:type="spellStart"/>
      <w:r>
        <w:t>Requirements</w:t>
      </w:r>
      <w:proofErr w:type="spellEnd"/>
      <w:r>
        <w:t xml:space="preserve"> </w:t>
      </w:r>
      <w:proofErr w:type="spellStart"/>
      <w:r>
        <w:t>Specificaions</w:t>
      </w:r>
      <w:proofErr w:type="spellEnd"/>
    </w:p>
    <w:p w14:paraId="511FEEDD" w14:textId="77777777" w:rsidR="003346F1" w:rsidRDefault="003346F1" w:rsidP="00014AF3">
      <w:pPr>
        <w:pStyle w:val="Prrafodelista"/>
        <w:numPr>
          <w:ilvl w:val="0"/>
          <w:numId w:val="31"/>
        </w:numPr>
        <w:jc w:val="both"/>
      </w:pPr>
      <w:r>
        <w:t xml:space="preserve">SDD – Software </w:t>
      </w:r>
      <w:proofErr w:type="spellStart"/>
      <w:r>
        <w:t>Design</w:t>
      </w:r>
      <w:proofErr w:type="spellEnd"/>
      <w:r>
        <w:t xml:space="preserve"> </w:t>
      </w:r>
      <w:proofErr w:type="spellStart"/>
      <w:r>
        <w:t>Description</w:t>
      </w:r>
      <w:proofErr w:type="spellEnd"/>
    </w:p>
    <w:p w14:paraId="511B6D4D" w14:textId="77777777" w:rsidR="003346F1" w:rsidRDefault="003346F1" w:rsidP="00014AF3">
      <w:pPr>
        <w:pStyle w:val="Prrafodelista"/>
        <w:numPr>
          <w:ilvl w:val="0"/>
          <w:numId w:val="31"/>
        </w:numPr>
        <w:jc w:val="both"/>
      </w:pPr>
      <w:r>
        <w:t>Manual del usuario e instalación.</w:t>
      </w:r>
    </w:p>
    <w:p w14:paraId="243CF4B9" w14:textId="77777777" w:rsidR="003346F1" w:rsidRDefault="003346F1" w:rsidP="00014AF3">
      <w:pPr>
        <w:jc w:val="both"/>
      </w:pPr>
      <w:commentRangeStart w:id="126"/>
      <w:r w:rsidRPr="00A76E79">
        <w:rPr>
          <w:noProof/>
          <w:lang w:val="es-CO" w:eastAsia="es-CO"/>
        </w:rPr>
        <w:lastRenderedPageBreak/>
        <w:drawing>
          <wp:inline distT="0" distB="0" distL="0" distR="0" wp14:anchorId="3881E25B" wp14:editId="69D59BD7">
            <wp:extent cx="5400040" cy="3818255"/>
            <wp:effectExtent l="0" t="0" r="0"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emntacionMM.bmp"/>
                    <pic:cNvPicPr/>
                  </pic:nvPicPr>
                  <pic:blipFill>
                    <a:blip r:embed="rId48">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commentRangeEnd w:id="126"/>
      <w:r>
        <w:rPr>
          <w:rStyle w:val="Refdecomentario"/>
        </w:rPr>
        <w:commentReference w:id="126"/>
      </w:r>
    </w:p>
    <w:p w14:paraId="51851733" w14:textId="77777777" w:rsidR="003346F1" w:rsidRDefault="003346F1" w:rsidP="00014AF3">
      <w:pPr>
        <w:jc w:val="both"/>
      </w:pPr>
    </w:p>
    <w:p w14:paraId="79D7EFFE" w14:textId="77777777" w:rsidR="003346F1" w:rsidRDefault="003346F1" w:rsidP="00014AF3">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127"/>
      <w:r>
        <w:t>(Poner el estilo de referencia que vamos a manejar)</w:t>
      </w:r>
      <w:commentRangeEnd w:id="127"/>
      <w:r>
        <w:rPr>
          <w:rStyle w:val="Refdecomentario"/>
        </w:rPr>
        <w:commentReference w:id="127"/>
      </w:r>
      <w:r>
        <w:t>.</w:t>
      </w:r>
    </w:p>
    <w:p w14:paraId="6C1ED5C3" w14:textId="77777777" w:rsidR="003346F1" w:rsidRDefault="003346F1" w:rsidP="00014AF3">
      <w:pPr>
        <w:pStyle w:val="Ttulo4"/>
        <w:jc w:val="both"/>
      </w:pPr>
      <w:r>
        <w:t>Responsables</w:t>
      </w:r>
    </w:p>
    <w:p w14:paraId="75FB88A8" w14:textId="77777777" w:rsidR="003346F1" w:rsidRDefault="003346F1" w:rsidP="00014AF3">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4DB687BF" w14:textId="77777777" w:rsidR="003346F1" w:rsidRPr="002D5D9A" w:rsidRDefault="003346F1" w:rsidP="00014AF3">
      <w:pPr>
        <w:jc w:val="both"/>
      </w:pPr>
      <w:r>
        <w:rPr>
          <w:noProof/>
          <w:lang w:val="es-CO" w:eastAsia="es-CO"/>
        </w:rPr>
        <w:lastRenderedPageBreak/>
        <w:drawing>
          <wp:inline distT="0" distB="0" distL="0" distR="0" wp14:anchorId="42C87EB1" wp14:editId="20B1223F">
            <wp:extent cx="5252085" cy="3713480"/>
            <wp:effectExtent l="0" t="0" r="5715"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lesEntregables.png"/>
                    <pic:cNvPicPr/>
                  </pic:nvPicPr>
                  <pic:blipFill>
                    <a:blip r:embed="rId49">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6E8287D2" w14:textId="77777777" w:rsidR="003346F1" w:rsidRDefault="003346F1" w:rsidP="00014AF3">
      <w:pPr>
        <w:jc w:val="both"/>
      </w:pPr>
      <w:r>
        <w:t xml:space="preserve">Los responsables en cada una de las </w:t>
      </w:r>
      <w:proofErr w:type="gramStart"/>
      <w:r>
        <w:t>entregas  estarán</w:t>
      </w:r>
      <w:proofErr w:type="gramEnd"/>
      <w:r>
        <w:t xml:space="preserve"> acompañados y apoyados por el departamento de calidad,  documentación y gerencia.</w:t>
      </w:r>
    </w:p>
    <w:p w14:paraId="20A17089" w14:textId="77777777" w:rsidR="003346F1" w:rsidRPr="003346F1" w:rsidRDefault="003346F1" w:rsidP="00014AF3">
      <w:pPr>
        <w:pStyle w:val="Ttulo4"/>
        <w:jc w:val="both"/>
      </w:pPr>
      <w:r w:rsidRPr="003346F1">
        <w:t>Plantillas y Formatos</w:t>
      </w:r>
    </w:p>
    <w:p w14:paraId="6C670B50" w14:textId="77777777" w:rsidR="003346F1" w:rsidRDefault="003346F1" w:rsidP="00014AF3">
      <w:pPr>
        <w:jc w:val="both"/>
      </w:pPr>
      <w:r w:rsidRPr="00A24807">
        <w:t xml:space="preserve">La organización </w:t>
      </w:r>
      <w:proofErr w:type="spellStart"/>
      <w:r w:rsidRPr="00A24807">
        <w:t>Fifth</w:t>
      </w:r>
      <w:proofErr w:type="spellEnd"/>
      <w:r w:rsidRPr="00A24807">
        <w:t xml:space="preserve"> </w:t>
      </w:r>
      <w:proofErr w:type="spellStart"/>
      <w:r w:rsidRPr="00A24807">
        <w:t>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14:paraId="4829EA35" w14:textId="77777777" w:rsidR="003346F1" w:rsidRDefault="003346F1" w:rsidP="00014AF3">
      <w:pPr>
        <w:jc w:val="both"/>
      </w:pPr>
      <w:r>
        <w:t xml:space="preserve">A demás de estos entregables también se han diseñado plantillas para los documentos auxiliares que acompañaran a los entregables y los que permanecerán en propiedad de la organización </w:t>
      </w:r>
      <w:proofErr w:type="spellStart"/>
      <w:r>
        <w:t>Fifth</w:t>
      </w:r>
      <w:proofErr w:type="spellEnd"/>
      <w:r>
        <w:t xml:space="preserve"> </w:t>
      </w:r>
      <w:proofErr w:type="spellStart"/>
      <w:r>
        <w:t>Floor</w:t>
      </w:r>
      <w:proofErr w:type="spellEnd"/>
      <w:r>
        <w:t xml:space="preserve"> Corp.</w:t>
      </w:r>
    </w:p>
    <w:p w14:paraId="0B0ACDB2" w14:textId="77777777" w:rsidR="003346F1" w:rsidRDefault="003346F1" w:rsidP="00014AF3">
      <w:pPr>
        <w:jc w:val="both"/>
      </w:pPr>
      <w:r>
        <w:t xml:space="preserve">Para tener un conocimiento mas amplio acerca de los formatos y plantillas que se usaran en el plan de documentación, ver anexos </w:t>
      </w:r>
      <w:commentRangeStart w:id="128"/>
      <w:r>
        <w:t>[##]</w:t>
      </w:r>
      <w:commentRangeEnd w:id="128"/>
      <w:r>
        <w:rPr>
          <w:rStyle w:val="Refdecomentario"/>
        </w:rPr>
        <w:commentReference w:id="128"/>
      </w:r>
    </w:p>
    <w:p w14:paraId="6B97DB61" w14:textId="77777777" w:rsidR="00B87FCF" w:rsidRPr="003346F1" w:rsidRDefault="00B87FCF" w:rsidP="00014AF3">
      <w:pPr>
        <w:jc w:val="both"/>
      </w:pPr>
    </w:p>
    <w:p w14:paraId="47C5B753" w14:textId="096A0955" w:rsidR="00D9745F" w:rsidRDefault="00D9745F" w:rsidP="00014AF3">
      <w:pPr>
        <w:pStyle w:val="Ttulo3"/>
        <w:jc w:val="both"/>
        <w:rPr>
          <w:rFonts w:ascii="Arial" w:hAnsi="Arial" w:cs="Arial"/>
          <w:sz w:val="28"/>
          <w:szCs w:val="28"/>
          <w:lang w:val="es-CO"/>
        </w:rPr>
      </w:pPr>
      <w:bookmarkStart w:id="129" w:name="_Toc333653896"/>
      <w:r w:rsidRPr="00595763">
        <w:rPr>
          <w:rFonts w:ascii="Arial" w:hAnsi="Arial"/>
          <w:sz w:val="28"/>
          <w:lang w:val="es-CO"/>
        </w:rPr>
        <w:t xml:space="preserve">8.5.2 </w:t>
      </w:r>
      <w:bookmarkEnd w:id="125"/>
      <w:r w:rsidR="002B3388">
        <w:rPr>
          <w:rFonts w:ascii="Arial" w:hAnsi="Arial" w:cs="Arial"/>
          <w:sz w:val="28"/>
          <w:szCs w:val="28"/>
          <w:lang w:val="es-CO"/>
        </w:rPr>
        <w:t>Comunicación</w:t>
      </w:r>
      <w:r w:rsidR="00860FEE">
        <w:rPr>
          <w:rFonts w:ascii="Arial" w:hAnsi="Arial" w:cs="Arial"/>
          <w:sz w:val="28"/>
          <w:szCs w:val="28"/>
          <w:lang w:val="es-CO"/>
        </w:rPr>
        <w:t xml:space="preserve"> y Publicidad</w:t>
      </w:r>
      <w:bookmarkEnd w:id="129"/>
    </w:p>
    <w:p w14:paraId="313B18FB" w14:textId="77777777" w:rsidR="001F52C6" w:rsidRPr="00304504" w:rsidRDefault="001F52C6" w:rsidP="00014AF3">
      <w:pPr>
        <w:jc w:val="both"/>
        <w:rPr>
          <w:lang w:val="es-CO"/>
        </w:rPr>
      </w:pPr>
      <w:r w:rsidRPr="00304504">
        <w:rPr>
          <w:lang w:val="es-CO"/>
        </w:rPr>
        <w:t xml:space="preserve">La siguiente ilustración </w:t>
      </w:r>
      <w:r>
        <w:rPr>
          <w:lang w:val="es-CO"/>
        </w:rPr>
        <w:t xml:space="preserve">muestra los </w:t>
      </w:r>
      <w:proofErr w:type="spellStart"/>
      <w:r>
        <w:rPr>
          <w:lang w:val="es-CO"/>
        </w:rPr>
        <w:t>stackholders</w:t>
      </w:r>
      <w:proofErr w:type="spellEnd"/>
      <w:r>
        <w:rPr>
          <w:lang w:val="es-CO"/>
        </w:rPr>
        <w:t xml:space="preserve"> del proyecto que necesitan recibir información acerca del proyecto y quiénes son los responsables de cada documento.</w:t>
      </w:r>
    </w:p>
    <w:p w14:paraId="21F5FFB0" w14:textId="6F249C51" w:rsidR="001F52C6" w:rsidRPr="001F52C6" w:rsidRDefault="001F52C6" w:rsidP="00014AF3">
      <w:pPr>
        <w:jc w:val="both"/>
        <w:rPr>
          <w:lang w:val="es-CO"/>
        </w:rPr>
      </w:pPr>
      <w:r>
        <w:rPr>
          <w:noProof/>
          <w:lang w:val="es-CO" w:eastAsia="es-CO"/>
        </w:rPr>
        <w:lastRenderedPageBreak/>
        <w:drawing>
          <wp:inline distT="0" distB="0" distL="0" distR="0" wp14:anchorId="6A8DD253" wp14:editId="5C8FA90E">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50"/>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0716BBB4" w14:textId="43F4BC53" w:rsidR="00D9745F" w:rsidRDefault="00D9745F" w:rsidP="00014AF3">
      <w:pPr>
        <w:pStyle w:val="Ttulo2"/>
        <w:jc w:val="both"/>
        <w:rPr>
          <w:rFonts w:ascii="Arial" w:hAnsi="Arial" w:cs="Arial"/>
          <w:sz w:val="28"/>
          <w:szCs w:val="28"/>
          <w:lang w:val="es-CO"/>
        </w:rPr>
      </w:pPr>
      <w:bookmarkStart w:id="130" w:name="_Toc333053739"/>
      <w:bookmarkStart w:id="131" w:name="_Toc333653897"/>
      <w:r w:rsidRPr="00595763">
        <w:rPr>
          <w:rFonts w:ascii="Arial" w:hAnsi="Arial"/>
          <w:sz w:val="28"/>
          <w:lang w:val="es-CO"/>
        </w:rPr>
        <w:t xml:space="preserve">8.6 </w:t>
      </w:r>
      <w:bookmarkEnd w:id="130"/>
      <w:r w:rsidR="002B3388">
        <w:rPr>
          <w:rFonts w:ascii="Arial" w:hAnsi="Arial" w:cs="Arial"/>
          <w:sz w:val="28"/>
          <w:szCs w:val="28"/>
          <w:lang w:val="es-CO"/>
        </w:rPr>
        <w:t>Aseguramiento de la Calidad</w:t>
      </w:r>
      <w:bookmarkEnd w:id="131"/>
      <w:r w:rsidR="002B3388">
        <w:rPr>
          <w:rFonts w:ascii="Arial" w:hAnsi="Arial" w:cs="Arial"/>
          <w:sz w:val="28"/>
          <w:szCs w:val="28"/>
          <w:lang w:val="es-CO"/>
        </w:rPr>
        <w:t xml:space="preserve"> </w:t>
      </w:r>
    </w:p>
    <w:p w14:paraId="2E86849A" w14:textId="77777777" w:rsidR="00196670" w:rsidRPr="00196670" w:rsidRDefault="00196670" w:rsidP="00196670"/>
    <w:p w14:paraId="0E2BA5FC" w14:textId="1EE989B5" w:rsidR="00D9745F" w:rsidRPr="00595763" w:rsidRDefault="00D9745F" w:rsidP="00014AF3">
      <w:pPr>
        <w:pStyle w:val="Ttulo2"/>
        <w:jc w:val="both"/>
        <w:rPr>
          <w:rFonts w:ascii="Arial" w:hAnsi="Arial"/>
          <w:sz w:val="28"/>
          <w:lang w:val="es-CO"/>
        </w:rPr>
      </w:pPr>
      <w:bookmarkStart w:id="132" w:name="_Toc333053740"/>
      <w:bookmarkStart w:id="133" w:name="_Toc333653898"/>
      <w:r w:rsidRPr="00595763">
        <w:rPr>
          <w:rFonts w:ascii="Arial" w:hAnsi="Arial"/>
          <w:sz w:val="28"/>
          <w:lang w:val="es-CO"/>
        </w:rPr>
        <w:t xml:space="preserve">8.7 </w:t>
      </w:r>
      <w:bookmarkEnd w:id="132"/>
      <w:r w:rsidR="00E95B47">
        <w:rPr>
          <w:rFonts w:ascii="Arial" w:hAnsi="Arial" w:cs="Arial"/>
          <w:sz w:val="28"/>
          <w:szCs w:val="28"/>
          <w:lang w:val="es-CO"/>
        </w:rPr>
        <w:t>Medición</w:t>
      </w:r>
      <w:bookmarkEnd w:id="133"/>
      <w:r w:rsidR="009C2D89">
        <w:rPr>
          <w:rFonts w:ascii="Arial" w:hAnsi="Arial" w:cs="Arial"/>
          <w:sz w:val="28"/>
          <w:szCs w:val="28"/>
          <w:lang w:val="es-CO"/>
        </w:rPr>
        <w:t xml:space="preserve"> </w:t>
      </w:r>
    </w:p>
    <w:p w14:paraId="3B8B73DD" w14:textId="3597F746" w:rsidR="00D9745F" w:rsidRPr="00595763" w:rsidRDefault="00D9745F" w:rsidP="00014AF3">
      <w:pPr>
        <w:pStyle w:val="Ttulo2"/>
        <w:tabs>
          <w:tab w:val="center" w:pos="5460"/>
        </w:tabs>
        <w:jc w:val="both"/>
        <w:rPr>
          <w:rFonts w:ascii="Arial" w:hAnsi="Arial"/>
          <w:sz w:val="28"/>
          <w:lang w:val="es-CO"/>
        </w:rPr>
      </w:pPr>
      <w:bookmarkStart w:id="134" w:name="_Toc333053741"/>
      <w:bookmarkStart w:id="135" w:name="_Toc333653899"/>
      <w:r w:rsidRPr="00595763">
        <w:rPr>
          <w:rFonts w:ascii="Arial" w:hAnsi="Arial"/>
          <w:sz w:val="28"/>
          <w:lang w:val="es-CO"/>
        </w:rPr>
        <w:t>8.8 Re</w:t>
      </w:r>
      <w:r w:rsidR="001F52C6">
        <w:rPr>
          <w:rFonts w:ascii="Arial" w:hAnsi="Arial"/>
          <w:sz w:val="28"/>
          <w:lang w:val="es-CO"/>
        </w:rPr>
        <w:t>visiones</w:t>
      </w:r>
      <w:r w:rsidRPr="00595763">
        <w:rPr>
          <w:rFonts w:ascii="Arial" w:hAnsi="Arial"/>
          <w:sz w:val="28"/>
          <w:lang w:val="es-CO"/>
        </w:rPr>
        <w:t xml:space="preserve"> </w:t>
      </w:r>
      <w:bookmarkEnd w:id="134"/>
      <w:bookmarkEnd w:id="135"/>
      <w:r w:rsidR="001F52C6">
        <w:rPr>
          <w:rFonts w:ascii="Arial" w:hAnsi="Arial"/>
          <w:sz w:val="28"/>
          <w:lang w:val="es-CO"/>
        </w:rPr>
        <w:t>y auditorias</w:t>
      </w:r>
    </w:p>
    <w:p w14:paraId="6D93CE43" w14:textId="77777777"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136"/>
      <w:r>
        <w:t xml:space="preserve">verificación y </w:t>
      </w:r>
      <w:proofErr w:type="spellStart"/>
      <w:r>
        <w:t>validacion</w:t>
      </w:r>
      <w:commentRangeEnd w:id="136"/>
      <w:proofErr w:type="spellEnd"/>
      <w:r>
        <w:rPr>
          <w:rStyle w:val="Refdecomentario"/>
        </w:rPr>
        <w:commentReference w:id="136"/>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r>
        <w:t xml:space="preserve">  </w:t>
      </w:r>
    </w:p>
    <w:p w14:paraId="5A5CCA70" w14:textId="77777777" w:rsidR="0004205C" w:rsidRDefault="0004205C" w:rsidP="00014AF3">
      <w:pPr>
        <w:jc w:val="both"/>
      </w:pPr>
    </w:p>
    <w:p w14:paraId="34CF0C52" w14:textId="77777777" w:rsidR="0004205C" w:rsidRDefault="0004205C" w:rsidP="00014AF3">
      <w:pPr>
        <w:pStyle w:val="Ttulo3"/>
        <w:jc w:val="both"/>
      </w:pPr>
      <w:r>
        <w:t>8.8.1 Objetivos</w:t>
      </w:r>
    </w:p>
    <w:p w14:paraId="06187345" w14:textId="77777777" w:rsidR="0004205C" w:rsidRDefault="0004205C" w:rsidP="00014AF3">
      <w:pPr>
        <w:pStyle w:val="Prrafodelista"/>
        <w:numPr>
          <w:ilvl w:val="0"/>
          <w:numId w:val="35"/>
        </w:numPr>
        <w:spacing w:after="0" w:line="240" w:lineRule="auto"/>
        <w:jc w:val="both"/>
      </w:pPr>
      <w:r>
        <w:t xml:space="preserve">Especificar el procedimiento que me permita a los </w:t>
      </w:r>
      <w:proofErr w:type="gramStart"/>
      <w:r>
        <w:t>miembros  de</w:t>
      </w:r>
      <w:proofErr w:type="gramEnd"/>
      <w:r>
        <w:t xml:space="preserve"> </w:t>
      </w:r>
      <w:proofErr w:type="spellStart"/>
      <w:r>
        <w:t>Fiftth</w:t>
      </w:r>
      <w:proofErr w:type="spellEnd"/>
      <w:r>
        <w:t xml:space="preserve"> </w:t>
      </w:r>
      <w:proofErr w:type="spellStart"/>
      <w:r>
        <w:t>Floor</w:t>
      </w:r>
      <w:proofErr w:type="spellEnd"/>
      <w:r>
        <w:t xml:space="preserve"> </w:t>
      </w:r>
      <w:proofErr w:type="spellStart"/>
      <w:r>
        <w:t>Corp</w:t>
      </w:r>
      <w:proofErr w:type="spellEnd"/>
      <w:r>
        <w:t xml:space="preserve">, efectuar exitosamente el </w:t>
      </w:r>
      <w:commentRangeStart w:id="137"/>
      <w:r>
        <w:t>plan de aseguramiento de la calidad</w:t>
      </w:r>
      <w:commentRangeEnd w:id="137"/>
      <w:r>
        <w:rPr>
          <w:rStyle w:val="Refdecomentario"/>
        </w:rPr>
        <w:commentReference w:id="137"/>
      </w:r>
      <w:r>
        <w:t>.</w:t>
      </w:r>
    </w:p>
    <w:p w14:paraId="730ACA7F" w14:textId="77777777" w:rsidR="0004205C" w:rsidRDefault="0004205C" w:rsidP="00014AF3">
      <w:pPr>
        <w:pStyle w:val="Prrafodelista"/>
        <w:numPr>
          <w:ilvl w:val="0"/>
          <w:numId w:val="35"/>
        </w:numPr>
        <w:spacing w:after="0" w:line="240" w:lineRule="auto"/>
        <w:jc w:val="both"/>
      </w:pPr>
      <w:r>
        <w:lastRenderedPageBreak/>
        <w:t>Asignar responsables de la ejecución de revisión y auditoria.</w:t>
      </w:r>
    </w:p>
    <w:p w14:paraId="00075F54" w14:textId="77777777" w:rsidR="0004205C" w:rsidRDefault="0004205C" w:rsidP="00014AF3">
      <w:pPr>
        <w:pStyle w:val="Ttulo3"/>
        <w:jc w:val="both"/>
      </w:pPr>
      <w:r>
        <w:t>8.8.2 Los responsables</w:t>
      </w:r>
    </w:p>
    <w:p w14:paraId="35E0D04A" w14:textId="77777777"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14:paraId="0CA37843" w14:textId="77777777" w:rsidR="0004205C" w:rsidRDefault="0004205C" w:rsidP="00014AF3">
      <w:pPr>
        <w:jc w:val="both"/>
      </w:pPr>
    </w:p>
    <w:p w14:paraId="76494720" w14:textId="77777777" w:rsidR="0004205C" w:rsidRDefault="0004205C" w:rsidP="00014AF3">
      <w:pPr>
        <w:jc w:val="both"/>
      </w:pPr>
      <w:r>
        <w:t xml:space="preserve">Por otro lado cada artefacto tiene asociado un experto que será responsable de este proceso. </w:t>
      </w:r>
    </w:p>
    <w:p w14:paraId="743A9DF1" w14:textId="77777777" w:rsidR="0004205C" w:rsidRDefault="0004205C" w:rsidP="00014AF3">
      <w:pPr>
        <w:jc w:val="both"/>
      </w:pPr>
    </w:p>
    <w:p w14:paraId="07CA288E" w14:textId="77777777" w:rsidR="0004205C" w:rsidRDefault="0004205C" w:rsidP="00014AF3">
      <w:pPr>
        <w:pStyle w:val="Ttulo3"/>
        <w:jc w:val="both"/>
      </w:pPr>
      <w:r>
        <w:t xml:space="preserve">8.8.3 Puesta </w:t>
      </w:r>
      <w:proofErr w:type="gramStart"/>
      <w:r>
        <w:t>en  marcha</w:t>
      </w:r>
      <w:proofErr w:type="gramEnd"/>
    </w:p>
    <w:p w14:paraId="37C544A8" w14:textId="10C07916"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138"/>
      <w:r>
        <w:t>plan de gestión de calidad</w:t>
      </w:r>
      <w:commentRangeEnd w:id="138"/>
      <w:r>
        <w:rPr>
          <w:rStyle w:val="Refdecomentario"/>
        </w:rPr>
        <w:commentReference w:id="138"/>
      </w:r>
      <w:r>
        <w:t xml:space="preserve">,  además estas han de ser documentadas para poder realizar cambios que sean aprobados por el departamento de calidad, y  registrado acorde al plan de administración de la configuración, efectuando las  labores del </w:t>
      </w:r>
      <w:commentRangeStart w:id="139"/>
      <w:r>
        <w:t>Plan de monitoreo y control</w:t>
      </w:r>
      <w:commentRangeEnd w:id="139"/>
      <w:r>
        <w:rPr>
          <w:rStyle w:val="Refdecomentario"/>
        </w:rPr>
        <w:commentReference w:id="139"/>
      </w:r>
      <w:r>
        <w:t>.</w:t>
      </w:r>
    </w:p>
    <w:p w14:paraId="0CE98297" w14:textId="14F4DC9F"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14:paraId="7543881C" w14:textId="75ECEE96" w:rsidR="0004205C" w:rsidRPr="00E3544A" w:rsidRDefault="0004205C" w:rsidP="00014AF3">
      <w:pPr>
        <w:jc w:val="both"/>
        <w:rPr>
          <w:lang w:val="es-CO"/>
        </w:rPr>
      </w:pPr>
      <w:r w:rsidRPr="00E3544A">
        <w:rPr>
          <w:lang w:val="es-CO"/>
        </w:rPr>
        <w:t>Revision dels artefacto (Documento)</w:t>
      </w:r>
    </w:p>
    <w:p w14:paraId="61D29455" w14:textId="77777777" w:rsidR="00F95C7D" w:rsidRPr="00F013C5" w:rsidRDefault="00F95C7D" w:rsidP="00F95C7D">
      <w:pPr>
        <w:pStyle w:val="Ttulo2"/>
        <w:rPr>
          <w:rFonts w:ascii="Arial" w:hAnsi="Arial" w:cs="Arial"/>
          <w:sz w:val="28"/>
          <w:szCs w:val="28"/>
          <w:lang w:val="es-ES_tradnl"/>
        </w:rPr>
      </w:pPr>
      <w:bookmarkStart w:id="140" w:name="_Toc333053742"/>
      <w:commentRangeStart w:id="141"/>
      <w:r w:rsidRPr="00F013C5">
        <w:rPr>
          <w:rFonts w:ascii="Arial" w:hAnsi="Arial" w:cs="Arial"/>
          <w:sz w:val="28"/>
          <w:szCs w:val="28"/>
          <w:lang w:val="es-ES_tradnl"/>
        </w:rPr>
        <w:t xml:space="preserve">8.9 </w:t>
      </w:r>
      <w:r w:rsidRPr="0094070C">
        <w:rPr>
          <w:rFonts w:ascii="Arial" w:hAnsi="Arial" w:cs="Arial"/>
          <w:sz w:val="28"/>
          <w:szCs w:val="28"/>
          <w:lang w:val="es-ES_tradnl"/>
        </w:rPr>
        <w:t>Verificación</w:t>
      </w:r>
      <w:r w:rsidRPr="00F013C5">
        <w:rPr>
          <w:rFonts w:ascii="Arial" w:hAnsi="Arial" w:cs="Arial"/>
          <w:sz w:val="28"/>
          <w:szCs w:val="28"/>
          <w:lang w:val="es-ES_tradnl"/>
        </w:rPr>
        <w:t xml:space="preserve"> </w:t>
      </w:r>
      <w:r>
        <w:rPr>
          <w:rFonts w:ascii="Arial" w:hAnsi="Arial" w:cs="Arial"/>
          <w:sz w:val="28"/>
          <w:szCs w:val="28"/>
          <w:lang w:val="es-ES_tradnl"/>
        </w:rPr>
        <w:t>y</w:t>
      </w:r>
      <w:r w:rsidRPr="00F013C5">
        <w:rPr>
          <w:rFonts w:ascii="Arial" w:hAnsi="Arial" w:cs="Arial"/>
          <w:sz w:val="28"/>
          <w:szCs w:val="28"/>
          <w:lang w:val="es-ES_tradnl"/>
        </w:rPr>
        <w:t xml:space="preserve"> </w:t>
      </w:r>
      <w:bookmarkEnd w:id="140"/>
      <w:r w:rsidRPr="0094070C">
        <w:rPr>
          <w:rFonts w:ascii="Arial" w:hAnsi="Arial" w:cs="Arial"/>
          <w:sz w:val="28"/>
          <w:szCs w:val="28"/>
          <w:lang w:val="es-ES_tradnl"/>
        </w:rPr>
        <w:t>validación</w:t>
      </w:r>
      <w:commentRangeEnd w:id="141"/>
      <w:r>
        <w:rPr>
          <w:rStyle w:val="Refdecomentario"/>
          <w:rFonts w:asciiTheme="minorHAnsi" w:eastAsiaTheme="minorHAnsi" w:hAnsiTheme="minorHAnsi" w:cstheme="minorBidi"/>
          <w:b w:val="0"/>
          <w:bCs w:val="0"/>
          <w:color w:val="auto"/>
        </w:rPr>
        <w:commentReference w:id="141"/>
      </w:r>
    </w:p>
    <w:p w14:paraId="4F6F6572" w14:textId="77777777"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w:t>
      </w:r>
      <w:proofErr w:type="spellEnd"/>
      <w:r w:rsidRPr="00F013C5">
        <w:rPr>
          <w:b/>
          <w:bCs/>
          <w:lang w:val="es-ES_tradnl"/>
        </w:rPr>
        <w:t xml:space="preserve"> </w:t>
      </w:r>
      <w:proofErr w:type="spellStart"/>
      <w:r w:rsidRPr="00F013C5">
        <w:rPr>
          <w:b/>
          <w:bCs/>
          <w:lang w:val="es-ES_tradnl"/>
        </w:rPr>
        <w:t>Floor</w:t>
      </w:r>
      <w:proofErr w:type="spellEnd"/>
      <w:r w:rsidRPr="00F013C5">
        <w:rPr>
          <w:b/>
          <w:bCs/>
          <w:lang w:val="es-ES_tradnl"/>
        </w:rPr>
        <w:t xml:space="preserve"> Corp.</w:t>
      </w:r>
      <w:r>
        <w:rPr>
          <w:b/>
          <w:bCs/>
          <w:lang w:val="es-ES_tradnl"/>
        </w:rPr>
        <w:t xml:space="preserve"> </w:t>
      </w:r>
      <w:r>
        <w:rPr>
          <w:bCs/>
          <w:lang w:val="es-ES_tradnl"/>
        </w:rPr>
        <w:t>Su importancia radica en el factor evolutivo del proceso de construcción de cualquier producto de software.</w:t>
      </w:r>
    </w:p>
    <w:p w14:paraId="7F939982" w14:textId="77777777" w:rsidR="00F95C7D" w:rsidRDefault="00F95C7D" w:rsidP="00F95C7D">
      <w:pPr>
        <w:pStyle w:val="Ttulo3"/>
        <w:rPr>
          <w:lang w:val="es-ES_tradnl"/>
        </w:rPr>
      </w:pPr>
      <w:r>
        <w:rPr>
          <w:lang w:val="es-ES_tradnl"/>
        </w:rPr>
        <w:t>8.9.1 Objetivos</w:t>
      </w:r>
    </w:p>
    <w:p w14:paraId="5C74FAEC" w14:textId="77777777" w:rsidR="00F95C7D" w:rsidRDefault="00F95C7D" w:rsidP="00F95C7D">
      <w:pPr>
        <w:pStyle w:val="Prrafodelista"/>
        <w:numPr>
          <w:ilvl w:val="0"/>
          <w:numId w:val="40"/>
        </w:numPr>
      </w:pPr>
      <w:r>
        <w:t>Verificar que el software construido es lo que el cliente ha pedido (ver el Plan de Aceptación del Cliente)</w:t>
      </w:r>
    </w:p>
    <w:p w14:paraId="0ECB22C1" w14:textId="77777777" w:rsidR="00F95C7D" w:rsidRDefault="00F95C7D" w:rsidP="00F95C7D">
      <w:pPr>
        <w:pStyle w:val="Prrafodelista"/>
        <w:numPr>
          <w:ilvl w:val="0"/>
          <w:numId w:val="40"/>
        </w:numPr>
      </w:pPr>
      <w:r>
        <w:t xml:space="preserve">Validar que el software construido es de calidad </w:t>
      </w:r>
    </w:p>
    <w:p w14:paraId="2200F29F" w14:textId="77777777" w:rsidR="00F95C7D" w:rsidRDefault="00F95C7D" w:rsidP="00F95C7D">
      <w:pPr>
        <w:pStyle w:val="Prrafodelista"/>
        <w:numPr>
          <w:ilvl w:val="0"/>
          <w:numId w:val="40"/>
        </w:numPr>
      </w:pPr>
      <w:r>
        <w:t>Reducir la probabilidad de entregar errores eviten la satisfacción del cliente, permitiendo identificar los para corregirlos</w:t>
      </w:r>
    </w:p>
    <w:p w14:paraId="1968938F" w14:textId="77777777" w:rsidR="00F95C7D" w:rsidRDefault="00F95C7D" w:rsidP="00F95C7D">
      <w:pPr>
        <w:pStyle w:val="Ttulo3"/>
      </w:pPr>
      <w:r>
        <w:lastRenderedPageBreak/>
        <w:t>8.9.2 Responsables</w:t>
      </w:r>
    </w:p>
    <w:p w14:paraId="5BF18799" w14:textId="77777777" w:rsidR="00F95C7D" w:rsidRDefault="00F95C7D" w:rsidP="00F95C7D">
      <w:pPr>
        <w:jc w:val="both"/>
      </w:pPr>
      <w:r>
        <w:t>Como responsables de este plan, se encuentran tanto el Administrador de configuraciones y Pruebas (Aseguradores de la calidad), así como el responsable del entregable.</w:t>
      </w:r>
    </w:p>
    <w:p w14:paraId="5BEBF0B1" w14:textId="77777777" w:rsidR="00F95C7D" w:rsidRDefault="00F95C7D" w:rsidP="00F95C7D">
      <w:pPr>
        <w:pStyle w:val="Ttulo3"/>
      </w:pPr>
      <w:r>
        <w:t>8.9.2 Puesta en marcha</w:t>
      </w:r>
    </w:p>
    <w:p w14:paraId="057D96AA" w14:textId="77777777" w:rsidR="00F95C7D" w:rsidRDefault="00F95C7D" w:rsidP="00F95C7D">
      <w:proofErr w:type="gramStart"/>
      <w:r>
        <w:t>Este  plan</w:t>
      </w:r>
      <w:proofErr w:type="gramEnd"/>
      <w:r>
        <w:t xml:space="preserve">  pretende satisfacer al cliente  y demostrar la calidad de los productos elaborados. Por ello se pretende este sea ejecutado desde el inicio del producto y mientras este exista para garantizar su </w:t>
      </w:r>
      <w:proofErr w:type="spellStart"/>
      <w:r>
        <w:t>mantenibilidad</w:t>
      </w:r>
      <w:proofErr w:type="spellEnd"/>
      <w:r>
        <w:t>, aun después de entregado al cliente. Es decir, si el cliente exige correctivos, cambios o mejoras. Estas se efectúen cumpliéndose los objetivos del plan.</w:t>
      </w:r>
    </w:p>
    <w:p w14:paraId="3E099B80" w14:textId="77777777" w:rsidR="00F95C7D" w:rsidRDefault="00F95C7D" w:rsidP="00F95C7D">
      <w:pPr>
        <w:pStyle w:val="Ttulo3"/>
      </w:pPr>
      <w:r>
        <w:t>8.9.3 Ejecución del plan</w:t>
      </w:r>
    </w:p>
    <w:p w14:paraId="119F49A1" w14:textId="77777777" w:rsidR="00F95C7D" w:rsidRDefault="00F95C7D" w:rsidP="00F95C7D">
      <w:pPr>
        <w:jc w:val="both"/>
      </w:pPr>
      <w:r>
        <w:t xml:space="preserve">Para llevar elaborar revisión así como verificación, es necesario tener en cuenta que para los artefactos han </w:t>
      </w:r>
      <w:proofErr w:type="gramStart"/>
      <w:r>
        <w:t>de  generarse</w:t>
      </w:r>
      <w:proofErr w:type="gramEnd"/>
      <w:r>
        <w:t xml:space="preserve"> actividades:</w:t>
      </w:r>
    </w:p>
    <w:p w14:paraId="26D86DF2" w14:textId="77777777" w:rsidR="00F95C7D" w:rsidRDefault="00F95C7D" w:rsidP="00F95C7D">
      <w:pPr>
        <w:pStyle w:val="Prrafodelista"/>
        <w:numPr>
          <w:ilvl w:val="0"/>
          <w:numId w:val="41"/>
        </w:numPr>
        <w:jc w:val="both"/>
      </w:pPr>
      <w:r w:rsidRPr="00D1095C">
        <w:t xml:space="preserve">Para </w:t>
      </w:r>
      <w:proofErr w:type="gramStart"/>
      <w:r w:rsidRPr="00D1095C">
        <w:t>verificar  se</w:t>
      </w:r>
      <w:proofErr w:type="gramEnd"/>
      <w:r w:rsidRPr="00D1095C">
        <w:t xml:space="preserve"> cumplan todos los requerimientos del cliente</w:t>
      </w:r>
      <w:r>
        <w:t xml:space="preserve">: A lo larga de cada entrega se realizaran trabajos en parejas, los cuales serán evaluados por otra pareja, luego por el responsable del entregable. (ver </w:t>
      </w:r>
      <w:hyperlink w:anchor="_8.6_Quality_assurance" w:history="1">
        <w:commentRangeStart w:id="142"/>
        <w:r w:rsidRPr="00B45493">
          <w:rPr>
            <w:rStyle w:val="Hipervnculo"/>
          </w:rPr>
          <w:t>Plan de Aseguramiento de la Calidad</w:t>
        </w:r>
        <w:commentRangeEnd w:id="142"/>
        <w:r w:rsidRPr="00B45493">
          <w:rPr>
            <w:rStyle w:val="Hipervnculo"/>
            <w:sz w:val="18"/>
            <w:szCs w:val="18"/>
          </w:rPr>
          <w:commentReference w:id="142"/>
        </w:r>
      </w:hyperlink>
      <w:r>
        <w:t>)</w:t>
      </w:r>
    </w:p>
    <w:p w14:paraId="57FEA931" w14:textId="77777777" w:rsidR="00F95C7D" w:rsidRDefault="00F95C7D" w:rsidP="00F95C7D">
      <w:pPr>
        <w:pStyle w:val="Prrafodelista"/>
        <w:numPr>
          <w:ilvl w:val="0"/>
          <w:numId w:val="41"/>
        </w:numPr>
        <w:jc w:val="both"/>
      </w:pPr>
      <w:r>
        <w:t xml:space="preserve">Para la verificación es necesario que realizar pruebas acordes a cada artefacto, ya sea para la documentación (ver  </w:t>
      </w:r>
      <w:hyperlink w:anchor="_8.5.1Plan_de_documentación" w:history="1">
        <w:commentRangeStart w:id="143"/>
        <w:r w:rsidRPr="00031C64">
          <w:rPr>
            <w:rStyle w:val="Hipervnculo"/>
          </w:rPr>
          <w:t>Plan de Documentación</w:t>
        </w:r>
      </w:hyperlink>
      <w:r>
        <w:t xml:space="preserve"> </w:t>
      </w:r>
      <w:commentRangeEnd w:id="143"/>
      <w:r>
        <w:rPr>
          <w:rStyle w:val="Refdecomentario"/>
        </w:rPr>
        <w:commentReference w:id="143"/>
      </w:r>
      <w:r>
        <w:t xml:space="preserve">), o entrega de prototipos (ver Plan de Pruebas a partir a partir del Octubre). </w:t>
      </w:r>
    </w:p>
    <w:p w14:paraId="5FAD9331" w14:textId="77777777" w:rsidR="00F95C7D" w:rsidRDefault="00F95C7D" w:rsidP="00F95C7D">
      <w:pPr>
        <w:pStyle w:val="Prrafodelista"/>
        <w:numPr>
          <w:ilvl w:val="0"/>
          <w:numId w:val="41"/>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14:paraId="20F4A934" w14:textId="77777777" w:rsidR="00F95C7D" w:rsidRDefault="00F95C7D" w:rsidP="00F95C7D">
      <w:pPr>
        <w:pStyle w:val="Prrafodelista"/>
        <w:numPr>
          <w:ilvl w:val="0"/>
          <w:numId w:val="41"/>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14:paraId="650BE0AB" w14:textId="43A30B34" w:rsidR="00F95C7D" w:rsidRDefault="00E56923" w:rsidP="00F95C7D">
      <w:pPr>
        <w:jc w:val="both"/>
      </w:pPr>
      <w:r>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14:paraId="3AC98F49" w14:textId="29B745AB" w:rsidR="0004205C" w:rsidRDefault="00F95C7D" w:rsidP="00014AF3">
      <w:pPr>
        <w:jc w:val="both"/>
      </w:pPr>
      <w:commentRangeStart w:id="144"/>
      <w:ins w:id="145" w:author="Alicia Beltran" w:date="2012-08-27T13:13:00Z">
        <w:r>
          <w:rPr>
            <w:noProof/>
            <w:lang w:val="es-CO" w:eastAsia="es-CO"/>
          </w:rPr>
          <w:lastRenderedPageBreak/>
          <w:drawing>
            <wp:inline distT="0" distB="0" distL="0" distR="0" wp14:anchorId="76F889FC" wp14:editId="46D02D2A">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51">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144"/>
      <w:r>
        <w:rPr>
          <w:rStyle w:val="Refdecomentario"/>
        </w:rPr>
        <w:commentReference w:id="144"/>
      </w:r>
    </w:p>
    <w:p w14:paraId="1EC14CD5" w14:textId="2D3B9619" w:rsidR="00F95C7D" w:rsidRDefault="00F95C7D" w:rsidP="00F95C7D">
      <w:pPr>
        <w:jc w:val="both"/>
      </w:pPr>
      <w:bookmarkStart w:id="146" w:name="_GoBack"/>
      <w:r>
        <w:t>Proceso de verificación y validación del ítem</w:t>
      </w:r>
    </w:p>
    <w:bookmarkEnd w:id="146"/>
    <w:p w14:paraId="78AD4C76" w14:textId="77777777" w:rsidR="00F95C7D" w:rsidRDefault="00F95C7D" w:rsidP="00F95C7D">
      <w:pPr>
        <w:jc w:val="both"/>
      </w:pPr>
      <w:r>
        <w:t xml:space="preserve">Aunque se espera la perfección en </w:t>
      </w:r>
      <w:proofErr w:type="gramStart"/>
      <w:r>
        <w:t>este  riguroso</w:t>
      </w:r>
      <w:proofErr w:type="gramEnd"/>
      <w:r>
        <w:t xml:space="preserve"> proceso, es claro que existe el posible riesgo de que existan  ítems que persistan con errores, ya sea por la no identificación, su tardía corrección, o porque no contamos con los recursos o capacidades para hacerlo dentro de periodo esperado.</w:t>
      </w:r>
    </w:p>
    <w:p w14:paraId="3B618FA1" w14:textId="77777777" w:rsidR="00F95C7D" w:rsidRPr="00F95C7D" w:rsidRDefault="00F95C7D" w:rsidP="00014AF3">
      <w:pPr>
        <w:jc w:val="both"/>
      </w:pPr>
    </w:p>
    <w:p w14:paraId="618AB9C3" w14:textId="77777777" w:rsidR="0004205C" w:rsidRPr="00F95C7D" w:rsidRDefault="0004205C" w:rsidP="00014AF3">
      <w:pPr>
        <w:jc w:val="both"/>
      </w:pPr>
    </w:p>
    <w:p w14:paraId="22054A4E" w14:textId="77777777" w:rsidR="0004205C" w:rsidRPr="00F95C7D" w:rsidRDefault="0004205C" w:rsidP="00014AF3">
      <w:pPr>
        <w:jc w:val="both"/>
        <w:rPr>
          <w:lang w:val="es-CO"/>
        </w:rPr>
      </w:pPr>
    </w:p>
    <w:p w14:paraId="40004B5B" w14:textId="77777777" w:rsidR="0004205C" w:rsidRPr="00F95C7D" w:rsidRDefault="0004205C" w:rsidP="00014AF3">
      <w:pPr>
        <w:pStyle w:val="Ttulo3"/>
        <w:jc w:val="both"/>
        <w:rPr>
          <w:lang w:val="es-CO"/>
        </w:rPr>
      </w:pPr>
    </w:p>
    <w:p w14:paraId="6657C4AA" w14:textId="77777777" w:rsidR="0004205C" w:rsidRPr="00F95C7D" w:rsidRDefault="0004205C" w:rsidP="00014AF3">
      <w:pPr>
        <w:pStyle w:val="Ttulo2"/>
        <w:jc w:val="both"/>
        <w:rPr>
          <w:lang w:val="es-CO"/>
        </w:rPr>
      </w:pPr>
    </w:p>
    <w:p w14:paraId="50208918" w14:textId="77777777" w:rsidR="0004205C" w:rsidRPr="00F95C7D" w:rsidRDefault="0004205C" w:rsidP="00014AF3">
      <w:pPr>
        <w:jc w:val="both"/>
        <w:rPr>
          <w:lang w:val="es-CO"/>
        </w:rPr>
      </w:pPr>
    </w:p>
    <w:p w14:paraId="0B3847AC" w14:textId="77777777" w:rsidR="0004205C" w:rsidRPr="00F95C7D" w:rsidRDefault="0004205C" w:rsidP="00014AF3">
      <w:pPr>
        <w:jc w:val="both"/>
        <w:rPr>
          <w:lang w:val="es-CO"/>
        </w:rPr>
      </w:pPr>
    </w:p>
    <w:p w14:paraId="09223ED2" w14:textId="77777777" w:rsidR="0004205C" w:rsidRPr="00F95C7D" w:rsidRDefault="0004205C" w:rsidP="00014AF3">
      <w:pPr>
        <w:jc w:val="both"/>
        <w:rPr>
          <w:lang w:val="es-CO"/>
        </w:rPr>
      </w:pPr>
    </w:p>
    <w:p w14:paraId="4C05024F" w14:textId="77777777" w:rsidR="00D9745F" w:rsidRPr="00F95C7D" w:rsidRDefault="00D9745F" w:rsidP="00014AF3">
      <w:pPr>
        <w:jc w:val="both"/>
        <w:rPr>
          <w:rFonts w:ascii="Arial" w:hAnsi="Arial"/>
          <w:sz w:val="28"/>
          <w:lang w:val="es-CO"/>
        </w:rPr>
      </w:pPr>
    </w:p>
    <w:p w14:paraId="773673D4" w14:textId="77777777" w:rsidR="00D9745F" w:rsidRPr="009B2B2D" w:rsidRDefault="00D9745F" w:rsidP="00014AF3">
      <w:pPr>
        <w:pStyle w:val="Ttulo1"/>
        <w:jc w:val="both"/>
        <w:rPr>
          <w:rFonts w:ascii="Arial" w:hAnsi="Arial"/>
          <w:lang w:val="en-US"/>
        </w:rPr>
      </w:pPr>
      <w:bookmarkStart w:id="147" w:name="_Toc333053743"/>
      <w:bookmarkStart w:id="148" w:name="_Toc333653901"/>
      <w:r w:rsidRPr="009B2B2D">
        <w:rPr>
          <w:rFonts w:ascii="Arial" w:hAnsi="Arial"/>
          <w:lang w:val="en-US"/>
        </w:rPr>
        <w:t>9. Additional plans</w:t>
      </w:r>
      <w:bookmarkEnd w:id="147"/>
      <w:bookmarkEnd w:id="148"/>
    </w:p>
    <w:p w14:paraId="7F0671C4" w14:textId="77777777" w:rsidR="00D9745F" w:rsidRPr="009B2B2D" w:rsidRDefault="00D9745F" w:rsidP="00014AF3">
      <w:pPr>
        <w:pStyle w:val="Ttulo1"/>
        <w:jc w:val="both"/>
        <w:rPr>
          <w:rFonts w:ascii="Arial" w:hAnsi="Arial"/>
          <w:lang w:val="en-US"/>
        </w:rPr>
      </w:pPr>
    </w:p>
    <w:p w14:paraId="35475FAB" w14:textId="77777777" w:rsidR="00D9745F" w:rsidRPr="009B2B2D" w:rsidRDefault="00D9745F" w:rsidP="00014AF3">
      <w:pPr>
        <w:pStyle w:val="Ttulo1"/>
        <w:jc w:val="both"/>
        <w:rPr>
          <w:rFonts w:ascii="Arial" w:hAnsi="Arial"/>
          <w:lang w:val="en-US"/>
        </w:rPr>
      </w:pPr>
      <w:bookmarkStart w:id="149" w:name="_Toc333053744"/>
      <w:bookmarkStart w:id="150" w:name="_Toc333653902"/>
      <w:r w:rsidRPr="009B2B2D">
        <w:rPr>
          <w:rFonts w:ascii="Arial" w:hAnsi="Arial"/>
          <w:lang w:val="en-US"/>
        </w:rPr>
        <w:t>10. Annexes</w:t>
      </w:r>
      <w:bookmarkEnd w:id="149"/>
      <w:bookmarkEnd w:id="150"/>
    </w:p>
    <w:p w14:paraId="0E2DF984" w14:textId="77777777" w:rsidR="00CB37B2" w:rsidRPr="00595763" w:rsidRDefault="00D9745F" w:rsidP="00014AF3">
      <w:pPr>
        <w:pStyle w:val="Ttulo1"/>
        <w:jc w:val="both"/>
        <w:rPr>
          <w:rFonts w:ascii="Arial" w:hAnsi="Arial"/>
          <w:lang w:val="es-CO"/>
        </w:rPr>
      </w:pPr>
      <w:bookmarkStart w:id="151" w:name="_Toc333053745"/>
      <w:bookmarkStart w:id="152" w:name="_Toc333653903"/>
      <w:r w:rsidRPr="00595763">
        <w:rPr>
          <w:rFonts w:ascii="Arial" w:hAnsi="Arial"/>
          <w:lang w:val="es-CO"/>
        </w:rPr>
        <w:t xml:space="preserve">11. </w:t>
      </w:r>
      <w:proofErr w:type="spellStart"/>
      <w:r w:rsidRPr="00595763">
        <w:rPr>
          <w:rFonts w:ascii="Arial" w:hAnsi="Arial"/>
          <w:lang w:val="es-CO"/>
        </w:rPr>
        <w:t>Index</w:t>
      </w:r>
      <w:bookmarkEnd w:id="151"/>
      <w:bookmarkEnd w:id="152"/>
      <w:proofErr w:type="spellEnd"/>
    </w:p>
    <w:sectPr w:rsidR="00CB37B2" w:rsidRPr="00595763" w:rsidSect="00446913">
      <w:headerReference w:type="even" r:id="rId52"/>
      <w:headerReference w:type="default" r:id="rId53"/>
      <w:footerReference w:type="even" r:id="rId54"/>
      <w:footerReference w:type="default" r:id="rId55"/>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Cristhian Camilo Gomez Narvaez" w:date="2012-08-18T06:33:00Z" w:initials="CCGN">
    <w:p w14:paraId="5746CBAD" w14:textId="77777777" w:rsidR="00EF7FBB" w:rsidRDefault="00EF7FBB">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14" w:author="Cristhian Camilo Gomez Narvaez" w:date="2012-08-18T05:17:00Z" w:initials="CCGN">
    <w:p w14:paraId="52009E00" w14:textId="77777777" w:rsidR="00EF7FBB" w:rsidRDefault="00EF7FBB">
      <w:pPr>
        <w:pStyle w:val="Textocomentario"/>
      </w:pPr>
      <w:r>
        <w:rPr>
          <w:rStyle w:val="Refdecomentario"/>
        </w:rPr>
        <w:annotationRef/>
      </w:r>
      <w:r>
        <w:t>Revisar versión instalada en la sala de BD</w:t>
      </w:r>
    </w:p>
  </w:comment>
  <w:comment w:id="15" w:author="Cristhian Camilo Gomez Narvaez" w:date="2012-08-18T04:50:00Z" w:initials="CCGN">
    <w:p w14:paraId="6C17043D" w14:textId="77777777" w:rsidR="00EF7FBB" w:rsidRPr="00006E8E" w:rsidRDefault="00EF7FBB">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32" w:author="Katherine" w:date="2012-09-02T22:43:00Z" w:initials="K">
    <w:p w14:paraId="66F3EB93" w14:textId="5774F4F2" w:rsidR="00E56923" w:rsidRDefault="00E56923">
      <w:pPr>
        <w:pStyle w:val="Textocomentario"/>
      </w:pPr>
      <w:r>
        <w:rPr>
          <w:rStyle w:val="Refdecomentario"/>
        </w:rPr>
        <w:annotationRef/>
      </w:r>
      <w:r>
        <w:t>Falta estructura del plan (objetivos, alcance, responsables, desarrollo, recursos a emplear, productos de trabajo)</w:t>
      </w:r>
    </w:p>
  </w:comment>
  <w:comment w:id="33" w:author="Katherine" w:date="2012-09-02T22:43:00Z" w:initials="K">
    <w:p w14:paraId="6B6ADCD2" w14:textId="37F0A588" w:rsidR="00B45EE3" w:rsidRDefault="00B45EE3">
      <w:pPr>
        <w:pStyle w:val="Textocomentario"/>
      </w:pPr>
      <w:r>
        <w:rPr>
          <w:rStyle w:val="Refdecomentario"/>
        </w:rPr>
        <w:annotationRef/>
      </w:r>
      <w:r>
        <w:t>Referencia a las interfaces externas</w:t>
      </w:r>
    </w:p>
  </w:comment>
  <w:comment w:id="34" w:author="Zebaxtian" w:date="2012-09-02T22:37:00Z" w:initials="Z">
    <w:p w14:paraId="320D76D9" w14:textId="77777777" w:rsidR="00EB2285" w:rsidRDefault="00EB2285" w:rsidP="00EB2285">
      <w:pPr>
        <w:pStyle w:val="Textocomentario"/>
      </w:pPr>
      <w:r>
        <w:rPr>
          <w:rStyle w:val="Refdecomentario"/>
        </w:rPr>
        <w:annotationRef/>
      </w:r>
      <w:r>
        <w:t>Hipervínculo a la sección 1.1.2</w:t>
      </w:r>
    </w:p>
  </w:comment>
  <w:comment w:id="35" w:author="Zebaxtian" w:date="2012-09-02T22:37:00Z" w:initials="Z">
    <w:p w14:paraId="49952658" w14:textId="77777777" w:rsidR="00EB2285" w:rsidRDefault="00EB2285" w:rsidP="00EB2285">
      <w:pPr>
        <w:pStyle w:val="Textocomentario"/>
      </w:pPr>
      <w:r>
        <w:rPr>
          <w:rStyle w:val="Refdecomentario"/>
        </w:rPr>
        <w:annotationRef/>
      </w:r>
      <w:r>
        <w:t>Numero de la imagen</w:t>
      </w:r>
    </w:p>
  </w:comment>
  <w:comment w:id="36" w:author="Zebaxtian" w:date="2012-09-02T22:37:00Z" w:initials="Z">
    <w:p w14:paraId="79ECCAB1" w14:textId="77777777" w:rsidR="00EB2285" w:rsidRDefault="00EB2285" w:rsidP="00EB2285">
      <w:pPr>
        <w:pStyle w:val="Textocomentario"/>
      </w:pPr>
      <w:r>
        <w:rPr>
          <w:rStyle w:val="Refdecomentario"/>
        </w:rPr>
        <w:annotationRef/>
      </w:r>
      <w:r>
        <w:t>Hipervínculo a sección 4.4</w:t>
      </w:r>
    </w:p>
  </w:comment>
  <w:comment w:id="39" w:author="Cristhian Camilo Gomez N" w:date="2012-08-24T22:33:00Z" w:initials="CCGN">
    <w:p w14:paraId="0588E59C" w14:textId="3BEDBA47" w:rsidR="00EF7FBB" w:rsidRDefault="00EF7FBB">
      <w:pPr>
        <w:pStyle w:val="Textocomentario"/>
      </w:pPr>
      <w:r>
        <w:rPr>
          <w:rStyle w:val="Refdecomentario"/>
        </w:rPr>
        <w:annotationRef/>
      </w:r>
      <w:hyperlink r:id="rId1" w:history="1">
        <w:r>
          <w:rPr>
            <w:rStyle w:val="Hipervnculo"/>
          </w:rPr>
          <w:t>https://developer.mozilla.org/es/docs/JavaScript/Acerca_de_JavaScript</w:t>
        </w:r>
      </w:hyperlink>
    </w:p>
  </w:comment>
  <w:comment w:id="40" w:author="Cristhian Camilo Gomez N" w:date="2012-08-24T18:05:00Z" w:initials="CCGN">
    <w:p w14:paraId="791FEE68" w14:textId="05FF4B2B" w:rsidR="00EF7FBB" w:rsidRDefault="00EF7FBB">
      <w:pPr>
        <w:pStyle w:val="Textocomentario"/>
      </w:pPr>
      <w:r>
        <w:rPr>
          <w:rStyle w:val="Refdecomentario"/>
        </w:rPr>
        <w:annotationRef/>
      </w:r>
      <w:hyperlink r:id="rId2" w:history="1">
        <w:r>
          <w:rPr>
            <w:rStyle w:val="Hipervnculo"/>
          </w:rPr>
          <w:t>http://msdn.microsoft.com/library/vstudio/z1zx9t92</w:t>
        </w:r>
      </w:hyperlink>
    </w:p>
  </w:comment>
  <w:comment w:id="43" w:author="Cristhian Camilo Gomez N" w:date="2012-08-25T00:34:00Z" w:initials="CCGN">
    <w:p w14:paraId="549B0FC3" w14:textId="45978923" w:rsidR="00EF7FBB" w:rsidRDefault="00EF7FBB">
      <w:pPr>
        <w:pStyle w:val="Textocomentario"/>
      </w:pPr>
      <w:r>
        <w:rPr>
          <w:rStyle w:val="Refdecomentario"/>
        </w:rPr>
        <w:annotationRef/>
      </w:r>
      <w:hyperlink r:id="rId3" w:history="1">
        <w:r>
          <w:rPr>
            <w:rStyle w:val="Hipervnculo"/>
          </w:rPr>
          <w:t>http://unity3d.com/unity/</w:t>
        </w:r>
      </w:hyperlink>
    </w:p>
  </w:comment>
  <w:comment w:id="44" w:author="Cristhian Camilo Gomez N" w:date="2012-08-25T01:16:00Z" w:initials="CCGN">
    <w:p w14:paraId="38DCD8E1" w14:textId="41E72689" w:rsidR="00EF7FBB" w:rsidRDefault="00EF7FBB">
      <w:pPr>
        <w:pStyle w:val="Textocomentario"/>
      </w:pPr>
      <w:r>
        <w:rPr>
          <w:rStyle w:val="Refdecomentario"/>
        </w:rPr>
        <w:annotationRef/>
      </w:r>
      <w:hyperlink r:id="rId4" w:history="1">
        <w:r>
          <w:rPr>
            <w:rStyle w:val="Hipervnculo"/>
          </w:rPr>
          <w:t>http://www.microsoft.com/visualstudio/es-es</w:t>
        </w:r>
      </w:hyperlink>
    </w:p>
  </w:comment>
  <w:comment w:id="45" w:author="Cristhian Camilo Gomez N" w:date="2012-08-25T01:28:00Z" w:initials="CCGN">
    <w:p w14:paraId="79D80F91" w14:textId="06AF8225" w:rsidR="00EF7FBB" w:rsidRDefault="00EF7FBB">
      <w:pPr>
        <w:pStyle w:val="Textocomentario"/>
      </w:pPr>
      <w:r>
        <w:rPr>
          <w:rStyle w:val="Refdecomentario"/>
        </w:rPr>
        <w:annotationRef/>
      </w:r>
      <w:hyperlink r:id="rId5" w:history="1">
        <w:r>
          <w:rPr>
            <w:rStyle w:val="Hipervnculo"/>
          </w:rPr>
          <w:t>http://www.oracle.com/technetwork/developer-tools/sql-developer/overview/index.html</w:t>
        </w:r>
      </w:hyperlink>
    </w:p>
  </w:comment>
  <w:comment w:id="46" w:author="Cristhian Camilo Gomez N" w:date="2012-08-25T01:29:00Z" w:initials="CCGN">
    <w:p w14:paraId="0F274947" w14:textId="497739BA" w:rsidR="00EF7FBB" w:rsidRDefault="00EF7FBB">
      <w:pPr>
        <w:pStyle w:val="Textocomentario"/>
      </w:pPr>
      <w:r>
        <w:rPr>
          <w:rStyle w:val="Refdecomentario"/>
        </w:rPr>
        <w:annotationRef/>
      </w:r>
      <w:hyperlink r:id="rId6" w:history="1">
        <w:r>
          <w:rPr>
            <w:rStyle w:val="Hipervnculo"/>
          </w:rPr>
          <w:t>http://www.oracle.com/technetwork/developer-tools/sql-developer/overview/index.html</w:t>
        </w:r>
      </w:hyperlink>
    </w:p>
  </w:comment>
  <w:comment w:id="47" w:author="Cristhian Camilo Gomez N" w:date="2012-08-25T07:55:00Z" w:initials="CCGN">
    <w:p w14:paraId="1CDF3B5A" w14:textId="2600CD30" w:rsidR="00EF7FBB" w:rsidRDefault="00EF7FBB">
      <w:pPr>
        <w:pStyle w:val="Textocomentario"/>
      </w:pPr>
      <w:r>
        <w:rPr>
          <w:rStyle w:val="Refdecomentario"/>
        </w:rPr>
        <w:annotationRef/>
      </w:r>
      <w:hyperlink r:id="rId7" w:history="1">
        <w:r>
          <w:rPr>
            <w:rStyle w:val="Hipervnculo"/>
          </w:rPr>
          <w:t>http://www.oracle.com/technetwork/developer-tools/datamodeler/sqldeveloperdatamodelertechreview-167686.html</w:t>
        </w:r>
      </w:hyperlink>
    </w:p>
  </w:comment>
  <w:comment w:id="49" w:author="Cristhian Camilo Gomez N" w:date="2012-08-25T08:02:00Z" w:initials="CCGN">
    <w:p w14:paraId="463DE6A4" w14:textId="28E4F837" w:rsidR="00EF7FBB" w:rsidRDefault="00EF7FBB">
      <w:pPr>
        <w:pStyle w:val="Textocomentario"/>
      </w:pPr>
      <w:r>
        <w:rPr>
          <w:rStyle w:val="Refdecomentario"/>
        </w:rPr>
        <w:annotationRef/>
      </w:r>
      <w:hyperlink r:id="rId8" w:history="1">
        <w:r w:rsidRPr="00F66E18">
          <w:rPr>
            <w:color w:val="0000FF"/>
            <w:sz w:val="22"/>
            <w:szCs w:val="22"/>
            <w:u w:val="single"/>
          </w:rPr>
          <w:t>http://msdn.microsoft.com/en-us/library/zw4w595w.aspx</w:t>
        </w:r>
      </w:hyperlink>
    </w:p>
  </w:comment>
  <w:comment w:id="51" w:author="Cristhian Camilo Gomez N" w:date="2012-08-25T08:09:00Z" w:initials="CCGN">
    <w:p w14:paraId="084A6EE3" w14:textId="03A894D9" w:rsidR="00EF7FBB" w:rsidRDefault="00EF7FBB">
      <w:pPr>
        <w:pStyle w:val="Textocomentario"/>
      </w:pPr>
      <w:r>
        <w:rPr>
          <w:rStyle w:val="Refdecomentario"/>
        </w:rPr>
        <w:annotationRef/>
      </w:r>
      <w:hyperlink r:id="rId9" w:history="1">
        <w:r>
          <w:rPr>
            <w:rStyle w:val="Hipervnculo"/>
          </w:rPr>
          <w:t>http://git-scm.com/</w:t>
        </w:r>
      </w:hyperlink>
    </w:p>
  </w:comment>
  <w:comment w:id="53" w:author="Cristhian Camilo Gomez N" w:date="2012-08-25T08:18:00Z" w:initials="CCGN">
    <w:p w14:paraId="328868A3" w14:textId="2D237444" w:rsidR="00EF7FBB" w:rsidRDefault="00EF7FBB">
      <w:pPr>
        <w:pStyle w:val="Textocomentario"/>
      </w:pPr>
      <w:r>
        <w:rPr>
          <w:rStyle w:val="Refdecomentario"/>
        </w:rPr>
        <w:annotationRef/>
      </w:r>
      <w:hyperlink r:id="rId10" w:history="1">
        <w:r>
          <w:rPr>
            <w:rStyle w:val="Hipervnculo"/>
          </w:rPr>
          <w:t>http://www.sparxsystems.com.au/</w:t>
        </w:r>
      </w:hyperlink>
    </w:p>
  </w:comment>
  <w:comment w:id="54" w:author="Katherine" w:date="2012-09-02T22:40:00Z" w:initials="K">
    <w:p w14:paraId="105ED8F0" w14:textId="2F5EE7EB" w:rsidR="00EF7FBB" w:rsidRDefault="00EF7FBB">
      <w:pPr>
        <w:pStyle w:val="Textocomentario"/>
      </w:pPr>
      <w:r>
        <w:rPr>
          <w:rStyle w:val="Refdecomentario"/>
        </w:rPr>
        <w:annotationRef/>
      </w:r>
      <w:r>
        <w:t>Falta Project</w:t>
      </w:r>
      <w:r w:rsidR="00E56923">
        <w:t xml:space="preserve">, falta </w:t>
      </w:r>
      <w:proofErr w:type="spellStart"/>
      <w:r w:rsidR="00E56923">
        <w:t>Bizagi</w:t>
      </w:r>
      <w:proofErr w:type="spellEnd"/>
    </w:p>
  </w:comment>
  <w:comment w:id="56" w:author="Katherine" w:date="2012-08-29T00:35:00Z" w:initials="K">
    <w:p w14:paraId="47D7D9F0" w14:textId="24A47295" w:rsidR="00EF7FBB" w:rsidRDefault="00EF7FBB">
      <w:pPr>
        <w:pStyle w:val="Textocomentario"/>
      </w:pPr>
      <w:r>
        <w:rPr>
          <w:rStyle w:val="Refdecomentario"/>
        </w:rPr>
        <w:annotationRef/>
      </w:r>
      <w:r>
        <w:t>Falta los exploradores de internet que se utilizan los miembros del equipo</w:t>
      </w:r>
    </w:p>
  </w:comment>
  <w:comment w:id="64" w:author="Katherine" w:date="2012-08-29T00:33:00Z" w:initials="K">
    <w:p w14:paraId="4F3C2E6D" w14:textId="77777777" w:rsidR="00EF7FBB" w:rsidRDefault="00EF7FBB" w:rsidP="001F52C6">
      <w:pPr>
        <w:pStyle w:val="Textocomentario"/>
      </w:pPr>
      <w:r>
        <w:rPr>
          <w:rStyle w:val="Refdecomentario"/>
        </w:rPr>
        <w:annotationRef/>
      </w:r>
      <w:r>
        <w:t xml:space="preserve">Referencia a que es un </w:t>
      </w:r>
      <w:proofErr w:type="spellStart"/>
      <w:r>
        <w:t>stakeholder</w:t>
      </w:r>
      <w:proofErr w:type="spellEnd"/>
    </w:p>
  </w:comment>
  <w:comment w:id="67" w:author="Alice" w:date="2012-08-18T03:41:00Z" w:initials="A">
    <w:p w14:paraId="073B2F04" w14:textId="77777777" w:rsidR="00EF7FBB" w:rsidRDefault="00EF7FBB">
      <w:pPr>
        <w:pStyle w:val="Textocomentario"/>
      </w:pPr>
      <w:r>
        <w:rPr>
          <w:rStyle w:val="Refdecomentario"/>
        </w:rPr>
        <w:annotationRef/>
      </w:r>
      <w:r>
        <w:t>Referencia al folder de las hojas de vida</w:t>
      </w:r>
    </w:p>
  </w:comment>
  <w:comment w:id="68" w:author="Alice" w:date="2012-08-18T03:41:00Z" w:initials="A">
    <w:p w14:paraId="048770A4" w14:textId="77777777" w:rsidR="00EF7FBB" w:rsidRPr="00FD5458" w:rsidRDefault="00EF7FBB" w:rsidP="00FD5458">
      <w:pPr>
        <w:pStyle w:val="Textocomentario"/>
        <w:rPr>
          <w:lang w:val="en-US"/>
        </w:rPr>
      </w:pPr>
      <w:r>
        <w:rPr>
          <w:rStyle w:val="Refdecomentario"/>
        </w:rPr>
        <w:annotationRef/>
      </w:r>
      <w:r w:rsidRPr="00FD5458">
        <w:rPr>
          <w:lang w:val="en-US"/>
        </w:rPr>
        <w:t>E. Raymond, “The Cathedral and the Bazaar,” Available at http://www.tuxedo.org/</w:t>
      </w:r>
    </w:p>
    <w:p w14:paraId="5AF9024B" w14:textId="77777777" w:rsidR="00EF7FBB" w:rsidRPr="00FD5458" w:rsidRDefault="00EF7FBB"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69" w:author="Alice" w:date="2012-08-18T03:41:00Z" w:initials="A">
    <w:p w14:paraId="4867E877" w14:textId="77777777" w:rsidR="00EF7FBB" w:rsidRDefault="00EF7FBB">
      <w:pPr>
        <w:pStyle w:val="Textocomentario"/>
      </w:pPr>
      <w:r>
        <w:rPr>
          <w:rStyle w:val="Refdecomentario"/>
        </w:rPr>
        <w:annotationRef/>
      </w:r>
      <w:r>
        <w:t>anexo  de las  reglas de 5F</w:t>
      </w:r>
    </w:p>
  </w:comment>
  <w:comment w:id="99" w:author="Katherine" w:date="2012-08-29T00:26:00Z" w:initials="K">
    <w:p w14:paraId="7C42D0DF" w14:textId="2900B22D" w:rsidR="00EF7FBB" w:rsidRDefault="00EF7FBB">
      <w:pPr>
        <w:pStyle w:val="Textocomentario"/>
      </w:pPr>
      <w:r>
        <w:rPr>
          <w:rStyle w:val="Refdecomentario"/>
        </w:rPr>
        <w:annotationRef/>
      </w:r>
      <w:r>
        <w:t xml:space="preserve">Para este plan se debe hacer un plan aparte como el que realizo </w:t>
      </w:r>
      <w:proofErr w:type="spellStart"/>
      <w:r>
        <w:t>Cristhian</w:t>
      </w:r>
      <w:proofErr w:type="spellEnd"/>
      <w:r>
        <w:t xml:space="preserve"> para el plan de entrenamiento.</w:t>
      </w:r>
    </w:p>
  </w:comment>
  <w:comment w:id="104" w:author="Katherine" w:date="2012-08-29T00:27:00Z" w:initials="K">
    <w:p w14:paraId="01067987" w14:textId="35EC35F5" w:rsidR="00EF7FBB" w:rsidRDefault="00EF7FBB">
      <w:pPr>
        <w:pStyle w:val="Textocomentario"/>
      </w:pPr>
      <w:r>
        <w:rPr>
          <w:rStyle w:val="Refdecomentario"/>
        </w:rPr>
        <w:annotationRef/>
      </w:r>
      <w:r>
        <w:t>Referencias a que??</w:t>
      </w:r>
    </w:p>
  </w:comment>
  <w:comment w:id="110" w:author="Katherine" w:date="2012-08-29T00:28:00Z" w:initials="K">
    <w:p w14:paraId="41DEBBF7" w14:textId="0574999D" w:rsidR="00EF7FBB" w:rsidRDefault="00EF7FBB">
      <w:pPr>
        <w:pStyle w:val="Textocomentario"/>
      </w:pPr>
      <w:r>
        <w:rPr>
          <w:rStyle w:val="Refdecomentario"/>
        </w:rPr>
        <w:annotationRef/>
      </w:r>
      <w:r>
        <w:t xml:space="preserve">El que elige las actividades a realizar es el gerente, </w:t>
      </w:r>
      <w:proofErr w:type="spellStart"/>
      <w:r>
        <w:t>el</w:t>
      </w:r>
      <w:proofErr w:type="spellEnd"/>
      <w:r>
        <w:t xml:space="preserve"> es el que en el WBS las puso , y el las asigna semana por semana.</w:t>
      </w:r>
    </w:p>
  </w:comment>
  <w:comment w:id="111" w:author="Juan Pablo Rodriguez Montoya" w:date="2012-08-25T00:29:00Z" w:initials="JP">
    <w:p w14:paraId="76F00659" w14:textId="697C7A01" w:rsidR="00EF7FBB" w:rsidRDefault="00EF7FBB">
      <w:pPr>
        <w:pStyle w:val="Textocomentario"/>
      </w:pPr>
      <w:r>
        <w:rPr>
          <w:rStyle w:val="Refdecomentario"/>
        </w:rPr>
        <w:annotationRef/>
      </w:r>
      <w:r>
        <w:t>Glosario</w:t>
      </w:r>
    </w:p>
  </w:comment>
  <w:comment w:id="112" w:author="Juan Pablo Rodriguez Montoya" w:date="2012-08-25T00:29:00Z" w:initials="JP">
    <w:p w14:paraId="78580430" w14:textId="17912EC5" w:rsidR="00EF7FBB" w:rsidRDefault="00EF7FBB">
      <w:pPr>
        <w:pStyle w:val="Textocomentario"/>
      </w:pPr>
      <w:r>
        <w:rPr>
          <w:rStyle w:val="Refdecomentario"/>
        </w:rPr>
        <w:annotationRef/>
      </w:r>
      <w:r>
        <w:t>Referencia a reglamento canales de comunicación</w:t>
      </w:r>
    </w:p>
  </w:comment>
  <w:comment w:id="113" w:author="Katherine" w:date="2012-08-29T00:30:00Z" w:initials="K">
    <w:p w14:paraId="2E5CE04E" w14:textId="2E603BA1" w:rsidR="00EF7FBB" w:rsidRDefault="00EF7FBB">
      <w:pPr>
        <w:pStyle w:val="Textocomentario"/>
      </w:pPr>
      <w:r>
        <w:rPr>
          <w:rStyle w:val="Refdecomentario"/>
        </w:rPr>
        <w:annotationRef/>
      </w:r>
      <w:r>
        <w:t xml:space="preserve">Referencia carpeta de plantillas o al plan de </w:t>
      </w:r>
      <w:proofErr w:type="spellStart"/>
      <w:r>
        <w:t>documentacion</w:t>
      </w:r>
      <w:proofErr w:type="spellEnd"/>
    </w:p>
  </w:comment>
  <w:comment w:id="114" w:author="Juan Pablo Rodriguez Montoya" w:date="2012-08-25T00:29:00Z" w:initials="JP">
    <w:p w14:paraId="676156FF" w14:textId="4554F4B4" w:rsidR="00EF7FBB" w:rsidRDefault="00EF7FBB">
      <w:pPr>
        <w:pStyle w:val="Textocomentario"/>
      </w:pPr>
      <w:r>
        <w:rPr>
          <w:rStyle w:val="Refdecomentario"/>
        </w:rPr>
        <w:annotationRef/>
      </w:r>
      <w:r>
        <w:t>Glosario</w:t>
      </w:r>
    </w:p>
  </w:comment>
  <w:comment w:id="118" w:author="Alicia Beltran" w:date="2012-09-02T22:29:00Z" w:initials="AB">
    <w:p w14:paraId="7B90B832" w14:textId="77777777" w:rsidR="00E3544A" w:rsidRDefault="00E3544A" w:rsidP="00E3544A">
      <w:pPr>
        <w:pStyle w:val="Textocomentario"/>
      </w:pPr>
      <w:r>
        <w:rPr>
          <w:rStyle w:val="Refdecomentario"/>
        </w:rPr>
        <w:annotationRef/>
      </w:r>
      <w:proofErr w:type="spellStart"/>
      <w:r>
        <w:t>Iso</w:t>
      </w:r>
      <w:proofErr w:type="spellEnd"/>
      <w:r>
        <w:t xml:space="preserve"> 31000</w:t>
      </w:r>
    </w:p>
    <w:p w14:paraId="79F7577D" w14:textId="77777777" w:rsidR="00E3544A" w:rsidRDefault="00E3544A" w:rsidP="00E3544A">
      <w:pPr>
        <w:pStyle w:val="Textocomentario"/>
      </w:pPr>
      <w:r>
        <w:t>IEEE 31010</w:t>
      </w:r>
    </w:p>
    <w:p w14:paraId="20E45245" w14:textId="77777777" w:rsidR="00E3544A" w:rsidRDefault="00E3544A" w:rsidP="00E3544A">
      <w:pPr>
        <w:pStyle w:val="Textocomentario"/>
      </w:pPr>
    </w:p>
  </w:comment>
  <w:comment w:id="119" w:author="Alicia Beltran" w:date="2012-09-02T22:29:00Z" w:initials="AB">
    <w:p w14:paraId="7234DE48" w14:textId="77777777" w:rsidR="00E3544A" w:rsidRDefault="00E3544A" w:rsidP="00E3544A">
      <w:pPr>
        <w:pStyle w:val="Textocomentario"/>
      </w:pPr>
      <w:r>
        <w:rPr>
          <w:rStyle w:val="Refdecomentario"/>
        </w:rPr>
        <w:annotationRef/>
      </w:r>
      <w:r>
        <w:t>Plan de  riesgos del proyecto</w:t>
      </w:r>
    </w:p>
  </w:comment>
  <w:comment w:id="123" w:author="Juan Pablo Rodriguez Montoya" w:date="2012-09-03T11:03:00Z" w:initials="JP">
    <w:p w14:paraId="06624CF6" w14:textId="77777777" w:rsidR="00C558E2" w:rsidRDefault="00C558E2"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14:paraId="042F3C0F" w14:textId="77777777" w:rsidR="00C558E2" w:rsidRDefault="00C558E2" w:rsidP="00C558E2">
      <w:pPr>
        <w:pStyle w:val="Textocomentario"/>
      </w:pPr>
    </w:p>
  </w:comment>
  <w:comment w:id="126" w:author="Zebaxtian" w:date="2012-08-30T21:39:00Z" w:initials="Z">
    <w:p w14:paraId="467B8B7A" w14:textId="77777777" w:rsidR="00EF7FBB" w:rsidRDefault="00EF7FBB" w:rsidP="003346F1">
      <w:pPr>
        <w:pStyle w:val="Textocomentario"/>
      </w:pPr>
      <w:r>
        <w:rPr>
          <w:rStyle w:val="Refdecomentario"/>
        </w:rPr>
        <w:annotationRef/>
      </w:r>
      <w:r>
        <w:t xml:space="preserve">Revisar si se utilizaran otros estándares, el archivo esta en </w:t>
      </w:r>
      <w:proofErr w:type="spellStart"/>
      <w:r>
        <w:t>dropbox</w:t>
      </w:r>
      <w:proofErr w:type="spellEnd"/>
      <w:r>
        <w:t xml:space="preserve"> para hacer las modificaciones y subirlo a </w:t>
      </w:r>
      <w:proofErr w:type="spellStart"/>
      <w:r>
        <w:t>Git</w:t>
      </w:r>
      <w:proofErr w:type="spellEnd"/>
      <w:r>
        <w:t xml:space="preserve">, si se cambian esta imagen y la de infraestructura toca cambiarlas en el </w:t>
      </w:r>
      <w:proofErr w:type="spellStart"/>
      <w:r>
        <w:t>gibhub</w:t>
      </w:r>
      <w:proofErr w:type="spellEnd"/>
      <w:r>
        <w:t xml:space="preserve"> porque están arriba</w:t>
      </w:r>
    </w:p>
  </w:comment>
  <w:comment w:id="127" w:author="Zebaxtian" w:date="2012-08-30T21:39:00Z" w:initials="Z">
    <w:p w14:paraId="0CA290D4" w14:textId="77777777" w:rsidR="00EF7FBB" w:rsidRDefault="00EF7FBB" w:rsidP="003346F1">
      <w:pPr>
        <w:pStyle w:val="Textocomentario"/>
      </w:pPr>
      <w:r>
        <w:rPr>
          <w:rStyle w:val="Refdecomentario"/>
        </w:rPr>
        <w:annotationRef/>
      </w:r>
      <w:r>
        <w:t>Referencias que vamos a manejar???</w:t>
      </w:r>
    </w:p>
  </w:comment>
  <w:comment w:id="128" w:author="Zebaxtian" w:date="2012-08-30T21:39:00Z" w:initials="Z">
    <w:p w14:paraId="539ACFC2" w14:textId="77777777" w:rsidR="00EF7FBB" w:rsidRDefault="00EF7FBB" w:rsidP="003346F1">
      <w:pPr>
        <w:pStyle w:val="Textocomentario"/>
      </w:pPr>
      <w:r>
        <w:rPr>
          <w:rStyle w:val="Refdecomentario"/>
        </w:rPr>
        <w:annotationRef/>
      </w:r>
      <w:r>
        <w:t>En anexos deberá aparecer las plantillas para esta referencia</w:t>
      </w:r>
    </w:p>
  </w:comment>
  <w:comment w:id="136" w:author="Alicia Beltran" w:date="2012-08-30T21:44:00Z" w:initials="AB">
    <w:p w14:paraId="4818CE16" w14:textId="77777777" w:rsidR="00EF7FBB" w:rsidRDefault="00EF7FBB" w:rsidP="0004205C">
      <w:pPr>
        <w:pStyle w:val="Textocomentario"/>
      </w:pPr>
      <w:r>
        <w:rPr>
          <w:rStyle w:val="Refdecomentario"/>
        </w:rPr>
        <w:annotationRef/>
      </w:r>
      <w:proofErr w:type="spellStart"/>
      <w:r>
        <w:t>lonk</w:t>
      </w:r>
      <w:proofErr w:type="spellEnd"/>
      <w:r>
        <w:t xml:space="preserve"> </w:t>
      </w:r>
      <w:proofErr w:type="spellStart"/>
      <w:r>
        <w:t>alplan</w:t>
      </w:r>
      <w:proofErr w:type="spellEnd"/>
      <w:r>
        <w:t xml:space="preserve"> de verificación  y  validación</w:t>
      </w:r>
    </w:p>
    <w:p w14:paraId="7AA702B9" w14:textId="77777777" w:rsidR="00EF7FBB" w:rsidRDefault="00EF7FBB" w:rsidP="0004205C">
      <w:pPr>
        <w:pStyle w:val="Textocomentario"/>
      </w:pPr>
    </w:p>
  </w:comment>
  <w:comment w:id="137" w:author="Alicia Beltran" w:date="2012-08-30T21:44:00Z" w:initials="AB">
    <w:p w14:paraId="74206026" w14:textId="77777777" w:rsidR="00EF7FBB" w:rsidRDefault="00EF7FBB"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138" w:author="Alicia Beltran" w:date="2012-08-30T21:44:00Z" w:initials="AB">
    <w:p w14:paraId="19159635" w14:textId="77777777" w:rsidR="00EF7FBB" w:rsidRDefault="00EF7FBB" w:rsidP="0004205C">
      <w:pPr>
        <w:pStyle w:val="Textocomentario"/>
      </w:pPr>
      <w:r>
        <w:rPr>
          <w:rStyle w:val="Refdecomentario"/>
        </w:rPr>
        <w:annotationRef/>
      </w:r>
      <w:r>
        <w:t>link a ese plan</w:t>
      </w:r>
    </w:p>
  </w:comment>
  <w:comment w:id="139" w:author="Alicia Beltran" w:date="2012-08-30T21:44:00Z" w:initials="AB">
    <w:p w14:paraId="6C30213B" w14:textId="77777777" w:rsidR="00EF7FBB" w:rsidRDefault="00EF7FBB" w:rsidP="0004205C">
      <w:pPr>
        <w:pStyle w:val="Textocomentario"/>
      </w:pPr>
      <w:r>
        <w:rPr>
          <w:rStyle w:val="Refdecomentario"/>
        </w:rPr>
        <w:annotationRef/>
      </w:r>
      <w:r>
        <w:t xml:space="preserve">link a ese </w:t>
      </w:r>
      <w:proofErr w:type="spellStart"/>
      <w:r>
        <w:t>plna</w:t>
      </w:r>
      <w:proofErr w:type="spellEnd"/>
    </w:p>
  </w:comment>
  <w:comment w:id="141" w:author="Katherine" w:date="2012-09-02T18:48:00Z" w:initials="K">
    <w:p w14:paraId="09BB180A" w14:textId="65252D75" w:rsidR="00F95C7D" w:rsidRDefault="00F95C7D">
      <w:pPr>
        <w:pStyle w:val="Textocomentario"/>
      </w:pPr>
      <w:r>
        <w:rPr>
          <w:rStyle w:val="Refdecomentario"/>
        </w:rPr>
        <w:annotationRef/>
      </w:r>
      <w:r>
        <w:t>Revisar</w:t>
      </w:r>
    </w:p>
  </w:comment>
  <w:comment w:id="142" w:author="Alicia Beltran" w:date="2012-09-02T18:45:00Z" w:initials="AB">
    <w:p w14:paraId="13B6E37B" w14:textId="77777777" w:rsidR="00F95C7D" w:rsidRDefault="00F95C7D" w:rsidP="00F95C7D">
      <w:pPr>
        <w:pStyle w:val="Textocomentario"/>
      </w:pPr>
      <w:r>
        <w:rPr>
          <w:rStyle w:val="Refdecomentario"/>
        </w:rPr>
        <w:annotationRef/>
      </w:r>
      <w:proofErr w:type="spellStart"/>
      <w:r>
        <w:t>Sec</w:t>
      </w:r>
      <w:proofErr w:type="spellEnd"/>
      <w:r>
        <w:t xml:space="preserve"> 8.6</w:t>
      </w:r>
    </w:p>
  </w:comment>
  <w:comment w:id="143" w:author="Alicia Beltran" w:date="2012-09-02T18:45:00Z" w:initials="AB">
    <w:p w14:paraId="6A41939D" w14:textId="77777777" w:rsidR="00F95C7D" w:rsidRDefault="00F95C7D" w:rsidP="00F95C7D">
      <w:pPr>
        <w:pStyle w:val="Textocomentario"/>
      </w:pPr>
      <w:r>
        <w:rPr>
          <w:rStyle w:val="Refdecomentario"/>
        </w:rPr>
        <w:annotationRef/>
      </w:r>
      <w:r>
        <w:t>Link al  plan  de dcc</w:t>
      </w:r>
    </w:p>
  </w:comment>
  <w:comment w:id="144" w:author="Katherine" w:date="2012-09-02T18:47:00Z" w:initials="K">
    <w:p w14:paraId="61FA00F7" w14:textId="5E15E9E6" w:rsidR="00F95C7D" w:rsidRDefault="00F95C7D">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DFFC9" w14:textId="77777777" w:rsidR="00545FFC" w:rsidRDefault="00545FFC" w:rsidP="00F31C00">
      <w:pPr>
        <w:spacing w:after="0" w:line="240" w:lineRule="auto"/>
      </w:pPr>
      <w:r>
        <w:separator/>
      </w:r>
    </w:p>
  </w:endnote>
  <w:endnote w:type="continuationSeparator" w:id="0">
    <w:p w14:paraId="3F19C7BA" w14:textId="77777777" w:rsidR="00545FFC" w:rsidRDefault="00545FFC" w:rsidP="00F31C00">
      <w:pPr>
        <w:spacing w:after="0" w:line="240" w:lineRule="auto"/>
      </w:pPr>
      <w:r>
        <w:continuationSeparator/>
      </w:r>
    </w:p>
  </w:endnote>
  <w:endnote w:type="continuationNotice" w:id="1">
    <w:p w14:paraId="0DF97F2D" w14:textId="77777777" w:rsidR="00545FFC" w:rsidRDefault="00545F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EF7FBB" w:rsidRPr="00595763" w:rsidRDefault="00545FFC"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EndPr/>
      <w:sdtContent>
        <w:r w:rsidR="00EF7FBB" w:rsidRPr="007D5D4D">
          <w:rPr>
            <w:b/>
            <w:i/>
            <w:lang w:val="en-US"/>
          </w:rPr>
          <w:t>Fifth Floor Corp.</w:t>
        </w:r>
      </w:sdtContent>
    </w:sdt>
    <w:r w:rsidR="00EF7FBB">
      <w:rPr>
        <w:b/>
        <w:i/>
        <w:lang w:val="en-US"/>
      </w:rPr>
      <w:t xml:space="preserve">  </w:t>
    </w:r>
    <w:r w:rsidR="00EF7FBB"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sidR="00EF7FBB">
          <w:rPr>
            <w:b/>
            <w:i/>
            <w:lang w:val="en-US"/>
          </w:rPr>
          <w:t>9/11/2012</w:t>
        </w:r>
      </w:sdtContent>
    </w:sdt>
    <w:r w:rsidR="00EF7FBB" w:rsidRPr="0077450E" w:rsidDel="00D3705E">
      <w:rPr>
        <w:b/>
        <w:i/>
        <w:lang w:val="en-US"/>
      </w:rPr>
      <w:t xml:space="preserve"> </w:t>
    </w:r>
    <w:r w:rsidR="00EF7FBB" w:rsidRPr="0077450E">
      <w:rPr>
        <w:b/>
        <w:i/>
        <w:lang w:val="en-US"/>
      </w:rPr>
      <w:tab/>
    </w:r>
    <w:r w:rsidR="00EF7FBB" w:rsidRPr="0077450E">
      <w:rPr>
        <w:b/>
        <w:i/>
        <w:lang w:val="en-US"/>
      </w:rPr>
      <w:tab/>
    </w:r>
    <w:r w:rsidR="00EF7FBB" w:rsidRPr="0077450E">
      <w:rPr>
        <w:b/>
        <w:i/>
        <w:lang w:val="en-US"/>
      </w:rPr>
      <w:tab/>
    </w:r>
    <w:r w:rsidR="00EF7FBB" w:rsidRPr="0077450E">
      <w:rPr>
        <w:b/>
        <w:i/>
        <w:lang w:val="en-US"/>
      </w:rPr>
      <w:tab/>
    </w:r>
    <w:r w:rsidR="00EF7FBB" w:rsidRPr="0077450E">
      <w:rPr>
        <w:b/>
        <w:i/>
        <w:lang w:val="en-US"/>
      </w:rPr>
      <w:tab/>
      <w:t>SPMP</w:t>
    </w:r>
    <w:r w:rsidR="00EF7FBB" w:rsidRPr="0077450E">
      <w:rPr>
        <w:i/>
        <w:lang w:val="en-US"/>
      </w:rPr>
      <w:t xml:space="preserve"> </w:t>
    </w:r>
    <w:proofErr w:type="spellStart"/>
    <w:r w:rsidR="00EF7FBB" w:rsidRPr="0077450E">
      <w:rPr>
        <w:i/>
        <w:lang w:val="en-US"/>
      </w:rPr>
      <w:t>Pagina</w:t>
    </w:r>
    <w:proofErr w:type="spellEnd"/>
    <w:r w:rsidR="00EF7FBB" w:rsidRPr="0077450E">
      <w:rPr>
        <w:b/>
        <w:i/>
        <w:lang w:val="en-US"/>
      </w:rPr>
      <w:t xml:space="preserve"> [</w:t>
    </w:r>
    <w:r w:rsidR="00EF7FBB" w:rsidRPr="00566B5C">
      <w:rPr>
        <w:b/>
        <w:i/>
      </w:rPr>
      <w:fldChar w:fldCharType="begin"/>
    </w:r>
    <w:r w:rsidR="00EF7FBB" w:rsidRPr="0077450E">
      <w:rPr>
        <w:b/>
        <w:i/>
        <w:lang w:val="en-US"/>
      </w:rPr>
      <w:instrText xml:space="preserve"> PAGE   \* MERGEFORMAT </w:instrText>
    </w:r>
    <w:r w:rsidR="00EF7FBB" w:rsidRPr="00566B5C">
      <w:rPr>
        <w:b/>
        <w:i/>
      </w:rPr>
      <w:fldChar w:fldCharType="separate"/>
    </w:r>
    <w:r w:rsidR="00C558E2">
      <w:rPr>
        <w:b/>
        <w:i/>
        <w:noProof/>
        <w:lang w:val="en-US"/>
      </w:rPr>
      <w:t>34</w:t>
    </w:r>
    <w:r w:rsidR="00EF7FBB" w:rsidRPr="00566B5C">
      <w:rPr>
        <w:b/>
        <w:i/>
        <w:noProof/>
      </w:rPr>
      <w:fldChar w:fldCharType="end"/>
    </w:r>
    <w:r w:rsidR="00EF7FBB"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EF7FBB" w:rsidRPr="008830EB" w:rsidRDefault="00EF7FBB" w:rsidP="00D3705E">
    <w:pPr>
      <w:pStyle w:val="Piedepgina"/>
      <w:tabs>
        <w:tab w:val="center" w:pos="4135"/>
        <w:tab w:val="left" w:pos="5359"/>
      </w:tabs>
      <w:rPr>
        <w:lang w:val="en-US"/>
      </w:rPr>
    </w:pPr>
    <w:r w:rsidRPr="00D3705E">
      <w:rPr>
        <w:b/>
        <w:i/>
        <w:lang w:val="en-US"/>
      </w:rPr>
      <w:t>SPMP</w:t>
    </w:r>
    <w:r w:rsidRPr="008830EB">
      <w:rPr>
        <w:b/>
        <w:i/>
        <w:lang w:val="en-US"/>
      </w:rPr>
      <w:t xml:space="preserve"> </w:t>
    </w:r>
    <w:proofErr w:type="spellStart"/>
    <w:r w:rsidRPr="008830EB">
      <w:rPr>
        <w:i/>
        <w:lang w:val="en-US"/>
      </w:rPr>
      <w:t>Pagina</w:t>
    </w:r>
    <w:proofErr w:type="spellEnd"/>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C558E2">
      <w:rPr>
        <w:b/>
        <w:i/>
        <w:noProof/>
        <w:lang w:val="en-US"/>
      </w:rPr>
      <w:t>33</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End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Pr>
            <w:b/>
            <w:i/>
            <w:lang w:val="en-US"/>
          </w:rPr>
          <w:t>9/11/2012</w:t>
        </w:r>
      </w:sdtContent>
    </w:sdt>
  </w:p>
  <w:p w14:paraId="6A517EE9" w14:textId="77777777" w:rsidR="00EF7FBB" w:rsidRPr="00595763" w:rsidRDefault="00EF7F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78420" w14:textId="77777777" w:rsidR="00545FFC" w:rsidRDefault="00545FFC" w:rsidP="00F31C00">
      <w:pPr>
        <w:spacing w:after="0" w:line="240" w:lineRule="auto"/>
      </w:pPr>
      <w:r>
        <w:separator/>
      </w:r>
    </w:p>
  </w:footnote>
  <w:footnote w:type="continuationSeparator" w:id="0">
    <w:p w14:paraId="7B916C78" w14:textId="77777777" w:rsidR="00545FFC" w:rsidRDefault="00545FFC" w:rsidP="00F31C00">
      <w:pPr>
        <w:spacing w:after="0" w:line="240" w:lineRule="auto"/>
      </w:pPr>
      <w:r>
        <w:continuationSeparator/>
      </w:r>
    </w:p>
  </w:footnote>
  <w:footnote w:type="continuationNotice" w:id="1">
    <w:p w14:paraId="04171BAF" w14:textId="77777777" w:rsidR="00545FFC" w:rsidRDefault="00545FFC">
      <w:pPr>
        <w:spacing w:after="0" w:line="240" w:lineRule="auto"/>
      </w:pPr>
    </w:p>
  </w:footnote>
  <w:footnote w:id="2">
    <w:p w14:paraId="0D77B432" w14:textId="77777777" w:rsidR="00EF7FBB" w:rsidRPr="00B3049E" w:rsidRDefault="00EF7FBB" w:rsidP="0004205C">
      <w:pPr>
        <w:pStyle w:val="Textonotapie"/>
        <w:rPr>
          <w:lang w:val="es-ES"/>
        </w:rPr>
      </w:pPr>
      <w:r>
        <w:rPr>
          <w:rStyle w:val="Refdenotaalpie"/>
        </w:rPr>
        <w:footnoteRef/>
      </w:r>
      <w:r>
        <w:t xml:space="preserve"> </w:t>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EF7FBB" w:rsidRPr="00433CC3" w:rsidRDefault="00EF7FBB" w:rsidP="00993B32">
    <w:pPr>
      <w:pStyle w:val="Encabezado"/>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EF7FBB" w:rsidRPr="00433CC3" w:rsidRDefault="00EF7FBB" w:rsidP="00993B32">
    <w:pPr>
      <w:pStyle w:val="Encabezado"/>
      <w:rPr>
        <w:b/>
      </w:rPr>
    </w:pPr>
    <w:r w:rsidRPr="00433CC3">
      <w:rPr>
        <w:b/>
      </w:rPr>
      <w:t>SPMP</w:t>
    </w:r>
  </w:p>
  <w:p w14:paraId="598F8CD2" w14:textId="77777777" w:rsidR="00EF7FBB" w:rsidRDefault="00EF7FBB"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EF7FBB" w:rsidRDefault="00EF7FBB"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EF7FBB" w:rsidRPr="00433CC3" w:rsidRDefault="00EF7FBB" w:rsidP="00082A52">
    <w:pPr>
      <w:pStyle w:val="Encabezado"/>
      <w:jc w:val="right"/>
      <w:rPr>
        <w:b/>
      </w:rPr>
    </w:pPr>
    <w:r w:rsidRPr="00433CC3">
      <w:rPr>
        <w:b/>
      </w:rPr>
      <w:t>FIFTH FLOOR CORP</w:t>
    </w:r>
  </w:p>
  <w:p w14:paraId="199CAA69" w14:textId="77777777" w:rsidR="00EF7FBB" w:rsidRPr="00433CC3" w:rsidRDefault="00EF7FBB" w:rsidP="00082A52">
    <w:pPr>
      <w:pStyle w:val="Encabezado"/>
      <w:jc w:val="right"/>
      <w:rPr>
        <w:b/>
      </w:rPr>
    </w:pPr>
    <w:r w:rsidRPr="00433CC3">
      <w:rPr>
        <w:b/>
      </w:rPr>
      <w:t>SPMP</w:t>
    </w:r>
  </w:p>
  <w:p w14:paraId="737822C0" w14:textId="20F95FA6" w:rsidR="00EF7FBB" w:rsidRDefault="00EF7FBB"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AE0A62"/>
    <w:multiLevelType w:val="hybridMultilevel"/>
    <w:tmpl w:val="357A0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6">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8">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3">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41">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4">
    <w:nsid w:val="79981900"/>
    <w:multiLevelType w:val="hybridMultilevel"/>
    <w:tmpl w:val="8C98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6"/>
  </w:num>
  <w:num w:numId="2">
    <w:abstractNumId w:val="29"/>
  </w:num>
  <w:num w:numId="3">
    <w:abstractNumId w:val="2"/>
  </w:num>
  <w:num w:numId="4">
    <w:abstractNumId w:val="17"/>
  </w:num>
  <w:num w:numId="5">
    <w:abstractNumId w:val="34"/>
  </w:num>
  <w:num w:numId="6">
    <w:abstractNumId w:val="28"/>
  </w:num>
  <w:num w:numId="7">
    <w:abstractNumId w:val="16"/>
  </w:num>
  <w:num w:numId="8">
    <w:abstractNumId w:val="25"/>
  </w:num>
  <w:num w:numId="9">
    <w:abstractNumId w:val="30"/>
  </w:num>
  <w:num w:numId="10">
    <w:abstractNumId w:val="42"/>
  </w:num>
  <w:num w:numId="11">
    <w:abstractNumId w:val="12"/>
  </w:num>
  <w:num w:numId="12">
    <w:abstractNumId w:val="40"/>
  </w:num>
  <w:num w:numId="13">
    <w:abstractNumId w:val="7"/>
  </w:num>
  <w:num w:numId="14">
    <w:abstractNumId w:val="9"/>
  </w:num>
  <w:num w:numId="15">
    <w:abstractNumId w:val="20"/>
  </w:num>
  <w:num w:numId="16">
    <w:abstractNumId w:val="37"/>
  </w:num>
  <w:num w:numId="17">
    <w:abstractNumId w:val="24"/>
  </w:num>
  <w:num w:numId="18">
    <w:abstractNumId w:val="6"/>
  </w:num>
  <w:num w:numId="19">
    <w:abstractNumId w:val="22"/>
  </w:num>
  <w:num w:numId="20">
    <w:abstractNumId w:val="33"/>
  </w:num>
  <w:num w:numId="21">
    <w:abstractNumId w:val="23"/>
  </w:num>
  <w:num w:numId="22">
    <w:abstractNumId w:val="31"/>
  </w:num>
  <w:num w:numId="23">
    <w:abstractNumId w:val="41"/>
  </w:num>
  <w:num w:numId="24">
    <w:abstractNumId w:val="1"/>
  </w:num>
  <w:num w:numId="25">
    <w:abstractNumId w:val="43"/>
  </w:num>
  <w:num w:numId="26">
    <w:abstractNumId w:val="15"/>
  </w:num>
  <w:num w:numId="27">
    <w:abstractNumId w:val="39"/>
  </w:num>
  <w:num w:numId="28">
    <w:abstractNumId w:val="10"/>
  </w:num>
  <w:num w:numId="29">
    <w:abstractNumId w:val="45"/>
  </w:num>
  <w:num w:numId="30">
    <w:abstractNumId w:val="11"/>
  </w:num>
  <w:num w:numId="31">
    <w:abstractNumId w:val="4"/>
  </w:num>
  <w:num w:numId="32">
    <w:abstractNumId w:val="46"/>
  </w:num>
  <w:num w:numId="33">
    <w:abstractNumId w:val="14"/>
  </w:num>
  <w:num w:numId="34">
    <w:abstractNumId w:val="26"/>
  </w:num>
  <w:num w:numId="35">
    <w:abstractNumId w:val="3"/>
  </w:num>
  <w:num w:numId="36">
    <w:abstractNumId w:val="18"/>
  </w:num>
  <w:num w:numId="37">
    <w:abstractNumId w:val="38"/>
  </w:num>
  <w:num w:numId="38">
    <w:abstractNumId w:val="21"/>
  </w:num>
  <w:num w:numId="39">
    <w:abstractNumId w:val="35"/>
  </w:num>
  <w:num w:numId="40">
    <w:abstractNumId w:val="44"/>
  </w:num>
  <w:num w:numId="41">
    <w:abstractNumId w:val="19"/>
  </w:num>
  <w:num w:numId="42">
    <w:abstractNumId w:val="18"/>
  </w:num>
  <w:num w:numId="43">
    <w:abstractNumId w:val="32"/>
  </w:num>
  <w:num w:numId="44">
    <w:abstractNumId w:val="5"/>
  </w:num>
  <w:num w:numId="45">
    <w:abstractNumId w:val="8"/>
  </w:num>
  <w:num w:numId="46">
    <w:abstractNumId w:val="0"/>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14AF3"/>
    <w:rsid w:val="00021D3D"/>
    <w:rsid w:val="00023EBC"/>
    <w:rsid w:val="00037089"/>
    <w:rsid w:val="0004205C"/>
    <w:rsid w:val="000453FA"/>
    <w:rsid w:val="00053705"/>
    <w:rsid w:val="00053B29"/>
    <w:rsid w:val="00053FDD"/>
    <w:rsid w:val="000618AF"/>
    <w:rsid w:val="00063757"/>
    <w:rsid w:val="000676F2"/>
    <w:rsid w:val="00071C09"/>
    <w:rsid w:val="00074DE9"/>
    <w:rsid w:val="00082A52"/>
    <w:rsid w:val="00090A63"/>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27A7A"/>
    <w:rsid w:val="00134599"/>
    <w:rsid w:val="0013610A"/>
    <w:rsid w:val="00136A40"/>
    <w:rsid w:val="00151ACA"/>
    <w:rsid w:val="00153DF8"/>
    <w:rsid w:val="00156118"/>
    <w:rsid w:val="00161C45"/>
    <w:rsid w:val="00165D9B"/>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C03"/>
    <w:rsid w:val="001F0D11"/>
    <w:rsid w:val="001F430B"/>
    <w:rsid w:val="001F52C6"/>
    <w:rsid w:val="002005C1"/>
    <w:rsid w:val="0020671D"/>
    <w:rsid w:val="00215A9C"/>
    <w:rsid w:val="002467DC"/>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76C0"/>
    <w:rsid w:val="00317FDB"/>
    <w:rsid w:val="003346F1"/>
    <w:rsid w:val="00335CB4"/>
    <w:rsid w:val="00354894"/>
    <w:rsid w:val="003612B4"/>
    <w:rsid w:val="00382B18"/>
    <w:rsid w:val="00385ECE"/>
    <w:rsid w:val="00386565"/>
    <w:rsid w:val="003905C0"/>
    <w:rsid w:val="003939D0"/>
    <w:rsid w:val="003A103E"/>
    <w:rsid w:val="003A3884"/>
    <w:rsid w:val="003A6582"/>
    <w:rsid w:val="003A6D2F"/>
    <w:rsid w:val="003B05C8"/>
    <w:rsid w:val="003B0CF8"/>
    <w:rsid w:val="003B7A3E"/>
    <w:rsid w:val="003C6BF8"/>
    <w:rsid w:val="003D6130"/>
    <w:rsid w:val="003F25AE"/>
    <w:rsid w:val="003F2F36"/>
    <w:rsid w:val="00401103"/>
    <w:rsid w:val="00403840"/>
    <w:rsid w:val="0040717F"/>
    <w:rsid w:val="00411EE5"/>
    <w:rsid w:val="00415C9E"/>
    <w:rsid w:val="004175B1"/>
    <w:rsid w:val="004229A8"/>
    <w:rsid w:val="00430B02"/>
    <w:rsid w:val="004358D6"/>
    <w:rsid w:val="00435FCD"/>
    <w:rsid w:val="00436757"/>
    <w:rsid w:val="00446913"/>
    <w:rsid w:val="004473C1"/>
    <w:rsid w:val="00447AD7"/>
    <w:rsid w:val="0045271C"/>
    <w:rsid w:val="00457BCC"/>
    <w:rsid w:val="00465FE6"/>
    <w:rsid w:val="004667D5"/>
    <w:rsid w:val="00476FC8"/>
    <w:rsid w:val="00485D66"/>
    <w:rsid w:val="004A49E8"/>
    <w:rsid w:val="004A7753"/>
    <w:rsid w:val="004B2298"/>
    <w:rsid w:val="004C43EB"/>
    <w:rsid w:val="004C7CA3"/>
    <w:rsid w:val="004D4489"/>
    <w:rsid w:val="004E1F4F"/>
    <w:rsid w:val="004E39FF"/>
    <w:rsid w:val="004F2EB7"/>
    <w:rsid w:val="004F6D68"/>
    <w:rsid w:val="00502E46"/>
    <w:rsid w:val="00507078"/>
    <w:rsid w:val="0053157C"/>
    <w:rsid w:val="00540A55"/>
    <w:rsid w:val="0054316A"/>
    <w:rsid w:val="00545FFC"/>
    <w:rsid w:val="00551988"/>
    <w:rsid w:val="00560B0C"/>
    <w:rsid w:val="0056115C"/>
    <w:rsid w:val="00561550"/>
    <w:rsid w:val="00562872"/>
    <w:rsid w:val="00566B5C"/>
    <w:rsid w:val="00567D09"/>
    <w:rsid w:val="00573A17"/>
    <w:rsid w:val="0057544F"/>
    <w:rsid w:val="0058475B"/>
    <w:rsid w:val="00586375"/>
    <w:rsid w:val="0059126F"/>
    <w:rsid w:val="00595763"/>
    <w:rsid w:val="00597105"/>
    <w:rsid w:val="00597305"/>
    <w:rsid w:val="005A2719"/>
    <w:rsid w:val="005A677B"/>
    <w:rsid w:val="005C6CBC"/>
    <w:rsid w:val="005D0723"/>
    <w:rsid w:val="005D7FA7"/>
    <w:rsid w:val="005E36E0"/>
    <w:rsid w:val="005E7110"/>
    <w:rsid w:val="005F5233"/>
    <w:rsid w:val="00605716"/>
    <w:rsid w:val="006130F0"/>
    <w:rsid w:val="006161CE"/>
    <w:rsid w:val="00617B4E"/>
    <w:rsid w:val="00620DD1"/>
    <w:rsid w:val="00622190"/>
    <w:rsid w:val="006247A7"/>
    <w:rsid w:val="006263D1"/>
    <w:rsid w:val="00627816"/>
    <w:rsid w:val="00633681"/>
    <w:rsid w:val="00652C1B"/>
    <w:rsid w:val="00657599"/>
    <w:rsid w:val="006621FD"/>
    <w:rsid w:val="00672B8F"/>
    <w:rsid w:val="00681D3D"/>
    <w:rsid w:val="00685013"/>
    <w:rsid w:val="00691968"/>
    <w:rsid w:val="00692F6D"/>
    <w:rsid w:val="0069422B"/>
    <w:rsid w:val="006A10A3"/>
    <w:rsid w:val="006A5521"/>
    <w:rsid w:val="006A6E3B"/>
    <w:rsid w:val="006B5826"/>
    <w:rsid w:val="006C12CB"/>
    <w:rsid w:val="006C587B"/>
    <w:rsid w:val="006D3836"/>
    <w:rsid w:val="006D4EB5"/>
    <w:rsid w:val="006D6F62"/>
    <w:rsid w:val="006E1091"/>
    <w:rsid w:val="006E13F3"/>
    <w:rsid w:val="006E2445"/>
    <w:rsid w:val="006E37F2"/>
    <w:rsid w:val="006E53F0"/>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3BD4"/>
    <w:rsid w:val="007A7790"/>
    <w:rsid w:val="007B0672"/>
    <w:rsid w:val="007B2B4D"/>
    <w:rsid w:val="007D5B8F"/>
    <w:rsid w:val="007D5D4D"/>
    <w:rsid w:val="007D6948"/>
    <w:rsid w:val="007E5B07"/>
    <w:rsid w:val="007E641C"/>
    <w:rsid w:val="007E78E0"/>
    <w:rsid w:val="007F7442"/>
    <w:rsid w:val="00801147"/>
    <w:rsid w:val="008040D2"/>
    <w:rsid w:val="00806AC3"/>
    <w:rsid w:val="008076C4"/>
    <w:rsid w:val="00810DFF"/>
    <w:rsid w:val="0081290A"/>
    <w:rsid w:val="008355CE"/>
    <w:rsid w:val="0083689C"/>
    <w:rsid w:val="00857EE2"/>
    <w:rsid w:val="00860FEE"/>
    <w:rsid w:val="00862494"/>
    <w:rsid w:val="00865F89"/>
    <w:rsid w:val="008673B6"/>
    <w:rsid w:val="00874EE1"/>
    <w:rsid w:val="0088137B"/>
    <w:rsid w:val="008830EB"/>
    <w:rsid w:val="00886410"/>
    <w:rsid w:val="00895FEE"/>
    <w:rsid w:val="008A05FF"/>
    <w:rsid w:val="008A2CA5"/>
    <w:rsid w:val="008A7B0C"/>
    <w:rsid w:val="008B02E3"/>
    <w:rsid w:val="008B302E"/>
    <w:rsid w:val="008B4FE5"/>
    <w:rsid w:val="008C73A9"/>
    <w:rsid w:val="008D2B86"/>
    <w:rsid w:val="008E64B6"/>
    <w:rsid w:val="008E78A1"/>
    <w:rsid w:val="00900148"/>
    <w:rsid w:val="00902467"/>
    <w:rsid w:val="009031DD"/>
    <w:rsid w:val="0090338D"/>
    <w:rsid w:val="00905222"/>
    <w:rsid w:val="00930208"/>
    <w:rsid w:val="0093356D"/>
    <w:rsid w:val="00935D34"/>
    <w:rsid w:val="009367EE"/>
    <w:rsid w:val="009405F2"/>
    <w:rsid w:val="00941AC3"/>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704B"/>
    <w:rsid w:val="00A10CA4"/>
    <w:rsid w:val="00A16953"/>
    <w:rsid w:val="00A212EB"/>
    <w:rsid w:val="00A305F7"/>
    <w:rsid w:val="00A309FC"/>
    <w:rsid w:val="00A3273C"/>
    <w:rsid w:val="00A33432"/>
    <w:rsid w:val="00A33958"/>
    <w:rsid w:val="00A33BDE"/>
    <w:rsid w:val="00A35BB2"/>
    <w:rsid w:val="00A460BF"/>
    <w:rsid w:val="00A46848"/>
    <w:rsid w:val="00A46F68"/>
    <w:rsid w:val="00A52936"/>
    <w:rsid w:val="00A60599"/>
    <w:rsid w:val="00A6199A"/>
    <w:rsid w:val="00A61B3C"/>
    <w:rsid w:val="00A7274C"/>
    <w:rsid w:val="00A72FAD"/>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77A3"/>
    <w:rsid w:val="00B129AA"/>
    <w:rsid w:val="00B147AA"/>
    <w:rsid w:val="00B1483F"/>
    <w:rsid w:val="00B24F6B"/>
    <w:rsid w:val="00B30D43"/>
    <w:rsid w:val="00B34A0A"/>
    <w:rsid w:val="00B3516B"/>
    <w:rsid w:val="00B424C3"/>
    <w:rsid w:val="00B42C2A"/>
    <w:rsid w:val="00B4525D"/>
    <w:rsid w:val="00B45EE3"/>
    <w:rsid w:val="00B477EF"/>
    <w:rsid w:val="00B513BA"/>
    <w:rsid w:val="00B67E36"/>
    <w:rsid w:val="00B715B9"/>
    <w:rsid w:val="00B75816"/>
    <w:rsid w:val="00B75BE3"/>
    <w:rsid w:val="00B80E27"/>
    <w:rsid w:val="00B832F2"/>
    <w:rsid w:val="00B87FCF"/>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800"/>
    <w:rsid w:val="00C06D81"/>
    <w:rsid w:val="00C11889"/>
    <w:rsid w:val="00C13EE0"/>
    <w:rsid w:val="00C228D8"/>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5F35"/>
    <w:rsid w:val="00C777A0"/>
    <w:rsid w:val="00C929F2"/>
    <w:rsid w:val="00C95261"/>
    <w:rsid w:val="00CA0EEE"/>
    <w:rsid w:val="00CB04E1"/>
    <w:rsid w:val="00CB0FAE"/>
    <w:rsid w:val="00CB1A03"/>
    <w:rsid w:val="00CB37B2"/>
    <w:rsid w:val="00CB7B63"/>
    <w:rsid w:val="00CD648E"/>
    <w:rsid w:val="00CE5B3C"/>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7254C"/>
    <w:rsid w:val="00D812AA"/>
    <w:rsid w:val="00D830F2"/>
    <w:rsid w:val="00D95802"/>
    <w:rsid w:val="00D9745F"/>
    <w:rsid w:val="00D97718"/>
    <w:rsid w:val="00DA395F"/>
    <w:rsid w:val="00DA5BD6"/>
    <w:rsid w:val="00DB1F25"/>
    <w:rsid w:val="00DB25D2"/>
    <w:rsid w:val="00DB7F96"/>
    <w:rsid w:val="00DC7D13"/>
    <w:rsid w:val="00DD04A7"/>
    <w:rsid w:val="00DD28E3"/>
    <w:rsid w:val="00DD5E78"/>
    <w:rsid w:val="00DE0EF2"/>
    <w:rsid w:val="00DE4DB7"/>
    <w:rsid w:val="00E14404"/>
    <w:rsid w:val="00E21D26"/>
    <w:rsid w:val="00E26E29"/>
    <w:rsid w:val="00E336F1"/>
    <w:rsid w:val="00E344C2"/>
    <w:rsid w:val="00E3544A"/>
    <w:rsid w:val="00E4136C"/>
    <w:rsid w:val="00E475E6"/>
    <w:rsid w:val="00E56923"/>
    <w:rsid w:val="00E5791F"/>
    <w:rsid w:val="00E62951"/>
    <w:rsid w:val="00E63784"/>
    <w:rsid w:val="00E85810"/>
    <w:rsid w:val="00E90B83"/>
    <w:rsid w:val="00E9193A"/>
    <w:rsid w:val="00E95B47"/>
    <w:rsid w:val="00E96EAA"/>
    <w:rsid w:val="00E97CF6"/>
    <w:rsid w:val="00EA0183"/>
    <w:rsid w:val="00EA2121"/>
    <w:rsid w:val="00EA4DE5"/>
    <w:rsid w:val="00EA7D3F"/>
    <w:rsid w:val="00EB2285"/>
    <w:rsid w:val="00EC4FAF"/>
    <w:rsid w:val="00EC7126"/>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E63"/>
    <w:rsid w:val="00FA7FC7"/>
    <w:rsid w:val="00FB0410"/>
    <w:rsid w:val="00FB711E"/>
    <w:rsid w:val="00FB74C8"/>
    <w:rsid w:val="00FC639E"/>
    <w:rsid w:val="00FC768A"/>
    <w:rsid w:val="00FD5458"/>
    <w:rsid w:val="00FE0B3E"/>
    <w:rsid w:val="00FE6A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hyperlink" Target="Representacion%20de%20Instrucciones%20y%20Reglas.xlsx" TargetMode="External"/><Relationship Id="rId39" Type="http://schemas.openxmlformats.org/officeDocument/2006/relationships/diagramQuickStyle" Target="diagrams/quickStyle1.xml"/><Relationship Id="rId21" Type="http://schemas.openxmlformats.org/officeDocument/2006/relationships/webSettings" Target="webSettings.xml"/><Relationship Id="rId34" Type="http://schemas.openxmlformats.org/officeDocument/2006/relationships/hyperlink" Target="http://git-scm.com/about/staging-area" TargetMode="External"/><Relationship Id="rId42" Type="http://schemas.openxmlformats.org/officeDocument/2006/relationships/hyperlink" Target="roles.png" TargetMode="External"/><Relationship Id="rId47" Type="http://schemas.microsoft.com/office/2007/relationships/diagramDrawing" Target="diagrams/drawing2.xml"/><Relationship Id="rId50" Type="http://schemas.openxmlformats.org/officeDocument/2006/relationships/image" Target="media/image7.png"/><Relationship Id="rId55" Type="http://schemas.openxmlformats.org/officeDocument/2006/relationships/footer" Target="footer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1.png"/><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s://developer.mozilla.org/en/JavaScript/Guide/Details_of_the_Object_Model" TargetMode="Externa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QuickStyle" Target="diagrams/quickStyle2.xml"/><Relationship Id="rId53" Type="http://schemas.openxmlformats.org/officeDocument/2006/relationships/header" Target="header2.xml"/><Relationship Id="rId5" Type="http://schemas.openxmlformats.org/officeDocument/2006/relationships/customXml" Target="../customXml/item5.xml"/><Relationship Id="rId19"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image" Target="media/image2.png"/><Relationship Id="rId35" Type="http://schemas.openxmlformats.org/officeDocument/2006/relationships/hyperlink" Target="http://git-scm.com/about/distributed" TargetMode="External"/><Relationship Id="rId43" Type="http://schemas.openxmlformats.org/officeDocument/2006/relationships/diagramData" Target="diagrams/data2.xml"/><Relationship Id="rId48" Type="http://schemas.openxmlformats.org/officeDocument/2006/relationships/image" Target="media/image5.pn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8.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branching-and-merging" TargetMode="External"/><Relationship Id="rId38" Type="http://schemas.openxmlformats.org/officeDocument/2006/relationships/diagramLayout" Target="diagrams/layout1.xml"/><Relationship Id="rId46" Type="http://schemas.openxmlformats.org/officeDocument/2006/relationships/diagramColors" Target="diagrams/colors2.xml"/><Relationship Id="rId20" Type="http://schemas.openxmlformats.org/officeDocument/2006/relationships/settings" Target="settings.xml"/><Relationship Id="rId41" Type="http://schemas.microsoft.com/office/2007/relationships/diagramDrawing" Target="diagrams/drawing1.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hyperlink" Target="Context%20Diagram.pdf" TargetMode="External"/><Relationship Id="rId49" Type="http://schemas.openxmlformats.org/officeDocument/2006/relationships/image" Target="media/image6.png"/><Relationship Id="rId57" Type="http://schemas.openxmlformats.org/officeDocument/2006/relationships/theme" Target="theme/theme1.xml"/><Relationship Id="rId10" Type="http://schemas.openxmlformats.org/officeDocument/2006/relationships/customXml" Target="../customXml/item10.xml"/><Relationship Id="rId31" Type="http://schemas.openxmlformats.org/officeDocument/2006/relationships/image" Target="media/image3.png"/><Relationship Id="rId44" Type="http://schemas.openxmlformats.org/officeDocument/2006/relationships/diagramLayout" Target="diagrams/layout2.xm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01BB8C6D-9A12-4129-8206-175F6353C646}" srcId="{F7420165-9021-44F1-BBD5-4EE74743EFCE}" destId="{1F58F8FD-546E-46CD-83C9-466EB5E78A1C}" srcOrd="2" destOrd="0" parTransId="{B7D2AFC1-0576-4693-ADD4-65B9C42A053C}" sibTransId="{78B302FC-BE0D-4913-B6BB-D30A4C11CEA3}"/>
    <dgm:cxn modelId="{83C191DA-7D0E-4B29-8875-01C29940733A}" type="presOf" srcId="{5D8AF85A-519C-4035-9396-72EB80AFC4D0}" destId="{1642D5CD-887E-481D-8729-3966AECDA291}" srcOrd="0" destOrd="0" presId="urn:microsoft.com/office/officeart/2005/8/layout/radial5"/>
    <dgm:cxn modelId="{F30FE0E8-ACC5-470A-A769-694A3B1F49A8}" type="presOf" srcId="{974439A4-00BA-48AB-8561-489F4E404187}" destId="{4E1AEDC5-78DE-4C9E-A2FD-6D2EEA11C00E}"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58603BAE-766C-4D1A-B414-35E00121EF3E}" type="presOf" srcId="{B7D2AFC1-0576-4693-ADD4-65B9C42A053C}" destId="{2397EC32-F7FF-406B-9F00-ECA0B7ED3EA5}" srcOrd="1" destOrd="0" presId="urn:microsoft.com/office/officeart/2005/8/layout/radial5"/>
    <dgm:cxn modelId="{831D6FC0-6633-4C58-B451-A4D405B6F9B1}" type="presOf" srcId="{8AF19001-A37C-4074-9F2C-F49F8D2AC75D}" destId="{1924F538-E8FC-48EA-87A3-DBC0357ECC1B}" srcOrd="0" destOrd="0" presId="urn:microsoft.com/office/officeart/2005/8/layout/radial5"/>
    <dgm:cxn modelId="{3185CA0D-A614-48BB-A65A-001A0CD72D87}" type="presOf" srcId="{BA9F920C-3E2B-4642-A0A9-FBE58E89CDE1}" destId="{BD1E6539-46C9-4705-BF25-DD85A948CE3D}" srcOrd="0" destOrd="0" presId="urn:microsoft.com/office/officeart/2005/8/layout/radial5"/>
    <dgm:cxn modelId="{1284817E-1304-46DD-9D24-4A344A433CB7}" type="presOf" srcId="{18B7C8EB-C745-4C20-8A9D-4D4D497341C3}" destId="{1DA63683-A578-4DCC-9D4B-185977D621DD}" srcOrd="0" destOrd="0" presId="urn:microsoft.com/office/officeart/2005/8/layout/radial5"/>
    <dgm:cxn modelId="{503224CF-AF6A-4F6E-8DC4-ABC0E31CEE0F}" type="presOf" srcId="{F7420165-9021-44F1-BBD5-4EE74743EFCE}" destId="{814076A2-1CB4-4791-849B-6B39765CA4A0}" srcOrd="0" destOrd="0" presId="urn:microsoft.com/office/officeart/2005/8/layout/radial5"/>
    <dgm:cxn modelId="{261A17DE-F183-4189-8715-7964420BE35D}" type="presOf" srcId="{974439A4-00BA-48AB-8561-489F4E404187}" destId="{2EBECA69-F28C-4EC1-AC8A-3BE82C984033}" srcOrd="1" destOrd="0" presId="urn:microsoft.com/office/officeart/2005/8/layout/radial5"/>
    <dgm:cxn modelId="{073E90C0-9760-4E4E-AC0F-90896E54BD03}" type="presOf" srcId="{FB0E39E0-7DCB-49B3-AB25-32C690432D86}" destId="{76C477AE-2907-4A82-893D-75CA5A94CA64}"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F90860AD-6CAC-4EE1-9A97-DCA320164C10}" type="presOf" srcId="{4A398404-64D6-40A1-A816-35C4804ADDC3}" destId="{C5703348-FD55-4B75-8FC6-76375B11653F}" srcOrd="1" destOrd="0" presId="urn:microsoft.com/office/officeart/2005/8/layout/radial5"/>
    <dgm:cxn modelId="{73AFD9B9-3266-44DE-9DE4-EF00EA482679}" type="presOf" srcId="{A928D84F-F510-4455-B6F6-8A516041EA5D}" destId="{9CF613C2-FC76-400D-B3BD-18F9FBD3F76A}" srcOrd="0" destOrd="0" presId="urn:microsoft.com/office/officeart/2005/8/layout/radial5"/>
    <dgm:cxn modelId="{CFF2DF47-E972-4B8F-BA9B-CBE20D1AA1E3}" type="presOf" srcId="{86CA724C-E1FC-49D4-A97B-BE3180A2391E}" destId="{147A53D6-7CD7-447B-AC19-AB98CDDDA1BF}" srcOrd="0" destOrd="0" presId="urn:microsoft.com/office/officeart/2005/8/layout/radial5"/>
    <dgm:cxn modelId="{22F4A064-4CB3-461E-ACAB-A649C430137E}" type="presOf" srcId="{6BBE6CE1-81DC-4CC1-A9D8-670CEC9AEE9C}" destId="{7D6524C6-6790-41F6-A510-384C4EBB0B42}" srcOrd="0" destOrd="0" presId="urn:microsoft.com/office/officeart/2005/8/layout/radial5"/>
    <dgm:cxn modelId="{6B63DEF0-6F39-4BE0-982D-555A9130603B}" type="presOf" srcId="{AA3AE431-6E38-4467-A862-744AB834DF49}" destId="{1ACB7136-B320-42E0-9B56-9833EDA70F45}" srcOrd="1" destOrd="0" presId="urn:microsoft.com/office/officeart/2005/8/layout/radial5"/>
    <dgm:cxn modelId="{F0CB492A-F58D-4D89-851B-FC33AC9E5BDD}" type="presOf" srcId="{B7D2AFC1-0576-4693-ADD4-65B9C42A053C}" destId="{A2645C85-6571-467A-B85C-A2D25318828E}" srcOrd="0" destOrd="0" presId="urn:microsoft.com/office/officeart/2005/8/layout/radial5"/>
    <dgm:cxn modelId="{A665C207-91DA-4AAD-9A55-FF5F361A2D60}" type="presOf" srcId="{5D8AF85A-519C-4035-9396-72EB80AFC4D0}" destId="{623AF920-100A-4B64-91D2-F35E1EAF5D6C}" srcOrd="1"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F90DBD08-4117-4993-A033-0F4D75EBB2D0}" type="presOf" srcId="{C7F1ABC5-FBC1-49ED-BF1D-1F47C7F45F12}" destId="{A20C39A1-4C97-46E0-A175-37DACB63AC33}"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C6625670-8A6D-4282-A6F4-FE615FF5F08F}" type="presOf" srcId="{7BE8DEF7-012B-4CC8-80F7-BD83343BF6A5}" destId="{3ED9EAA3-91A2-4444-A8EB-FA2B9EE719E8}" srcOrd="1"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9B13D59A-C9BC-45C9-9163-5519F2CD6E76}" type="presOf" srcId="{4A398404-64D6-40A1-A816-35C4804ADDC3}" destId="{0DCBC6F7-D5BE-43B3-B04F-3469C2D6FC90}" srcOrd="0" destOrd="0" presId="urn:microsoft.com/office/officeart/2005/8/layout/radial5"/>
    <dgm:cxn modelId="{B00E980C-5F21-4287-82E3-72BCB7D7C7A7}" type="presOf" srcId="{AA3AE431-6E38-4467-A862-744AB834DF49}" destId="{6EC804A8-D5E6-4750-B72A-B626C03701E2}" srcOrd="0" destOrd="0" presId="urn:microsoft.com/office/officeart/2005/8/layout/radial5"/>
    <dgm:cxn modelId="{6D2F47FE-6D9F-496B-BDC9-3F5511A034C2}" srcId="{F7420165-9021-44F1-BBD5-4EE74743EFCE}" destId="{8AF19001-A37C-4074-9F2C-F49F8D2AC75D}" srcOrd="1" destOrd="0" parTransId="{EC5CD053-991A-49C2-8E91-883958B281FE}" sibTransId="{57AA3EEB-5158-4E45-BA54-E0B0C2410B82}"/>
    <dgm:cxn modelId="{7F227B46-7B96-4FD3-B263-A56E0055262E}" type="presOf" srcId="{1F58F8FD-546E-46CD-83C9-466EB5E78A1C}" destId="{EF855903-1CAE-4C32-8B66-0C3F23A76E85}" srcOrd="0" destOrd="0" presId="urn:microsoft.com/office/officeart/2005/8/layout/radial5"/>
    <dgm:cxn modelId="{3EF86A61-DDE0-4F5B-9F7E-669BE1CAB71C}" type="presOf" srcId="{EC5CD053-991A-49C2-8E91-883958B281FE}" destId="{B669C026-517D-45DD-8232-CE060975CC33}" srcOrd="1" destOrd="0" presId="urn:microsoft.com/office/officeart/2005/8/layout/radial5"/>
    <dgm:cxn modelId="{271BFE89-D15B-473C-BC19-75C7359F78D6}" type="presOf" srcId="{7B883B14-106E-4048-84D9-75B5EF6542AB}" destId="{6A7DA7E8-A7F2-4164-98C9-450F29A3AF5A}" srcOrd="0" destOrd="0" presId="urn:microsoft.com/office/officeart/2005/8/layout/radial5"/>
    <dgm:cxn modelId="{0FD3EB5D-492F-4ADB-AF7C-B03FCB3E807F}" type="presOf" srcId="{7BE8DEF7-012B-4CC8-80F7-BD83343BF6A5}" destId="{BCDCA649-6DFE-41E8-8B0E-932ED78283A8}"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827F822C-3DF1-401C-97E5-C1ACC0A61D06}" type="presOf" srcId="{18B7C8EB-C745-4C20-8A9D-4D4D497341C3}" destId="{CCE865E6-A543-4DEC-83CF-FDB8D33369C6}" srcOrd="1" destOrd="0" presId="urn:microsoft.com/office/officeart/2005/8/layout/radial5"/>
    <dgm:cxn modelId="{B375FB7C-302C-4D61-9C52-D99A51A3AA74}" type="presOf" srcId="{EC5CD053-991A-49C2-8E91-883958B281FE}" destId="{D7990666-7F4D-4D83-A834-647CFF0C41FD}"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158B202E-D9EA-498C-BF57-56D81F921364}" type="presParOf" srcId="{6A7DA7E8-A7F2-4164-98C9-450F29A3AF5A}" destId="{814076A2-1CB4-4791-849B-6B39765CA4A0}" srcOrd="0" destOrd="0" presId="urn:microsoft.com/office/officeart/2005/8/layout/radial5"/>
    <dgm:cxn modelId="{65A4795E-F115-433D-A3D6-7E6D9F6D246E}" type="presParOf" srcId="{6A7DA7E8-A7F2-4164-98C9-450F29A3AF5A}" destId="{6EC804A8-D5E6-4750-B72A-B626C03701E2}" srcOrd="1" destOrd="0" presId="urn:microsoft.com/office/officeart/2005/8/layout/radial5"/>
    <dgm:cxn modelId="{76EA3601-6810-48EB-ADDC-B3FD2E042703}" type="presParOf" srcId="{6EC804A8-D5E6-4750-B72A-B626C03701E2}" destId="{1ACB7136-B320-42E0-9B56-9833EDA70F45}" srcOrd="0" destOrd="0" presId="urn:microsoft.com/office/officeart/2005/8/layout/radial5"/>
    <dgm:cxn modelId="{AB84AB6D-51CF-4995-919A-6EEA76409B53}" type="presParOf" srcId="{6A7DA7E8-A7F2-4164-98C9-450F29A3AF5A}" destId="{147A53D6-7CD7-447B-AC19-AB98CDDDA1BF}" srcOrd="2" destOrd="0" presId="urn:microsoft.com/office/officeart/2005/8/layout/radial5"/>
    <dgm:cxn modelId="{C579E0A4-1183-44F1-8165-EE37EDB4ED1C}" type="presParOf" srcId="{6A7DA7E8-A7F2-4164-98C9-450F29A3AF5A}" destId="{D7990666-7F4D-4D83-A834-647CFF0C41FD}" srcOrd="3" destOrd="0" presId="urn:microsoft.com/office/officeart/2005/8/layout/radial5"/>
    <dgm:cxn modelId="{5F26936B-8936-4053-99C0-E185CA834CD7}" type="presParOf" srcId="{D7990666-7F4D-4D83-A834-647CFF0C41FD}" destId="{B669C026-517D-45DD-8232-CE060975CC33}" srcOrd="0" destOrd="0" presId="urn:microsoft.com/office/officeart/2005/8/layout/radial5"/>
    <dgm:cxn modelId="{090452F9-DC09-4A49-94DA-0DC5A79363CD}" type="presParOf" srcId="{6A7DA7E8-A7F2-4164-98C9-450F29A3AF5A}" destId="{1924F538-E8FC-48EA-87A3-DBC0357ECC1B}" srcOrd="4" destOrd="0" presId="urn:microsoft.com/office/officeart/2005/8/layout/radial5"/>
    <dgm:cxn modelId="{D4F38D74-0724-474E-90E3-AB21840F47FC}" type="presParOf" srcId="{6A7DA7E8-A7F2-4164-98C9-450F29A3AF5A}" destId="{A2645C85-6571-467A-B85C-A2D25318828E}" srcOrd="5" destOrd="0" presId="urn:microsoft.com/office/officeart/2005/8/layout/radial5"/>
    <dgm:cxn modelId="{64C4CFDD-AC6C-453E-97E5-7EBEB7E77761}" type="presParOf" srcId="{A2645C85-6571-467A-B85C-A2D25318828E}" destId="{2397EC32-F7FF-406B-9F00-ECA0B7ED3EA5}" srcOrd="0" destOrd="0" presId="urn:microsoft.com/office/officeart/2005/8/layout/radial5"/>
    <dgm:cxn modelId="{A4D03316-6679-41C6-A1B1-590EC0165417}" type="presParOf" srcId="{6A7DA7E8-A7F2-4164-98C9-450F29A3AF5A}" destId="{EF855903-1CAE-4C32-8B66-0C3F23A76E85}" srcOrd="6" destOrd="0" presId="urn:microsoft.com/office/officeart/2005/8/layout/radial5"/>
    <dgm:cxn modelId="{9A299B6A-DB08-4B0F-9DF9-A31781FCF515}" type="presParOf" srcId="{6A7DA7E8-A7F2-4164-98C9-450F29A3AF5A}" destId="{BCDCA649-6DFE-41E8-8B0E-932ED78283A8}" srcOrd="7" destOrd="0" presId="urn:microsoft.com/office/officeart/2005/8/layout/radial5"/>
    <dgm:cxn modelId="{083EF417-B8DB-47F6-97E2-DE17A2630D20}" type="presParOf" srcId="{BCDCA649-6DFE-41E8-8B0E-932ED78283A8}" destId="{3ED9EAA3-91A2-4444-A8EB-FA2B9EE719E8}" srcOrd="0" destOrd="0" presId="urn:microsoft.com/office/officeart/2005/8/layout/radial5"/>
    <dgm:cxn modelId="{88B62D42-EA33-49D7-96AF-E92EA7D77EEF}" type="presParOf" srcId="{6A7DA7E8-A7F2-4164-98C9-450F29A3AF5A}" destId="{9CF613C2-FC76-400D-B3BD-18F9FBD3F76A}" srcOrd="8" destOrd="0" presId="urn:microsoft.com/office/officeart/2005/8/layout/radial5"/>
    <dgm:cxn modelId="{98F72FFF-FE60-488E-A241-906618250CDF}" type="presParOf" srcId="{6A7DA7E8-A7F2-4164-98C9-450F29A3AF5A}" destId="{1DA63683-A578-4DCC-9D4B-185977D621DD}" srcOrd="9" destOrd="0" presId="urn:microsoft.com/office/officeart/2005/8/layout/radial5"/>
    <dgm:cxn modelId="{D962D301-EC61-45C4-8591-2B74ECB897DF}" type="presParOf" srcId="{1DA63683-A578-4DCC-9D4B-185977D621DD}" destId="{CCE865E6-A543-4DEC-83CF-FDB8D33369C6}" srcOrd="0" destOrd="0" presId="urn:microsoft.com/office/officeart/2005/8/layout/radial5"/>
    <dgm:cxn modelId="{3C0E1F5D-C72E-4BDA-A216-5D2590C37819}" type="presParOf" srcId="{6A7DA7E8-A7F2-4164-98C9-450F29A3AF5A}" destId="{A20C39A1-4C97-46E0-A175-37DACB63AC33}" srcOrd="10" destOrd="0" presId="urn:microsoft.com/office/officeart/2005/8/layout/radial5"/>
    <dgm:cxn modelId="{FBB33280-4498-4A2F-8202-5E8F7E249DF9}" type="presParOf" srcId="{6A7DA7E8-A7F2-4164-98C9-450F29A3AF5A}" destId="{1642D5CD-887E-481D-8729-3966AECDA291}" srcOrd="11" destOrd="0" presId="urn:microsoft.com/office/officeart/2005/8/layout/radial5"/>
    <dgm:cxn modelId="{F4972BA3-3254-4AC8-831C-D7FC78ABF4D5}" type="presParOf" srcId="{1642D5CD-887E-481D-8729-3966AECDA291}" destId="{623AF920-100A-4B64-91D2-F35E1EAF5D6C}" srcOrd="0" destOrd="0" presId="urn:microsoft.com/office/officeart/2005/8/layout/radial5"/>
    <dgm:cxn modelId="{19176CCB-A77E-4A12-853B-1A00083C1E88}" type="presParOf" srcId="{6A7DA7E8-A7F2-4164-98C9-450F29A3AF5A}" destId="{76C477AE-2907-4A82-893D-75CA5A94CA64}" srcOrd="12" destOrd="0" presId="urn:microsoft.com/office/officeart/2005/8/layout/radial5"/>
    <dgm:cxn modelId="{561AADFA-1139-423B-A1D3-D3AEC8329C27}" type="presParOf" srcId="{6A7DA7E8-A7F2-4164-98C9-450F29A3AF5A}" destId="{4E1AEDC5-78DE-4C9E-A2FD-6D2EEA11C00E}" srcOrd="13" destOrd="0" presId="urn:microsoft.com/office/officeart/2005/8/layout/radial5"/>
    <dgm:cxn modelId="{D7D5716C-1DAB-4CD3-8807-5D616EA40314}" type="presParOf" srcId="{4E1AEDC5-78DE-4C9E-A2FD-6D2EEA11C00E}" destId="{2EBECA69-F28C-4EC1-AC8A-3BE82C984033}" srcOrd="0" destOrd="0" presId="urn:microsoft.com/office/officeart/2005/8/layout/radial5"/>
    <dgm:cxn modelId="{BE3D2181-B04D-4EA8-B0E0-FAA0CC94EFED}" type="presParOf" srcId="{6A7DA7E8-A7F2-4164-98C9-450F29A3AF5A}" destId="{7D6524C6-6790-41F6-A510-384C4EBB0B42}" srcOrd="14" destOrd="0" presId="urn:microsoft.com/office/officeart/2005/8/layout/radial5"/>
    <dgm:cxn modelId="{9ABF2BE3-8CC1-4571-A07E-E6F7D67D704C}" type="presParOf" srcId="{6A7DA7E8-A7F2-4164-98C9-450F29A3AF5A}" destId="{0DCBC6F7-D5BE-43B3-B04F-3469C2D6FC90}" srcOrd="15" destOrd="0" presId="urn:microsoft.com/office/officeart/2005/8/layout/radial5"/>
    <dgm:cxn modelId="{78BB074A-52BE-4F78-ABED-274E7322421D}" type="presParOf" srcId="{0DCBC6F7-D5BE-43B3-B04F-3469C2D6FC90}" destId="{C5703348-FD55-4B75-8FC6-76375B11653F}" srcOrd="0" destOrd="0" presId="urn:microsoft.com/office/officeart/2005/8/layout/radial5"/>
    <dgm:cxn modelId="{06C4ED92-AFF6-417F-B9C8-C3C79947EE4E}"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CO"/>
        </a:p>
      </dgm:t>
    </dgm:pt>
    <dgm:pt modelId="{72227050-30F0-4D5D-8ECF-92FADF9B123C}">
      <dgm:prSet phldrT="[Texto]"/>
      <dgm:spPr/>
      <dgm:t>
        <a:bodyPr/>
        <a:lstStyle/>
        <a:p>
          <a:r>
            <a:rPr lang="es-CO"/>
            <a:t>Gerente</a:t>
          </a:r>
        </a:p>
      </dgm:t>
    </dgm:pt>
    <dgm:pt modelId="{29691790-96C0-4407-B080-5B08064B43C1}" type="parTrans" cxnId="{DE03637D-E08D-476E-8E0C-24EFC43FFCEC}">
      <dgm:prSet/>
      <dgm:spPr/>
      <dgm:t>
        <a:bodyPr/>
        <a:lstStyle/>
        <a:p>
          <a:endParaRPr lang="es-CO"/>
        </a:p>
      </dgm:t>
    </dgm:pt>
    <dgm:pt modelId="{57D73464-E49F-4886-BA80-76C46D7736B4}" type="sibTrans" cxnId="{DE03637D-E08D-476E-8E0C-24EFC43FFCEC}">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pt>
    <dgm:pt modelId="{A0A8D4CB-A058-44BD-9639-BA68ECDC007F}" type="pres">
      <dgm:prSet presAssocID="{0D82094F-6E55-40D5-9CCE-1F03FE3D98AF}" presName="cycle" presStyleCnt="0"/>
      <dgm:spPr/>
    </dgm:pt>
    <dgm:pt modelId="{6998C099-6D80-425B-B585-5D587C9C4024}" type="pres">
      <dgm:prSet presAssocID="{0D82094F-6E55-40D5-9CCE-1F03FE3D98AF}" presName="srcNode" presStyleLbl="node1" presStyleIdx="0" presStyleCnt="1"/>
      <dgm:spPr/>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pt>
    <dgm:pt modelId="{2BF5D59C-B0C2-4423-B303-1FE2FC4EDA25}" type="pres">
      <dgm:prSet presAssocID="{0D82094F-6E55-40D5-9CCE-1F03FE3D98AF}" presName="dstNode" presStyleLbl="node1" presStyleIdx="0" presStyleCnt="1"/>
      <dgm:spPr/>
    </dgm:pt>
    <dgm:pt modelId="{56387785-80C7-4AA8-98B9-D561B43132F7}" type="pres">
      <dgm:prSet presAssocID="{72227050-30F0-4D5D-8ECF-92FADF9B123C}" presName="text_1" presStyleLbl="node1" presStyleIdx="0" presStyleCnt="1" custScaleX="74365" custScaleY="73085" custLinFactNeighborX="-21064" custLinFactNeighborY="-1183">
        <dgm:presLayoutVars>
          <dgm:bulletEnabled val="1"/>
        </dgm:presLayoutVars>
      </dgm:prSet>
      <dgm:spPr/>
      <dgm:t>
        <a:bodyPr/>
        <a:lstStyle/>
        <a:p>
          <a:endParaRPr lang="es-CO"/>
        </a:p>
      </dgm:t>
    </dgm:pt>
    <dgm:pt modelId="{487A35EB-BAC2-4CD8-9669-8A4493F3DD81}" type="pres">
      <dgm:prSet presAssocID="{72227050-30F0-4D5D-8ECF-92FADF9B123C}" presName="accent_1" presStyleCnt="0"/>
      <dgm:spPr/>
    </dgm:pt>
    <dgm:pt modelId="{B84CA92E-D971-4130-B668-4DC7BC17BCB8}" type="pres">
      <dgm:prSet presAssocID="{72227050-30F0-4D5D-8ECF-92FADF9B123C}" presName="accentRepeatNode" presStyleLbl="solidFgAcc1" presStyleIdx="0" presStyleCnt="1" custScaleX="77323" custScaleY="82125"/>
      <dgm:spPr>
        <a:blipFill rotWithShape="0">
          <a:blip xmlns:r="http://schemas.openxmlformats.org/officeDocument/2006/relationships" r:embed="rId1"/>
          <a:stretch>
            <a:fillRect/>
          </a:stretch>
        </a:blipFill>
      </dgm:spPr>
    </dgm:pt>
  </dgm:ptLst>
  <dgm:cxnLst>
    <dgm:cxn modelId="{48F5C841-9724-4DBF-82EB-2227390891CC}" type="presOf" srcId="{0D82094F-6E55-40D5-9CCE-1F03FE3D98AF}" destId="{D1A8A0D6-B6CE-4EFA-AA9A-C8F89665B506}" srcOrd="0" destOrd="0" presId="urn:microsoft.com/office/officeart/2008/layout/VerticalCurvedList"/>
    <dgm:cxn modelId="{FBFDAA6E-37C1-4A90-8788-0845311E290B}" type="presOf" srcId="{57D73464-E49F-4886-BA80-76C46D7736B4}" destId="{04EB5AAF-A9F6-4F5F-A1BD-301005699685}" srcOrd="0" destOrd="0" presId="urn:microsoft.com/office/officeart/2008/layout/VerticalCurvedList"/>
    <dgm:cxn modelId="{DE03637D-E08D-476E-8E0C-24EFC43FFCEC}" srcId="{0D82094F-6E55-40D5-9CCE-1F03FE3D98AF}" destId="{72227050-30F0-4D5D-8ECF-92FADF9B123C}" srcOrd="0" destOrd="0" parTransId="{29691790-96C0-4407-B080-5B08064B43C1}" sibTransId="{57D73464-E49F-4886-BA80-76C46D7736B4}"/>
    <dgm:cxn modelId="{5FBBB921-A67D-4D6F-9AAC-F7EC5CC065CF}" type="presOf" srcId="{72227050-30F0-4D5D-8ECF-92FADF9B123C}" destId="{56387785-80C7-4AA8-98B9-D561B43132F7}" srcOrd="0" destOrd="0" presId="urn:microsoft.com/office/officeart/2008/layout/VerticalCurvedList"/>
    <dgm:cxn modelId="{88E6B92C-13BE-47C4-9F2A-1673D8A6627E}" type="presParOf" srcId="{D1A8A0D6-B6CE-4EFA-AA9A-C8F89665B506}" destId="{81A99DD1-19A9-4ECE-97B2-B03347D0EA01}" srcOrd="0" destOrd="0" presId="urn:microsoft.com/office/officeart/2008/layout/VerticalCurvedList"/>
    <dgm:cxn modelId="{FBFEBCE0-557F-463A-8DB0-CF465F258164}" type="presParOf" srcId="{81A99DD1-19A9-4ECE-97B2-B03347D0EA01}" destId="{A0A8D4CB-A058-44BD-9639-BA68ECDC007F}" srcOrd="0" destOrd="0" presId="urn:microsoft.com/office/officeart/2008/layout/VerticalCurvedList"/>
    <dgm:cxn modelId="{7F78B3DA-9276-4486-A3C4-E6C031EFF9CF}" type="presParOf" srcId="{A0A8D4CB-A058-44BD-9639-BA68ECDC007F}" destId="{6998C099-6D80-425B-B585-5D587C9C4024}" srcOrd="0" destOrd="0" presId="urn:microsoft.com/office/officeart/2008/layout/VerticalCurvedList"/>
    <dgm:cxn modelId="{6E0A4DEC-8CE0-4CBC-BDE4-1814CA3DA60B}" type="presParOf" srcId="{A0A8D4CB-A058-44BD-9639-BA68ECDC007F}" destId="{04EB5AAF-A9F6-4F5F-A1BD-301005699685}" srcOrd="1" destOrd="0" presId="urn:microsoft.com/office/officeart/2008/layout/VerticalCurvedList"/>
    <dgm:cxn modelId="{F195F349-4719-40DB-A15D-8FC6E37FEABC}" type="presParOf" srcId="{A0A8D4CB-A058-44BD-9639-BA68ECDC007F}" destId="{ECEE5A49-405A-45B7-9118-229EEC89FFB2}" srcOrd="2" destOrd="0" presId="urn:microsoft.com/office/officeart/2008/layout/VerticalCurvedList"/>
    <dgm:cxn modelId="{F0937FC2-E2B1-4A3C-8126-805EDD52DD04}" type="presParOf" srcId="{A0A8D4CB-A058-44BD-9639-BA68ECDC007F}" destId="{2BF5D59C-B0C2-4423-B303-1FE2FC4EDA25}" srcOrd="3" destOrd="0" presId="urn:microsoft.com/office/officeart/2008/layout/VerticalCurvedList"/>
    <dgm:cxn modelId="{07982912-72C4-4A4C-ABB1-B99C89C81976}" type="presParOf" srcId="{81A99DD1-19A9-4ECE-97B2-B03347D0EA01}" destId="{56387785-80C7-4AA8-98B9-D561B43132F7}" srcOrd="1" destOrd="0" presId="urn:microsoft.com/office/officeart/2008/layout/VerticalCurvedList"/>
    <dgm:cxn modelId="{E9927EE8-4C8B-4CA8-A055-0940953F8719}" type="presParOf" srcId="{81A99DD1-19A9-4ECE-97B2-B03347D0EA01}" destId="{487A35EB-BAC2-4CD8-9669-8A4493F3DD81}" srcOrd="2" destOrd="0" presId="urn:microsoft.com/office/officeart/2008/layout/VerticalCurvedList"/>
    <dgm:cxn modelId="{E7A2470C-08C7-4BE0-A05F-C1EA93C71A38}" type="presParOf" srcId="{487A35EB-BAC2-4CD8-9669-8A4493F3DD81}" destId="{B84CA92E-D971-4130-B668-4DC7BC17BCB8}" srcOrd="0" destOrd="0" presId="urn:microsoft.com/office/officeart/2008/layout/VerticalCurvedLis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37120" y="-241315"/>
          <a:ext cx="1854230" cy="1854230"/>
        </a:xfrm>
        <a:prstGeom prst="blockArc">
          <a:avLst>
            <a:gd name="adj1" fmla="val 18900000"/>
            <a:gd name="adj2" fmla="val 2700000"/>
            <a:gd name="adj3" fmla="val 1165"/>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87785-80C7-4AA8-98B9-D561B43132F7}">
      <dsp:nvSpPr>
        <dsp:cNvPr id="0" name=""/>
        <dsp:cNvSpPr/>
      </dsp:nvSpPr>
      <dsp:spPr>
        <a:xfrm>
          <a:off x="323414" y="438580"/>
          <a:ext cx="1607104" cy="478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58420" rIns="58420" bIns="58420" numCol="1" spcCol="1270" anchor="ctr" anchorCtr="0">
          <a:noAutofit/>
        </a:bodyPr>
        <a:lstStyle/>
        <a:p>
          <a:pPr lvl="0" algn="l" defTabSz="1022350">
            <a:lnSpc>
              <a:spcPct val="90000"/>
            </a:lnSpc>
            <a:spcBef>
              <a:spcPct val="0"/>
            </a:spcBef>
            <a:spcAft>
              <a:spcPct val="35000"/>
            </a:spcAft>
          </a:pPr>
          <a:r>
            <a:rPr lang="es-CO" sz="2300" kern="1200"/>
            <a:t>Gerente</a:t>
          </a:r>
        </a:p>
      </dsp:txBody>
      <dsp:txXfrm>
        <a:off x="323414" y="438580"/>
        <a:ext cx="1607104" cy="478933"/>
      </dsp:txXfrm>
    </dsp:sp>
    <dsp:sp modelId="{B84CA92E-D971-4130-B668-4DC7BC17BCB8}">
      <dsp:nvSpPr>
        <dsp:cNvPr id="0" name=""/>
        <dsp:cNvSpPr/>
      </dsp:nvSpPr>
      <dsp:spPr>
        <a:xfrm>
          <a:off x="184938" y="349441"/>
          <a:ext cx="633382" cy="672717"/>
        </a:xfrm>
        <a:prstGeom prst="ellipse">
          <a:avLst/>
        </a:prstGeom>
        <a:blipFill rotWithShape="0">
          <a:blip xmlns:r="http://schemas.openxmlformats.org/officeDocument/2006/relationships" r:embed="rId1"/>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b:Source>
    <b:Tag>IEE05</b:Tag>
    <b:SourceType>Misc</b:SourceType>
    <b:Guid>{F1D4B288-91EE-405E-A3E7-F80EEDCEAEF8}</b:Guid>
    <b:Title>IEEE Standard for Software configuration management plans</b:Title>
    <b:Year>2005</b:Year>
    <b:Month>Agosto</b:Month>
    <b:Day>12</b:Day>
    <b:City>New York</b:City>
    <b:CountryRegion>USA</b:CountryRegion>
    <b:Publisher>IEEE</b:Publisher>
    <b:Author>
      <b:Author>
        <b:Corporate>IEEE Compute society</b:Corporate>
      </b:Author>
    </b:Author>
    <b:RefOrder>1</b:RefOrder>
  </b:Source>
</b:Sources>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480C4222-3D43-460C-8AB3-9BBBD803B9E0}">
  <ds:schemaRefs>
    <ds:schemaRef ds:uri="http://schemas.openxmlformats.org/officeDocument/2006/bibliography"/>
  </ds:schemaRefs>
</ds:datastoreItem>
</file>

<file path=customXml/itemProps11.xml><?xml version="1.0" encoding="utf-8"?>
<ds:datastoreItem xmlns:ds="http://schemas.openxmlformats.org/officeDocument/2006/customXml" ds:itemID="{9AD8910E-15FF-42B2-A8D3-EBE0D402EDEA}">
  <ds:schemaRefs>
    <ds:schemaRef ds:uri="http://schemas.openxmlformats.org/officeDocument/2006/bibliography"/>
  </ds:schemaRefs>
</ds:datastoreItem>
</file>

<file path=customXml/itemProps12.xml><?xml version="1.0" encoding="utf-8"?>
<ds:datastoreItem xmlns:ds="http://schemas.openxmlformats.org/officeDocument/2006/customXml" ds:itemID="{563662C4-5B50-4A28-BF8F-AB659B884EC1}">
  <ds:schemaRefs>
    <ds:schemaRef ds:uri="http://schemas.openxmlformats.org/officeDocument/2006/bibliography"/>
  </ds:schemaRefs>
</ds:datastoreItem>
</file>

<file path=customXml/itemProps13.xml><?xml version="1.0" encoding="utf-8"?>
<ds:datastoreItem xmlns:ds="http://schemas.openxmlformats.org/officeDocument/2006/customXml" ds:itemID="{66CCBAF0-2AB9-4774-A2CB-92E73456B713}">
  <ds:schemaRefs>
    <ds:schemaRef ds:uri="http://schemas.openxmlformats.org/officeDocument/2006/bibliography"/>
  </ds:schemaRefs>
</ds:datastoreItem>
</file>

<file path=customXml/itemProps14.xml><?xml version="1.0" encoding="utf-8"?>
<ds:datastoreItem xmlns:ds="http://schemas.openxmlformats.org/officeDocument/2006/customXml" ds:itemID="{9FC77C92-0667-496F-B51F-BC35458A30E8}">
  <ds:schemaRefs>
    <ds:schemaRef ds:uri="http://schemas.openxmlformats.org/officeDocument/2006/bibliography"/>
  </ds:schemaRefs>
</ds:datastoreItem>
</file>

<file path=customXml/itemProps15.xml><?xml version="1.0" encoding="utf-8"?>
<ds:datastoreItem xmlns:ds="http://schemas.openxmlformats.org/officeDocument/2006/customXml" ds:itemID="{F59ED403-ADFF-4108-B695-FC7F48CFD2ED}">
  <ds:schemaRefs>
    <ds:schemaRef ds:uri="http://schemas.openxmlformats.org/officeDocument/2006/bibliography"/>
  </ds:schemaRefs>
</ds:datastoreItem>
</file>

<file path=customXml/itemProps16.xml><?xml version="1.0" encoding="utf-8"?>
<ds:datastoreItem xmlns:ds="http://schemas.openxmlformats.org/officeDocument/2006/customXml" ds:itemID="{6B3F7480-5C4C-4165-ABF4-4BD6A9AD5639}">
  <ds:schemaRefs>
    <ds:schemaRef ds:uri="http://schemas.openxmlformats.org/officeDocument/2006/bibliography"/>
  </ds:schemaRefs>
</ds:datastoreItem>
</file>

<file path=customXml/itemProps2.xml><?xml version="1.0" encoding="utf-8"?>
<ds:datastoreItem xmlns:ds="http://schemas.openxmlformats.org/officeDocument/2006/customXml" ds:itemID="{E28CA7D7-E380-4BD7-87C2-8D35443560C8}">
  <ds:schemaRefs>
    <ds:schemaRef ds:uri="http://schemas.openxmlformats.org/officeDocument/2006/bibliography"/>
  </ds:schemaRefs>
</ds:datastoreItem>
</file>

<file path=customXml/itemProps3.xml><?xml version="1.0" encoding="utf-8"?>
<ds:datastoreItem xmlns:ds="http://schemas.openxmlformats.org/officeDocument/2006/customXml" ds:itemID="{3413D96B-D165-46D2-B6D3-9C5220F46A82}">
  <ds:schemaRefs>
    <ds:schemaRef ds:uri="http://schemas.openxmlformats.org/officeDocument/2006/bibliography"/>
  </ds:schemaRefs>
</ds:datastoreItem>
</file>

<file path=customXml/itemProps4.xml><?xml version="1.0" encoding="utf-8"?>
<ds:datastoreItem xmlns:ds="http://schemas.openxmlformats.org/officeDocument/2006/customXml" ds:itemID="{E0D497F8-9353-4FE5-B0BA-7A13FA0CFC7E}">
  <ds:schemaRefs>
    <ds:schemaRef ds:uri="http://schemas.openxmlformats.org/officeDocument/2006/bibliography"/>
  </ds:schemaRefs>
</ds:datastoreItem>
</file>

<file path=customXml/itemProps5.xml><?xml version="1.0" encoding="utf-8"?>
<ds:datastoreItem xmlns:ds="http://schemas.openxmlformats.org/officeDocument/2006/customXml" ds:itemID="{BAF986DC-E0F1-4F93-8414-57E9FFFCB8EA}">
  <ds:schemaRefs>
    <ds:schemaRef ds:uri="http://schemas.openxmlformats.org/officeDocument/2006/bibliography"/>
  </ds:schemaRefs>
</ds:datastoreItem>
</file>

<file path=customXml/itemProps6.xml><?xml version="1.0" encoding="utf-8"?>
<ds:datastoreItem xmlns:ds="http://schemas.openxmlformats.org/officeDocument/2006/customXml" ds:itemID="{5C74465C-17A4-42E4-8E39-5A7FBECE4AFA}">
  <ds:schemaRefs>
    <ds:schemaRef ds:uri="http://schemas.openxmlformats.org/officeDocument/2006/bibliography"/>
  </ds:schemaRefs>
</ds:datastoreItem>
</file>

<file path=customXml/itemProps7.xml><?xml version="1.0" encoding="utf-8"?>
<ds:datastoreItem xmlns:ds="http://schemas.openxmlformats.org/officeDocument/2006/customXml" ds:itemID="{E37A722E-CE00-4415-B5C2-1A313FB11F4E}">
  <ds:schemaRefs>
    <ds:schemaRef ds:uri="http://schemas.openxmlformats.org/officeDocument/2006/bibliography"/>
  </ds:schemaRefs>
</ds:datastoreItem>
</file>

<file path=customXml/itemProps8.xml><?xml version="1.0" encoding="utf-8"?>
<ds:datastoreItem xmlns:ds="http://schemas.openxmlformats.org/officeDocument/2006/customXml" ds:itemID="{A9622F5F-782C-41B9-B47A-B11069DEE1CF}">
  <ds:schemaRefs>
    <ds:schemaRef ds:uri="http://schemas.openxmlformats.org/officeDocument/2006/bibliography"/>
  </ds:schemaRefs>
</ds:datastoreItem>
</file>

<file path=customXml/itemProps9.xml><?xml version="1.0" encoding="utf-8"?>
<ds:datastoreItem xmlns:ds="http://schemas.openxmlformats.org/officeDocument/2006/customXml" ds:itemID="{DE423E83-D104-4D5C-8A1C-E78167734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1</Pages>
  <Words>5863</Words>
  <Characters>32251</Characters>
  <Application>Microsoft Office Word</Application>
  <DocSecurity>0</DocSecurity>
  <Lines>268</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38038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64</cp:revision>
  <dcterms:created xsi:type="dcterms:W3CDTF">2012-08-18T14:10:00Z</dcterms:created>
  <dcterms:modified xsi:type="dcterms:W3CDTF">2012-09-03T16:07:00Z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