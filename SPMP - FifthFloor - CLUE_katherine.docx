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075986" w14:textId="195957E9" w:rsidR="006263D1" w:rsidRPr="00E85810" w:rsidRDefault="006263D1" w:rsidP="00014AF3">
      <w:pPr>
        <w:ind w:left="708" w:hanging="708"/>
        <w:jc w:val="center"/>
        <w:rPr>
          <w:rFonts w:ascii="Arial" w:hAnsi="Arial"/>
          <w:b/>
          <w:sz w:val="32"/>
          <w:lang w:val="en-US"/>
        </w:rPr>
      </w:pPr>
      <w:r w:rsidRPr="00E85810">
        <w:rPr>
          <w:rFonts w:ascii="Arial" w:hAnsi="Arial"/>
          <w:b/>
          <w:sz w:val="32"/>
          <w:lang w:val="en-US"/>
        </w:rPr>
        <w:t>CLUE</w:t>
      </w:r>
      <w:r w:rsidR="00E85810" w:rsidRPr="00E85810">
        <w:rPr>
          <w:rFonts w:ascii="Arial" w:hAnsi="Arial"/>
          <w:b/>
          <w:sz w:val="32"/>
          <w:lang w:val="en-US"/>
        </w:rPr>
        <w:t>, DO YOU FEAR DEATH?</w:t>
      </w:r>
    </w:p>
    <w:p w14:paraId="4A02246C" w14:textId="77777777" w:rsidR="006263D1" w:rsidRPr="00E85810" w:rsidRDefault="006263D1" w:rsidP="00014AF3">
      <w:pPr>
        <w:jc w:val="center"/>
        <w:rPr>
          <w:rFonts w:ascii="Arial" w:hAnsi="Arial"/>
          <w:b/>
          <w:sz w:val="32"/>
          <w:lang w:val="en-US"/>
        </w:rPr>
      </w:pPr>
    </w:p>
    <w:p w14:paraId="4F3C2CA8" w14:textId="77777777" w:rsidR="006263D1" w:rsidRPr="00E85810" w:rsidRDefault="006263D1" w:rsidP="00014AF3">
      <w:pPr>
        <w:jc w:val="center"/>
        <w:rPr>
          <w:rFonts w:ascii="Arial" w:hAnsi="Arial"/>
          <w:b/>
          <w:sz w:val="32"/>
          <w:lang w:val="en-US"/>
        </w:rPr>
      </w:pPr>
    </w:p>
    <w:p w14:paraId="528A18AC" w14:textId="77777777" w:rsidR="006263D1" w:rsidRPr="00E85810" w:rsidRDefault="006263D1" w:rsidP="00014AF3">
      <w:pPr>
        <w:jc w:val="center"/>
        <w:rPr>
          <w:rFonts w:ascii="Arial" w:hAnsi="Arial"/>
          <w:b/>
          <w:sz w:val="32"/>
          <w:lang w:val="en-US"/>
        </w:rPr>
      </w:pPr>
    </w:p>
    <w:p w14:paraId="16E1710D" w14:textId="77777777" w:rsidR="006263D1" w:rsidRPr="00E85810" w:rsidRDefault="006263D1" w:rsidP="00014AF3">
      <w:pPr>
        <w:jc w:val="center"/>
        <w:rPr>
          <w:rFonts w:ascii="Arial" w:hAnsi="Arial"/>
          <w:b/>
          <w:sz w:val="32"/>
          <w:lang w:val="en-US"/>
        </w:rPr>
      </w:pPr>
    </w:p>
    <w:p w14:paraId="61BACF25" w14:textId="0298ECB6" w:rsidR="006263D1" w:rsidRPr="00595763" w:rsidRDefault="00014AF3" w:rsidP="00014AF3">
      <w:pPr>
        <w:jc w:val="center"/>
        <w:rPr>
          <w:rFonts w:ascii="Arial" w:hAnsi="Arial"/>
          <w:b/>
          <w:sz w:val="32"/>
          <w:lang w:val="es-CO"/>
        </w:rPr>
      </w:pPr>
      <w:r>
        <w:rPr>
          <w:rFonts w:ascii="Arial" w:hAnsi="Arial"/>
          <w:b/>
          <w:sz w:val="32"/>
          <w:lang w:val="es-CO"/>
        </w:rPr>
        <w:t>31</w:t>
      </w:r>
      <w:r w:rsidR="006263D1" w:rsidRPr="00595763">
        <w:rPr>
          <w:rFonts w:ascii="Arial" w:hAnsi="Arial"/>
          <w:b/>
          <w:sz w:val="32"/>
          <w:lang w:val="es-CO"/>
        </w:rPr>
        <w:t xml:space="preserve"> DE AGOSTO DEL 2012</w:t>
      </w:r>
    </w:p>
    <w:p w14:paraId="56A9ACF6" w14:textId="77777777" w:rsidR="006263D1" w:rsidRPr="00595763" w:rsidRDefault="006263D1" w:rsidP="00014AF3">
      <w:pPr>
        <w:jc w:val="center"/>
        <w:rPr>
          <w:rFonts w:ascii="Arial" w:hAnsi="Arial"/>
          <w:b/>
          <w:sz w:val="32"/>
          <w:lang w:val="es-CO"/>
        </w:rPr>
      </w:pPr>
    </w:p>
    <w:p w14:paraId="465D3022" w14:textId="77777777" w:rsidR="006263D1" w:rsidRDefault="006263D1" w:rsidP="00014AF3">
      <w:pPr>
        <w:jc w:val="center"/>
        <w:rPr>
          <w:rFonts w:ascii="Arial" w:hAnsi="Arial"/>
          <w:b/>
          <w:sz w:val="32"/>
          <w:lang w:val="es-CO"/>
        </w:rPr>
      </w:pPr>
    </w:p>
    <w:p w14:paraId="1C932319" w14:textId="77777777" w:rsidR="00AE3164" w:rsidRPr="00595763" w:rsidRDefault="00AE3164" w:rsidP="00014AF3">
      <w:pPr>
        <w:jc w:val="center"/>
        <w:rPr>
          <w:rFonts w:ascii="Arial" w:hAnsi="Arial"/>
          <w:b/>
          <w:sz w:val="32"/>
          <w:lang w:val="es-CO"/>
        </w:rPr>
      </w:pPr>
    </w:p>
    <w:p w14:paraId="000C6F3B" w14:textId="77777777" w:rsidR="006263D1" w:rsidRPr="00595763" w:rsidRDefault="006263D1" w:rsidP="00014AF3">
      <w:pPr>
        <w:jc w:val="center"/>
        <w:rPr>
          <w:rFonts w:ascii="Arial" w:hAnsi="Arial"/>
          <w:b/>
          <w:sz w:val="32"/>
          <w:lang w:val="es-CO"/>
        </w:rPr>
      </w:pPr>
    </w:p>
    <w:p w14:paraId="7813ECF8" w14:textId="77777777" w:rsidR="006263D1" w:rsidRPr="00595763" w:rsidRDefault="006263D1" w:rsidP="00014AF3">
      <w:pPr>
        <w:jc w:val="center"/>
        <w:rPr>
          <w:rFonts w:ascii="Arial" w:hAnsi="Arial"/>
          <w:b/>
          <w:sz w:val="32"/>
          <w:lang w:val="es-CO"/>
        </w:rPr>
      </w:pPr>
    </w:p>
    <w:p w14:paraId="2F76CB53" w14:textId="77777777" w:rsidR="006263D1" w:rsidRPr="00595763" w:rsidRDefault="006263D1" w:rsidP="00014AF3">
      <w:pPr>
        <w:jc w:val="center"/>
        <w:rPr>
          <w:rFonts w:ascii="Arial" w:hAnsi="Arial"/>
          <w:b/>
          <w:sz w:val="32"/>
          <w:lang w:val="es-CO"/>
        </w:rPr>
      </w:pPr>
      <w:r w:rsidRPr="00595763">
        <w:rPr>
          <w:rFonts w:ascii="Arial" w:hAnsi="Arial"/>
          <w:b/>
          <w:sz w:val="32"/>
          <w:lang w:val="es-CO"/>
        </w:rPr>
        <w:t>DRAFT 0.1 - V. 1</w:t>
      </w:r>
    </w:p>
    <w:p w14:paraId="7B62FF8C" w14:textId="77777777" w:rsidR="006263D1" w:rsidRPr="00595763" w:rsidRDefault="006263D1" w:rsidP="00014AF3">
      <w:pPr>
        <w:jc w:val="center"/>
        <w:rPr>
          <w:rFonts w:ascii="Arial" w:hAnsi="Arial"/>
          <w:b/>
          <w:sz w:val="32"/>
          <w:lang w:val="es-CO"/>
        </w:rPr>
      </w:pPr>
    </w:p>
    <w:p w14:paraId="1FF29A3E" w14:textId="77777777" w:rsidR="006263D1" w:rsidRPr="00595763" w:rsidRDefault="006263D1" w:rsidP="00014AF3">
      <w:pPr>
        <w:jc w:val="center"/>
        <w:rPr>
          <w:rFonts w:ascii="Arial" w:hAnsi="Arial"/>
          <w:b/>
          <w:sz w:val="32"/>
          <w:lang w:val="es-CO"/>
        </w:rPr>
      </w:pPr>
    </w:p>
    <w:p w14:paraId="39140415" w14:textId="77777777" w:rsidR="006263D1" w:rsidRPr="00595763" w:rsidRDefault="006263D1" w:rsidP="00014AF3">
      <w:pPr>
        <w:jc w:val="center"/>
        <w:rPr>
          <w:rFonts w:ascii="Arial" w:hAnsi="Arial"/>
          <w:b/>
          <w:sz w:val="32"/>
          <w:lang w:val="es-CO"/>
        </w:rPr>
      </w:pPr>
    </w:p>
    <w:p w14:paraId="4FED5F03" w14:textId="77777777" w:rsidR="006263D1" w:rsidRPr="00595763" w:rsidRDefault="006263D1" w:rsidP="00014AF3">
      <w:pPr>
        <w:jc w:val="center"/>
        <w:rPr>
          <w:rFonts w:ascii="Arial" w:hAnsi="Arial"/>
          <w:b/>
          <w:sz w:val="32"/>
          <w:lang w:val="es-CO"/>
        </w:rPr>
      </w:pPr>
    </w:p>
    <w:p w14:paraId="6062D792" w14:textId="77777777" w:rsidR="006263D1" w:rsidRPr="00595763" w:rsidRDefault="006263D1" w:rsidP="00014AF3">
      <w:pPr>
        <w:jc w:val="center"/>
        <w:rPr>
          <w:rFonts w:ascii="Arial" w:hAnsi="Arial"/>
          <w:b/>
          <w:sz w:val="32"/>
          <w:lang w:val="es-CO"/>
        </w:rPr>
      </w:pPr>
    </w:p>
    <w:p w14:paraId="4AF4E1F1" w14:textId="77777777" w:rsidR="006263D1" w:rsidRPr="00595763" w:rsidRDefault="006263D1" w:rsidP="00014AF3">
      <w:pPr>
        <w:jc w:val="center"/>
        <w:rPr>
          <w:rFonts w:ascii="Arial" w:hAnsi="Arial"/>
          <w:b/>
          <w:sz w:val="32"/>
          <w:lang w:val="es-CO"/>
        </w:rPr>
      </w:pPr>
    </w:p>
    <w:p w14:paraId="2F8CB597" w14:textId="77777777" w:rsidR="006263D1" w:rsidRPr="00595763" w:rsidRDefault="006263D1" w:rsidP="00014AF3">
      <w:pPr>
        <w:jc w:val="center"/>
        <w:rPr>
          <w:rFonts w:ascii="Arial" w:hAnsi="Arial"/>
          <w:b/>
          <w:sz w:val="32"/>
          <w:lang w:val="es-CO"/>
        </w:rPr>
      </w:pPr>
      <w:r w:rsidRPr="00595763">
        <w:rPr>
          <w:rFonts w:ascii="Arial" w:hAnsi="Arial"/>
          <w:b/>
          <w:sz w:val="32"/>
          <w:lang w:val="es-CO"/>
        </w:rPr>
        <w:t>FIFTH FLOOR CORP.</w:t>
      </w:r>
    </w:p>
    <w:p w14:paraId="441F2FEE" w14:textId="48BE04D5" w:rsidR="00D9745F" w:rsidRPr="00595763" w:rsidRDefault="006F56D3" w:rsidP="00014AF3">
      <w:pPr>
        <w:pStyle w:val="Ttulo1"/>
        <w:jc w:val="both"/>
        <w:rPr>
          <w:rFonts w:ascii="Arial" w:hAnsi="Arial"/>
          <w:lang w:val="es-CO"/>
        </w:rPr>
      </w:pPr>
      <w:bookmarkStart w:id="0" w:name="_Toc333653844"/>
      <w:r>
        <w:rPr>
          <w:rFonts w:ascii="Arial" w:hAnsi="Arial"/>
          <w:lang w:val="es-CO"/>
        </w:rPr>
        <w:lastRenderedPageBreak/>
        <w:t>Página</w:t>
      </w:r>
      <w:r w:rsidR="002E6599">
        <w:rPr>
          <w:rFonts w:ascii="Arial" w:hAnsi="Arial"/>
          <w:lang w:val="es-CO"/>
        </w:rPr>
        <w:t xml:space="preserve"> de Firmas</w:t>
      </w:r>
      <w:bookmarkEnd w:id="0"/>
    </w:p>
    <w:p w14:paraId="7B7EA1A3" w14:textId="77777777" w:rsidR="006263D1" w:rsidRPr="00595763" w:rsidRDefault="006263D1" w:rsidP="00014AF3">
      <w:pPr>
        <w:jc w:val="both"/>
        <w:rPr>
          <w:rFonts w:ascii="Arial" w:hAnsi="Arial"/>
          <w:lang w:val="es-CO"/>
        </w:rPr>
      </w:pPr>
    </w:p>
    <w:tbl>
      <w:tblPr>
        <w:tblStyle w:val="Cuadrculaclara-nfasis1"/>
        <w:tblW w:w="9659" w:type="dxa"/>
        <w:tblLook w:val="0600" w:firstRow="0" w:lastRow="0" w:firstColumn="0" w:lastColumn="0" w:noHBand="1" w:noVBand="1"/>
      </w:tblPr>
      <w:tblGrid>
        <w:gridCol w:w="4700"/>
        <w:gridCol w:w="4959"/>
      </w:tblGrid>
      <w:tr w:rsidR="006263D1" w:rsidRPr="00D53C37" w14:paraId="664EF414" w14:textId="77777777" w:rsidTr="0081290A">
        <w:trPr>
          <w:trHeight w:val="531"/>
        </w:trPr>
        <w:tc>
          <w:tcPr>
            <w:tcW w:w="4700" w:type="dxa"/>
          </w:tcPr>
          <w:p w14:paraId="440BE4CC" w14:textId="77777777" w:rsidR="006263D1" w:rsidRPr="00595763" w:rsidRDefault="006263D1" w:rsidP="00014AF3">
            <w:pPr>
              <w:spacing w:after="200" w:line="276" w:lineRule="auto"/>
              <w:jc w:val="both"/>
              <w:rPr>
                <w:rFonts w:ascii="Arial" w:hAnsi="Arial"/>
                <w:sz w:val="20"/>
                <w:lang w:val="es-CO"/>
              </w:rPr>
            </w:pPr>
          </w:p>
          <w:p w14:paraId="1755463F" w14:textId="77777777" w:rsidR="006263D1" w:rsidRPr="00595763" w:rsidRDefault="006263D1" w:rsidP="00014AF3">
            <w:pPr>
              <w:spacing w:after="200" w:line="276" w:lineRule="auto"/>
              <w:jc w:val="both"/>
              <w:rPr>
                <w:rFonts w:ascii="Arial" w:hAnsi="Arial"/>
                <w:sz w:val="20"/>
                <w:lang w:val="es-CO"/>
              </w:rPr>
            </w:pPr>
          </w:p>
          <w:p w14:paraId="3D749416" w14:textId="77777777" w:rsidR="006263D1" w:rsidRPr="00595763" w:rsidRDefault="006263D1" w:rsidP="00014AF3">
            <w:pPr>
              <w:spacing w:after="200" w:line="276" w:lineRule="auto"/>
              <w:jc w:val="both"/>
              <w:rPr>
                <w:rFonts w:ascii="Arial" w:hAnsi="Arial"/>
                <w:sz w:val="20"/>
                <w:lang w:val="es-CO"/>
              </w:rPr>
            </w:pPr>
          </w:p>
          <w:p w14:paraId="3C61E87C" w14:textId="77777777" w:rsidR="006263D1" w:rsidRPr="00595763" w:rsidRDefault="006263D1" w:rsidP="00014AF3">
            <w:pPr>
              <w:spacing w:after="200" w:line="276" w:lineRule="auto"/>
              <w:jc w:val="both"/>
              <w:rPr>
                <w:rFonts w:ascii="Arial" w:hAnsi="Arial"/>
                <w:sz w:val="20"/>
                <w:lang w:val="es-CO"/>
              </w:rPr>
            </w:pPr>
          </w:p>
        </w:tc>
        <w:tc>
          <w:tcPr>
            <w:tcW w:w="4959" w:type="dxa"/>
          </w:tcPr>
          <w:p w14:paraId="1320A462" w14:textId="77777777" w:rsidR="006263D1" w:rsidRPr="00595763" w:rsidRDefault="006263D1" w:rsidP="00014AF3">
            <w:pPr>
              <w:spacing w:after="200" w:line="360" w:lineRule="auto"/>
              <w:jc w:val="both"/>
              <w:rPr>
                <w:rFonts w:ascii="Arial" w:hAnsi="Arial"/>
                <w:sz w:val="20"/>
                <w:lang w:val="es-CO"/>
              </w:rPr>
            </w:pPr>
          </w:p>
        </w:tc>
      </w:tr>
      <w:tr w:rsidR="00EA7D3F" w:rsidRPr="00D53C37" w14:paraId="33D03806" w14:textId="77777777" w:rsidTr="0081290A">
        <w:trPr>
          <w:trHeight w:val="531"/>
        </w:trPr>
        <w:tc>
          <w:tcPr>
            <w:tcW w:w="4700" w:type="dxa"/>
          </w:tcPr>
          <w:p w14:paraId="7DF6911B" w14:textId="77777777" w:rsidR="00EA7D3F" w:rsidRDefault="00EA7D3F" w:rsidP="00EA7D3F">
            <w:pPr>
              <w:spacing w:after="200" w:line="276" w:lineRule="auto"/>
              <w:jc w:val="center"/>
              <w:rPr>
                <w:rFonts w:ascii="Arial" w:hAnsi="Arial"/>
                <w:b/>
                <w:sz w:val="20"/>
                <w:lang w:val="es-CO"/>
              </w:rPr>
            </w:pPr>
            <w:r w:rsidRPr="00595763">
              <w:rPr>
                <w:rFonts w:ascii="Arial" w:hAnsi="Arial"/>
                <w:b/>
                <w:sz w:val="20"/>
                <w:lang w:val="es-CO"/>
              </w:rPr>
              <w:t>Katherine Espíndola Buitrago</w:t>
            </w:r>
          </w:p>
          <w:p w14:paraId="00D1601A" w14:textId="7B607A31"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Gerencia y Gestión</w:t>
            </w:r>
          </w:p>
          <w:p w14:paraId="7729C3F3" w14:textId="4209E98E"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Arquitectura y Análisis</w:t>
            </w:r>
          </w:p>
        </w:tc>
        <w:tc>
          <w:tcPr>
            <w:tcW w:w="4959" w:type="dxa"/>
          </w:tcPr>
          <w:p w14:paraId="72BA859D" w14:textId="77777777" w:rsidR="00EA7D3F" w:rsidRPr="00595763" w:rsidRDefault="00EA7D3F" w:rsidP="00EA7D3F">
            <w:pPr>
              <w:spacing w:after="200" w:line="360" w:lineRule="auto"/>
              <w:jc w:val="center"/>
              <w:rPr>
                <w:rFonts w:ascii="Arial" w:hAnsi="Arial"/>
                <w:b/>
                <w:sz w:val="20"/>
                <w:lang w:val="es-CO"/>
              </w:rPr>
            </w:pPr>
            <w:proofErr w:type="spellStart"/>
            <w:r w:rsidRPr="00595763">
              <w:rPr>
                <w:rFonts w:ascii="Arial" w:hAnsi="Arial"/>
                <w:b/>
                <w:sz w:val="20"/>
                <w:lang w:val="es-CO"/>
              </w:rPr>
              <w:t>Cristhian</w:t>
            </w:r>
            <w:proofErr w:type="spellEnd"/>
            <w:r w:rsidRPr="00595763">
              <w:rPr>
                <w:rFonts w:ascii="Arial" w:hAnsi="Arial"/>
                <w:b/>
                <w:sz w:val="20"/>
                <w:lang w:val="es-CO"/>
              </w:rPr>
              <w:t xml:space="preserve"> Camilo Gómez</w:t>
            </w:r>
          </w:p>
          <w:p w14:paraId="2F964B37" w14:textId="78A4D802" w:rsidR="00EA7D3F" w:rsidRPr="00595763" w:rsidRDefault="00EA7D3F" w:rsidP="00EA7D3F">
            <w:pPr>
              <w:spacing w:after="200" w:line="360" w:lineRule="auto"/>
              <w:jc w:val="center"/>
              <w:rPr>
                <w:rFonts w:ascii="Arial" w:hAnsi="Arial"/>
                <w:b/>
                <w:sz w:val="20"/>
                <w:lang w:val="es-CO"/>
              </w:rPr>
            </w:pPr>
            <w:r w:rsidRPr="00595763">
              <w:rPr>
                <w:rFonts w:ascii="Arial" w:hAnsi="Arial"/>
                <w:b/>
                <w:sz w:val="20"/>
                <w:lang w:val="es-CO"/>
              </w:rPr>
              <w:t>Desarrollo e Implementación</w:t>
            </w:r>
          </w:p>
        </w:tc>
      </w:tr>
      <w:tr w:rsidR="00EA7D3F" w:rsidRPr="00D53C37" w14:paraId="5A7FA345" w14:textId="77777777" w:rsidTr="0081290A">
        <w:trPr>
          <w:trHeight w:val="531"/>
        </w:trPr>
        <w:tc>
          <w:tcPr>
            <w:tcW w:w="4700" w:type="dxa"/>
          </w:tcPr>
          <w:p w14:paraId="56021D1D" w14:textId="77777777" w:rsidR="00EA7D3F" w:rsidRPr="00595763" w:rsidRDefault="00EA7D3F" w:rsidP="00014AF3">
            <w:pPr>
              <w:spacing w:after="200" w:line="276" w:lineRule="auto"/>
              <w:jc w:val="both"/>
              <w:rPr>
                <w:rFonts w:ascii="Arial" w:hAnsi="Arial"/>
                <w:sz w:val="20"/>
                <w:lang w:val="es-CO"/>
              </w:rPr>
            </w:pPr>
          </w:p>
          <w:p w14:paraId="2A23C0B2" w14:textId="77777777" w:rsidR="00EA7D3F" w:rsidRPr="00595763" w:rsidRDefault="00EA7D3F" w:rsidP="00014AF3">
            <w:pPr>
              <w:spacing w:after="200" w:line="276" w:lineRule="auto"/>
              <w:jc w:val="both"/>
              <w:rPr>
                <w:rFonts w:ascii="Arial" w:hAnsi="Arial"/>
                <w:sz w:val="20"/>
                <w:lang w:val="es-CO"/>
              </w:rPr>
            </w:pPr>
          </w:p>
          <w:p w14:paraId="38A43A5E" w14:textId="77777777" w:rsidR="00EA7D3F" w:rsidRPr="00595763" w:rsidRDefault="00EA7D3F" w:rsidP="00014AF3">
            <w:pPr>
              <w:spacing w:after="200" w:line="276" w:lineRule="auto"/>
              <w:jc w:val="both"/>
              <w:rPr>
                <w:rFonts w:ascii="Arial" w:hAnsi="Arial"/>
                <w:sz w:val="20"/>
                <w:lang w:val="es-CO"/>
              </w:rPr>
            </w:pPr>
          </w:p>
          <w:p w14:paraId="0F5FE97D" w14:textId="77777777" w:rsidR="00EA7D3F" w:rsidRPr="00595763" w:rsidRDefault="00EA7D3F" w:rsidP="00014AF3">
            <w:pPr>
              <w:spacing w:after="200" w:line="276" w:lineRule="auto"/>
              <w:jc w:val="both"/>
              <w:rPr>
                <w:rFonts w:ascii="Arial" w:hAnsi="Arial"/>
                <w:sz w:val="20"/>
                <w:lang w:val="es-CO"/>
              </w:rPr>
            </w:pPr>
          </w:p>
        </w:tc>
        <w:tc>
          <w:tcPr>
            <w:tcW w:w="4959" w:type="dxa"/>
          </w:tcPr>
          <w:p w14:paraId="6D8D22DE" w14:textId="77777777" w:rsidR="00EA7D3F" w:rsidRPr="00595763" w:rsidRDefault="00EA7D3F" w:rsidP="00014AF3">
            <w:pPr>
              <w:spacing w:after="200" w:line="360" w:lineRule="auto"/>
              <w:jc w:val="both"/>
              <w:rPr>
                <w:rFonts w:ascii="Arial" w:hAnsi="Arial"/>
                <w:sz w:val="20"/>
                <w:lang w:val="es-CO"/>
              </w:rPr>
            </w:pPr>
          </w:p>
        </w:tc>
      </w:tr>
      <w:tr w:rsidR="00EA7D3F" w:rsidRPr="00D53C37" w14:paraId="5FE7884E" w14:textId="77777777" w:rsidTr="0081290A">
        <w:trPr>
          <w:trHeight w:val="531"/>
        </w:trPr>
        <w:tc>
          <w:tcPr>
            <w:tcW w:w="4700" w:type="dxa"/>
          </w:tcPr>
          <w:p w14:paraId="6DA77B3C" w14:textId="77777777"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Sebastián Moreno</w:t>
            </w:r>
          </w:p>
          <w:p w14:paraId="4D2F9F96" w14:textId="39261E92"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Diseño</w:t>
            </w:r>
          </w:p>
        </w:tc>
        <w:tc>
          <w:tcPr>
            <w:tcW w:w="4959" w:type="dxa"/>
          </w:tcPr>
          <w:p w14:paraId="2A6D476F" w14:textId="77777777"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Alicia Beltrán Castañeda</w:t>
            </w:r>
          </w:p>
          <w:p w14:paraId="1AC05773" w14:textId="3D5A38B4" w:rsidR="00EA7D3F" w:rsidRPr="00595763" w:rsidRDefault="00EA7D3F" w:rsidP="00EA7D3F">
            <w:pPr>
              <w:spacing w:after="200" w:line="360" w:lineRule="auto"/>
              <w:jc w:val="center"/>
              <w:rPr>
                <w:rFonts w:ascii="Arial" w:hAnsi="Arial"/>
                <w:b/>
                <w:sz w:val="20"/>
                <w:lang w:val="es-CO"/>
              </w:rPr>
            </w:pPr>
            <w:r w:rsidRPr="00595763">
              <w:rPr>
                <w:rFonts w:ascii="Arial" w:hAnsi="Arial"/>
                <w:b/>
                <w:sz w:val="20"/>
                <w:lang w:val="es-CO"/>
              </w:rPr>
              <w:t>Documentación</w:t>
            </w:r>
          </w:p>
        </w:tc>
      </w:tr>
      <w:tr w:rsidR="00EA7D3F" w:rsidRPr="00D53C37" w14:paraId="496DD494" w14:textId="77777777" w:rsidTr="0081290A">
        <w:trPr>
          <w:trHeight w:val="531"/>
        </w:trPr>
        <w:tc>
          <w:tcPr>
            <w:tcW w:w="4700" w:type="dxa"/>
          </w:tcPr>
          <w:p w14:paraId="5064F4A6" w14:textId="77777777" w:rsidR="00EA7D3F" w:rsidRPr="00595763" w:rsidRDefault="00EA7D3F" w:rsidP="00014AF3">
            <w:pPr>
              <w:spacing w:after="200" w:line="276" w:lineRule="auto"/>
              <w:jc w:val="both"/>
              <w:rPr>
                <w:rFonts w:ascii="Arial" w:hAnsi="Arial"/>
                <w:sz w:val="20"/>
                <w:lang w:val="es-CO"/>
              </w:rPr>
            </w:pPr>
          </w:p>
          <w:p w14:paraId="4C0A55C0" w14:textId="77777777" w:rsidR="00EA7D3F" w:rsidRPr="00595763" w:rsidRDefault="00EA7D3F" w:rsidP="00014AF3">
            <w:pPr>
              <w:spacing w:after="200" w:line="276" w:lineRule="auto"/>
              <w:jc w:val="both"/>
              <w:rPr>
                <w:rFonts w:ascii="Arial" w:hAnsi="Arial"/>
                <w:sz w:val="20"/>
                <w:lang w:val="es-CO"/>
              </w:rPr>
            </w:pPr>
          </w:p>
          <w:p w14:paraId="43889199" w14:textId="77777777" w:rsidR="00EA7D3F" w:rsidRPr="00595763" w:rsidRDefault="00EA7D3F" w:rsidP="00014AF3">
            <w:pPr>
              <w:spacing w:after="200" w:line="276" w:lineRule="auto"/>
              <w:jc w:val="both"/>
              <w:rPr>
                <w:rFonts w:ascii="Arial" w:hAnsi="Arial"/>
                <w:sz w:val="20"/>
                <w:lang w:val="es-CO"/>
              </w:rPr>
            </w:pPr>
          </w:p>
          <w:p w14:paraId="6946752B" w14:textId="77777777" w:rsidR="00EA7D3F" w:rsidRPr="00595763" w:rsidRDefault="00EA7D3F" w:rsidP="00014AF3">
            <w:pPr>
              <w:spacing w:after="200" w:line="276" w:lineRule="auto"/>
              <w:jc w:val="both"/>
              <w:rPr>
                <w:rFonts w:ascii="Arial" w:hAnsi="Arial"/>
                <w:sz w:val="20"/>
                <w:lang w:val="es-CO"/>
              </w:rPr>
            </w:pPr>
          </w:p>
        </w:tc>
        <w:tc>
          <w:tcPr>
            <w:tcW w:w="4959" w:type="dxa"/>
          </w:tcPr>
          <w:p w14:paraId="4F09E39D" w14:textId="77777777" w:rsidR="00EA7D3F" w:rsidRPr="00595763" w:rsidRDefault="00EA7D3F" w:rsidP="00014AF3">
            <w:pPr>
              <w:spacing w:after="200" w:line="360" w:lineRule="auto"/>
              <w:jc w:val="both"/>
              <w:rPr>
                <w:rFonts w:ascii="Arial" w:hAnsi="Arial"/>
                <w:sz w:val="20"/>
                <w:lang w:val="es-CO"/>
              </w:rPr>
            </w:pPr>
          </w:p>
        </w:tc>
      </w:tr>
      <w:tr w:rsidR="00EA7D3F" w:rsidRPr="00D53C37" w14:paraId="2B41CF93" w14:textId="77777777" w:rsidTr="0081290A">
        <w:trPr>
          <w:trHeight w:val="269"/>
        </w:trPr>
        <w:tc>
          <w:tcPr>
            <w:tcW w:w="4700" w:type="dxa"/>
          </w:tcPr>
          <w:p w14:paraId="158103BD" w14:textId="77777777"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Juan Pablo Rodríguez</w:t>
            </w:r>
          </w:p>
          <w:p w14:paraId="11793890" w14:textId="1E0D350D" w:rsidR="00AE3164" w:rsidRPr="00595763" w:rsidRDefault="00AE3164" w:rsidP="00AE3164">
            <w:pPr>
              <w:spacing w:after="200" w:line="276" w:lineRule="auto"/>
              <w:jc w:val="center"/>
              <w:rPr>
                <w:rFonts w:ascii="Arial" w:hAnsi="Arial"/>
                <w:b/>
                <w:sz w:val="20"/>
                <w:lang w:val="es-CO"/>
              </w:rPr>
            </w:pPr>
            <w:r>
              <w:rPr>
                <w:rFonts w:ascii="Arial" w:hAnsi="Arial"/>
                <w:b/>
                <w:sz w:val="20"/>
                <w:lang w:val="es-CO"/>
              </w:rPr>
              <w:t xml:space="preserve">Director de </w:t>
            </w:r>
            <w:r w:rsidR="00EA7D3F" w:rsidRPr="00595763">
              <w:rPr>
                <w:rFonts w:ascii="Arial" w:hAnsi="Arial"/>
                <w:b/>
                <w:sz w:val="20"/>
                <w:lang w:val="es-CO"/>
              </w:rPr>
              <w:t>Calidad</w:t>
            </w:r>
            <w:r>
              <w:rPr>
                <w:rFonts w:ascii="Arial" w:hAnsi="Arial"/>
                <w:b/>
                <w:sz w:val="20"/>
                <w:lang w:val="es-CO"/>
              </w:rPr>
              <w:t>, configuraciones y pruebas</w:t>
            </w:r>
          </w:p>
        </w:tc>
        <w:tc>
          <w:tcPr>
            <w:tcW w:w="4959" w:type="dxa"/>
          </w:tcPr>
          <w:p w14:paraId="74A7EFD8" w14:textId="77777777"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Ing. Miguel Eduardo Torres</w:t>
            </w:r>
          </w:p>
          <w:p w14:paraId="0D37A857" w14:textId="79CEABA2" w:rsidR="00EA7D3F" w:rsidRPr="00595763" w:rsidRDefault="00EA7D3F" w:rsidP="00EA7D3F">
            <w:pPr>
              <w:spacing w:after="200" w:line="276" w:lineRule="auto"/>
              <w:jc w:val="center"/>
              <w:rPr>
                <w:rFonts w:ascii="Arial" w:hAnsi="Arial"/>
                <w:b/>
                <w:sz w:val="20"/>
                <w:lang w:val="es-CO"/>
              </w:rPr>
            </w:pPr>
            <w:r w:rsidRPr="00595763">
              <w:rPr>
                <w:rFonts w:ascii="Arial" w:hAnsi="Arial"/>
                <w:b/>
                <w:sz w:val="20"/>
                <w:lang w:val="es-CO"/>
              </w:rPr>
              <w:t>Auditor / Cliente</w:t>
            </w:r>
          </w:p>
        </w:tc>
      </w:tr>
    </w:tbl>
    <w:p w14:paraId="48D4C424" w14:textId="77777777" w:rsidR="00446913" w:rsidRDefault="00446913" w:rsidP="00014AF3">
      <w:pPr>
        <w:pStyle w:val="Ttulo1"/>
        <w:jc w:val="both"/>
        <w:rPr>
          <w:rFonts w:ascii="Arial" w:hAnsi="Arial" w:cs="Arial"/>
          <w:lang w:val="es-CO"/>
        </w:rPr>
      </w:pPr>
      <w:bookmarkStart w:id="1" w:name="_Toc333653845"/>
    </w:p>
    <w:p w14:paraId="2575655B" w14:textId="77777777" w:rsidR="00446913" w:rsidRDefault="00446913" w:rsidP="00014AF3">
      <w:pPr>
        <w:pStyle w:val="Ttulo1"/>
        <w:jc w:val="both"/>
        <w:rPr>
          <w:rFonts w:ascii="Arial" w:hAnsi="Arial" w:cs="Arial"/>
          <w:lang w:val="es-CO"/>
        </w:rPr>
      </w:pPr>
    </w:p>
    <w:p w14:paraId="42194271" w14:textId="77777777" w:rsidR="00446913" w:rsidRPr="00446913" w:rsidRDefault="00446913" w:rsidP="00446913">
      <w:pPr>
        <w:rPr>
          <w:lang w:val="es-CO"/>
        </w:rPr>
      </w:pPr>
    </w:p>
    <w:p w14:paraId="7D0EFB91" w14:textId="7F7A2502" w:rsidR="00D9745F" w:rsidRPr="00595763" w:rsidRDefault="00A35BB2" w:rsidP="00014AF3">
      <w:pPr>
        <w:pStyle w:val="Ttulo1"/>
        <w:jc w:val="both"/>
        <w:rPr>
          <w:rFonts w:ascii="Arial" w:hAnsi="Arial"/>
          <w:lang w:val="es-CO"/>
        </w:rPr>
      </w:pPr>
      <w:r>
        <w:rPr>
          <w:rFonts w:ascii="Arial" w:hAnsi="Arial" w:cs="Arial"/>
          <w:lang w:val="es-CO"/>
        </w:rPr>
        <w:lastRenderedPageBreak/>
        <w:t>Historial de Cambios</w:t>
      </w:r>
      <w:bookmarkEnd w:id="1"/>
    </w:p>
    <w:p w14:paraId="42D5D413" w14:textId="77777777" w:rsidR="00D05A42" w:rsidRPr="00595763" w:rsidRDefault="00D05A42" w:rsidP="00014AF3">
      <w:pPr>
        <w:jc w:val="both"/>
        <w:rPr>
          <w:rFonts w:ascii="Arial" w:hAnsi="Arial"/>
          <w:lang w:val="es-CO"/>
        </w:rPr>
      </w:pPr>
    </w:p>
    <w:tbl>
      <w:tblPr>
        <w:tblStyle w:val="Sombreadoclaro-nfasis5"/>
        <w:tblW w:w="10065" w:type="dxa"/>
        <w:tblLayout w:type="fixed"/>
        <w:tblLook w:val="06A0" w:firstRow="1" w:lastRow="0" w:firstColumn="1" w:lastColumn="0" w:noHBand="1" w:noVBand="1"/>
      </w:tblPr>
      <w:tblGrid>
        <w:gridCol w:w="1867"/>
        <w:gridCol w:w="2264"/>
        <w:gridCol w:w="2264"/>
        <w:gridCol w:w="3056"/>
        <w:gridCol w:w="614"/>
      </w:tblGrid>
      <w:tr w:rsidR="00CB37B2" w:rsidRPr="00D53C37" w14:paraId="7DDCF602" w14:textId="1CA6FC06" w:rsidTr="00595763">
        <w:trPr>
          <w:gridAfter w:val="1"/>
          <w:cnfStyle w:val="100000000000" w:firstRow="1" w:lastRow="0" w:firstColumn="0" w:lastColumn="0" w:oddVBand="0" w:evenVBand="0" w:oddHBand="0" w:evenHBand="0" w:firstRowFirstColumn="0" w:firstRowLastColumn="0" w:lastRowFirstColumn="0" w:lastRowLastColumn="0"/>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4748ED5A" w14:textId="016E0BCC" w:rsidR="00CB37B2" w:rsidRPr="00595763" w:rsidRDefault="000B29C3" w:rsidP="00014AF3">
            <w:pPr>
              <w:spacing w:after="200" w:line="276" w:lineRule="auto"/>
              <w:jc w:val="both"/>
              <w:rPr>
                <w:rFonts w:ascii="Calibri" w:hAnsi="Calibri"/>
                <w:color w:val="000000"/>
                <w:lang w:val="es-CO"/>
              </w:rPr>
            </w:pPr>
            <w:r w:rsidRPr="00595763">
              <w:rPr>
                <w:rFonts w:ascii="Calibri" w:hAnsi="Calibri"/>
                <w:color w:val="000000"/>
                <w:lang w:val="es-CO"/>
              </w:rPr>
              <w:t>VERSION</w:t>
            </w:r>
          </w:p>
        </w:tc>
        <w:tc>
          <w:tcPr>
            <w:tcW w:w="2410" w:type="dxa"/>
            <w:noWrap/>
          </w:tcPr>
          <w:p w14:paraId="53C669FD" w14:textId="75C74AF3" w:rsidR="00CB37B2"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FECHA</w:t>
            </w:r>
          </w:p>
        </w:tc>
        <w:tc>
          <w:tcPr>
            <w:tcW w:w="2410" w:type="dxa"/>
            <w:noWrap/>
          </w:tcPr>
          <w:p w14:paraId="1EA6FA3E" w14:textId="77777777"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REALIZADO POR</w:t>
            </w:r>
          </w:p>
        </w:tc>
        <w:tc>
          <w:tcPr>
            <w:tcW w:w="3260" w:type="dxa"/>
            <w:noWrap/>
          </w:tcPr>
          <w:p w14:paraId="06DADEC4" w14:textId="77777777"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ADICIONES O MODIFICACIONES</w:t>
            </w:r>
          </w:p>
        </w:tc>
      </w:tr>
      <w:tr w:rsidR="00CB37B2" w:rsidRPr="00D53C37" w14:paraId="7F5A1B1B" w14:textId="7C043182"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20D6A889" w14:textId="7993552B" w:rsidR="00CB37B2" w:rsidRPr="00595763" w:rsidRDefault="00F825D3" w:rsidP="00014AF3">
            <w:pPr>
              <w:spacing w:after="200" w:line="276" w:lineRule="auto"/>
              <w:jc w:val="both"/>
              <w:rPr>
                <w:rFonts w:ascii="Calibri" w:hAnsi="Calibri"/>
                <w:color w:val="000000"/>
                <w:lang w:val="es-CO"/>
              </w:rPr>
            </w:pPr>
            <w:r w:rsidRPr="00595763">
              <w:rPr>
                <w:rFonts w:ascii="Calibri" w:hAnsi="Calibri"/>
                <w:color w:val="000000"/>
                <w:lang w:val="es-CO"/>
              </w:rPr>
              <w:t>0.</w:t>
            </w:r>
            <w:r w:rsidR="000B29C3" w:rsidRPr="00595763">
              <w:rPr>
                <w:rFonts w:ascii="Calibri" w:hAnsi="Calibri"/>
                <w:color w:val="000000"/>
                <w:lang w:val="es-CO"/>
              </w:rPr>
              <w:t>1</w:t>
            </w:r>
          </w:p>
        </w:tc>
        <w:tc>
          <w:tcPr>
            <w:tcW w:w="2410" w:type="dxa"/>
            <w:noWrap/>
          </w:tcPr>
          <w:p w14:paraId="660C4258" w14:textId="243758D2" w:rsidR="00CB37B2"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17/08/2012</w:t>
            </w:r>
          </w:p>
        </w:tc>
        <w:tc>
          <w:tcPr>
            <w:tcW w:w="2410" w:type="dxa"/>
            <w:noWrap/>
          </w:tcPr>
          <w:p w14:paraId="5C6DDA63"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Katherine Espíndola</w:t>
            </w:r>
          </w:p>
        </w:tc>
        <w:tc>
          <w:tcPr>
            <w:tcW w:w="3260" w:type="dxa"/>
            <w:noWrap/>
          </w:tcPr>
          <w:p w14:paraId="7D600192" w14:textId="0BEAADD3"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r w:rsidR="00F825D3" w:rsidRPr="00595763">
              <w:rPr>
                <w:rFonts w:ascii="Calibri" w:hAnsi="Calibri"/>
                <w:color w:val="000000"/>
                <w:lang w:val="es-CO"/>
              </w:rPr>
              <w:t xml:space="preserve">Se </w:t>
            </w:r>
            <w:r w:rsidR="002A2173" w:rsidRPr="00D53C37">
              <w:rPr>
                <w:rFonts w:ascii="Calibri" w:eastAsia="Times New Roman" w:hAnsi="Calibri" w:cs="Calibri"/>
                <w:color w:val="000000"/>
                <w:lang w:val="es-CO" w:eastAsia="es-CO"/>
              </w:rPr>
              <w:t>agregó</w:t>
            </w:r>
            <w:r w:rsidR="00F825D3" w:rsidRPr="00595763">
              <w:rPr>
                <w:rFonts w:ascii="Calibri" w:hAnsi="Calibri"/>
                <w:color w:val="000000"/>
                <w:lang w:val="es-CO"/>
              </w:rPr>
              <w:t xml:space="preserve"> la tabla de cambios al documento</w:t>
            </w:r>
          </w:p>
        </w:tc>
      </w:tr>
      <w:tr w:rsidR="00CB37B2" w:rsidRPr="00D53C37" w14:paraId="7F3E5592" w14:textId="6CBE7479"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3ECEE5A7" w14:textId="7A57300D" w:rsidR="00CB37B2" w:rsidRPr="00595763" w:rsidRDefault="00CB37B2" w:rsidP="00014AF3">
            <w:pPr>
              <w:spacing w:after="200" w:line="276" w:lineRule="auto"/>
              <w:jc w:val="both"/>
              <w:rPr>
                <w:rFonts w:ascii="Calibri" w:hAnsi="Calibri"/>
                <w:color w:val="000000"/>
                <w:lang w:val="es-CO"/>
              </w:rPr>
            </w:pPr>
          </w:p>
        </w:tc>
        <w:tc>
          <w:tcPr>
            <w:tcW w:w="2410" w:type="dxa"/>
            <w:noWrap/>
          </w:tcPr>
          <w:p w14:paraId="224D0179" w14:textId="7DDB52A9"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tcPr>
          <w:p w14:paraId="7A9A3E54"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noWrap/>
          </w:tcPr>
          <w:p w14:paraId="0A56192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CB37B2" w:rsidRPr="00D53C37" w14:paraId="3A19BEBD" w14:textId="1CF045EB"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1565C158" w14:textId="61FF2BD5" w:rsidR="00CB37B2" w:rsidRPr="00595763" w:rsidRDefault="00CB37B2" w:rsidP="00014AF3">
            <w:pPr>
              <w:spacing w:after="200" w:line="276" w:lineRule="auto"/>
              <w:jc w:val="both"/>
              <w:rPr>
                <w:rFonts w:ascii="Calibri" w:hAnsi="Calibri"/>
                <w:color w:val="000000"/>
                <w:lang w:val="es-CO"/>
              </w:rPr>
            </w:pPr>
          </w:p>
        </w:tc>
        <w:tc>
          <w:tcPr>
            <w:tcW w:w="2410" w:type="dxa"/>
            <w:noWrap/>
          </w:tcPr>
          <w:p w14:paraId="7BB717D2" w14:textId="15416FC3"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tcPr>
          <w:p w14:paraId="2E53B769"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noWrap/>
          </w:tcPr>
          <w:p w14:paraId="5CAFF735"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4EDA6F7B"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33CB0440" w14:textId="77777777"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14:paraId="0E6EE5FE"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4F79F37A"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147E5DA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9B2B2D" w14:paraId="256E0577"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CF3AFE8" w14:textId="77777777"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14:paraId="1BB0122D"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4CB61958"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00F72C6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42779D7A"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08D46E9E" w14:textId="77777777"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14:paraId="58A44DD8"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324B40A2"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0BFB4AF7"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bl>
    <w:p w14:paraId="08B71E46" w14:textId="77777777" w:rsidR="00CB37B2" w:rsidRPr="00595763" w:rsidRDefault="00CB37B2" w:rsidP="00014AF3">
      <w:pPr>
        <w:jc w:val="both"/>
        <w:rPr>
          <w:rFonts w:ascii="Arial" w:hAnsi="Arial"/>
          <w:lang w:val="es-CO"/>
        </w:rPr>
      </w:pPr>
    </w:p>
    <w:p w14:paraId="01E1308F" w14:textId="77777777" w:rsidR="000B29C3" w:rsidRPr="00595763" w:rsidRDefault="000B29C3" w:rsidP="00014AF3">
      <w:pPr>
        <w:jc w:val="both"/>
        <w:rPr>
          <w:rFonts w:ascii="Arial" w:hAnsi="Arial"/>
          <w:lang w:val="es-CO"/>
        </w:rPr>
      </w:pPr>
    </w:p>
    <w:p w14:paraId="73FC3D50" w14:textId="77777777" w:rsidR="006263D1" w:rsidRPr="00595763" w:rsidRDefault="006263D1" w:rsidP="00014AF3">
      <w:pPr>
        <w:jc w:val="both"/>
        <w:rPr>
          <w:rFonts w:ascii="Arial" w:hAnsi="Arial"/>
          <w:lang w:val="es-CO"/>
        </w:rPr>
      </w:pPr>
    </w:p>
    <w:p w14:paraId="2EC911BC" w14:textId="77777777" w:rsidR="00CB37B2" w:rsidRPr="00595763" w:rsidRDefault="00CB37B2" w:rsidP="00014AF3">
      <w:pPr>
        <w:jc w:val="both"/>
        <w:rPr>
          <w:rFonts w:ascii="Arial" w:hAnsi="Arial"/>
          <w:lang w:val="es-CO"/>
        </w:rPr>
      </w:pPr>
    </w:p>
    <w:p w14:paraId="72BA33E2" w14:textId="77777777" w:rsidR="00CB37B2" w:rsidRPr="00595763" w:rsidRDefault="00CB37B2" w:rsidP="00014AF3">
      <w:pPr>
        <w:jc w:val="both"/>
        <w:rPr>
          <w:rFonts w:ascii="Arial" w:hAnsi="Arial"/>
          <w:lang w:val="es-CO"/>
        </w:rPr>
      </w:pPr>
    </w:p>
    <w:p w14:paraId="6C655617" w14:textId="77777777" w:rsidR="00CB37B2" w:rsidRPr="00595763" w:rsidRDefault="00CB37B2" w:rsidP="00014AF3">
      <w:pPr>
        <w:jc w:val="both"/>
        <w:rPr>
          <w:rFonts w:ascii="Arial" w:hAnsi="Arial"/>
          <w:lang w:val="es-CO"/>
        </w:rPr>
      </w:pPr>
    </w:p>
    <w:p w14:paraId="06A4AD44" w14:textId="77777777" w:rsidR="00CB37B2" w:rsidRPr="00595763" w:rsidRDefault="00CB37B2" w:rsidP="00014AF3">
      <w:pPr>
        <w:jc w:val="both"/>
        <w:rPr>
          <w:rFonts w:ascii="Arial" w:hAnsi="Arial"/>
          <w:lang w:val="es-CO"/>
        </w:rPr>
      </w:pPr>
    </w:p>
    <w:p w14:paraId="7697B562" w14:textId="77777777" w:rsidR="00CB37B2" w:rsidRPr="00595763" w:rsidRDefault="00CB37B2" w:rsidP="00014AF3">
      <w:pPr>
        <w:jc w:val="both"/>
        <w:rPr>
          <w:rFonts w:ascii="Arial" w:hAnsi="Arial"/>
          <w:lang w:val="es-CO"/>
        </w:rPr>
      </w:pPr>
    </w:p>
    <w:p w14:paraId="35166CD5" w14:textId="77777777" w:rsidR="00CB37B2" w:rsidRDefault="00CB37B2" w:rsidP="00014AF3">
      <w:pPr>
        <w:jc w:val="both"/>
        <w:rPr>
          <w:rFonts w:ascii="Arial" w:hAnsi="Arial"/>
          <w:lang w:val="es-CO"/>
        </w:rPr>
      </w:pPr>
    </w:p>
    <w:p w14:paraId="5E16BE18" w14:textId="77777777" w:rsidR="00446913" w:rsidRDefault="00446913" w:rsidP="00014AF3">
      <w:pPr>
        <w:jc w:val="both"/>
        <w:rPr>
          <w:rFonts w:ascii="Arial" w:hAnsi="Arial"/>
          <w:lang w:val="es-CO"/>
        </w:rPr>
      </w:pPr>
    </w:p>
    <w:p w14:paraId="29877EC7" w14:textId="77777777" w:rsidR="00446913" w:rsidRDefault="00446913" w:rsidP="00014AF3">
      <w:pPr>
        <w:jc w:val="both"/>
        <w:rPr>
          <w:rFonts w:ascii="Arial" w:hAnsi="Arial"/>
          <w:lang w:val="es-CO"/>
        </w:rPr>
      </w:pPr>
    </w:p>
    <w:p w14:paraId="4E176CE3" w14:textId="77777777" w:rsidR="00446913" w:rsidRPr="00595763" w:rsidRDefault="00446913" w:rsidP="00014AF3">
      <w:pPr>
        <w:jc w:val="both"/>
        <w:rPr>
          <w:rFonts w:ascii="Arial" w:hAnsi="Arial"/>
          <w:lang w:val="es-CO"/>
        </w:rPr>
      </w:pPr>
    </w:p>
    <w:p w14:paraId="385A075D" w14:textId="77777777" w:rsidR="00CB37B2" w:rsidRPr="00595763" w:rsidRDefault="00CB37B2" w:rsidP="00014AF3">
      <w:pPr>
        <w:jc w:val="both"/>
        <w:rPr>
          <w:rFonts w:ascii="Arial" w:hAnsi="Arial"/>
          <w:lang w:val="es-CO"/>
        </w:rPr>
      </w:pPr>
    </w:p>
    <w:p w14:paraId="089310DE" w14:textId="451B20F0" w:rsidR="00CB37B2" w:rsidRPr="00595763" w:rsidRDefault="00D53C37" w:rsidP="00014AF3">
      <w:pPr>
        <w:pStyle w:val="Ttulo1"/>
        <w:jc w:val="both"/>
        <w:rPr>
          <w:rFonts w:ascii="Arial" w:hAnsi="Arial"/>
          <w:lang w:val="es-CO"/>
        </w:rPr>
      </w:pPr>
      <w:bookmarkStart w:id="2" w:name="_Toc333653846"/>
      <w:r w:rsidRPr="00D53C37">
        <w:rPr>
          <w:rFonts w:ascii="Arial" w:hAnsi="Arial"/>
          <w:lang w:val="es-CO"/>
        </w:rPr>
        <w:lastRenderedPageBreak/>
        <w:t>Pre</w:t>
      </w:r>
      <w:r>
        <w:rPr>
          <w:rFonts w:ascii="Arial" w:hAnsi="Arial"/>
          <w:lang w:val="es-CO"/>
        </w:rPr>
        <w:t>facio</w:t>
      </w:r>
      <w:bookmarkEnd w:id="2"/>
      <w:r w:rsidR="00CB37B2" w:rsidRPr="00595763">
        <w:rPr>
          <w:rFonts w:ascii="Arial" w:hAnsi="Arial"/>
          <w:lang w:val="es-CO"/>
        </w:rPr>
        <w:tab/>
      </w:r>
    </w:p>
    <w:p w14:paraId="0CFABC5D" w14:textId="77777777" w:rsidR="00CB37B2" w:rsidRPr="00595763" w:rsidRDefault="00CB37B2" w:rsidP="00014AF3">
      <w:pPr>
        <w:jc w:val="both"/>
        <w:rPr>
          <w:rFonts w:ascii="Arial" w:hAnsi="Arial"/>
          <w:lang w:val="es-CO"/>
        </w:rPr>
      </w:pPr>
    </w:p>
    <w:p w14:paraId="0A18F99B" w14:textId="77777777" w:rsidR="00CB37B2" w:rsidRPr="00595763" w:rsidRDefault="00CB37B2" w:rsidP="00014AF3">
      <w:pPr>
        <w:jc w:val="both"/>
        <w:rPr>
          <w:rFonts w:ascii="Arial" w:hAnsi="Arial"/>
          <w:lang w:val="es-CO"/>
        </w:rPr>
      </w:pPr>
    </w:p>
    <w:p w14:paraId="7B2C5D29" w14:textId="77777777" w:rsidR="00CB37B2" w:rsidRPr="00595763" w:rsidRDefault="00CB37B2" w:rsidP="00014AF3">
      <w:pPr>
        <w:jc w:val="both"/>
        <w:rPr>
          <w:rFonts w:ascii="Arial" w:hAnsi="Arial"/>
          <w:lang w:val="es-CO"/>
        </w:rPr>
      </w:pPr>
    </w:p>
    <w:p w14:paraId="6FFEF463" w14:textId="77777777" w:rsidR="00CB37B2" w:rsidRPr="00595763" w:rsidRDefault="00CB37B2" w:rsidP="00014AF3">
      <w:pPr>
        <w:jc w:val="both"/>
        <w:rPr>
          <w:rFonts w:ascii="Arial" w:hAnsi="Arial"/>
          <w:lang w:val="es-CO"/>
        </w:rPr>
      </w:pPr>
    </w:p>
    <w:p w14:paraId="22F27BF8" w14:textId="77777777" w:rsidR="00CB37B2" w:rsidRPr="00595763" w:rsidRDefault="00CB37B2" w:rsidP="00014AF3">
      <w:pPr>
        <w:jc w:val="both"/>
        <w:rPr>
          <w:rFonts w:ascii="Arial" w:hAnsi="Arial"/>
          <w:lang w:val="es-CO"/>
        </w:rPr>
      </w:pPr>
    </w:p>
    <w:p w14:paraId="4B8A9243" w14:textId="77777777" w:rsidR="00CB37B2" w:rsidRPr="00595763" w:rsidRDefault="00CB37B2" w:rsidP="00014AF3">
      <w:pPr>
        <w:jc w:val="both"/>
        <w:rPr>
          <w:rFonts w:ascii="Arial" w:hAnsi="Arial"/>
          <w:lang w:val="es-CO"/>
        </w:rPr>
      </w:pPr>
    </w:p>
    <w:p w14:paraId="1E1A04E2" w14:textId="77777777" w:rsidR="00CB37B2" w:rsidRPr="00595763" w:rsidRDefault="00CB37B2" w:rsidP="00014AF3">
      <w:pPr>
        <w:jc w:val="both"/>
        <w:rPr>
          <w:rFonts w:ascii="Arial" w:hAnsi="Arial"/>
          <w:lang w:val="es-CO"/>
        </w:rPr>
      </w:pPr>
    </w:p>
    <w:p w14:paraId="673A2532" w14:textId="77777777" w:rsidR="00CB37B2" w:rsidRPr="00595763" w:rsidRDefault="00CB37B2" w:rsidP="00014AF3">
      <w:pPr>
        <w:jc w:val="both"/>
        <w:rPr>
          <w:rFonts w:ascii="Arial" w:hAnsi="Arial"/>
          <w:lang w:val="es-CO"/>
        </w:rPr>
      </w:pPr>
    </w:p>
    <w:p w14:paraId="3CB1D9DD" w14:textId="77777777" w:rsidR="00CB37B2" w:rsidRPr="00595763" w:rsidRDefault="00CB37B2" w:rsidP="00014AF3">
      <w:pPr>
        <w:jc w:val="both"/>
        <w:rPr>
          <w:rFonts w:ascii="Arial" w:hAnsi="Arial"/>
          <w:lang w:val="es-CO"/>
        </w:rPr>
      </w:pPr>
    </w:p>
    <w:p w14:paraId="0DFFBFF1" w14:textId="77777777" w:rsidR="00CB37B2" w:rsidRPr="00595763" w:rsidRDefault="00CB37B2" w:rsidP="00014AF3">
      <w:pPr>
        <w:jc w:val="both"/>
        <w:rPr>
          <w:rFonts w:ascii="Arial" w:hAnsi="Arial"/>
          <w:lang w:val="es-CO"/>
        </w:rPr>
      </w:pPr>
    </w:p>
    <w:p w14:paraId="27732D0F" w14:textId="77777777" w:rsidR="00CB37B2" w:rsidRPr="00595763" w:rsidRDefault="00CB37B2" w:rsidP="00014AF3">
      <w:pPr>
        <w:jc w:val="both"/>
        <w:rPr>
          <w:rFonts w:ascii="Arial" w:hAnsi="Arial"/>
          <w:lang w:val="es-CO"/>
        </w:rPr>
      </w:pPr>
    </w:p>
    <w:p w14:paraId="08946E3F" w14:textId="77777777" w:rsidR="00CB37B2" w:rsidRPr="00595763" w:rsidRDefault="00CB37B2" w:rsidP="00014AF3">
      <w:pPr>
        <w:jc w:val="both"/>
        <w:rPr>
          <w:rFonts w:ascii="Arial" w:hAnsi="Arial"/>
          <w:lang w:val="es-CO"/>
        </w:rPr>
      </w:pPr>
    </w:p>
    <w:p w14:paraId="4156198A" w14:textId="77777777" w:rsidR="00CB37B2" w:rsidRPr="00595763" w:rsidRDefault="00CB37B2" w:rsidP="00014AF3">
      <w:pPr>
        <w:jc w:val="both"/>
        <w:rPr>
          <w:rFonts w:ascii="Arial" w:hAnsi="Arial"/>
          <w:lang w:val="es-CO"/>
        </w:rPr>
      </w:pPr>
    </w:p>
    <w:p w14:paraId="1F1E94E2" w14:textId="77777777" w:rsidR="00CB37B2" w:rsidRPr="00595763" w:rsidRDefault="00CB37B2" w:rsidP="00014AF3">
      <w:pPr>
        <w:jc w:val="both"/>
        <w:rPr>
          <w:rFonts w:ascii="Arial" w:hAnsi="Arial"/>
          <w:lang w:val="es-CO"/>
        </w:rPr>
      </w:pPr>
    </w:p>
    <w:p w14:paraId="73425C18" w14:textId="77777777" w:rsidR="00CB37B2" w:rsidRPr="00595763" w:rsidRDefault="00CB37B2" w:rsidP="00014AF3">
      <w:pPr>
        <w:jc w:val="both"/>
        <w:rPr>
          <w:rFonts w:ascii="Arial" w:hAnsi="Arial"/>
          <w:lang w:val="es-CO"/>
        </w:rPr>
      </w:pPr>
    </w:p>
    <w:p w14:paraId="53D3F52F" w14:textId="77777777" w:rsidR="00CB37B2" w:rsidRPr="00595763" w:rsidRDefault="00CB37B2" w:rsidP="00014AF3">
      <w:pPr>
        <w:jc w:val="both"/>
        <w:rPr>
          <w:rFonts w:ascii="Arial" w:hAnsi="Arial"/>
          <w:lang w:val="es-CO"/>
        </w:rPr>
      </w:pPr>
    </w:p>
    <w:p w14:paraId="0571FEA5" w14:textId="77777777" w:rsidR="00CB37B2" w:rsidRPr="00595763" w:rsidRDefault="00CB37B2" w:rsidP="00014AF3">
      <w:pPr>
        <w:jc w:val="both"/>
        <w:rPr>
          <w:rFonts w:ascii="Arial" w:hAnsi="Arial"/>
          <w:lang w:val="es-CO"/>
        </w:rPr>
      </w:pPr>
    </w:p>
    <w:p w14:paraId="0142A902" w14:textId="77777777" w:rsidR="00CB37B2" w:rsidRPr="00595763" w:rsidRDefault="00CB37B2" w:rsidP="00014AF3">
      <w:pPr>
        <w:jc w:val="both"/>
        <w:rPr>
          <w:rFonts w:ascii="Arial" w:hAnsi="Arial"/>
          <w:lang w:val="es-CO"/>
        </w:rPr>
      </w:pPr>
    </w:p>
    <w:p w14:paraId="755A5384" w14:textId="77777777" w:rsidR="00CB37B2" w:rsidRPr="00595763" w:rsidRDefault="00CB37B2" w:rsidP="00014AF3">
      <w:pPr>
        <w:jc w:val="both"/>
        <w:rPr>
          <w:rFonts w:ascii="Arial" w:hAnsi="Arial"/>
          <w:lang w:val="es-CO"/>
        </w:rPr>
      </w:pPr>
    </w:p>
    <w:p w14:paraId="2542EC16" w14:textId="77777777" w:rsidR="00CB37B2" w:rsidRPr="00595763" w:rsidRDefault="00CB37B2" w:rsidP="00014AF3">
      <w:pPr>
        <w:jc w:val="both"/>
        <w:rPr>
          <w:rFonts w:ascii="Arial" w:hAnsi="Arial"/>
          <w:lang w:val="es-CO"/>
        </w:rPr>
      </w:pPr>
    </w:p>
    <w:p w14:paraId="1367D40C" w14:textId="77777777" w:rsidR="00CB37B2" w:rsidRPr="00595763" w:rsidRDefault="00CB37B2" w:rsidP="00014AF3">
      <w:pPr>
        <w:jc w:val="both"/>
        <w:rPr>
          <w:rFonts w:ascii="Arial" w:hAnsi="Arial"/>
          <w:lang w:val="es-CO"/>
        </w:rPr>
      </w:pPr>
    </w:p>
    <w:p w14:paraId="113E91DA" w14:textId="77777777" w:rsidR="00CB37B2" w:rsidRPr="00595763" w:rsidRDefault="00CB37B2" w:rsidP="00014AF3">
      <w:pPr>
        <w:jc w:val="both"/>
        <w:rPr>
          <w:rFonts w:ascii="Arial" w:hAnsi="Arial"/>
          <w:lang w:val="es-CO"/>
        </w:rPr>
      </w:pPr>
    </w:p>
    <w:p w14:paraId="286E023B" w14:textId="77777777" w:rsidR="00CB37B2" w:rsidRPr="00595763" w:rsidRDefault="00CB37B2" w:rsidP="00014AF3">
      <w:pPr>
        <w:jc w:val="both"/>
        <w:rPr>
          <w:rFonts w:ascii="Arial" w:hAnsi="Arial"/>
          <w:lang w:val="es-CO"/>
        </w:rPr>
      </w:pPr>
    </w:p>
    <w:sdt>
      <w:sdtPr>
        <w:rPr>
          <w:rFonts w:ascii="Arial" w:eastAsiaTheme="minorHAnsi" w:hAnsi="Arial" w:cstheme="minorBidi"/>
          <w:b w:val="0"/>
          <w:bCs w:val="0"/>
          <w:color w:val="auto"/>
          <w:sz w:val="22"/>
          <w:szCs w:val="22"/>
        </w:rPr>
        <w:id w:val="523540900"/>
        <w:docPartObj>
          <w:docPartGallery w:val="Table of Contents"/>
          <w:docPartUnique/>
        </w:docPartObj>
      </w:sdtPr>
      <w:sdtEndPr/>
      <w:sdtContent>
        <w:p w14:paraId="1F586774" w14:textId="77777777" w:rsidR="00CB37B2" w:rsidRPr="00595763" w:rsidRDefault="00CB37B2" w:rsidP="00014AF3">
          <w:pPr>
            <w:pStyle w:val="TtulodeTDC"/>
            <w:jc w:val="both"/>
            <w:rPr>
              <w:rFonts w:ascii="Arial" w:hAnsi="Arial"/>
              <w:lang w:val="es-CO"/>
            </w:rPr>
          </w:pPr>
          <w:r w:rsidRPr="00595763">
            <w:rPr>
              <w:rFonts w:ascii="Arial" w:hAnsi="Arial"/>
              <w:lang w:val="es-CO"/>
            </w:rPr>
            <w:t>Contenido</w:t>
          </w:r>
        </w:p>
        <w:p w14:paraId="2524A2F0" w14:textId="6C42D547" w:rsidR="003B0CF8" w:rsidRDefault="00BF46F9" w:rsidP="00014AF3">
          <w:pPr>
            <w:pStyle w:val="TDC1"/>
            <w:tabs>
              <w:tab w:val="right" w:leader="dot" w:pos="8261"/>
            </w:tabs>
            <w:jc w:val="both"/>
            <w:rPr>
              <w:rFonts w:eastAsiaTheme="minorEastAsia"/>
              <w:noProof/>
              <w:lang w:val="es-CO" w:eastAsia="es-CO"/>
            </w:rPr>
          </w:pPr>
          <w:r w:rsidRPr="00595763">
            <w:rPr>
              <w:rFonts w:ascii="Arial" w:hAnsi="Arial"/>
              <w:lang w:val="es-CO"/>
            </w:rPr>
            <w:fldChar w:fldCharType="begin"/>
          </w:r>
          <w:r w:rsidR="00CB37B2" w:rsidRPr="00D53C37">
            <w:rPr>
              <w:rFonts w:ascii="Arial" w:hAnsi="Arial"/>
              <w:lang w:val="es-CO"/>
            </w:rPr>
            <w:instrText xml:space="preserve"> TOC \o "1-3" \h \z \u </w:instrText>
          </w:r>
          <w:r w:rsidRPr="00595763">
            <w:rPr>
              <w:rFonts w:ascii="Arial" w:hAnsi="Arial"/>
              <w:lang w:val="es-CO"/>
            </w:rPr>
            <w:fldChar w:fldCharType="separate"/>
          </w:r>
          <w:hyperlink w:anchor="_Toc333653844" w:history="1">
            <w:r w:rsidR="003B0CF8" w:rsidRPr="00267D0F">
              <w:rPr>
                <w:rStyle w:val="Hipervnculo"/>
                <w:rFonts w:ascii="Arial" w:hAnsi="Arial"/>
                <w:noProof/>
                <w:lang w:val="es-CO"/>
              </w:rPr>
              <w:t>Página de Firmas</w:t>
            </w:r>
            <w:r w:rsidR="003B0CF8">
              <w:rPr>
                <w:noProof/>
                <w:webHidden/>
              </w:rPr>
              <w:tab/>
            </w:r>
            <w:r w:rsidR="003B0CF8">
              <w:rPr>
                <w:noProof/>
                <w:webHidden/>
              </w:rPr>
              <w:fldChar w:fldCharType="begin"/>
            </w:r>
            <w:r w:rsidR="003B0CF8">
              <w:rPr>
                <w:noProof/>
                <w:webHidden/>
              </w:rPr>
              <w:instrText xml:space="preserve"> PAGEREF _Toc333653844 \h </w:instrText>
            </w:r>
            <w:r w:rsidR="003B0CF8">
              <w:rPr>
                <w:noProof/>
                <w:webHidden/>
              </w:rPr>
            </w:r>
            <w:r w:rsidR="003B0CF8">
              <w:rPr>
                <w:noProof/>
                <w:webHidden/>
              </w:rPr>
              <w:fldChar w:fldCharType="separate"/>
            </w:r>
            <w:r w:rsidR="003B0CF8">
              <w:rPr>
                <w:noProof/>
                <w:webHidden/>
              </w:rPr>
              <w:t>2</w:t>
            </w:r>
            <w:r w:rsidR="003B0CF8">
              <w:rPr>
                <w:noProof/>
                <w:webHidden/>
              </w:rPr>
              <w:fldChar w:fldCharType="end"/>
            </w:r>
          </w:hyperlink>
        </w:p>
        <w:p w14:paraId="098BA6FC" w14:textId="5AFCFEED" w:rsidR="003B0CF8" w:rsidRDefault="00B42C2A" w:rsidP="00014AF3">
          <w:pPr>
            <w:pStyle w:val="TDC1"/>
            <w:tabs>
              <w:tab w:val="right" w:leader="dot" w:pos="8261"/>
            </w:tabs>
            <w:jc w:val="both"/>
            <w:rPr>
              <w:rFonts w:eastAsiaTheme="minorEastAsia"/>
              <w:noProof/>
              <w:lang w:val="es-CO" w:eastAsia="es-CO"/>
            </w:rPr>
          </w:pPr>
          <w:hyperlink w:anchor="_Toc333653845" w:history="1">
            <w:r w:rsidR="003B0CF8" w:rsidRPr="00267D0F">
              <w:rPr>
                <w:rStyle w:val="Hipervnculo"/>
                <w:rFonts w:ascii="Arial" w:hAnsi="Arial" w:cs="Arial"/>
                <w:noProof/>
                <w:lang w:val="es-CO"/>
              </w:rPr>
              <w:t>Historial de Cambios</w:t>
            </w:r>
            <w:r w:rsidR="003B0CF8">
              <w:rPr>
                <w:noProof/>
                <w:webHidden/>
              </w:rPr>
              <w:tab/>
            </w:r>
            <w:r w:rsidR="003B0CF8">
              <w:rPr>
                <w:noProof/>
                <w:webHidden/>
              </w:rPr>
              <w:fldChar w:fldCharType="begin"/>
            </w:r>
            <w:r w:rsidR="003B0CF8">
              <w:rPr>
                <w:noProof/>
                <w:webHidden/>
              </w:rPr>
              <w:instrText xml:space="preserve"> PAGEREF _Toc333653845 \h </w:instrText>
            </w:r>
            <w:r w:rsidR="003B0CF8">
              <w:rPr>
                <w:noProof/>
                <w:webHidden/>
              </w:rPr>
            </w:r>
            <w:r w:rsidR="003B0CF8">
              <w:rPr>
                <w:noProof/>
                <w:webHidden/>
              </w:rPr>
              <w:fldChar w:fldCharType="separate"/>
            </w:r>
            <w:r w:rsidR="003B0CF8">
              <w:rPr>
                <w:noProof/>
                <w:webHidden/>
              </w:rPr>
              <w:t>3</w:t>
            </w:r>
            <w:r w:rsidR="003B0CF8">
              <w:rPr>
                <w:noProof/>
                <w:webHidden/>
              </w:rPr>
              <w:fldChar w:fldCharType="end"/>
            </w:r>
          </w:hyperlink>
        </w:p>
        <w:p w14:paraId="4D91C433" w14:textId="36CCA6EF" w:rsidR="003B0CF8" w:rsidRDefault="00B42C2A" w:rsidP="00014AF3">
          <w:pPr>
            <w:pStyle w:val="TDC1"/>
            <w:tabs>
              <w:tab w:val="right" w:leader="dot" w:pos="8261"/>
            </w:tabs>
            <w:jc w:val="both"/>
            <w:rPr>
              <w:rFonts w:eastAsiaTheme="minorEastAsia"/>
              <w:noProof/>
              <w:lang w:val="es-CO" w:eastAsia="es-CO"/>
            </w:rPr>
          </w:pPr>
          <w:hyperlink w:anchor="_Toc333653846" w:history="1">
            <w:r w:rsidR="003B0CF8" w:rsidRPr="00267D0F">
              <w:rPr>
                <w:rStyle w:val="Hipervnculo"/>
                <w:rFonts w:ascii="Arial" w:hAnsi="Arial"/>
                <w:noProof/>
                <w:lang w:val="es-CO"/>
              </w:rPr>
              <w:t>Prefacio</w:t>
            </w:r>
            <w:r w:rsidR="003B0CF8">
              <w:rPr>
                <w:noProof/>
                <w:webHidden/>
              </w:rPr>
              <w:tab/>
            </w:r>
            <w:r w:rsidR="003B0CF8">
              <w:rPr>
                <w:noProof/>
                <w:webHidden/>
              </w:rPr>
              <w:fldChar w:fldCharType="begin"/>
            </w:r>
            <w:r w:rsidR="003B0CF8">
              <w:rPr>
                <w:noProof/>
                <w:webHidden/>
              </w:rPr>
              <w:instrText xml:space="preserve"> PAGEREF _Toc333653846 \h </w:instrText>
            </w:r>
            <w:r w:rsidR="003B0CF8">
              <w:rPr>
                <w:noProof/>
                <w:webHidden/>
              </w:rPr>
            </w:r>
            <w:r w:rsidR="003B0CF8">
              <w:rPr>
                <w:noProof/>
                <w:webHidden/>
              </w:rPr>
              <w:fldChar w:fldCharType="separate"/>
            </w:r>
            <w:r w:rsidR="003B0CF8">
              <w:rPr>
                <w:noProof/>
                <w:webHidden/>
              </w:rPr>
              <w:t>4</w:t>
            </w:r>
            <w:r w:rsidR="003B0CF8">
              <w:rPr>
                <w:noProof/>
                <w:webHidden/>
              </w:rPr>
              <w:fldChar w:fldCharType="end"/>
            </w:r>
          </w:hyperlink>
        </w:p>
        <w:p w14:paraId="6C20AA46" w14:textId="642CFAAF" w:rsidR="003B0CF8" w:rsidRDefault="00B42C2A" w:rsidP="00014AF3">
          <w:pPr>
            <w:pStyle w:val="TDC1"/>
            <w:tabs>
              <w:tab w:val="right" w:leader="dot" w:pos="8261"/>
            </w:tabs>
            <w:jc w:val="both"/>
            <w:rPr>
              <w:rFonts w:eastAsiaTheme="minorEastAsia"/>
              <w:noProof/>
              <w:lang w:val="es-CO" w:eastAsia="es-CO"/>
            </w:rPr>
          </w:pPr>
          <w:hyperlink w:anchor="_Toc333653847" w:history="1">
            <w:r w:rsidR="003B0CF8" w:rsidRPr="00267D0F">
              <w:rPr>
                <w:rStyle w:val="Hipervnculo"/>
                <w:rFonts w:ascii="Arial" w:hAnsi="Arial"/>
                <w:noProof/>
                <w:lang w:val="es-CO"/>
              </w:rPr>
              <w:t>Lista de Figuras</w:t>
            </w:r>
            <w:r w:rsidR="003B0CF8">
              <w:rPr>
                <w:noProof/>
                <w:webHidden/>
              </w:rPr>
              <w:tab/>
            </w:r>
            <w:r w:rsidR="003B0CF8">
              <w:rPr>
                <w:noProof/>
                <w:webHidden/>
              </w:rPr>
              <w:fldChar w:fldCharType="begin"/>
            </w:r>
            <w:r w:rsidR="003B0CF8">
              <w:rPr>
                <w:noProof/>
                <w:webHidden/>
              </w:rPr>
              <w:instrText xml:space="preserve"> PAGEREF _Toc333653847 \h </w:instrText>
            </w:r>
            <w:r w:rsidR="003B0CF8">
              <w:rPr>
                <w:noProof/>
                <w:webHidden/>
              </w:rPr>
            </w:r>
            <w:r w:rsidR="003B0CF8">
              <w:rPr>
                <w:noProof/>
                <w:webHidden/>
              </w:rPr>
              <w:fldChar w:fldCharType="separate"/>
            </w:r>
            <w:r w:rsidR="003B0CF8">
              <w:rPr>
                <w:noProof/>
                <w:webHidden/>
              </w:rPr>
              <w:t>8</w:t>
            </w:r>
            <w:r w:rsidR="003B0CF8">
              <w:rPr>
                <w:noProof/>
                <w:webHidden/>
              </w:rPr>
              <w:fldChar w:fldCharType="end"/>
            </w:r>
          </w:hyperlink>
        </w:p>
        <w:p w14:paraId="3C311FCA" w14:textId="2C99FFF0" w:rsidR="003B0CF8" w:rsidRDefault="00B42C2A" w:rsidP="00014AF3">
          <w:pPr>
            <w:pStyle w:val="TDC1"/>
            <w:tabs>
              <w:tab w:val="right" w:leader="dot" w:pos="8261"/>
            </w:tabs>
            <w:jc w:val="both"/>
            <w:rPr>
              <w:rFonts w:eastAsiaTheme="minorEastAsia"/>
              <w:noProof/>
              <w:lang w:val="es-CO" w:eastAsia="es-CO"/>
            </w:rPr>
          </w:pPr>
          <w:hyperlink w:anchor="_Toc333653848" w:history="1">
            <w:r w:rsidR="003B0CF8" w:rsidRPr="00267D0F">
              <w:rPr>
                <w:rStyle w:val="Hipervnculo"/>
                <w:rFonts w:ascii="Arial" w:hAnsi="Arial"/>
                <w:noProof/>
                <w:lang w:val="es-CO"/>
              </w:rPr>
              <w:t>Lista de Tablas</w:t>
            </w:r>
            <w:r w:rsidR="003B0CF8">
              <w:rPr>
                <w:noProof/>
                <w:webHidden/>
              </w:rPr>
              <w:tab/>
            </w:r>
            <w:r w:rsidR="003B0CF8">
              <w:rPr>
                <w:noProof/>
                <w:webHidden/>
              </w:rPr>
              <w:fldChar w:fldCharType="begin"/>
            </w:r>
            <w:r w:rsidR="003B0CF8">
              <w:rPr>
                <w:noProof/>
                <w:webHidden/>
              </w:rPr>
              <w:instrText xml:space="preserve"> PAGEREF _Toc333653848 \h </w:instrText>
            </w:r>
            <w:r w:rsidR="003B0CF8">
              <w:rPr>
                <w:noProof/>
                <w:webHidden/>
              </w:rPr>
            </w:r>
            <w:r w:rsidR="003B0CF8">
              <w:rPr>
                <w:noProof/>
                <w:webHidden/>
              </w:rPr>
              <w:fldChar w:fldCharType="separate"/>
            </w:r>
            <w:r w:rsidR="003B0CF8">
              <w:rPr>
                <w:noProof/>
                <w:webHidden/>
              </w:rPr>
              <w:t>9</w:t>
            </w:r>
            <w:r w:rsidR="003B0CF8">
              <w:rPr>
                <w:noProof/>
                <w:webHidden/>
              </w:rPr>
              <w:fldChar w:fldCharType="end"/>
            </w:r>
          </w:hyperlink>
        </w:p>
        <w:p w14:paraId="439D52A3" w14:textId="2AFC7766" w:rsidR="003B0CF8" w:rsidRDefault="00B42C2A" w:rsidP="00014AF3">
          <w:pPr>
            <w:pStyle w:val="TDC1"/>
            <w:tabs>
              <w:tab w:val="right" w:leader="dot" w:pos="8261"/>
            </w:tabs>
            <w:jc w:val="both"/>
            <w:rPr>
              <w:rFonts w:eastAsiaTheme="minorEastAsia"/>
              <w:noProof/>
              <w:lang w:val="es-CO" w:eastAsia="es-CO"/>
            </w:rPr>
          </w:pPr>
          <w:hyperlink w:anchor="_Toc333653849" w:history="1">
            <w:r w:rsidR="003B0CF8" w:rsidRPr="00267D0F">
              <w:rPr>
                <w:rStyle w:val="Hipervnculo"/>
                <w:rFonts w:ascii="Arial" w:hAnsi="Arial" w:cs="Arial"/>
                <w:noProof/>
                <w:lang w:val="es-CO"/>
              </w:rPr>
              <w:t>1. Visión global del proyecto</w:t>
            </w:r>
            <w:r w:rsidR="003B0CF8">
              <w:rPr>
                <w:noProof/>
                <w:webHidden/>
              </w:rPr>
              <w:tab/>
            </w:r>
            <w:r w:rsidR="003B0CF8">
              <w:rPr>
                <w:noProof/>
                <w:webHidden/>
              </w:rPr>
              <w:fldChar w:fldCharType="begin"/>
            </w:r>
            <w:r w:rsidR="003B0CF8">
              <w:rPr>
                <w:noProof/>
                <w:webHidden/>
              </w:rPr>
              <w:instrText xml:space="preserve"> PAGEREF _Toc333653849 \h </w:instrText>
            </w:r>
            <w:r w:rsidR="003B0CF8">
              <w:rPr>
                <w:noProof/>
                <w:webHidden/>
              </w:rPr>
            </w:r>
            <w:r w:rsidR="003B0CF8">
              <w:rPr>
                <w:noProof/>
                <w:webHidden/>
              </w:rPr>
              <w:fldChar w:fldCharType="separate"/>
            </w:r>
            <w:r w:rsidR="003B0CF8">
              <w:rPr>
                <w:noProof/>
                <w:webHidden/>
              </w:rPr>
              <w:t>10</w:t>
            </w:r>
            <w:r w:rsidR="003B0CF8">
              <w:rPr>
                <w:noProof/>
                <w:webHidden/>
              </w:rPr>
              <w:fldChar w:fldCharType="end"/>
            </w:r>
          </w:hyperlink>
        </w:p>
        <w:p w14:paraId="05781148" w14:textId="327D5C65" w:rsidR="003B0CF8" w:rsidRDefault="00B42C2A" w:rsidP="00014AF3">
          <w:pPr>
            <w:pStyle w:val="TDC2"/>
            <w:tabs>
              <w:tab w:val="right" w:leader="dot" w:pos="8261"/>
            </w:tabs>
            <w:jc w:val="both"/>
            <w:rPr>
              <w:rFonts w:eastAsiaTheme="minorEastAsia"/>
              <w:noProof/>
              <w:lang w:val="es-CO" w:eastAsia="es-CO"/>
            </w:rPr>
          </w:pPr>
          <w:hyperlink w:anchor="_Toc333653850" w:history="1">
            <w:r w:rsidR="003B0CF8" w:rsidRPr="00267D0F">
              <w:rPr>
                <w:rStyle w:val="Hipervnculo"/>
                <w:rFonts w:ascii="Arial" w:hAnsi="Arial"/>
                <w:noProof/>
                <w:lang w:val="es-CO"/>
              </w:rPr>
              <w:t>1.1 Resumen del Proyecto</w:t>
            </w:r>
            <w:r w:rsidR="003B0CF8">
              <w:rPr>
                <w:noProof/>
                <w:webHidden/>
              </w:rPr>
              <w:tab/>
            </w:r>
            <w:r w:rsidR="003B0CF8">
              <w:rPr>
                <w:noProof/>
                <w:webHidden/>
              </w:rPr>
              <w:fldChar w:fldCharType="begin"/>
            </w:r>
            <w:r w:rsidR="003B0CF8">
              <w:rPr>
                <w:noProof/>
                <w:webHidden/>
              </w:rPr>
              <w:instrText xml:space="preserve"> PAGEREF _Toc333653850 \h </w:instrText>
            </w:r>
            <w:r w:rsidR="003B0CF8">
              <w:rPr>
                <w:noProof/>
                <w:webHidden/>
              </w:rPr>
            </w:r>
            <w:r w:rsidR="003B0CF8">
              <w:rPr>
                <w:noProof/>
                <w:webHidden/>
              </w:rPr>
              <w:fldChar w:fldCharType="separate"/>
            </w:r>
            <w:r w:rsidR="003B0CF8">
              <w:rPr>
                <w:noProof/>
                <w:webHidden/>
              </w:rPr>
              <w:t>10</w:t>
            </w:r>
            <w:r w:rsidR="003B0CF8">
              <w:rPr>
                <w:noProof/>
                <w:webHidden/>
              </w:rPr>
              <w:fldChar w:fldCharType="end"/>
            </w:r>
          </w:hyperlink>
        </w:p>
        <w:p w14:paraId="6A3BB75E" w14:textId="0E4E6E74" w:rsidR="003B0CF8" w:rsidRDefault="00B42C2A" w:rsidP="00014AF3">
          <w:pPr>
            <w:pStyle w:val="TDC3"/>
            <w:tabs>
              <w:tab w:val="right" w:leader="dot" w:pos="8261"/>
            </w:tabs>
            <w:jc w:val="both"/>
            <w:rPr>
              <w:rFonts w:eastAsiaTheme="minorEastAsia"/>
              <w:noProof/>
              <w:lang w:val="es-CO" w:eastAsia="es-CO"/>
            </w:rPr>
          </w:pPr>
          <w:hyperlink w:anchor="_Toc333653851" w:history="1">
            <w:r w:rsidR="003B0CF8" w:rsidRPr="00267D0F">
              <w:rPr>
                <w:rStyle w:val="Hipervnculo"/>
                <w:rFonts w:ascii="Arial" w:hAnsi="Arial"/>
                <w:noProof/>
                <w:lang w:val="es-CO"/>
              </w:rPr>
              <w:t>1.1.1 Propósito, Alcance y Objetivos</w:t>
            </w:r>
            <w:r w:rsidR="003B0CF8">
              <w:rPr>
                <w:noProof/>
                <w:webHidden/>
              </w:rPr>
              <w:tab/>
            </w:r>
            <w:r w:rsidR="003B0CF8">
              <w:rPr>
                <w:noProof/>
                <w:webHidden/>
              </w:rPr>
              <w:fldChar w:fldCharType="begin"/>
            </w:r>
            <w:r w:rsidR="003B0CF8">
              <w:rPr>
                <w:noProof/>
                <w:webHidden/>
              </w:rPr>
              <w:instrText xml:space="preserve"> PAGEREF _Toc333653851 \h </w:instrText>
            </w:r>
            <w:r w:rsidR="003B0CF8">
              <w:rPr>
                <w:noProof/>
                <w:webHidden/>
              </w:rPr>
            </w:r>
            <w:r w:rsidR="003B0CF8">
              <w:rPr>
                <w:noProof/>
                <w:webHidden/>
              </w:rPr>
              <w:fldChar w:fldCharType="separate"/>
            </w:r>
            <w:r w:rsidR="003B0CF8">
              <w:rPr>
                <w:noProof/>
                <w:webHidden/>
              </w:rPr>
              <w:t>10</w:t>
            </w:r>
            <w:r w:rsidR="003B0CF8">
              <w:rPr>
                <w:noProof/>
                <w:webHidden/>
              </w:rPr>
              <w:fldChar w:fldCharType="end"/>
            </w:r>
          </w:hyperlink>
        </w:p>
        <w:p w14:paraId="0FF6848B" w14:textId="71F010DC" w:rsidR="003B0CF8" w:rsidRDefault="00B42C2A" w:rsidP="00014AF3">
          <w:pPr>
            <w:pStyle w:val="TDC3"/>
            <w:tabs>
              <w:tab w:val="right" w:leader="dot" w:pos="8261"/>
            </w:tabs>
            <w:jc w:val="both"/>
            <w:rPr>
              <w:rFonts w:eastAsiaTheme="minorEastAsia"/>
              <w:noProof/>
              <w:lang w:val="es-CO" w:eastAsia="es-CO"/>
            </w:rPr>
          </w:pPr>
          <w:hyperlink w:anchor="_Toc333653852" w:history="1">
            <w:r w:rsidR="003B0CF8" w:rsidRPr="00267D0F">
              <w:rPr>
                <w:rStyle w:val="Hipervnculo"/>
                <w:rFonts w:ascii="Arial" w:hAnsi="Arial"/>
                <w:noProof/>
                <w:lang w:val="es-CO"/>
              </w:rPr>
              <w:t xml:space="preserve">1.1.2 </w:t>
            </w:r>
            <w:r w:rsidR="003B0CF8" w:rsidRPr="00267D0F">
              <w:rPr>
                <w:rStyle w:val="Hipervnculo"/>
                <w:rFonts w:ascii="Arial" w:hAnsi="Arial" w:cs="Arial"/>
                <w:noProof/>
                <w:lang w:val="es-CO"/>
              </w:rPr>
              <w:t>Suposiciones y Restricciones</w:t>
            </w:r>
            <w:r w:rsidR="003B0CF8">
              <w:rPr>
                <w:noProof/>
                <w:webHidden/>
              </w:rPr>
              <w:tab/>
            </w:r>
            <w:r w:rsidR="003B0CF8">
              <w:rPr>
                <w:noProof/>
                <w:webHidden/>
              </w:rPr>
              <w:fldChar w:fldCharType="begin"/>
            </w:r>
            <w:r w:rsidR="003B0CF8">
              <w:rPr>
                <w:noProof/>
                <w:webHidden/>
              </w:rPr>
              <w:instrText xml:space="preserve"> PAGEREF _Toc333653852 \h </w:instrText>
            </w:r>
            <w:r w:rsidR="003B0CF8">
              <w:rPr>
                <w:noProof/>
                <w:webHidden/>
              </w:rPr>
            </w:r>
            <w:r w:rsidR="003B0CF8">
              <w:rPr>
                <w:noProof/>
                <w:webHidden/>
              </w:rPr>
              <w:fldChar w:fldCharType="separate"/>
            </w:r>
            <w:r w:rsidR="003B0CF8">
              <w:rPr>
                <w:noProof/>
                <w:webHidden/>
              </w:rPr>
              <w:t>11</w:t>
            </w:r>
            <w:r w:rsidR="003B0CF8">
              <w:rPr>
                <w:noProof/>
                <w:webHidden/>
              </w:rPr>
              <w:fldChar w:fldCharType="end"/>
            </w:r>
          </w:hyperlink>
        </w:p>
        <w:p w14:paraId="7F47717A" w14:textId="21C3B505" w:rsidR="003B0CF8" w:rsidRDefault="00B42C2A" w:rsidP="00014AF3">
          <w:pPr>
            <w:pStyle w:val="TDC3"/>
            <w:tabs>
              <w:tab w:val="right" w:leader="dot" w:pos="8261"/>
            </w:tabs>
            <w:jc w:val="both"/>
            <w:rPr>
              <w:rFonts w:eastAsiaTheme="minorEastAsia"/>
              <w:noProof/>
              <w:lang w:val="es-CO" w:eastAsia="es-CO"/>
            </w:rPr>
          </w:pPr>
          <w:hyperlink w:anchor="_Toc333653853" w:history="1">
            <w:r w:rsidR="003B0CF8" w:rsidRPr="00267D0F">
              <w:rPr>
                <w:rStyle w:val="Hipervnculo"/>
                <w:rFonts w:ascii="Arial" w:hAnsi="Arial"/>
                <w:noProof/>
                <w:lang w:val="es-CO"/>
              </w:rPr>
              <w:t>1.1.4 Resumen de Calendarios y Presupuestos</w:t>
            </w:r>
            <w:r w:rsidR="003B0CF8">
              <w:rPr>
                <w:noProof/>
                <w:webHidden/>
              </w:rPr>
              <w:tab/>
            </w:r>
            <w:r w:rsidR="003B0CF8">
              <w:rPr>
                <w:noProof/>
                <w:webHidden/>
              </w:rPr>
              <w:fldChar w:fldCharType="begin"/>
            </w:r>
            <w:r w:rsidR="003B0CF8">
              <w:rPr>
                <w:noProof/>
                <w:webHidden/>
              </w:rPr>
              <w:instrText xml:space="preserve"> PAGEREF _Toc333653853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72D9633B" w14:textId="6C044646" w:rsidR="003B0CF8" w:rsidRDefault="00B42C2A" w:rsidP="00014AF3">
          <w:pPr>
            <w:pStyle w:val="TDC2"/>
            <w:tabs>
              <w:tab w:val="right" w:leader="dot" w:pos="8261"/>
            </w:tabs>
            <w:jc w:val="both"/>
            <w:rPr>
              <w:rFonts w:eastAsiaTheme="minorEastAsia"/>
              <w:noProof/>
              <w:lang w:val="es-CO" w:eastAsia="es-CO"/>
            </w:rPr>
          </w:pPr>
          <w:hyperlink w:anchor="_Toc333653854" w:history="1">
            <w:r w:rsidR="003B0CF8" w:rsidRPr="00267D0F">
              <w:rPr>
                <w:rStyle w:val="Hipervnculo"/>
                <w:rFonts w:ascii="Arial" w:hAnsi="Arial"/>
                <w:noProof/>
                <w:lang w:val="es-CO"/>
              </w:rPr>
              <w:t>1.2 Evolución del Plan</w:t>
            </w:r>
            <w:r w:rsidR="003B0CF8">
              <w:rPr>
                <w:noProof/>
                <w:webHidden/>
              </w:rPr>
              <w:tab/>
            </w:r>
            <w:r w:rsidR="003B0CF8">
              <w:rPr>
                <w:noProof/>
                <w:webHidden/>
              </w:rPr>
              <w:fldChar w:fldCharType="begin"/>
            </w:r>
            <w:r w:rsidR="003B0CF8">
              <w:rPr>
                <w:noProof/>
                <w:webHidden/>
              </w:rPr>
              <w:instrText xml:space="preserve"> PAGEREF _Toc333653854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18C0CFD6" w14:textId="7B08D3E0" w:rsidR="003B0CF8" w:rsidRDefault="00B42C2A" w:rsidP="00014AF3">
          <w:pPr>
            <w:pStyle w:val="TDC1"/>
            <w:tabs>
              <w:tab w:val="right" w:leader="dot" w:pos="8261"/>
            </w:tabs>
            <w:jc w:val="both"/>
            <w:rPr>
              <w:rFonts w:eastAsiaTheme="minorEastAsia"/>
              <w:noProof/>
              <w:lang w:val="es-CO" w:eastAsia="es-CO"/>
            </w:rPr>
          </w:pPr>
          <w:hyperlink w:anchor="_Toc333653855" w:history="1">
            <w:r w:rsidR="003B0CF8" w:rsidRPr="00267D0F">
              <w:rPr>
                <w:rStyle w:val="Hipervnculo"/>
                <w:rFonts w:ascii="Arial" w:hAnsi="Arial"/>
                <w:noProof/>
                <w:lang w:val="es-CO"/>
              </w:rPr>
              <w:t>2. Referencias</w:t>
            </w:r>
            <w:r w:rsidR="003B0CF8">
              <w:rPr>
                <w:noProof/>
                <w:webHidden/>
              </w:rPr>
              <w:tab/>
            </w:r>
            <w:r w:rsidR="003B0CF8">
              <w:rPr>
                <w:noProof/>
                <w:webHidden/>
              </w:rPr>
              <w:fldChar w:fldCharType="begin"/>
            </w:r>
            <w:r w:rsidR="003B0CF8">
              <w:rPr>
                <w:noProof/>
                <w:webHidden/>
              </w:rPr>
              <w:instrText xml:space="preserve"> PAGEREF _Toc333653855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37F212E5" w14:textId="1CB540AC" w:rsidR="003B0CF8" w:rsidRDefault="00B42C2A" w:rsidP="00014AF3">
          <w:pPr>
            <w:pStyle w:val="TDC1"/>
            <w:tabs>
              <w:tab w:val="right" w:leader="dot" w:pos="8261"/>
            </w:tabs>
            <w:jc w:val="both"/>
            <w:rPr>
              <w:rFonts w:eastAsiaTheme="minorEastAsia"/>
              <w:noProof/>
              <w:lang w:val="es-CO" w:eastAsia="es-CO"/>
            </w:rPr>
          </w:pPr>
          <w:hyperlink w:anchor="_Toc333653856" w:history="1">
            <w:r w:rsidR="003B0CF8" w:rsidRPr="00267D0F">
              <w:rPr>
                <w:rStyle w:val="Hipervnculo"/>
                <w:rFonts w:ascii="Arial" w:hAnsi="Arial"/>
                <w:noProof/>
                <w:lang w:val="es-CO"/>
              </w:rPr>
              <w:t>3. Definiciones</w:t>
            </w:r>
            <w:r w:rsidR="003B0CF8">
              <w:rPr>
                <w:noProof/>
                <w:webHidden/>
              </w:rPr>
              <w:tab/>
            </w:r>
            <w:r w:rsidR="003B0CF8">
              <w:rPr>
                <w:noProof/>
                <w:webHidden/>
              </w:rPr>
              <w:fldChar w:fldCharType="begin"/>
            </w:r>
            <w:r w:rsidR="003B0CF8">
              <w:rPr>
                <w:noProof/>
                <w:webHidden/>
              </w:rPr>
              <w:instrText xml:space="preserve"> PAGEREF _Toc333653856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5CCB9FF9" w14:textId="707EC98B" w:rsidR="003B0CF8" w:rsidRDefault="00B42C2A" w:rsidP="00014AF3">
          <w:pPr>
            <w:pStyle w:val="TDC1"/>
            <w:tabs>
              <w:tab w:val="right" w:leader="dot" w:pos="8261"/>
            </w:tabs>
            <w:jc w:val="both"/>
            <w:rPr>
              <w:rFonts w:eastAsiaTheme="minorEastAsia"/>
              <w:noProof/>
              <w:lang w:val="es-CO" w:eastAsia="es-CO"/>
            </w:rPr>
          </w:pPr>
          <w:hyperlink w:anchor="_Toc333653857" w:history="1">
            <w:r w:rsidR="003B0CF8" w:rsidRPr="00267D0F">
              <w:rPr>
                <w:rStyle w:val="Hipervnculo"/>
                <w:rFonts w:ascii="Arial" w:hAnsi="Arial"/>
                <w:noProof/>
                <w:lang w:val="es-CO"/>
              </w:rPr>
              <w:t>4.Contexto del Proyecto</w:t>
            </w:r>
            <w:r w:rsidR="003B0CF8">
              <w:rPr>
                <w:noProof/>
                <w:webHidden/>
              </w:rPr>
              <w:tab/>
            </w:r>
            <w:r w:rsidR="003B0CF8">
              <w:rPr>
                <w:noProof/>
                <w:webHidden/>
              </w:rPr>
              <w:fldChar w:fldCharType="begin"/>
            </w:r>
            <w:r w:rsidR="003B0CF8">
              <w:rPr>
                <w:noProof/>
                <w:webHidden/>
              </w:rPr>
              <w:instrText xml:space="preserve"> PAGEREF _Toc333653857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0AC509EC" w14:textId="4B06C924" w:rsidR="003B0CF8" w:rsidRDefault="00B42C2A" w:rsidP="00014AF3">
          <w:pPr>
            <w:pStyle w:val="TDC2"/>
            <w:tabs>
              <w:tab w:val="right" w:leader="dot" w:pos="8261"/>
            </w:tabs>
            <w:jc w:val="both"/>
            <w:rPr>
              <w:rFonts w:eastAsiaTheme="minorEastAsia"/>
              <w:noProof/>
              <w:lang w:val="es-CO" w:eastAsia="es-CO"/>
            </w:rPr>
          </w:pPr>
          <w:hyperlink w:anchor="_Toc333653858" w:history="1">
            <w:r w:rsidR="003B0CF8" w:rsidRPr="00267D0F">
              <w:rPr>
                <w:rStyle w:val="Hipervnculo"/>
                <w:rFonts w:ascii="Arial" w:hAnsi="Arial"/>
                <w:noProof/>
                <w:lang w:val="es-CO"/>
              </w:rPr>
              <w:t>4.1 Modelo de Procesos</w:t>
            </w:r>
            <w:r w:rsidR="003B0CF8">
              <w:rPr>
                <w:noProof/>
                <w:webHidden/>
              </w:rPr>
              <w:tab/>
            </w:r>
            <w:r w:rsidR="003B0CF8">
              <w:rPr>
                <w:noProof/>
                <w:webHidden/>
              </w:rPr>
              <w:fldChar w:fldCharType="begin"/>
            </w:r>
            <w:r w:rsidR="003B0CF8">
              <w:rPr>
                <w:noProof/>
                <w:webHidden/>
              </w:rPr>
              <w:instrText xml:space="preserve"> PAGEREF _Toc333653858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441A5CE1" w14:textId="5E5F366E" w:rsidR="003B0CF8" w:rsidRDefault="00B42C2A" w:rsidP="00014AF3">
          <w:pPr>
            <w:pStyle w:val="TDC2"/>
            <w:tabs>
              <w:tab w:val="right" w:leader="dot" w:pos="8261"/>
            </w:tabs>
            <w:jc w:val="both"/>
            <w:rPr>
              <w:rFonts w:eastAsiaTheme="minorEastAsia"/>
              <w:noProof/>
              <w:lang w:val="es-CO" w:eastAsia="es-CO"/>
            </w:rPr>
          </w:pPr>
          <w:hyperlink w:anchor="_Toc333653859" w:history="1">
            <w:r w:rsidR="003B0CF8" w:rsidRPr="00267D0F">
              <w:rPr>
                <w:rStyle w:val="Hipervnculo"/>
                <w:rFonts w:ascii="Arial" w:hAnsi="Arial"/>
                <w:noProof/>
                <w:lang w:val="es-CO"/>
              </w:rPr>
              <w:t>4.2 Plan de Mejoramiento de Procesos</w:t>
            </w:r>
            <w:r w:rsidR="003B0CF8">
              <w:rPr>
                <w:noProof/>
                <w:webHidden/>
              </w:rPr>
              <w:tab/>
            </w:r>
            <w:r w:rsidR="003B0CF8">
              <w:rPr>
                <w:noProof/>
                <w:webHidden/>
              </w:rPr>
              <w:fldChar w:fldCharType="begin"/>
            </w:r>
            <w:r w:rsidR="003B0CF8">
              <w:rPr>
                <w:noProof/>
                <w:webHidden/>
              </w:rPr>
              <w:instrText xml:space="preserve"> PAGEREF _Toc333653859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4269FBC7" w14:textId="05B7F753" w:rsidR="003B0CF8" w:rsidRDefault="00B42C2A" w:rsidP="00014AF3">
          <w:pPr>
            <w:pStyle w:val="TDC2"/>
            <w:tabs>
              <w:tab w:val="right" w:leader="dot" w:pos="8261"/>
            </w:tabs>
            <w:jc w:val="both"/>
            <w:rPr>
              <w:rFonts w:eastAsiaTheme="minorEastAsia"/>
              <w:noProof/>
              <w:lang w:val="es-CO" w:eastAsia="es-CO"/>
            </w:rPr>
          </w:pPr>
          <w:hyperlink w:anchor="_Toc333653860" w:history="1">
            <w:r w:rsidR="003B0CF8" w:rsidRPr="00267D0F">
              <w:rPr>
                <w:rStyle w:val="Hipervnculo"/>
                <w:rFonts w:ascii="Arial" w:hAnsi="Arial"/>
                <w:noProof/>
                <w:lang w:val="es-CO"/>
              </w:rPr>
              <w:t>4.3 Plan de Infraestructura</w:t>
            </w:r>
            <w:r w:rsidR="003B0CF8">
              <w:rPr>
                <w:noProof/>
                <w:webHidden/>
              </w:rPr>
              <w:tab/>
            </w:r>
            <w:r w:rsidR="003B0CF8">
              <w:rPr>
                <w:noProof/>
                <w:webHidden/>
              </w:rPr>
              <w:fldChar w:fldCharType="begin"/>
            </w:r>
            <w:r w:rsidR="003B0CF8">
              <w:rPr>
                <w:noProof/>
                <w:webHidden/>
              </w:rPr>
              <w:instrText xml:space="preserve"> PAGEREF _Toc333653860 \h </w:instrText>
            </w:r>
            <w:r w:rsidR="003B0CF8">
              <w:rPr>
                <w:noProof/>
                <w:webHidden/>
              </w:rPr>
            </w:r>
            <w:r w:rsidR="003B0CF8">
              <w:rPr>
                <w:noProof/>
                <w:webHidden/>
              </w:rPr>
              <w:fldChar w:fldCharType="separate"/>
            </w:r>
            <w:r w:rsidR="003B0CF8">
              <w:rPr>
                <w:noProof/>
                <w:webHidden/>
              </w:rPr>
              <w:t>16</w:t>
            </w:r>
            <w:r w:rsidR="003B0CF8">
              <w:rPr>
                <w:noProof/>
                <w:webHidden/>
              </w:rPr>
              <w:fldChar w:fldCharType="end"/>
            </w:r>
          </w:hyperlink>
        </w:p>
        <w:p w14:paraId="76ECEB8A" w14:textId="7D97EB10" w:rsidR="003B0CF8" w:rsidRDefault="00B42C2A" w:rsidP="00014AF3">
          <w:pPr>
            <w:pStyle w:val="TDC2"/>
            <w:tabs>
              <w:tab w:val="right" w:leader="dot" w:pos="8261"/>
            </w:tabs>
            <w:jc w:val="both"/>
            <w:rPr>
              <w:rFonts w:eastAsiaTheme="minorEastAsia"/>
              <w:noProof/>
              <w:lang w:val="es-CO" w:eastAsia="es-CO"/>
            </w:rPr>
          </w:pPr>
          <w:hyperlink w:anchor="_Toc333653861" w:history="1">
            <w:r w:rsidR="003B0CF8" w:rsidRPr="00267D0F">
              <w:rPr>
                <w:rStyle w:val="Hipervnculo"/>
                <w:rFonts w:ascii="Arial" w:hAnsi="Arial"/>
                <w:noProof/>
                <w:lang w:val="es-CO"/>
              </w:rPr>
              <w:t>4.4 Métodos Herramientas y Técnicas</w:t>
            </w:r>
            <w:r w:rsidR="003B0CF8">
              <w:rPr>
                <w:noProof/>
                <w:webHidden/>
              </w:rPr>
              <w:tab/>
            </w:r>
            <w:r w:rsidR="003B0CF8">
              <w:rPr>
                <w:noProof/>
                <w:webHidden/>
              </w:rPr>
              <w:fldChar w:fldCharType="begin"/>
            </w:r>
            <w:r w:rsidR="003B0CF8">
              <w:rPr>
                <w:noProof/>
                <w:webHidden/>
              </w:rPr>
              <w:instrText xml:space="preserve"> PAGEREF _Toc333653861 \h </w:instrText>
            </w:r>
            <w:r w:rsidR="003B0CF8">
              <w:rPr>
                <w:noProof/>
                <w:webHidden/>
              </w:rPr>
            </w:r>
            <w:r w:rsidR="003B0CF8">
              <w:rPr>
                <w:noProof/>
                <w:webHidden/>
              </w:rPr>
              <w:fldChar w:fldCharType="separate"/>
            </w:r>
            <w:r w:rsidR="003B0CF8">
              <w:rPr>
                <w:noProof/>
                <w:webHidden/>
              </w:rPr>
              <w:t>18</w:t>
            </w:r>
            <w:r w:rsidR="003B0CF8">
              <w:rPr>
                <w:noProof/>
                <w:webHidden/>
              </w:rPr>
              <w:fldChar w:fldCharType="end"/>
            </w:r>
          </w:hyperlink>
        </w:p>
        <w:p w14:paraId="7A14FCB3" w14:textId="4821C2B1" w:rsidR="003B0CF8" w:rsidRDefault="00B42C2A" w:rsidP="00014AF3">
          <w:pPr>
            <w:pStyle w:val="TDC2"/>
            <w:tabs>
              <w:tab w:val="right" w:leader="dot" w:pos="8261"/>
            </w:tabs>
            <w:jc w:val="both"/>
            <w:rPr>
              <w:rFonts w:eastAsiaTheme="minorEastAsia"/>
              <w:noProof/>
              <w:lang w:val="es-CO" w:eastAsia="es-CO"/>
            </w:rPr>
          </w:pPr>
          <w:hyperlink w:anchor="_Toc333653862" w:history="1">
            <w:r w:rsidR="003B0CF8" w:rsidRPr="00267D0F">
              <w:rPr>
                <w:rStyle w:val="Hipervnculo"/>
                <w:rFonts w:ascii="Arial" w:hAnsi="Arial"/>
                <w:noProof/>
                <w:lang w:val="en-US"/>
              </w:rPr>
              <w:t>referencia</w:t>
            </w:r>
            <w:r w:rsidR="003B0CF8">
              <w:rPr>
                <w:noProof/>
                <w:webHidden/>
              </w:rPr>
              <w:tab/>
            </w:r>
            <w:r w:rsidR="003B0CF8">
              <w:rPr>
                <w:noProof/>
                <w:webHidden/>
              </w:rPr>
              <w:fldChar w:fldCharType="begin"/>
            </w:r>
            <w:r w:rsidR="003B0CF8">
              <w:rPr>
                <w:noProof/>
                <w:webHidden/>
              </w:rPr>
              <w:instrText xml:space="preserve"> PAGEREF _Toc333653862 \h </w:instrText>
            </w:r>
            <w:r w:rsidR="003B0CF8">
              <w:rPr>
                <w:noProof/>
                <w:webHidden/>
              </w:rPr>
            </w:r>
            <w:r w:rsidR="003B0CF8">
              <w:rPr>
                <w:noProof/>
                <w:webHidden/>
              </w:rPr>
              <w:fldChar w:fldCharType="separate"/>
            </w:r>
            <w:r w:rsidR="003B0CF8">
              <w:rPr>
                <w:noProof/>
                <w:webHidden/>
              </w:rPr>
              <w:t>18</w:t>
            </w:r>
            <w:r w:rsidR="003B0CF8">
              <w:rPr>
                <w:noProof/>
                <w:webHidden/>
              </w:rPr>
              <w:fldChar w:fldCharType="end"/>
            </w:r>
          </w:hyperlink>
        </w:p>
        <w:p w14:paraId="122F4AB4" w14:textId="5236E022" w:rsidR="003B0CF8" w:rsidRDefault="00B42C2A" w:rsidP="00014AF3">
          <w:pPr>
            <w:pStyle w:val="TDC2"/>
            <w:tabs>
              <w:tab w:val="right" w:leader="dot" w:pos="8261"/>
            </w:tabs>
            <w:jc w:val="both"/>
            <w:rPr>
              <w:rFonts w:eastAsiaTheme="minorEastAsia"/>
              <w:noProof/>
              <w:lang w:val="es-CO" w:eastAsia="es-CO"/>
            </w:rPr>
          </w:pPr>
          <w:hyperlink w:anchor="_Toc333653863" w:history="1">
            <w:r w:rsidR="003B0CF8" w:rsidRPr="00267D0F">
              <w:rPr>
                <w:rStyle w:val="Hipervnculo"/>
                <w:rFonts w:ascii="Arial" w:hAnsi="Arial"/>
                <w:noProof/>
                <w:lang w:val="es-CO"/>
              </w:rPr>
              <w:t>4.5 Plan de Aceptación del Producto</w:t>
            </w:r>
            <w:r w:rsidR="003B0CF8">
              <w:rPr>
                <w:noProof/>
                <w:webHidden/>
              </w:rPr>
              <w:tab/>
            </w:r>
            <w:r w:rsidR="003B0CF8">
              <w:rPr>
                <w:noProof/>
                <w:webHidden/>
              </w:rPr>
              <w:fldChar w:fldCharType="begin"/>
            </w:r>
            <w:r w:rsidR="003B0CF8">
              <w:rPr>
                <w:noProof/>
                <w:webHidden/>
              </w:rPr>
              <w:instrText xml:space="preserve"> PAGEREF _Toc333653863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3B518F9E" w14:textId="1E415E68" w:rsidR="003B0CF8" w:rsidRDefault="00B42C2A" w:rsidP="00014AF3">
          <w:pPr>
            <w:pStyle w:val="TDC2"/>
            <w:tabs>
              <w:tab w:val="right" w:leader="dot" w:pos="8261"/>
            </w:tabs>
            <w:jc w:val="both"/>
            <w:rPr>
              <w:rFonts w:eastAsiaTheme="minorEastAsia"/>
              <w:noProof/>
              <w:lang w:val="es-CO" w:eastAsia="es-CO"/>
            </w:rPr>
          </w:pPr>
          <w:hyperlink w:anchor="_Toc333653864" w:history="1">
            <w:r w:rsidR="003B0CF8" w:rsidRPr="00267D0F">
              <w:rPr>
                <w:rStyle w:val="Hipervnculo"/>
                <w:rFonts w:ascii="Arial" w:hAnsi="Arial"/>
                <w:noProof/>
                <w:lang w:val="es-CO"/>
              </w:rPr>
              <w:t>4.6 Organización del Proyecto</w:t>
            </w:r>
            <w:r w:rsidR="003B0CF8">
              <w:rPr>
                <w:noProof/>
                <w:webHidden/>
              </w:rPr>
              <w:tab/>
            </w:r>
            <w:r w:rsidR="003B0CF8">
              <w:rPr>
                <w:noProof/>
                <w:webHidden/>
              </w:rPr>
              <w:fldChar w:fldCharType="begin"/>
            </w:r>
            <w:r w:rsidR="003B0CF8">
              <w:rPr>
                <w:noProof/>
                <w:webHidden/>
              </w:rPr>
              <w:instrText xml:space="preserve"> PAGEREF _Toc333653864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42FF6B07" w14:textId="4CCF7E64" w:rsidR="003B0CF8" w:rsidRDefault="00B42C2A" w:rsidP="00014AF3">
          <w:pPr>
            <w:pStyle w:val="TDC3"/>
            <w:tabs>
              <w:tab w:val="right" w:leader="dot" w:pos="8261"/>
            </w:tabs>
            <w:jc w:val="both"/>
            <w:rPr>
              <w:rFonts w:eastAsiaTheme="minorEastAsia"/>
              <w:noProof/>
              <w:lang w:val="es-CO" w:eastAsia="es-CO"/>
            </w:rPr>
          </w:pPr>
          <w:hyperlink w:anchor="_Toc333653865" w:history="1">
            <w:r w:rsidR="003B0CF8" w:rsidRPr="00267D0F">
              <w:rPr>
                <w:rStyle w:val="Hipervnculo"/>
                <w:rFonts w:ascii="Arial" w:hAnsi="Arial"/>
                <w:noProof/>
                <w:lang w:val="es-CO"/>
              </w:rPr>
              <w:t>4.6.1 Interfaces Externas</w:t>
            </w:r>
            <w:r w:rsidR="003B0CF8">
              <w:rPr>
                <w:noProof/>
                <w:webHidden/>
              </w:rPr>
              <w:tab/>
            </w:r>
            <w:r w:rsidR="003B0CF8">
              <w:rPr>
                <w:noProof/>
                <w:webHidden/>
              </w:rPr>
              <w:fldChar w:fldCharType="begin"/>
            </w:r>
            <w:r w:rsidR="003B0CF8">
              <w:rPr>
                <w:noProof/>
                <w:webHidden/>
              </w:rPr>
              <w:instrText xml:space="preserve"> PAGEREF _Toc333653865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5BB9C215" w14:textId="4F30AE86" w:rsidR="003B0CF8" w:rsidRDefault="00B42C2A" w:rsidP="00014AF3">
          <w:pPr>
            <w:pStyle w:val="TDC3"/>
            <w:tabs>
              <w:tab w:val="right" w:leader="dot" w:pos="8261"/>
            </w:tabs>
            <w:jc w:val="both"/>
            <w:rPr>
              <w:rFonts w:eastAsiaTheme="minorEastAsia"/>
              <w:noProof/>
              <w:lang w:val="es-CO" w:eastAsia="es-CO"/>
            </w:rPr>
          </w:pPr>
          <w:hyperlink w:anchor="_Toc333653866" w:history="1">
            <w:r w:rsidR="003B0CF8" w:rsidRPr="00267D0F">
              <w:rPr>
                <w:rStyle w:val="Hipervnculo"/>
                <w:rFonts w:ascii="Arial" w:hAnsi="Arial"/>
                <w:noProof/>
                <w:lang w:val="es-CO"/>
              </w:rPr>
              <w:t xml:space="preserve">4.6.2 Interfaces </w:t>
            </w:r>
            <w:r w:rsidR="003B0CF8" w:rsidRPr="00267D0F">
              <w:rPr>
                <w:rStyle w:val="Hipervnculo"/>
                <w:rFonts w:ascii="Arial" w:hAnsi="Arial" w:cs="Arial"/>
                <w:noProof/>
                <w:lang w:val="es-CO"/>
              </w:rPr>
              <w:t>Internas</w:t>
            </w:r>
            <w:r w:rsidR="003B0CF8">
              <w:rPr>
                <w:noProof/>
                <w:webHidden/>
              </w:rPr>
              <w:tab/>
            </w:r>
            <w:r w:rsidR="003B0CF8">
              <w:rPr>
                <w:noProof/>
                <w:webHidden/>
              </w:rPr>
              <w:fldChar w:fldCharType="begin"/>
            </w:r>
            <w:r w:rsidR="003B0CF8">
              <w:rPr>
                <w:noProof/>
                <w:webHidden/>
              </w:rPr>
              <w:instrText xml:space="preserve"> PAGEREF _Toc333653866 \h </w:instrText>
            </w:r>
            <w:r w:rsidR="003B0CF8">
              <w:rPr>
                <w:noProof/>
                <w:webHidden/>
              </w:rPr>
            </w:r>
            <w:r w:rsidR="003B0CF8">
              <w:rPr>
                <w:noProof/>
                <w:webHidden/>
              </w:rPr>
              <w:fldChar w:fldCharType="separate"/>
            </w:r>
            <w:r w:rsidR="003B0CF8">
              <w:rPr>
                <w:noProof/>
                <w:webHidden/>
              </w:rPr>
              <w:t>21</w:t>
            </w:r>
            <w:r w:rsidR="003B0CF8">
              <w:rPr>
                <w:noProof/>
                <w:webHidden/>
              </w:rPr>
              <w:fldChar w:fldCharType="end"/>
            </w:r>
          </w:hyperlink>
        </w:p>
        <w:p w14:paraId="005797F8" w14:textId="19A42F9C" w:rsidR="003B0CF8" w:rsidRDefault="00B42C2A" w:rsidP="00014AF3">
          <w:pPr>
            <w:pStyle w:val="TDC3"/>
            <w:tabs>
              <w:tab w:val="right" w:leader="dot" w:pos="8261"/>
            </w:tabs>
            <w:jc w:val="both"/>
            <w:rPr>
              <w:rFonts w:eastAsiaTheme="minorEastAsia"/>
              <w:noProof/>
              <w:lang w:val="es-CO" w:eastAsia="es-CO"/>
            </w:rPr>
          </w:pPr>
          <w:hyperlink w:anchor="_Toc333653867" w:history="1">
            <w:r w:rsidR="003B0CF8" w:rsidRPr="00267D0F">
              <w:rPr>
                <w:rStyle w:val="Hipervnculo"/>
                <w:rFonts w:ascii="Arial" w:hAnsi="Arial"/>
                <w:noProof/>
                <w:lang w:val="es-CO"/>
              </w:rPr>
              <w:t>4.6.3 Authorities and responsibilities</w:t>
            </w:r>
            <w:r w:rsidR="003B0CF8">
              <w:rPr>
                <w:noProof/>
                <w:webHidden/>
              </w:rPr>
              <w:tab/>
            </w:r>
            <w:r w:rsidR="003B0CF8">
              <w:rPr>
                <w:noProof/>
                <w:webHidden/>
              </w:rPr>
              <w:fldChar w:fldCharType="begin"/>
            </w:r>
            <w:r w:rsidR="003B0CF8">
              <w:rPr>
                <w:noProof/>
                <w:webHidden/>
              </w:rPr>
              <w:instrText xml:space="preserve"> PAGEREF _Toc333653867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3B6DADA1" w14:textId="4AC340D9" w:rsidR="003B0CF8" w:rsidRDefault="00B42C2A" w:rsidP="00014AF3">
          <w:pPr>
            <w:pStyle w:val="TDC1"/>
            <w:tabs>
              <w:tab w:val="right" w:leader="dot" w:pos="8261"/>
            </w:tabs>
            <w:jc w:val="both"/>
            <w:rPr>
              <w:rFonts w:eastAsiaTheme="minorEastAsia"/>
              <w:noProof/>
              <w:lang w:val="es-CO" w:eastAsia="es-CO"/>
            </w:rPr>
          </w:pPr>
          <w:hyperlink w:anchor="_Toc333653868" w:history="1">
            <w:r w:rsidR="003B0CF8" w:rsidRPr="00267D0F">
              <w:rPr>
                <w:rStyle w:val="Hipervnculo"/>
                <w:rFonts w:ascii="Arial" w:hAnsi="Arial"/>
                <w:noProof/>
                <w:lang w:val="es-CO"/>
              </w:rPr>
              <w:t>5. Planeación del Proyecto</w:t>
            </w:r>
            <w:r w:rsidR="003B0CF8">
              <w:rPr>
                <w:noProof/>
                <w:webHidden/>
              </w:rPr>
              <w:tab/>
            </w:r>
            <w:r w:rsidR="003B0CF8">
              <w:rPr>
                <w:noProof/>
                <w:webHidden/>
              </w:rPr>
              <w:fldChar w:fldCharType="begin"/>
            </w:r>
            <w:r w:rsidR="003B0CF8">
              <w:rPr>
                <w:noProof/>
                <w:webHidden/>
              </w:rPr>
              <w:instrText xml:space="preserve"> PAGEREF _Toc333653868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79AADD97" w14:textId="3F9BA21E" w:rsidR="003B0CF8" w:rsidRDefault="00B42C2A" w:rsidP="00014AF3">
          <w:pPr>
            <w:pStyle w:val="TDC2"/>
            <w:tabs>
              <w:tab w:val="right" w:leader="dot" w:pos="8261"/>
            </w:tabs>
            <w:jc w:val="both"/>
            <w:rPr>
              <w:rFonts w:eastAsiaTheme="minorEastAsia"/>
              <w:noProof/>
              <w:lang w:val="es-CO" w:eastAsia="es-CO"/>
            </w:rPr>
          </w:pPr>
          <w:hyperlink w:anchor="_Toc333653869" w:history="1">
            <w:r w:rsidR="003B0CF8" w:rsidRPr="00267D0F">
              <w:rPr>
                <w:rStyle w:val="Hipervnculo"/>
                <w:rFonts w:ascii="Arial" w:hAnsi="Arial"/>
                <w:noProof/>
                <w:lang w:val="es-CO"/>
              </w:rPr>
              <w:t xml:space="preserve">5.1 </w:t>
            </w:r>
            <w:r w:rsidR="003B0CF8" w:rsidRPr="00267D0F">
              <w:rPr>
                <w:rStyle w:val="Hipervnculo"/>
                <w:rFonts w:ascii="Arial" w:hAnsi="Arial" w:cs="Arial"/>
                <w:noProof/>
                <w:lang w:val="es-CO"/>
              </w:rPr>
              <w:t>Iniciación del Proyecto</w:t>
            </w:r>
            <w:r w:rsidR="003B0CF8">
              <w:rPr>
                <w:noProof/>
                <w:webHidden/>
              </w:rPr>
              <w:tab/>
            </w:r>
            <w:r w:rsidR="003B0CF8">
              <w:rPr>
                <w:noProof/>
                <w:webHidden/>
              </w:rPr>
              <w:fldChar w:fldCharType="begin"/>
            </w:r>
            <w:r w:rsidR="003B0CF8">
              <w:rPr>
                <w:noProof/>
                <w:webHidden/>
              </w:rPr>
              <w:instrText xml:space="preserve"> PAGEREF _Toc333653869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2B03EBDC" w14:textId="50A73835" w:rsidR="003B0CF8" w:rsidRDefault="00B42C2A" w:rsidP="00014AF3">
          <w:pPr>
            <w:pStyle w:val="TDC3"/>
            <w:tabs>
              <w:tab w:val="right" w:leader="dot" w:pos="8261"/>
            </w:tabs>
            <w:jc w:val="both"/>
            <w:rPr>
              <w:rFonts w:eastAsiaTheme="minorEastAsia"/>
              <w:noProof/>
              <w:lang w:val="es-CO" w:eastAsia="es-CO"/>
            </w:rPr>
          </w:pPr>
          <w:hyperlink w:anchor="_Toc333653870" w:history="1">
            <w:r w:rsidR="003B0CF8" w:rsidRPr="00267D0F">
              <w:rPr>
                <w:rStyle w:val="Hipervnculo"/>
                <w:rFonts w:ascii="Arial" w:hAnsi="Arial"/>
                <w:noProof/>
                <w:lang w:val="es-CO"/>
              </w:rPr>
              <w:t>5.1.1 Plan</w:t>
            </w:r>
            <w:r w:rsidR="003B0CF8" w:rsidRPr="00267D0F">
              <w:rPr>
                <w:rStyle w:val="Hipervnculo"/>
                <w:rFonts w:ascii="Arial" w:hAnsi="Arial" w:cs="Arial"/>
                <w:noProof/>
                <w:lang w:val="es-CO"/>
              </w:rPr>
              <w:t xml:space="preserve"> de Estimación</w:t>
            </w:r>
            <w:r w:rsidR="003B0CF8">
              <w:rPr>
                <w:noProof/>
                <w:webHidden/>
              </w:rPr>
              <w:tab/>
            </w:r>
            <w:r w:rsidR="003B0CF8">
              <w:rPr>
                <w:noProof/>
                <w:webHidden/>
              </w:rPr>
              <w:fldChar w:fldCharType="begin"/>
            </w:r>
            <w:r w:rsidR="003B0CF8">
              <w:rPr>
                <w:noProof/>
                <w:webHidden/>
              </w:rPr>
              <w:instrText xml:space="preserve"> PAGEREF _Toc333653870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507C1017" w14:textId="3A2424E4" w:rsidR="003B0CF8" w:rsidRDefault="00B42C2A" w:rsidP="00014AF3">
          <w:pPr>
            <w:pStyle w:val="TDC3"/>
            <w:tabs>
              <w:tab w:val="right" w:leader="dot" w:pos="8261"/>
            </w:tabs>
            <w:jc w:val="both"/>
            <w:rPr>
              <w:rFonts w:eastAsiaTheme="minorEastAsia"/>
              <w:noProof/>
              <w:lang w:val="es-CO" w:eastAsia="es-CO"/>
            </w:rPr>
          </w:pPr>
          <w:hyperlink w:anchor="_Toc333653871" w:history="1">
            <w:r w:rsidR="003B0CF8" w:rsidRPr="00267D0F">
              <w:rPr>
                <w:rStyle w:val="Hipervnculo"/>
                <w:rFonts w:ascii="Arial" w:hAnsi="Arial"/>
                <w:noProof/>
                <w:lang w:val="es-CO"/>
              </w:rPr>
              <w:t>5.1.2 Plan</w:t>
            </w:r>
            <w:r w:rsidR="003B0CF8" w:rsidRPr="00267D0F">
              <w:rPr>
                <w:rStyle w:val="Hipervnculo"/>
                <w:rFonts w:ascii="Arial" w:hAnsi="Arial" w:cs="Arial"/>
                <w:noProof/>
                <w:lang w:val="es-CO"/>
              </w:rPr>
              <w:t xml:space="preserve"> de Personal</w:t>
            </w:r>
            <w:r w:rsidR="003B0CF8">
              <w:rPr>
                <w:noProof/>
                <w:webHidden/>
              </w:rPr>
              <w:tab/>
            </w:r>
            <w:r w:rsidR="003B0CF8">
              <w:rPr>
                <w:noProof/>
                <w:webHidden/>
              </w:rPr>
              <w:fldChar w:fldCharType="begin"/>
            </w:r>
            <w:r w:rsidR="003B0CF8">
              <w:rPr>
                <w:noProof/>
                <w:webHidden/>
              </w:rPr>
              <w:instrText xml:space="preserve"> PAGEREF _Toc333653871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428232E6" w14:textId="17A81E4A" w:rsidR="003B0CF8" w:rsidRDefault="00B42C2A" w:rsidP="00014AF3">
          <w:pPr>
            <w:pStyle w:val="TDC3"/>
            <w:tabs>
              <w:tab w:val="right" w:leader="dot" w:pos="8261"/>
            </w:tabs>
            <w:jc w:val="both"/>
            <w:rPr>
              <w:rFonts w:eastAsiaTheme="minorEastAsia"/>
              <w:noProof/>
              <w:lang w:val="es-CO" w:eastAsia="es-CO"/>
            </w:rPr>
          </w:pPr>
          <w:hyperlink w:anchor="_Toc333653872" w:history="1">
            <w:r w:rsidR="003B0CF8" w:rsidRPr="00267D0F">
              <w:rPr>
                <w:rStyle w:val="Hipervnculo"/>
                <w:rFonts w:ascii="Arial" w:hAnsi="Arial"/>
                <w:noProof/>
                <w:lang w:val="es-CO"/>
              </w:rPr>
              <w:t xml:space="preserve">5.1.3 </w:t>
            </w:r>
            <w:r w:rsidR="003B0CF8" w:rsidRPr="00267D0F">
              <w:rPr>
                <w:rStyle w:val="Hipervnculo"/>
                <w:rFonts w:ascii="Arial" w:hAnsi="Arial" w:cs="Arial"/>
                <w:noProof/>
                <w:lang w:val="es-CO"/>
              </w:rPr>
              <w:t>Plan de Adquisición de Recursos</w:t>
            </w:r>
            <w:r w:rsidR="003B0CF8">
              <w:rPr>
                <w:noProof/>
                <w:webHidden/>
              </w:rPr>
              <w:tab/>
            </w:r>
            <w:r w:rsidR="003B0CF8">
              <w:rPr>
                <w:noProof/>
                <w:webHidden/>
              </w:rPr>
              <w:fldChar w:fldCharType="begin"/>
            </w:r>
            <w:r w:rsidR="003B0CF8">
              <w:rPr>
                <w:noProof/>
                <w:webHidden/>
              </w:rPr>
              <w:instrText xml:space="preserve"> PAGEREF _Toc333653872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17E774A7" w14:textId="279EC018" w:rsidR="003B0CF8" w:rsidRDefault="00B42C2A" w:rsidP="00014AF3">
          <w:pPr>
            <w:pStyle w:val="TDC3"/>
            <w:tabs>
              <w:tab w:val="right" w:leader="dot" w:pos="8261"/>
            </w:tabs>
            <w:jc w:val="both"/>
            <w:rPr>
              <w:rFonts w:eastAsiaTheme="minorEastAsia"/>
              <w:noProof/>
              <w:lang w:val="es-CO" w:eastAsia="es-CO"/>
            </w:rPr>
          </w:pPr>
          <w:hyperlink w:anchor="_Toc333653873" w:history="1">
            <w:r w:rsidR="003B0CF8" w:rsidRPr="00267D0F">
              <w:rPr>
                <w:rStyle w:val="Hipervnculo"/>
                <w:rFonts w:ascii="Arial" w:hAnsi="Arial"/>
                <w:noProof/>
                <w:lang w:val="es-CO"/>
              </w:rPr>
              <w:t>5.1.4 Plan de Entrenamiento del Personal del Proyecto</w:t>
            </w:r>
            <w:r w:rsidR="003B0CF8">
              <w:rPr>
                <w:noProof/>
                <w:webHidden/>
              </w:rPr>
              <w:tab/>
            </w:r>
            <w:r w:rsidR="003B0CF8">
              <w:rPr>
                <w:noProof/>
                <w:webHidden/>
              </w:rPr>
              <w:fldChar w:fldCharType="begin"/>
            </w:r>
            <w:r w:rsidR="003B0CF8">
              <w:rPr>
                <w:noProof/>
                <w:webHidden/>
              </w:rPr>
              <w:instrText xml:space="preserve"> PAGEREF _Toc333653873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2572EF01" w14:textId="103C2FF0" w:rsidR="003B0CF8" w:rsidRDefault="00B42C2A" w:rsidP="00014AF3">
          <w:pPr>
            <w:pStyle w:val="TDC1"/>
            <w:tabs>
              <w:tab w:val="right" w:leader="dot" w:pos="8261"/>
            </w:tabs>
            <w:jc w:val="both"/>
            <w:rPr>
              <w:rFonts w:eastAsiaTheme="minorEastAsia"/>
              <w:noProof/>
              <w:lang w:val="es-CO" w:eastAsia="es-CO"/>
            </w:rPr>
          </w:pPr>
          <w:hyperlink w:anchor="_Toc333653874" w:history="1">
            <w:r w:rsidR="003B0CF8" w:rsidRPr="00267D0F">
              <w:rPr>
                <w:rStyle w:val="Hipervnculo"/>
                <w:noProof/>
                <w:lang w:val="es-CO"/>
              </w:rPr>
              <w:t>Entrenamiento GIT</w:t>
            </w:r>
            <w:r w:rsidR="003B0CF8">
              <w:rPr>
                <w:noProof/>
                <w:webHidden/>
              </w:rPr>
              <w:tab/>
            </w:r>
            <w:r w:rsidR="003B0CF8">
              <w:rPr>
                <w:noProof/>
                <w:webHidden/>
              </w:rPr>
              <w:fldChar w:fldCharType="begin"/>
            </w:r>
            <w:r w:rsidR="003B0CF8">
              <w:rPr>
                <w:noProof/>
                <w:webHidden/>
              </w:rPr>
              <w:instrText xml:space="preserve"> PAGEREF _Toc333653874 \h </w:instrText>
            </w:r>
            <w:r w:rsidR="003B0CF8">
              <w:rPr>
                <w:noProof/>
                <w:webHidden/>
              </w:rPr>
            </w:r>
            <w:r w:rsidR="003B0CF8">
              <w:rPr>
                <w:noProof/>
                <w:webHidden/>
              </w:rPr>
              <w:fldChar w:fldCharType="separate"/>
            </w:r>
            <w:r w:rsidR="003B0CF8">
              <w:rPr>
                <w:noProof/>
                <w:webHidden/>
              </w:rPr>
              <w:t>23</w:t>
            </w:r>
            <w:r w:rsidR="003B0CF8">
              <w:rPr>
                <w:noProof/>
                <w:webHidden/>
              </w:rPr>
              <w:fldChar w:fldCharType="end"/>
            </w:r>
          </w:hyperlink>
        </w:p>
        <w:p w14:paraId="4547C604" w14:textId="7007CE25" w:rsidR="003B0CF8" w:rsidRDefault="00B42C2A" w:rsidP="00014AF3">
          <w:pPr>
            <w:pStyle w:val="TDC2"/>
            <w:tabs>
              <w:tab w:val="right" w:leader="dot" w:pos="8261"/>
            </w:tabs>
            <w:jc w:val="both"/>
            <w:rPr>
              <w:rFonts w:eastAsiaTheme="minorEastAsia"/>
              <w:noProof/>
              <w:lang w:val="es-CO" w:eastAsia="es-CO"/>
            </w:rPr>
          </w:pPr>
          <w:hyperlink w:anchor="_Toc333653875" w:history="1">
            <w:r w:rsidR="003B0CF8" w:rsidRPr="00267D0F">
              <w:rPr>
                <w:rStyle w:val="Hipervnculo"/>
                <w:rFonts w:ascii="Arial" w:hAnsi="Arial" w:cs="Arial"/>
                <w:noProof/>
                <w:lang w:val="es-CO"/>
              </w:rPr>
              <w:t>5.2 Planes de Trabajo del Proyecto</w:t>
            </w:r>
            <w:r w:rsidR="003B0CF8" w:rsidRPr="00267D0F">
              <w:rPr>
                <w:rStyle w:val="Hipervnculo"/>
                <w:noProof/>
                <w:lang w:val="es-CO"/>
              </w:rPr>
              <w:t xml:space="preserve"> Actividades de Trabajo</w:t>
            </w:r>
            <w:r w:rsidR="003B0CF8">
              <w:rPr>
                <w:noProof/>
                <w:webHidden/>
              </w:rPr>
              <w:tab/>
            </w:r>
            <w:r w:rsidR="003B0CF8">
              <w:rPr>
                <w:noProof/>
                <w:webHidden/>
              </w:rPr>
              <w:fldChar w:fldCharType="begin"/>
            </w:r>
            <w:r w:rsidR="003B0CF8">
              <w:rPr>
                <w:noProof/>
                <w:webHidden/>
              </w:rPr>
              <w:instrText xml:space="preserve"> PAGEREF _Toc333653875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6D845A52" w14:textId="767C57FA" w:rsidR="003B0CF8" w:rsidRDefault="00B42C2A" w:rsidP="00014AF3">
          <w:pPr>
            <w:pStyle w:val="TDC3"/>
            <w:tabs>
              <w:tab w:val="right" w:leader="dot" w:pos="8261"/>
            </w:tabs>
            <w:jc w:val="both"/>
            <w:rPr>
              <w:rFonts w:eastAsiaTheme="minorEastAsia"/>
              <w:noProof/>
              <w:lang w:val="es-CO" w:eastAsia="es-CO"/>
            </w:rPr>
          </w:pPr>
          <w:hyperlink w:anchor="_Toc333653876" w:history="1">
            <w:r w:rsidR="003B0CF8" w:rsidRPr="00267D0F">
              <w:rPr>
                <w:rStyle w:val="Hipervnculo"/>
                <w:rFonts w:ascii="Arial" w:hAnsi="Arial"/>
                <w:noProof/>
                <w:lang w:val="es-CO"/>
              </w:rPr>
              <w:t xml:space="preserve">5.2.2 </w:t>
            </w:r>
            <w:r w:rsidR="003B0CF8" w:rsidRPr="00267D0F">
              <w:rPr>
                <w:rStyle w:val="Hipervnculo"/>
                <w:rFonts w:ascii="Arial" w:hAnsi="Arial" w:cs="Arial"/>
                <w:noProof/>
                <w:lang w:val="es-CO"/>
              </w:rPr>
              <w:t>Asignación de Calendario</w:t>
            </w:r>
            <w:r w:rsidR="003B0CF8">
              <w:rPr>
                <w:noProof/>
                <w:webHidden/>
              </w:rPr>
              <w:tab/>
            </w:r>
            <w:r w:rsidR="003B0CF8">
              <w:rPr>
                <w:noProof/>
                <w:webHidden/>
              </w:rPr>
              <w:fldChar w:fldCharType="begin"/>
            </w:r>
            <w:r w:rsidR="003B0CF8">
              <w:rPr>
                <w:noProof/>
                <w:webHidden/>
              </w:rPr>
              <w:instrText xml:space="preserve"> PAGEREF _Toc333653876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0989F7F3" w14:textId="1B47F973" w:rsidR="003B0CF8" w:rsidRDefault="00B42C2A" w:rsidP="00014AF3">
          <w:pPr>
            <w:pStyle w:val="TDC3"/>
            <w:tabs>
              <w:tab w:val="right" w:leader="dot" w:pos="8261"/>
            </w:tabs>
            <w:jc w:val="both"/>
            <w:rPr>
              <w:rFonts w:eastAsiaTheme="minorEastAsia"/>
              <w:noProof/>
              <w:lang w:val="es-CO" w:eastAsia="es-CO"/>
            </w:rPr>
          </w:pPr>
          <w:hyperlink w:anchor="_Toc333653877" w:history="1">
            <w:r w:rsidR="003B0CF8" w:rsidRPr="00267D0F">
              <w:rPr>
                <w:rStyle w:val="Hipervnculo"/>
                <w:rFonts w:ascii="Arial" w:hAnsi="Arial"/>
                <w:noProof/>
                <w:lang w:val="es-CO"/>
              </w:rPr>
              <w:t xml:space="preserve">5.2.3 </w:t>
            </w:r>
            <w:r w:rsidR="003B0CF8" w:rsidRPr="00267D0F">
              <w:rPr>
                <w:rStyle w:val="Hipervnculo"/>
                <w:rFonts w:ascii="Arial" w:hAnsi="Arial" w:cs="Arial"/>
                <w:noProof/>
                <w:lang w:val="es-CO"/>
              </w:rPr>
              <w:t>Asignación de Recursos</w:t>
            </w:r>
            <w:r w:rsidR="003B0CF8">
              <w:rPr>
                <w:noProof/>
                <w:webHidden/>
              </w:rPr>
              <w:tab/>
            </w:r>
            <w:r w:rsidR="003B0CF8">
              <w:rPr>
                <w:noProof/>
                <w:webHidden/>
              </w:rPr>
              <w:fldChar w:fldCharType="begin"/>
            </w:r>
            <w:r w:rsidR="003B0CF8">
              <w:rPr>
                <w:noProof/>
                <w:webHidden/>
              </w:rPr>
              <w:instrText xml:space="preserve"> PAGEREF _Toc333653877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0CF9D802" w14:textId="33396C59" w:rsidR="003B0CF8" w:rsidRDefault="00B42C2A" w:rsidP="00014AF3">
          <w:pPr>
            <w:pStyle w:val="TDC3"/>
            <w:tabs>
              <w:tab w:val="right" w:leader="dot" w:pos="8261"/>
            </w:tabs>
            <w:jc w:val="both"/>
            <w:rPr>
              <w:rFonts w:eastAsiaTheme="minorEastAsia"/>
              <w:noProof/>
              <w:lang w:val="es-CO" w:eastAsia="es-CO"/>
            </w:rPr>
          </w:pPr>
          <w:hyperlink w:anchor="_Toc333653878" w:history="1">
            <w:r w:rsidR="003B0CF8" w:rsidRPr="00267D0F">
              <w:rPr>
                <w:rStyle w:val="Hipervnculo"/>
                <w:rFonts w:ascii="Arial" w:hAnsi="Arial"/>
                <w:noProof/>
                <w:lang w:val="es-CO"/>
              </w:rPr>
              <w:t xml:space="preserve">5.2.4 </w:t>
            </w:r>
            <w:r w:rsidR="003B0CF8" w:rsidRPr="00267D0F">
              <w:rPr>
                <w:rStyle w:val="Hipervnculo"/>
                <w:rFonts w:ascii="Arial" w:hAnsi="Arial" w:cs="Arial"/>
                <w:noProof/>
                <w:lang w:val="es-CO"/>
              </w:rPr>
              <w:t>Asignación de Presupuesto</w:t>
            </w:r>
            <w:r w:rsidR="003B0CF8">
              <w:rPr>
                <w:noProof/>
                <w:webHidden/>
              </w:rPr>
              <w:tab/>
            </w:r>
            <w:r w:rsidR="003B0CF8">
              <w:rPr>
                <w:noProof/>
                <w:webHidden/>
              </w:rPr>
              <w:fldChar w:fldCharType="begin"/>
            </w:r>
            <w:r w:rsidR="003B0CF8">
              <w:rPr>
                <w:noProof/>
                <w:webHidden/>
              </w:rPr>
              <w:instrText xml:space="preserve"> PAGEREF _Toc333653878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67E07714" w14:textId="3CFE5552" w:rsidR="003B0CF8" w:rsidRDefault="00B42C2A" w:rsidP="00014AF3">
          <w:pPr>
            <w:pStyle w:val="TDC3"/>
            <w:tabs>
              <w:tab w:val="right" w:leader="dot" w:pos="8261"/>
            </w:tabs>
            <w:jc w:val="both"/>
            <w:rPr>
              <w:rFonts w:eastAsiaTheme="minorEastAsia"/>
              <w:noProof/>
              <w:lang w:val="es-CO" w:eastAsia="es-CO"/>
            </w:rPr>
          </w:pPr>
          <w:hyperlink w:anchor="_Toc333653879" w:history="1">
            <w:r w:rsidR="003B0CF8" w:rsidRPr="00267D0F">
              <w:rPr>
                <w:rStyle w:val="Hipervnculo"/>
                <w:rFonts w:ascii="Arial" w:hAnsi="Arial"/>
                <w:noProof/>
                <w:lang w:val="es-CO"/>
              </w:rPr>
              <w:t xml:space="preserve">5.2.5 </w:t>
            </w:r>
            <w:r w:rsidR="003B0CF8" w:rsidRPr="00267D0F">
              <w:rPr>
                <w:rStyle w:val="Hipervnculo"/>
                <w:rFonts w:ascii="Arial" w:hAnsi="Arial" w:cs="Arial"/>
                <w:noProof/>
                <w:lang w:val="es-CO"/>
              </w:rPr>
              <w:t>Plan de Contratación</w:t>
            </w:r>
            <w:r w:rsidR="003B0CF8">
              <w:rPr>
                <w:noProof/>
                <w:webHidden/>
              </w:rPr>
              <w:tab/>
            </w:r>
            <w:r w:rsidR="003B0CF8">
              <w:rPr>
                <w:noProof/>
                <w:webHidden/>
              </w:rPr>
              <w:fldChar w:fldCharType="begin"/>
            </w:r>
            <w:r w:rsidR="003B0CF8">
              <w:rPr>
                <w:noProof/>
                <w:webHidden/>
              </w:rPr>
              <w:instrText xml:space="preserve"> PAGEREF _Toc333653879 \h </w:instrText>
            </w:r>
            <w:r w:rsidR="003B0CF8">
              <w:rPr>
                <w:noProof/>
                <w:webHidden/>
              </w:rPr>
            </w:r>
            <w:r w:rsidR="003B0CF8">
              <w:rPr>
                <w:noProof/>
                <w:webHidden/>
              </w:rPr>
              <w:fldChar w:fldCharType="separate"/>
            </w:r>
            <w:r w:rsidR="003B0CF8">
              <w:rPr>
                <w:noProof/>
                <w:webHidden/>
              </w:rPr>
              <w:t>24</w:t>
            </w:r>
            <w:r w:rsidR="003B0CF8">
              <w:rPr>
                <w:noProof/>
                <w:webHidden/>
              </w:rPr>
              <w:fldChar w:fldCharType="end"/>
            </w:r>
          </w:hyperlink>
        </w:p>
        <w:p w14:paraId="29451681" w14:textId="041BED1B" w:rsidR="003B0CF8" w:rsidRDefault="00B42C2A" w:rsidP="00014AF3">
          <w:pPr>
            <w:pStyle w:val="TDC1"/>
            <w:tabs>
              <w:tab w:val="right" w:leader="dot" w:pos="8261"/>
            </w:tabs>
            <w:jc w:val="both"/>
            <w:rPr>
              <w:rFonts w:eastAsiaTheme="minorEastAsia"/>
              <w:noProof/>
              <w:lang w:val="es-CO" w:eastAsia="es-CO"/>
            </w:rPr>
          </w:pPr>
          <w:hyperlink w:anchor="_Toc333653880" w:history="1">
            <w:r w:rsidR="003B0CF8" w:rsidRPr="00267D0F">
              <w:rPr>
                <w:rStyle w:val="Hipervnculo"/>
                <w:rFonts w:ascii="Arial" w:hAnsi="Arial"/>
                <w:noProof/>
                <w:lang w:val="es-CO"/>
              </w:rPr>
              <w:t>6. Project assessment and control</w:t>
            </w:r>
            <w:r w:rsidR="003B0CF8">
              <w:rPr>
                <w:noProof/>
                <w:webHidden/>
              </w:rPr>
              <w:tab/>
            </w:r>
            <w:r w:rsidR="003B0CF8">
              <w:rPr>
                <w:noProof/>
                <w:webHidden/>
              </w:rPr>
              <w:fldChar w:fldCharType="begin"/>
            </w:r>
            <w:r w:rsidR="003B0CF8">
              <w:rPr>
                <w:noProof/>
                <w:webHidden/>
              </w:rPr>
              <w:instrText xml:space="preserve"> PAGEREF _Toc333653880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A7D1D57" w14:textId="3E63CEC5" w:rsidR="003B0CF8" w:rsidRDefault="00B42C2A" w:rsidP="00014AF3">
          <w:pPr>
            <w:pStyle w:val="TDC2"/>
            <w:tabs>
              <w:tab w:val="right" w:leader="dot" w:pos="8261"/>
            </w:tabs>
            <w:jc w:val="both"/>
            <w:rPr>
              <w:rFonts w:eastAsiaTheme="minorEastAsia"/>
              <w:noProof/>
              <w:lang w:val="es-CO" w:eastAsia="es-CO"/>
            </w:rPr>
          </w:pPr>
          <w:hyperlink w:anchor="_Toc333653881" w:history="1">
            <w:r w:rsidR="003B0CF8" w:rsidRPr="00267D0F">
              <w:rPr>
                <w:rStyle w:val="Hipervnculo"/>
                <w:rFonts w:ascii="Arial" w:hAnsi="Arial" w:cs="Arial"/>
                <w:noProof/>
                <w:lang w:val="es-CO"/>
              </w:rPr>
              <w:t>6.1 Plan de Gerencia de Requerimientos</w:t>
            </w:r>
            <w:r w:rsidR="003B0CF8">
              <w:rPr>
                <w:noProof/>
                <w:webHidden/>
              </w:rPr>
              <w:tab/>
            </w:r>
            <w:r w:rsidR="003B0CF8">
              <w:rPr>
                <w:noProof/>
                <w:webHidden/>
              </w:rPr>
              <w:fldChar w:fldCharType="begin"/>
            </w:r>
            <w:r w:rsidR="003B0CF8">
              <w:rPr>
                <w:noProof/>
                <w:webHidden/>
              </w:rPr>
              <w:instrText xml:space="preserve"> PAGEREF _Toc333653881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0CDB8194" w14:textId="16002A9E" w:rsidR="003B0CF8" w:rsidRDefault="00B42C2A" w:rsidP="00014AF3">
          <w:pPr>
            <w:pStyle w:val="TDC2"/>
            <w:tabs>
              <w:tab w:val="right" w:leader="dot" w:pos="8261"/>
            </w:tabs>
            <w:jc w:val="both"/>
            <w:rPr>
              <w:rFonts w:eastAsiaTheme="minorEastAsia"/>
              <w:noProof/>
              <w:lang w:val="es-CO" w:eastAsia="es-CO"/>
            </w:rPr>
          </w:pPr>
          <w:hyperlink w:anchor="_Toc333653882" w:history="1">
            <w:r w:rsidR="003B0CF8" w:rsidRPr="00267D0F">
              <w:rPr>
                <w:rStyle w:val="Hipervnculo"/>
                <w:rFonts w:ascii="Arial" w:hAnsi="Arial"/>
                <w:noProof/>
                <w:lang w:val="es-CO"/>
              </w:rPr>
              <w:t xml:space="preserve">6.2 </w:t>
            </w:r>
            <w:r w:rsidR="003B0CF8" w:rsidRPr="00267D0F">
              <w:rPr>
                <w:rStyle w:val="Hipervnculo"/>
                <w:rFonts w:ascii="Arial" w:hAnsi="Arial" w:cs="Arial"/>
                <w:noProof/>
                <w:lang w:val="es-CO"/>
              </w:rPr>
              <w:t>Alcance del plan de</w:t>
            </w:r>
            <w:r w:rsidR="003B0CF8" w:rsidRPr="00267D0F">
              <w:rPr>
                <w:rStyle w:val="Hipervnculo"/>
                <w:rFonts w:ascii="Arial" w:hAnsi="Arial"/>
                <w:noProof/>
                <w:lang w:val="es-CO"/>
              </w:rPr>
              <w:t xml:space="preserve"> control </w:t>
            </w:r>
            <w:r w:rsidR="003B0CF8" w:rsidRPr="00267D0F">
              <w:rPr>
                <w:rStyle w:val="Hipervnculo"/>
                <w:rFonts w:ascii="Arial" w:hAnsi="Arial" w:cs="Arial"/>
                <w:noProof/>
                <w:lang w:val="es-CO"/>
              </w:rPr>
              <w:t>de Cambios</w:t>
            </w:r>
            <w:r w:rsidR="003B0CF8">
              <w:rPr>
                <w:noProof/>
                <w:webHidden/>
              </w:rPr>
              <w:tab/>
            </w:r>
            <w:r w:rsidR="003B0CF8">
              <w:rPr>
                <w:noProof/>
                <w:webHidden/>
              </w:rPr>
              <w:fldChar w:fldCharType="begin"/>
            </w:r>
            <w:r w:rsidR="003B0CF8">
              <w:rPr>
                <w:noProof/>
                <w:webHidden/>
              </w:rPr>
              <w:instrText xml:space="preserve"> PAGEREF _Toc333653882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C06BE9D" w14:textId="1F6FBB14" w:rsidR="003B0CF8" w:rsidRDefault="00B42C2A" w:rsidP="00014AF3">
          <w:pPr>
            <w:pStyle w:val="TDC2"/>
            <w:tabs>
              <w:tab w:val="right" w:leader="dot" w:pos="8261"/>
            </w:tabs>
            <w:jc w:val="both"/>
            <w:rPr>
              <w:rFonts w:eastAsiaTheme="minorEastAsia"/>
              <w:noProof/>
              <w:lang w:val="es-CO" w:eastAsia="es-CO"/>
            </w:rPr>
          </w:pPr>
          <w:hyperlink w:anchor="_Toc333653883" w:history="1">
            <w:r w:rsidR="003B0CF8" w:rsidRPr="00267D0F">
              <w:rPr>
                <w:rStyle w:val="Hipervnculo"/>
                <w:rFonts w:ascii="Arial" w:hAnsi="Arial"/>
                <w:noProof/>
                <w:lang w:val="es-CO"/>
              </w:rPr>
              <w:t xml:space="preserve">6.3 </w:t>
            </w:r>
            <w:r w:rsidR="003B0CF8" w:rsidRPr="00267D0F">
              <w:rPr>
                <w:rStyle w:val="Hipervnculo"/>
                <w:rFonts w:ascii="Arial" w:hAnsi="Arial" w:cs="Arial"/>
                <w:noProof/>
                <w:lang w:val="es-CO"/>
              </w:rPr>
              <w:t>Plan de</w:t>
            </w:r>
            <w:r w:rsidR="003B0CF8" w:rsidRPr="00267D0F">
              <w:rPr>
                <w:rStyle w:val="Hipervnculo"/>
                <w:rFonts w:ascii="Arial" w:hAnsi="Arial"/>
                <w:noProof/>
                <w:lang w:val="es-CO"/>
              </w:rPr>
              <w:t xml:space="preserve"> control </w:t>
            </w:r>
            <w:r w:rsidR="003B0CF8" w:rsidRPr="00267D0F">
              <w:rPr>
                <w:rStyle w:val="Hipervnculo"/>
                <w:rFonts w:ascii="Arial" w:hAnsi="Arial" w:cs="Arial"/>
                <w:noProof/>
                <w:lang w:val="es-CO"/>
              </w:rPr>
              <w:t>de Calendario</w:t>
            </w:r>
            <w:r w:rsidR="003B0CF8">
              <w:rPr>
                <w:noProof/>
                <w:webHidden/>
              </w:rPr>
              <w:tab/>
            </w:r>
            <w:r w:rsidR="003B0CF8">
              <w:rPr>
                <w:noProof/>
                <w:webHidden/>
              </w:rPr>
              <w:fldChar w:fldCharType="begin"/>
            </w:r>
            <w:r w:rsidR="003B0CF8">
              <w:rPr>
                <w:noProof/>
                <w:webHidden/>
              </w:rPr>
              <w:instrText xml:space="preserve"> PAGEREF _Toc333653883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09CB818D" w14:textId="1C68B347" w:rsidR="003B0CF8" w:rsidRDefault="00B42C2A" w:rsidP="00014AF3">
          <w:pPr>
            <w:pStyle w:val="TDC2"/>
            <w:tabs>
              <w:tab w:val="right" w:leader="dot" w:pos="8261"/>
            </w:tabs>
            <w:jc w:val="both"/>
            <w:rPr>
              <w:rFonts w:eastAsiaTheme="minorEastAsia"/>
              <w:noProof/>
              <w:lang w:val="es-CO" w:eastAsia="es-CO"/>
            </w:rPr>
          </w:pPr>
          <w:hyperlink w:anchor="_Toc333653884" w:history="1">
            <w:r w:rsidR="003B0CF8" w:rsidRPr="00267D0F">
              <w:rPr>
                <w:rStyle w:val="Hipervnculo"/>
                <w:rFonts w:ascii="Arial" w:hAnsi="Arial" w:cs="Arial"/>
                <w:noProof/>
                <w:lang w:val="es-CO"/>
              </w:rPr>
              <w:t>6.4 Plan de Control del Presupuesto</w:t>
            </w:r>
            <w:r w:rsidR="003B0CF8">
              <w:rPr>
                <w:noProof/>
                <w:webHidden/>
              </w:rPr>
              <w:tab/>
            </w:r>
            <w:r w:rsidR="003B0CF8">
              <w:rPr>
                <w:noProof/>
                <w:webHidden/>
              </w:rPr>
              <w:fldChar w:fldCharType="begin"/>
            </w:r>
            <w:r w:rsidR="003B0CF8">
              <w:rPr>
                <w:noProof/>
                <w:webHidden/>
              </w:rPr>
              <w:instrText xml:space="preserve"> PAGEREF _Toc333653884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F35C301" w14:textId="77B2696E" w:rsidR="003B0CF8" w:rsidRDefault="00B42C2A" w:rsidP="00014AF3">
          <w:pPr>
            <w:pStyle w:val="TDC2"/>
            <w:tabs>
              <w:tab w:val="right" w:leader="dot" w:pos="8261"/>
            </w:tabs>
            <w:jc w:val="both"/>
            <w:rPr>
              <w:rFonts w:eastAsiaTheme="minorEastAsia"/>
              <w:noProof/>
              <w:lang w:val="es-CO" w:eastAsia="es-CO"/>
            </w:rPr>
          </w:pPr>
          <w:hyperlink w:anchor="_Toc333653885" w:history="1">
            <w:r w:rsidR="003B0CF8" w:rsidRPr="00267D0F">
              <w:rPr>
                <w:rStyle w:val="Hipervnculo"/>
                <w:rFonts w:ascii="Arial" w:hAnsi="Arial" w:cs="Arial"/>
                <w:noProof/>
                <w:lang w:val="es-CO"/>
              </w:rPr>
              <w:t>6.5 Plan de Aseguramiento de Calidad</w:t>
            </w:r>
            <w:r w:rsidR="003B0CF8">
              <w:rPr>
                <w:noProof/>
                <w:webHidden/>
              </w:rPr>
              <w:tab/>
            </w:r>
            <w:r w:rsidR="003B0CF8">
              <w:rPr>
                <w:noProof/>
                <w:webHidden/>
              </w:rPr>
              <w:fldChar w:fldCharType="begin"/>
            </w:r>
            <w:r w:rsidR="003B0CF8">
              <w:rPr>
                <w:noProof/>
                <w:webHidden/>
              </w:rPr>
              <w:instrText xml:space="preserve"> PAGEREF _Toc333653885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2C86F3D4" w14:textId="12839B79" w:rsidR="003B0CF8" w:rsidRDefault="00B42C2A" w:rsidP="00014AF3">
          <w:pPr>
            <w:pStyle w:val="TDC2"/>
            <w:tabs>
              <w:tab w:val="right" w:leader="dot" w:pos="8261"/>
            </w:tabs>
            <w:jc w:val="both"/>
            <w:rPr>
              <w:rFonts w:eastAsiaTheme="minorEastAsia"/>
              <w:noProof/>
              <w:lang w:val="es-CO" w:eastAsia="es-CO"/>
            </w:rPr>
          </w:pPr>
          <w:hyperlink w:anchor="_Toc333653886" w:history="1">
            <w:r w:rsidR="003B0CF8" w:rsidRPr="00267D0F">
              <w:rPr>
                <w:rStyle w:val="Hipervnculo"/>
                <w:rFonts w:ascii="Arial" w:hAnsi="Arial"/>
                <w:noProof/>
                <w:lang w:val="es-CO"/>
              </w:rPr>
              <w:t>6.6 Subcontractor management plan</w:t>
            </w:r>
            <w:r w:rsidR="003B0CF8">
              <w:rPr>
                <w:noProof/>
                <w:webHidden/>
              </w:rPr>
              <w:tab/>
            </w:r>
            <w:r w:rsidR="003B0CF8">
              <w:rPr>
                <w:noProof/>
                <w:webHidden/>
              </w:rPr>
              <w:fldChar w:fldCharType="begin"/>
            </w:r>
            <w:r w:rsidR="003B0CF8">
              <w:rPr>
                <w:noProof/>
                <w:webHidden/>
              </w:rPr>
              <w:instrText xml:space="preserve"> PAGEREF _Toc333653886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5044C629" w14:textId="5DF023D5" w:rsidR="003B0CF8" w:rsidRDefault="00B42C2A" w:rsidP="00014AF3">
          <w:pPr>
            <w:pStyle w:val="TDC2"/>
            <w:tabs>
              <w:tab w:val="right" w:leader="dot" w:pos="8261"/>
            </w:tabs>
            <w:jc w:val="both"/>
            <w:rPr>
              <w:rFonts w:eastAsiaTheme="minorEastAsia"/>
              <w:noProof/>
              <w:lang w:val="es-CO" w:eastAsia="es-CO"/>
            </w:rPr>
          </w:pPr>
          <w:hyperlink w:anchor="_Toc333653887" w:history="1">
            <w:r w:rsidR="003B0CF8" w:rsidRPr="00267D0F">
              <w:rPr>
                <w:rStyle w:val="Hipervnculo"/>
                <w:rFonts w:ascii="Arial" w:hAnsi="Arial"/>
                <w:noProof/>
                <w:lang w:val="es-CO"/>
              </w:rPr>
              <w:t xml:space="preserve">6.7 </w:t>
            </w:r>
            <w:r w:rsidR="003B0CF8" w:rsidRPr="00267D0F">
              <w:rPr>
                <w:rStyle w:val="Hipervnculo"/>
                <w:rFonts w:ascii="Arial" w:hAnsi="Arial" w:cs="Arial"/>
                <w:noProof/>
                <w:lang w:val="es-CO"/>
              </w:rPr>
              <w:t>Plan de Cierre del Proyecto</w:t>
            </w:r>
            <w:r w:rsidR="003B0CF8">
              <w:rPr>
                <w:noProof/>
                <w:webHidden/>
              </w:rPr>
              <w:tab/>
            </w:r>
            <w:r w:rsidR="003B0CF8">
              <w:rPr>
                <w:noProof/>
                <w:webHidden/>
              </w:rPr>
              <w:fldChar w:fldCharType="begin"/>
            </w:r>
            <w:r w:rsidR="003B0CF8">
              <w:rPr>
                <w:noProof/>
                <w:webHidden/>
              </w:rPr>
              <w:instrText xml:space="preserve"> PAGEREF _Toc333653887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7972EAEF" w14:textId="609B8907" w:rsidR="003B0CF8" w:rsidRDefault="00B42C2A" w:rsidP="00014AF3">
          <w:pPr>
            <w:pStyle w:val="TDC1"/>
            <w:tabs>
              <w:tab w:val="right" w:leader="dot" w:pos="8261"/>
            </w:tabs>
            <w:jc w:val="both"/>
            <w:rPr>
              <w:rFonts w:eastAsiaTheme="minorEastAsia"/>
              <w:noProof/>
              <w:lang w:val="es-CO" w:eastAsia="es-CO"/>
            </w:rPr>
          </w:pPr>
          <w:hyperlink w:anchor="_Toc333653888" w:history="1">
            <w:r w:rsidR="003B0CF8" w:rsidRPr="00267D0F">
              <w:rPr>
                <w:rStyle w:val="Hipervnculo"/>
                <w:rFonts w:ascii="Arial" w:hAnsi="Arial"/>
                <w:noProof/>
              </w:rPr>
              <w:t xml:space="preserve">7. </w:t>
            </w:r>
            <w:r w:rsidR="003B0CF8" w:rsidRPr="00267D0F">
              <w:rPr>
                <w:rStyle w:val="Hipervnculo"/>
                <w:rFonts w:ascii="Arial" w:hAnsi="Arial"/>
                <w:noProof/>
                <w:lang w:val="es-CO"/>
              </w:rPr>
              <w:t>Entrega del Producto</w:t>
            </w:r>
            <w:r w:rsidR="003B0CF8">
              <w:rPr>
                <w:noProof/>
                <w:webHidden/>
              </w:rPr>
              <w:tab/>
            </w:r>
            <w:r w:rsidR="003B0CF8">
              <w:rPr>
                <w:noProof/>
                <w:webHidden/>
              </w:rPr>
              <w:fldChar w:fldCharType="begin"/>
            </w:r>
            <w:r w:rsidR="003B0CF8">
              <w:rPr>
                <w:noProof/>
                <w:webHidden/>
              </w:rPr>
              <w:instrText xml:space="preserve"> PAGEREF _Toc333653888 \h </w:instrText>
            </w:r>
            <w:r w:rsidR="003B0CF8">
              <w:rPr>
                <w:noProof/>
                <w:webHidden/>
              </w:rPr>
            </w:r>
            <w:r w:rsidR="003B0CF8">
              <w:rPr>
                <w:noProof/>
                <w:webHidden/>
              </w:rPr>
              <w:fldChar w:fldCharType="separate"/>
            </w:r>
            <w:r w:rsidR="003B0CF8">
              <w:rPr>
                <w:noProof/>
                <w:webHidden/>
              </w:rPr>
              <w:t>25</w:t>
            </w:r>
            <w:r w:rsidR="003B0CF8">
              <w:rPr>
                <w:noProof/>
                <w:webHidden/>
              </w:rPr>
              <w:fldChar w:fldCharType="end"/>
            </w:r>
          </w:hyperlink>
        </w:p>
        <w:p w14:paraId="48ABBD13" w14:textId="49E4CBE7" w:rsidR="003B0CF8" w:rsidRDefault="00B42C2A" w:rsidP="00014AF3">
          <w:pPr>
            <w:pStyle w:val="TDC1"/>
            <w:tabs>
              <w:tab w:val="right" w:leader="dot" w:pos="8261"/>
            </w:tabs>
            <w:jc w:val="both"/>
            <w:rPr>
              <w:rFonts w:eastAsiaTheme="minorEastAsia"/>
              <w:noProof/>
              <w:lang w:val="es-CO" w:eastAsia="es-CO"/>
            </w:rPr>
          </w:pPr>
          <w:hyperlink w:anchor="_Toc333653889" w:history="1">
            <w:r w:rsidR="003B0CF8" w:rsidRPr="00267D0F">
              <w:rPr>
                <w:rStyle w:val="Hipervnculo"/>
                <w:rFonts w:ascii="Arial" w:hAnsi="Arial"/>
                <w:noProof/>
                <w:lang w:val="en-US"/>
              </w:rPr>
              <w:t>8. Supporting process plans</w:t>
            </w:r>
            <w:r w:rsidR="003B0CF8">
              <w:rPr>
                <w:noProof/>
                <w:webHidden/>
              </w:rPr>
              <w:tab/>
            </w:r>
            <w:r w:rsidR="003B0CF8">
              <w:rPr>
                <w:noProof/>
                <w:webHidden/>
              </w:rPr>
              <w:fldChar w:fldCharType="begin"/>
            </w:r>
            <w:r w:rsidR="003B0CF8">
              <w:rPr>
                <w:noProof/>
                <w:webHidden/>
              </w:rPr>
              <w:instrText xml:space="preserve"> PAGEREF _Toc333653889 \h </w:instrText>
            </w:r>
            <w:r w:rsidR="003B0CF8">
              <w:rPr>
                <w:noProof/>
                <w:webHidden/>
              </w:rPr>
            </w:r>
            <w:r w:rsidR="003B0CF8">
              <w:rPr>
                <w:noProof/>
                <w:webHidden/>
              </w:rPr>
              <w:fldChar w:fldCharType="separate"/>
            </w:r>
            <w:r w:rsidR="003B0CF8">
              <w:rPr>
                <w:noProof/>
                <w:webHidden/>
              </w:rPr>
              <w:t>26</w:t>
            </w:r>
            <w:r w:rsidR="003B0CF8">
              <w:rPr>
                <w:noProof/>
                <w:webHidden/>
              </w:rPr>
              <w:fldChar w:fldCharType="end"/>
            </w:r>
          </w:hyperlink>
        </w:p>
        <w:p w14:paraId="7F814B41" w14:textId="696F2825" w:rsidR="003B0CF8" w:rsidRDefault="00B42C2A" w:rsidP="00014AF3">
          <w:pPr>
            <w:pStyle w:val="TDC2"/>
            <w:tabs>
              <w:tab w:val="right" w:leader="dot" w:pos="8261"/>
            </w:tabs>
            <w:jc w:val="both"/>
            <w:rPr>
              <w:rFonts w:eastAsiaTheme="minorEastAsia"/>
              <w:noProof/>
              <w:lang w:val="es-CO" w:eastAsia="es-CO"/>
            </w:rPr>
          </w:pPr>
          <w:hyperlink w:anchor="_Toc333653890" w:history="1">
            <w:r w:rsidR="003B0CF8" w:rsidRPr="00267D0F">
              <w:rPr>
                <w:rStyle w:val="Hipervnculo"/>
                <w:rFonts w:ascii="Arial" w:hAnsi="Arial" w:cs="Arial"/>
                <w:noProof/>
                <w:lang w:val="en-US"/>
              </w:rPr>
              <w:t>8.1 Project supervision and work environment</w:t>
            </w:r>
            <w:r w:rsidR="003B0CF8">
              <w:rPr>
                <w:noProof/>
                <w:webHidden/>
              </w:rPr>
              <w:tab/>
            </w:r>
            <w:r w:rsidR="003B0CF8">
              <w:rPr>
                <w:noProof/>
                <w:webHidden/>
              </w:rPr>
              <w:fldChar w:fldCharType="begin"/>
            </w:r>
            <w:r w:rsidR="003B0CF8">
              <w:rPr>
                <w:noProof/>
                <w:webHidden/>
              </w:rPr>
              <w:instrText xml:space="preserve"> PAGEREF _Toc333653890 \h </w:instrText>
            </w:r>
            <w:r w:rsidR="003B0CF8">
              <w:rPr>
                <w:noProof/>
                <w:webHidden/>
              </w:rPr>
            </w:r>
            <w:r w:rsidR="003B0CF8">
              <w:rPr>
                <w:noProof/>
                <w:webHidden/>
              </w:rPr>
              <w:fldChar w:fldCharType="separate"/>
            </w:r>
            <w:r w:rsidR="003B0CF8">
              <w:rPr>
                <w:noProof/>
                <w:webHidden/>
              </w:rPr>
              <w:t>26</w:t>
            </w:r>
            <w:r w:rsidR="003B0CF8">
              <w:rPr>
                <w:noProof/>
                <w:webHidden/>
              </w:rPr>
              <w:fldChar w:fldCharType="end"/>
            </w:r>
          </w:hyperlink>
        </w:p>
        <w:p w14:paraId="1E30F626" w14:textId="6863FB5D" w:rsidR="003B0CF8" w:rsidRDefault="00B42C2A" w:rsidP="00014AF3">
          <w:pPr>
            <w:pStyle w:val="TDC2"/>
            <w:tabs>
              <w:tab w:val="right" w:leader="dot" w:pos="8261"/>
            </w:tabs>
            <w:jc w:val="both"/>
            <w:rPr>
              <w:rFonts w:eastAsiaTheme="minorEastAsia"/>
              <w:noProof/>
              <w:lang w:val="es-CO" w:eastAsia="es-CO"/>
            </w:rPr>
          </w:pPr>
          <w:hyperlink w:anchor="_Toc333653891" w:history="1">
            <w:r w:rsidR="003B0CF8" w:rsidRPr="00267D0F">
              <w:rPr>
                <w:rStyle w:val="Hipervnculo"/>
                <w:rFonts w:ascii="Arial" w:hAnsi="Arial"/>
                <w:noProof/>
                <w:lang w:val="es-CO"/>
              </w:rPr>
              <w:t>8.2 Decision Management</w:t>
            </w:r>
            <w:r w:rsidR="003B0CF8">
              <w:rPr>
                <w:noProof/>
                <w:webHidden/>
              </w:rPr>
              <w:tab/>
            </w:r>
            <w:r w:rsidR="003B0CF8">
              <w:rPr>
                <w:noProof/>
                <w:webHidden/>
              </w:rPr>
              <w:fldChar w:fldCharType="begin"/>
            </w:r>
            <w:r w:rsidR="003B0CF8">
              <w:rPr>
                <w:noProof/>
                <w:webHidden/>
              </w:rPr>
              <w:instrText xml:space="preserve"> PAGEREF _Toc333653891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575FDB42" w14:textId="5EAF1C83" w:rsidR="003B0CF8" w:rsidRDefault="00B42C2A" w:rsidP="00014AF3">
          <w:pPr>
            <w:pStyle w:val="TDC2"/>
            <w:tabs>
              <w:tab w:val="right" w:leader="dot" w:pos="8261"/>
            </w:tabs>
            <w:jc w:val="both"/>
            <w:rPr>
              <w:rFonts w:eastAsiaTheme="minorEastAsia"/>
              <w:noProof/>
              <w:lang w:val="es-CO" w:eastAsia="es-CO"/>
            </w:rPr>
          </w:pPr>
          <w:hyperlink w:anchor="_Toc333653892" w:history="1">
            <w:r w:rsidR="003B0CF8" w:rsidRPr="00267D0F">
              <w:rPr>
                <w:rStyle w:val="Hipervnculo"/>
                <w:rFonts w:ascii="Arial" w:hAnsi="Arial"/>
                <w:noProof/>
                <w:lang w:val="es-CO"/>
              </w:rPr>
              <w:t xml:space="preserve">8.3 </w:t>
            </w:r>
            <w:r w:rsidR="003B0CF8" w:rsidRPr="00267D0F">
              <w:rPr>
                <w:rStyle w:val="Hipervnculo"/>
                <w:rFonts w:ascii="Arial" w:hAnsi="Arial" w:cs="Arial"/>
                <w:noProof/>
                <w:lang w:val="es-CO"/>
              </w:rPr>
              <w:t>Gerencia de Riesgos</w:t>
            </w:r>
            <w:r w:rsidR="003B0CF8">
              <w:rPr>
                <w:noProof/>
                <w:webHidden/>
              </w:rPr>
              <w:tab/>
            </w:r>
            <w:r w:rsidR="003B0CF8">
              <w:rPr>
                <w:noProof/>
                <w:webHidden/>
              </w:rPr>
              <w:fldChar w:fldCharType="begin"/>
            </w:r>
            <w:r w:rsidR="003B0CF8">
              <w:rPr>
                <w:noProof/>
                <w:webHidden/>
              </w:rPr>
              <w:instrText xml:space="preserve"> PAGEREF _Toc333653892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136B4972" w14:textId="7EE5C5D9" w:rsidR="003B0CF8" w:rsidRDefault="00B42C2A" w:rsidP="00014AF3">
          <w:pPr>
            <w:pStyle w:val="TDC2"/>
            <w:tabs>
              <w:tab w:val="right" w:leader="dot" w:pos="8261"/>
            </w:tabs>
            <w:jc w:val="both"/>
            <w:rPr>
              <w:rFonts w:eastAsiaTheme="minorEastAsia"/>
              <w:noProof/>
              <w:lang w:val="es-CO" w:eastAsia="es-CO"/>
            </w:rPr>
          </w:pPr>
          <w:hyperlink w:anchor="_Toc333653893" w:history="1">
            <w:r w:rsidR="003B0CF8" w:rsidRPr="00267D0F">
              <w:rPr>
                <w:rStyle w:val="Hipervnculo"/>
                <w:rFonts w:ascii="Arial" w:hAnsi="Arial"/>
                <w:noProof/>
                <w:lang w:val="es-CO"/>
              </w:rPr>
              <w:t xml:space="preserve">8.4 </w:t>
            </w:r>
            <w:r w:rsidR="003B0CF8" w:rsidRPr="00267D0F">
              <w:rPr>
                <w:rStyle w:val="Hipervnculo"/>
                <w:rFonts w:ascii="Arial" w:hAnsi="Arial" w:cs="Arial"/>
                <w:noProof/>
                <w:lang w:val="es-CO"/>
              </w:rPr>
              <w:t>Gerencia de Configuración</w:t>
            </w:r>
            <w:r w:rsidR="003B0CF8">
              <w:rPr>
                <w:noProof/>
                <w:webHidden/>
              </w:rPr>
              <w:tab/>
            </w:r>
            <w:r w:rsidR="003B0CF8">
              <w:rPr>
                <w:noProof/>
                <w:webHidden/>
              </w:rPr>
              <w:fldChar w:fldCharType="begin"/>
            </w:r>
            <w:r w:rsidR="003B0CF8">
              <w:rPr>
                <w:noProof/>
                <w:webHidden/>
              </w:rPr>
              <w:instrText xml:space="preserve"> PAGEREF _Toc333653893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15ED656C" w14:textId="4FE40420" w:rsidR="003B0CF8" w:rsidRDefault="00B42C2A" w:rsidP="00014AF3">
          <w:pPr>
            <w:pStyle w:val="TDC2"/>
            <w:tabs>
              <w:tab w:val="right" w:leader="dot" w:pos="8261"/>
            </w:tabs>
            <w:jc w:val="both"/>
            <w:rPr>
              <w:rFonts w:eastAsiaTheme="minorEastAsia"/>
              <w:noProof/>
              <w:lang w:val="es-CO" w:eastAsia="es-CO"/>
            </w:rPr>
          </w:pPr>
          <w:hyperlink w:anchor="_Toc333653894" w:history="1">
            <w:r w:rsidR="003B0CF8" w:rsidRPr="00267D0F">
              <w:rPr>
                <w:rStyle w:val="Hipervnculo"/>
                <w:rFonts w:ascii="Arial" w:hAnsi="Arial"/>
                <w:noProof/>
              </w:rPr>
              <w:t xml:space="preserve">8.5 </w:t>
            </w:r>
            <w:r w:rsidR="003B0CF8" w:rsidRPr="00267D0F">
              <w:rPr>
                <w:rStyle w:val="Hipervnculo"/>
                <w:rFonts w:ascii="Arial" w:hAnsi="Arial" w:cs="Arial"/>
                <w:noProof/>
                <w:lang w:val="es-CO"/>
              </w:rPr>
              <w:t>Gerencia de la Información</w:t>
            </w:r>
            <w:r w:rsidR="003B0CF8">
              <w:rPr>
                <w:noProof/>
                <w:webHidden/>
              </w:rPr>
              <w:tab/>
            </w:r>
            <w:r w:rsidR="003B0CF8">
              <w:rPr>
                <w:noProof/>
                <w:webHidden/>
              </w:rPr>
              <w:fldChar w:fldCharType="begin"/>
            </w:r>
            <w:r w:rsidR="003B0CF8">
              <w:rPr>
                <w:noProof/>
                <w:webHidden/>
              </w:rPr>
              <w:instrText xml:space="preserve"> PAGEREF _Toc333653894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4F588CE4" w14:textId="797F27D9" w:rsidR="003B0CF8" w:rsidRDefault="00B42C2A" w:rsidP="00014AF3">
          <w:pPr>
            <w:pStyle w:val="TDC3"/>
            <w:tabs>
              <w:tab w:val="right" w:leader="dot" w:pos="8261"/>
            </w:tabs>
            <w:jc w:val="both"/>
            <w:rPr>
              <w:rFonts w:eastAsiaTheme="minorEastAsia"/>
              <w:noProof/>
              <w:lang w:val="es-CO" w:eastAsia="es-CO"/>
            </w:rPr>
          </w:pPr>
          <w:hyperlink w:anchor="_Toc333653895" w:history="1">
            <w:r w:rsidR="003B0CF8" w:rsidRPr="00267D0F">
              <w:rPr>
                <w:rStyle w:val="Hipervnculo"/>
                <w:rFonts w:ascii="Arial" w:hAnsi="Arial"/>
                <w:noProof/>
                <w:lang w:val="es-CO"/>
              </w:rPr>
              <w:t xml:space="preserve">8.5.1 </w:t>
            </w:r>
            <w:r w:rsidR="003B0CF8" w:rsidRPr="00267D0F">
              <w:rPr>
                <w:rStyle w:val="Hipervnculo"/>
                <w:rFonts w:ascii="Arial" w:hAnsi="Arial" w:cs="Arial"/>
                <w:noProof/>
              </w:rPr>
              <w:t>Documentation Plan</w:t>
            </w:r>
            <w:r w:rsidR="003B0CF8" w:rsidRPr="00267D0F">
              <w:rPr>
                <w:rStyle w:val="Hipervnculo"/>
                <w:rFonts w:ascii="Arial" w:hAnsi="Arial" w:cs="Arial"/>
                <w:noProof/>
                <w:lang w:val="es-CO"/>
              </w:rPr>
              <w:t>Documentación</w:t>
            </w:r>
            <w:r w:rsidR="003B0CF8">
              <w:rPr>
                <w:noProof/>
                <w:webHidden/>
              </w:rPr>
              <w:tab/>
            </w:r>
            <w:r w:rsidR="003B0CF8">
              <w:rPr>
                <w:noProof/>
                <w:webHidden/>
              </w:rPr>
              <w:fldChar w:fldCharType="begin"/>
            </w:r>
            <w:r w:rsidR="003B0CF8">
              <w:rPr>
                <w:noProof/>
                <w:webHidden/>
              </w:rPr>
              <w:instrText xml:space="preserve"> PAGEREF _Toc333653895 \h </w:instrText>
            </w:r>
            <w:r w:rsidR="003B0CF8">
              <w:rPr>
                <w:noProof/>
                <w:webHidden/>
              </w:rPr>
            </w:r>
            <w:r w:rsidR="003B0CF8">
              <w:rPr>
                <w:noProof/>
                <w:webHidden/>
              </w:rPr>
              <w:fldChar w:fldCharType="separate"/>
            </w:r>
            <w:r w:rsidR="003B0CF8">
              <w:rPr>
                <w:noProof/>
                <w:webHidden/>
              </w:rPr>
              <w:t>27</w:t>
            </w:r>
            <w:r w:rsidR="003B0CF8">
              <w:rPr>
                <w:noProof/>
                <w:webHidden/>
              </w:rPr>
              <w:fldChar w:fldCharType="end"/>
            </w:r>
          </w:hyperlink>
        </w:p>
        <w:p w14:paraId="1321EA90" w14:textId="1E28A313" w:rsidR="003B0CF8" w:rsidRDefault="00B42C2A" w:rsidP="00014AF3">
          <w:pPr>
            <w:pStyle w:val="TDC3"/>
            <w:tabs>
              <w:tab w:val="right" w:leader="dot" w:pos="8261"/>
            </w:tabs>
            <w:jc w:val="both"/>
            <w:rPr>
              <w:rFonts w:eastAsiaTheme="minorEastAsia"/>
              <w:noProof/>
              <w:lang w:val="es-CO" w:eastAsia="es-CO"/>
            </w:rPr>
          </w:pPr>
          <w:hyperlink w:anchor="_Toc333653896" w:history="1">
            <w:r w:rsidR="003B0CF8" w:rsidRPr="00267D0F">
              <w:rPr>
                <w:rStyle w:val="Hipervnculo"/>
                <w:rFonts w:ascii="Arial" w:hAnsi="Arial"/>
                <w:noProof/>
                <w:lang w:val="es-CO"/>
              </w:rPr>
              <w:t xml:space="preserve">8.5.2 </w:t>
            </w:r>
            <w:r w:rsidR="003B0CF8" w:rsidRPr="00267D0F">
              <w:rPr>
                <w:rStyle w:val="Hipervnculo"/>
                <w:rFonts w:ascii="Arial" w:hAnsi="Arial" w:cs="Arial"/>
                <w:noProof/>
                <w:lang w:val="es-CO"/>
              </w:rPr>
              <w:t>Comunicación y Publicidad</w:t>
            </w:r>
            <w:r w:rsidR="003B0CF8">
              <w:rPr>
                <w:noProof/>
                <w:webHidden/>
              </w:rPr>
              <w:tab/>
            </w:r>
            <w:r w:rsidR="003B0CF8">
              <w:rPr>
                <w:noProof/>
                <w:webHidden/>
              </w:rPr>
              <w:fldChar w:fldCharType="begin"/>
            </w:r>
            <w:r w:rsidR="003B0CF8">
              <w:rPr>
                <w:noProof/>
                <w:webHidden/>
              </w:rPr>
              <w:instrText xml:space="preserve"> PAGEREF _Toc333653896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173040BA" w14:textId="1804D178" w:rsidR="003B0CF8" w:rsidRDefault="00B42C2A" w:rsidP="00014AF3">
          <w:pPr>
            <w:pStyle w:val="TDC2"/>
            <w:tabs>
              <w:tab w:val="right" w:leader="dot" w:pos="8261"/>
            </w:tabs>
            <w:jc w:val="both"/>
            <w:rPr>
              <w:rFonts w:eastAsiaTheme="minorEastAsia"/>
              <w:noProof/>
              <w:lang w:val="es-CO" w:eastAsia="es-CO"/>
            </w:rPr>
          </w:pPr>
          <w:hyperlink w:anchor="_Toc333653897" w:history="1">
            <w:r w:rsidR="003B0CF8" w:rsidRPr="00267D0F">
              <w:rPr>
                <w:rStyle w:val="Hipervnculo"/>
                <w:rFonts w:ascii="Arial" w:hAnsi="Arial"/>
                <w:noProof/>
                <w:lang w:val="es-CO"/>
              </w:rPr>
              <w:t xml:space="preserve">8.6 </w:t>
            </w:r>
            <w:r w:rsidR="003B0CF8" w:rsidRPr="00267D0F">
              <w:rPr>
                <w:rStyle w:val="Hipervnculo"/>
                <w:rFonts w:ascii="Arial" w:hAnsi="Arial" w:cs="Arial"/>
                <w:noProof/>
                <w:lang w:val="es-CO"/>
              </w:rPr>
              <w:t>Aseguramiento de la Calidad</w:t>
            </w:r>
            <w:r w:rsidR="003B0CF8">
              <w:rPr>
                <w:noProof/>
                <w:webHidden/>
              </w:rPr>
              <w:tab/>
            </w:r>
            <w:r w:rsidR="003B0CF8">
              <w:rPr>
                <w:noProof/>
                <w:webHidden/>
              </w:rPr>
              <w:fldChar w:fldCharType="begin"/>
            </w:r>
            <w:r w:rsidR="003B0CF8">
              <w:rPr>
                <w:noProof/>
                <w:webHidden/>
              </w:rPr>
              <w:instrText xml:space="preserve"> PAGEREF _Toc333653897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312FCBB4" w14:textId="0BE4999A" w:rsidR="003B0CF8" w:rsidRDefault="00B42C2A" w:rsidP="00014AF3">
          <w:pPr>
            <w:pStyle w:val="TDC2"/>
            <w:tabs>
              <w:tab w:val="right" w:leader="dot" w:pos="8261"/>
            </w:tabs>
            <w:jc w:val="both"/>
            <w:rPr>
              <w:rFonts w:eastAsiaTheme="minorEastAsia"/>
              <w:noProof/>
              <w:lang w:val="es-CO" w:eastAsia="es-CO"/>
            </w:rPr>
          </w:pPr>
          <w:hyperlink w:anchor="_Toc333653898" w:history="1">
            <w:r w:rsidR="003B0CF8" w:rsidRPr="00267D0F">
              <w:rPr>
                <w:rStyle w:val="Hipervnculo"/>
                <w:rFonts w:ascii="Arial" w:hAnsi="Arial"/>
                <w:noProof/>
                <w:lang w:val="es-CO"/>
              </w:rPr>
              <w:t xml:space="preserve">8.7 </w:t>
            </w:r>
            <w:r w:rsidR="003B0CF8" w:rsidRPr="00267D0F">
              <w:rPr>
                <w:rStyle w:val="Hipervnculo"/>
                <w:rFonts w:ascii="Arial" w:hAnsi="Arial" w:cs="Arial"/>
                <w:noProof/>
                <w:lang w:val="es-CO"/>
              </w:rPr>
              <w:t>Medición</w:t>
            </w:r>
            <w:r w:rsidR="003B0CF8">
              <w:rPr>
                <w:noProof/>
                <w:webHidden/>
              </w:rPr>
              <w:tab/>
            </w:r>
            <w:r w:rsidR="003B0CF8">
              <w:rPr>
                <w:noProof/>
                <w:webHidden/>
              </w:rPr>
              <w:fldChar w:fldCharType="begin"/>
            </w:r>
            <w:r w:rsidR="003B0CF8">
              <w:rPr>
                <w:noProof/>
                <w:webHidden/>
              </w:rPr>
              <w:instrText xml:space="preserve"> PAGEREF _Toc333653898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11A691B5" w14:textId="5BE5547A" w:rsidR="003B0CF8" w:rsidRDefault="00B42C2A" w:rsidP="00014AF3">
          <w:pPr>
            <w:pStyle w:val="TDC2"/>
            <w:tabs>
              <w:tab w:val="right" w:leader="dot" w:pos="8261"/>
            </w:tabs>
            <w:jc w:val="both"/>
            <w:rPr>
              <w:rFonts w:eastAsiaTheme="minorEastAsia"/>
              <w:noProof/>
              <w:lang w:val="es-CO" w:eastAsia="es-CO"/>
            </w:rPr>
          </w:pPr>
          <w:hyperlink w:anchor="_Toc333653899" w:history="1">
            <w:r w:rsidR="003B0CF8" w:rsidRPr="00267D0F">
              <w:rPr>
                <w:rStyle w:val="Hipervnculo"/>
                <w:rFonts w:ascii="Arial" w:hAnsi="Arial"/>
                <w:noProof/>
                <w:lang w:val="es-CO"/>
              </w:rPr>
              <w:t>8.8 Reviews and audits</w:t>
            </w:r>
            <w:r w:rsidR="003B0CF8">
              <w:rPr>
                <w:noProof/>
                <w:webHidden/>
              </w:rPr>
              <w:tab/>
            </w:r>
            <w:r w:rsidR="003B0CF8">
              <w:rPr>
                <w:noProof/>
                <w:webHidden/>
              </w:rPr>
              <w:fldChar w:fldCharType="begin"/>
            </w:r>
            <w:r w:rsidR="003B0CF8">
              <w:rPr>
                <w:noProof/>
                <w:webHidden/>
              </w:rPr>
              <w:instrText xml:space="preserve"> PAGEREF _Toc333653899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3E309403" w14:textId="07E6BA9E" w:rsidR="003B0CF8" w:rsidRDefault="00B42C2A" w:rsidP="00014AF3">
          <w:pPr>
            <w:pStyle w:val="TDC2"/>
            <w:tabs>
              <w:tab w:val="right" w:leader="dot" w:pos="8261"/>
            </w:tabs>
            <w:jc w:val="both"/>
            <w:rPr>
              <w:rFonts w:eastAsiaTheme="minorEastAsia"/>
              <w:noProof/>
              <w:lang w:val="es-CO" w:eastAsia="es-CO"/>
            </w:rPr>
          </w:pPr>
          <w:hyperlink w:anchor="_Toc333653900" w:history="1">
            <w:r w:rsidR="003B0CF8" w:rsidRPr="00267D0F">
              <w:rPr>
                <w:rStyle w:val="Hipervnculo"/>
                <w:rFonts w:ascii="Arial" w:hAnsi="Arial"/>
                <w:noProof/>
                <w:lang w:val="es-CO"/>
              </w:rPr>
              <w:t xml:space="preserve">8.9 </w:t>
            </w:r>
            <w:r w:rsidR="003B0CF8" w:rsidRPr="00267D0F">
              <w:rPr>
                <w:rStyle w:val="Hipervnculo"/>
                <w:rFonts w:ascii="Arial" w:hAnsi="Arial" w:cs="Arial"/>
                <w:noProof/>
                <w:lang w:val="es-CO"/>
              </w:rPr>
              <w:t>Verificación y Validación</w:t>
            </w:r>
            <w:r w:rsidR="003B0CF8">
              <w:rPr>
                <w:noProof/>
                <w:webHidden/>
              </w:rPr>
              <w:tab/>
            </w:r>
            <w:r w:rsidR="003B0CF8">
              <w:rPr>
                <w:noProof/>
                <w:webHidden/>
              </w:rPr>
              <w:fldChar w:fldCharType="begin"/>
            </w:r>
            <w:r w:rsidR="003B0CF8">
              <w:rPr>
                <w:noProof/>
                <w:webHidden/>
              </w:rPr>
              <w:instrText xml:space="preserve"> PAGEREF _Toc333653900 \h </w:instrText>
            </w:r>
            <w:r w:rsidR="003B0CF8">
              <w:rPr>
                <w:noProof/>
                <w:webHidden/>
              </w:rPr>
            </w:r>
            <w:r w:rsidR="003B0CF8">
              <w:rPr>
                <w:noProof/>
                <w:webHidden/>
              </w:rPr>
              <w:fldChar w:fldCharType="separate"/>
            </w:r>
            <w:r w:rsidR="003B0CF8">
              <w:rPr>
                <w:noProof/>
                <w:webHidden/>
              </w:rPr>
              <w:t>29</w:t>
            </w:r>
            <w:r w:rsidR="003B0CF8">
              <w:rPr>
                <w:noProof/>
                <w:webHidden/>
              </w:rPr>
              <w:fldChar w:fldCharType="end"/>
            </w:r>
          </w:hyperlink>
        </w:p>
        <w:p w14:paraId="68AB06F6" w14:textId="39920143" w:rsidR="003B0CF8" w:rsidRDefault="00B42C2A" w:rsidP="00014AF3">
          <w:pPr>
            <w:pStyle w:val="TDC1"/>
            <w:tabs>
              <w:tab w:val="right" w:leader="dot" w:pos="8261"/>
            </w:tabs>
            <w:jc w:val="both"/>
            <w:rPr>
              <w:rFonts w:eastAsiaTheme="minorEastAsia"/>
              <w:noProof/>
              <w:lang w:val="es-CO" w:eastAsia="es-CO"/>
            </w:rPr>
          </w:pPr>
          <w:hyperlink w:anchor="_Toc333653901" w:history="1">
            <w:r w:rsidR="003B0CF8" w:rsidRPr="00267D0F">
              <w:rPr>
                <w:rStyle w:val="Hipervnculo"/>
                <w:rFonts w:ascii="Arial" w:hAnsi="Arial"/>
                <w:noProof/>
                <w:lang w:val="es-CO"/>
              </w:rPr>
              <w:t>9. Additional plans</w:t>
            </w:r>
            <w:r w:rsidR="003B0CF8">
              <w:rPr>
                <w:noProof/>
                <w:webHidden/>
              </w:rPr>
              <w:tab/>
            </w:r>
            <w:r w:rsidR="003B0CF8">
              <w:rPr>
                <w:noProof/>
                <w:webHidden/>
              </w:rPr>
              <w:fldChar w:fldCharType="begin"/>
            </w:r>
            <w:r w:rsidR="003B0CF8">
              <w:rPr>
                <w:noProof/>
                <w:webHidden/>
              </w:rPr>
              <w:instrText xml:space="preserve"> PAGEREF _Toc333653901 \h </w:instrText>
            </w:r>
            <w:r w:rsidR="003B0CF8">
              <w:rPr>
                <w:noProof/>
                <w:webHidden/>
              </w:rPr>
            </w:r>
            <w:r w:rsidR="003B0CF8">
              <w:rPr>
                <w:noProof/>
                <w:webHidden/>
              </w:rPr>
              <w:fldChar w:fldCharType="separate"/>
            </w:r>
            <w:r w:rsidR="003B0CF8">
              <w:rPr>
                <w:noProof/>
                <w:webHidden/>
              </w:rPr>
              <w:t>30</w:t>
            </w:r>
            <w:r w:rsidR="003B0CF8">
              <w:rPr>
                <w:noProof/>
                <w:webHidden/>
              </w:rPr>
              <w:fldChar w:fldCharType="end"/>
            </w:r>
          </w:hyperlink>
        </w:p>
        <w:p w14:paraId="0436FD56" w14:textId="31473438" w:rsidR="003B0CF8" w:rsidRDefault="00B42C2A" w:rsidP="00014AF3">
          <w:pPr>
            <w:pStyle w:val="TDC1"/>
            <w:tabs>
              <w:tab w:val="right" w:leader="dot" w:pos="8261"/>
            </w:tabs>
            <w:jc w:val="both"/>
            <w:rPr>
              <w:rFonts w:eastAsiaTheme="minorEastAsia"/>
              <w:noProof/>
              <w:lang w:val="es-CO" w:eastAsia="es-CO"/>
            </w:rPr>
          </w:pPr>
          <w:hyperlink w:anchor="_Toc333653902" w:history="1">
            <w:r w:rsidR="003B0CF8" w:rsidRPr="00267D0F">
              <w:rPr>
                <w:rStyle w:val="Hipervnculo"/>
                <w:rFonts w:ascii="Arial" w:hAnsi="Arial"/>
                <w:noProof/>
                <w:lang w:val="es-CO"/>
              </w:rPr>
              <w:t>10. Annexes</w:t>
            </w:r>
            <w:r w:rsidR="003B0CF8">
              <w:rPr>
                <w:noProof/>
                <w:webHidden/>
              </w:rPr>
              <w:tab/>
            </w:r>
            <w:r w:rsidR="003B0CF8">
              <w:rPr>
                <w:noProof/>
                <w:webHidden/>
              </w:rPr>
              <w:fldChar w:fldCharType="begin"/>
            </w:r>
            <w:r w:rsidR="003B0CF8">
              <w:rPr>
                <w:noProof/>
                <w:webHidden/>
              </w:rPr>
              <w:instrText xml:space="preserve"> PAGEREF _Toc333653902 \h </w:instrText>
            </w:r>
            <w:r w:rsidR="003B0CF8">
              <w:rPr>
                <w:noProof/>
                <w:webHidden/>
              </w:rPr>
            </w:r>
            <w:r w:rsidR="003B0CF8">
              <w:rPr>
                <w:noProof/>
                <w:webHidden/>
              </w:rPr>
              <w:fldChar w:fldCharType="separate"/>
            </w:r>
            <w:r w:rsidR="003B0CF8">
              <w:rPr>
                <w:noProof/>
                <w:webHidden/>
              </w:rPr>
              <w:t>30</w:t>
            </w:r>
            <w:r w:rsidR="003B0CF8">
              <w:rPr>
                <w:noProof/>
                <w:webHidden/>
              </w:rPr>
              <w:fldChar w:fldCharType="end"/>
            </w:r>
          </w:hyperlink>
        </w:p>
        <w:p w14:paraId="4CA18A48" w14:textId="13AB09C2" w:rsidR="003B0CF8" w:rsidRDefault="00B42C2A" w:rsidP="00014AF3">
          <w:pPr>
            <w:pStyle w:val="TDC1"/>
            <w:tabs>
              <w:tab w:val="right" w:leader="dot" w:pos="8261"/>
            </w:tabs>
            <w:jc w:val="both"/>
            <w:rPr>
              <w:rFonts w:eastAsiaTheme="minorEastAsia"/>
              <w:noProof/>
              <w:lang w:val="es-CO" w:eastAsia="es-CO"/>
            </w:rPr>
          </w:pPr>
          <w:hyperlink w:anchor="_Toc333653903" w:history="1">
            <w:r w:rsidR="003B0CF8" w:rsidRPr="00267D0F">
              <w:rPr>
                <w:rStyle w:val="Hipervnculo"/>
                <w:rFonts w:ascii="Arial" w:hAnsi="Arial"/>
                <w:noProof/>
                <w:lang w:val="es-CO"/>
              </w:rPr>
              <w:t>11. Index</w:t>
            </w:r>
            <w:r w:rsidR="003B0CF8">
              <w:rPr>
                <w:noProof/>
                <w:webHidden/>
              </w:rPr>
              <w:tab/>
            </w:r>
            <w:r w:rsidR="003B0CF8">
              <w:rPr>
                <w:noProof/>
                <w:webHidden/>
              </w:rPr>
              <w:fldChar w:fldCharType="begin"/>
            </w:r>
            <w:r w:rsidR="003B0CF8">
              <w:rPr>
                <w:noProof/>
                <w:webHidden/>
              </w:rPr>
              <w:instrText xml:space="preserve"> PAGEREF _Toc333653903 \h </w:instrText>
            </w:r>
            <w:r w:rsidR="003B0CF8">
              <w:rPr>
                <w:noProof/>
                <w:webHidden/>
              </w:rPr>
            </w:r>
            <w:r w:rsidR="003B0CF8">
              <w:rPr>
                <w:noProof/>
                <w:webHidden/>
              </w:rPr>
              <w:fldChar w:fldCharType="separate"/>
            </w:r>
            <w:r w:rsidR="003B0CF8">
              <w:rPr>
                <w:noProof/>
                <w:webHidden/>
              </w:rPr>
              <w:t>30</w:t>
            </w:r>
            <w:r w:rsidR="003B0CF8">
              <w:rPr>
                <w:noProof/>
                <w:webHidden/>
              </w:rPr>
              <w:fldChar w:fldCharType="end"/>
            </w:r>
          </w:hyperlink>
        </w:p>
        <w:p w14:paraId="47C1C347" w14:textId="77777777" w:rsidR="00CB37B2" w:rsidRPr="00595763" w:rsidRDefault="00BF46F9" w:rsidP="00014AF3">
          <w:pPr>
            <w:jc w:val="both"/>
            <w:rPr>
              <w:rFonts w:ascii="Arial" w:hAnsi="Arial"/>
              <w:lang w:val="es-CO"/>
            </w:rPr>
          </w:pPr>
          <w:r w:rsidRPr="00595763">
            <w:rPr>
              <w:rFonts w:ascii="Arial" w:hAnsi="Arial"/>
              <w:lang w:val="es-CO"/>
            </w:rPr>
            <w:fldChar w:fldCharType="end"/>
          </w:r>
        </w:p>
      </w:sdtContent>
    </w:sdt>
    <w:p w14:paraId="6F6D518F" w14:textId="77777777"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14:paraId="4FDEC1D3" w14:textId="3CCB7440" w:rsidR="00A460BF" w:rsidRPr="00595763" w:rsidRDefault="002A2173" w:rsidP="00014AF3">
      <w:pPr>
        <w:pStyle w:val="Ttulo1"/>
        <w:jc w:val="both"/>
        <w:rPr>
          <w:rFonts w:ascii="Arial" w:hAnsi="Arial"/>
          <w:lang w:val="es-CO"/>
        </w:rPr>
      </w:pPr>
      <w:bookmarkStart w:id="3" w:name="_Toc333653847"/>
      <w:r w:rsidRPr="00D53C37">
        <w:rPr>
          <w:rFonts w:ascii="Arial" w:hAnsi="Arial"/>
          <w:lang w:val="es-CO"/>
        </w:rPr>
        <w:lastRenderedPageBreak/>
        <w:t>Lista</w:t>
      </w:r>
      <w:r w:rsidR="00D9745F" w:rsidRPr="00D53C37">
        <w:rPr>
          <w:rFonts w:ascii="Arial" w:hAnsi="Arial"/>
          <w:lang w:val="es-CO"/>
        </w:rPr>
        <w:t xml:space="preserve"> </w:t>
      </w:r>
      <w:r w:rsidR="007D6948">
        <w:rPr>
          <w:rFonts w:ascii="Arial" w:hAnsi="Arial"/>
          <w:lang w:val="es-CO"/>
        </w:rPr>
        <w:t xml:space="preserve">de </w:t>
      </w:r>
      <w:r w:rsidR="0077450E">
        <w:rPr>
          <w:rFonts w:ascii="Arial" w:hAnsi="Arial"/>
          <w:lang w:val="es-CO"/>
        </w:rPr>
        <w:t>F</w:t>
      </w:r>
      <w:r w:rsidR="007D6948">
        <w:rPr>
          <w:rFonts w:ascii="Arial" w:hAnsi="Arial"/>
          <w:lang w:val="es-CO"/>
        </w:rPr>
        <w:t>iguras</w:t>
      </w:r>
      <w:bookmarkEnd w:id="3"/>
      <w:r w:rsidR="00D9745F" w:rsidRPr="00D53C37">
        <w:rPr>
          <w:rFonts w:ascii="Arial" w:hAnsi="Arial"/>
          <w:lang w:val="es-CO"/>
        </w:rPr>
        <w:tab/>
      </w:r>
    </w:p>
    <w:p w14:paraId="2FBEA4A1" w14:textId="4C357294" w:rsidR="00D9745F" w:rsidRPr="00595763" w:rsidRDefault="00A460BF" w:rsidP="00014AF3">
      <w:pPr>
        <w:pStyle w:val="Tabladeilustraciones"/>
        <w:tabs>
          <w:tab w:val="right" w:pos="8261"/>
        </w:tabs>
        <w:jc w:val="both"/>
        <w:rPr>
          <w:sz w:val="22"/>
          <w:lang w:val="es-CO"/>
        </w:rPr>
      </w:pPr>
      <w:r w:rsidRPr="00595763">
        <w:rPr>
          <w:rFonts w:ascii="Arial" w:hAnsi="Arial"/>
          <w:lang w:val="es-CO"/>
        </w:rPr>
        <w:fldChar w:fldCharType="begin"/>
      </w:r>
      <w:r w:rsidRPr="00D53C37">
        <w:rPr>
          <w:rFonts w:ascii="Arial" w:hAnsi="Arial" w:cs="Arial"/>
          <w:lang w:val="es-CO"/>
        </w:rPr>
        <w:instrText xml:space="preserve"> TOC \h \z \c "Ilustración" </w:instrText>
      </w:r>
      <w:r w:rsidRPr="00595763">
        <w:rPr>
          <w:rFonts w:ascii="Arial" w:hAnsi="Arial"/>
          <w:lang w:val="es-CO"/>
        </w:rPr>
        <w:fldChar w:fldCharType="separate"/>
      </w:r>
      <w:hyperlink w:anchor="_Toc333018256" w:history="1">
        <w:r w:rsidRPr="00595763">
          <w:rPr>
            <w:rStyle w:val="Hipervnculo"/>
          </w:rPr>
          <w:t>Ilustración 1: Organigrama de Fift Floor Coorp</w:t>
        </w:r>
        <w:r w:rsidRPr="00595763">
          <w:rPr>
            <w:webHidden/>
            <w:lang w:val="es-CO"/>
          </w:rPr>
          <w:tab/>
        </w:r>
        <w:r w:rsidRPr="00595763">
          <w:rPr>
            <w:webHidden/>
            <w:lang w:val="es-CO"/>
          </w:rPr>
          <w:fldChar w:fldCharType="begin"/>
        </w:r>
        <w:r w:rsidRPr="00D53C37">
          <w:rPr>
            <w:webHidden/>
            <w:lang w:val="es-CO"/>
          </w:rPr>
          <w:instrText xml:space="preserve"> PAGEREF _Toc333018256 \h </w:instrText>
        </w:r>
        <w:r w:rsidRPr="00595763">
          <w:rPr>
            <w:webHidden/>
            <w:lang w:val="es-CO"/>
          </w:rPr>
        </w:r>
        <w:r w:rsidRPr="00595763">
          <w:rPr>
            <w:webHidden/>
            <w:lang w:val="es-CO"/>
          </w:rPr>
          <w:fldChar w:fldCharType="separate"/>
        </w:r>
        <w:r w:rsidR="00C11889">
          <w:rPr>
            <w:noProof/>
            <w:webHidden/>
            <w:lang w:val="es-CO"/>
          </w:rPr>
          <w:t>19</w:t>
        </w:r>
        <w:r w:rsidRPr="00595763">
          <w:rPr>
            <w:webHidden/>
            <w:lang w:val="es-CO"/>
          </w:rPr>
          <w:fldChar w:fldCharType="end"/>
        </w:r>
      </w:hyperlink>
      <w:r w:rsidRPr="00595763">
        <w:rPr>
          <w:rFonts w:ascii="Arial" w:hAnsi="Arial"/>
          <w:lang w:val="es-CO"/>
        </w:rPr>
        <w:fldChar w:fldCharType="end"/>
      </w:r>
      <w:r w:rsidR="00D9745F" w:rsidRPr="00595763">
        <w:rPr>
          <w:rFonts w:ascii="Arial" w:hAnsi="Arial"/>
          <w:lang w:val="es-CO"/>
        </w:rPr>
        <w:tab/>
      </w:r>
    </w:p>
    <w:p w14:paraId="3FBE7A52" w14:textId="77777777"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14:paraId="096780B9" w14:textId="643785A7" w:rsidR="00627816" w:rsidRPr="00595763" w:rsidRDefault="00D53C37" w:rsidP="00014AF3">
      <w:pPr>
        <w:pStyle w:val="Ttulo1"/>
        <w:jc w:val="both"/>
        <w:rPr>
          <w:rFonts w:ascii="Arial" w:hAnsi="Arial"/>
          <w:lang w:val="es-CO"/>
        </w:rPr>
      </w:pPr>
      <w:bookmarkStart w:id="4" w:name="_Toc333653848"/>
      <w:r>
        <w:rPr>
          <w:rFonts w:ascii="Arial" w:hAnsi="Arial"/>
          <w:lang w:val="es-CO"/>
        </w:rPr>
        <w:lastRenderedPageBreak/>
        <w:t>Lista de Tablas</w:t>
      </w:r>
      <w:bookmarkEnd w:id="4"/>
      <w:r w:rsidR="00D9745F" w:rsidRPr="00D53C37">
        <w:rPr>
          <w:rFonts w:ascii="Arial" w:hAnsi="Arial"/>
          <w:lang w:val="es-CO"/>
        </w:rPr>
        <w:tab/>
      </w:r>
    </w:p>
    <w:p w14:paraId="62C1E005" w14:textId="358CC101" w:rsidR="00627816" w:rsidRPr="00595763" w:rsidRDefault="00195582" w:rsidP="00014AF3">
      <w:pPr>
        <w:jc w:val="both"/>
        <w:rPr>
          <w:lang w:val="es-CO"/>
        </w:rPr>
      </w:pPr>
      <w:r w:rsidRPr="00595763">
        <w:rPr>
          <w:rFonts w:ascii="Arial" w:hAnsi="Arial"/>
          <w:lang w:val="es-CO"/>
        </w:rPr>
        <w:t xml:space="preserve">1. </w:t>
      </w:r>
    </w:p>
    <w:p w14:paraId="42BBFD1A" w14:textId="3979689D" w:rsidR="000F2B5B" w:rsidRPr="00595763" w:rsidRDefault="00D9745F" w:rsidP="00014AF3">
      <w:pPr>
        <w:pStyle w:val="Tabladeilustraciones"/>
        <w:tabs>
          <w:tab w:val="right" w:leader="dot" w:pos="8261"/>
        </w:tabs>
        <w:jc w:val="both"/>
        <w:rPr>
          <w:caps w:val="0"/>
          <w:sz w:val="22"/>
          <w:lang w:val="es-CO"/>
        </w:rPr>
      </w:pPr>
      <w:r w:rsidRPr="00595763">
        <w:rPr>
          <w:rFonts w:ascii="Arial" w:hAnsi="Arial"/>
          <w:lang w:val="es-CO"/>
        </w:rPr>
        <w:tab/>
      </w:r>
      <w:r w:rsidR="000F2B5B" w:rsidRPr="00595763">
        <w:rPr>
          <w:rFonts w:ascii="Arial" w:hAnsi="Arial"/>
          <w:lang w:val="es-CO"/>
        </w:rPr>
        <w:fldChar w:fldCharType="begin"/>
      </w:r>
      <w:r w:rsidR="000F2B5B" w:rsidRPr="00D53C37">
        <w:rPr>
          <w:rFonts w:ascii="Arial" w:hAnsi="Arial" w:cs="Arial"/>
          <w:lang w:val="es-CO"/>
        </w:rPr>
        <w:instrText xml:space="preserve"> TOC \h \z \c "Tabla" </w:instrText>
      </w:r>
      <w:r w:rsidR="000F2B5B" w:rsidRPr="00595763">
        <w:rPr>
          <w:rFonts w:ascii="Arial" w:hAnsi="Arial"/>
          <w:lang w:val="es-CO"/>
        </w:rPr>
        <w:fldChar w:fldCharType="separate"/>
      </w:r>
      <w:hyperlink w:anchor="_Toc333012790" w:history="1">
        <w:r w:rsidR="000F2B5B" w:rsidRPr="00595763">
          <w:rPr>
            <w:rStyle w:val="Hipervnculo"/>
          </w:rPr>
          <w:t>Tabla 1: Entregables del Proyecto</w:t>
        </w:r>
        <w:r w:rsidR="000F2B5B" w:rsidRPr="00595763">
          <w:rPr>
            <w:webHidden/>
            <w:lang w:val="es-CO"/>
          </w:rPr>
          <w:tab/>
        </w:r>
        <w:r w:rsidR="000F2B5B" w:rsidRPr="00595763">
          <w:rPr>
            <w:webHidden/>
            <w:lang w:val="es-CO"/>
          </w:rPr>
          <w:fldChar w:fldCharType="begin"/>
        </w:r>
        <w:r w:rsidR="000F2B5B" w:rsidRPr="00D53C37">
          <w:rPr>
            <w:webHidden/>
            <w:lang w:val="es-CO"/>
          </w:rPr>
          <w:instrText xml:space="preserve"> PAGEREF _Toc333012790 \h </w:instrText>
        </w:r>
        <w:r w:rsidR="000F2B5B" w:rsidRPr="00595763">
          <w:rPr>
            <w:webHidden/>
            <w:lang w:val="es-CO"/>
          </w:rPr>
        </w:r>
        <w:r w:rsidR="000F2B5B" w:rsidRPr="00595763">
          <w:rPr>
            <w:webHidden/>
            <w:lang w:val="es-CO"/>
          </w:rPr>
          <w:fldChar w:fldCharType="separate"/>
        </w:r>
        <w:r w:rsidR="00C11889">
          <w:rPr>
            <w:noProof/>
            <w:webHidden/>
            <w:lang w:val="es-CO"/>
          </w:rPr>
          <w:t>15</w:t>
        </w:r>
        <w:r w:rsidR="000F2B5B" w:rsidRPr="00595763">
          <w:rPr>
            <w:webHidden/>
            <w:lang w:val="es-CO"/>
          </w:rPr>
          <w:fldChar w:fldCharType="end"/>
        </w:r>
      </w:hyperlink>
    </w:p>
    <w:p w14:paraId="5FBBA0C0" w14:textId="77777777" w:rsidR="00D9745F" w:rsidRPr="00595763" w:rsidRDefault="000F2B5B" w:rsidP="00014AF3">
      <w:pPr>
        <w:pStyle w:val="Tabladeilustraciones"/>
        <w:tabs>
          <w:tab w:val="right" w:leader="dot" w:pos="8261"/>
        </w:tabs>
        <w:jc w:val="both"/>
        <w:rPr>
          <w:rFonts w:ascii="Arial" w:hAnsi="Arial"/>
          <w:lang w:val="es-CO"/>
        </w:rPr>
      </w:pPr>
      <w:r w:rsidRPr="00595763">
        <w:rPr>
          <w:rFonts w:ascii="Arial" w:hAnsi="Arial"/>
          <w:lang w:val="es-CO"/>
        </w:rPr>
        <w:fldChar w:fldCharType="end"/>
      </w:r>
    </w:p>
    <w:p w14:paraId="3C12C536" w14:textId="77777777" w:rsidR="00F74749" w:rsidRPr="00595763" w:rsidRDefault="00F74749" w:rsidP="00014AF3">
      <w:pPr>
        <w:jc w:val="both"/>
        <w:rPr>
          <w:rFonts w:ascii="Arial" w:hAnsi="Arial"/>
          <w:b/>
          <w:color w:val="365F91" w:themeColor="accent1" w:themeShade="BF"/>
          <w:sz w:val="28"/>
          <w:lang w:val="es-CO"/>
        </w:rPr>
      </w:pPr>
      <w:r w:rsidRPr="00595763">
        <w:rPr>
          <w:rFonts w:ascii="Arial" w:hAnsi="Arial"/>
          <w:lang w:val="es-CO"/>
        </w:rPr>
        <w:br w:type="page"/>
      </w:r>
    </w:p>
    <w:p w14:paraId="37246BD4" w14:textId="410F3FAB" w:rsidR="00D9745F" w:rsidRPr="00595763" w:rsidRDefault="004A7753" w:rsidP="00014AF3">
      <w:pPr>
        <w:pStyle w:val="Ttulo1"/>
        <w:jc w:val="both"/>
        <w:rPr>
          <w:rFonts w:ascii="Arial" w:hAnsi="Arial"/>
          <w:lang w:val="es-CO"/>
        </w:rPr>
      </w:pPr>
      <w:bookmarkStart w:id="5" w:name="_Toc333653849"/>
      <w:r w:rsidRPr="00D53C37">
        <w:rPr>
          <w:rFonts w:ascii="Arial" w:hAnsi="Arial" w:cs="Arial"/>
          <w:lang w:val="es-CO"/>
        </w:rPr>
        <w:lastRenderedPageBreak/>
        <w:t>1.</w:t>
      </w:r>
      <w:r>
        <w:rPr>
          <w:rFonts w:ascii="Arial" w:hAnsi="Arial" w:cs="Arial"/>
          <w:lang w:val="es-CO"/>
        </w:rPr>
        <w:t xml:space="preserve"> Visión global del proyecto</w:t>
      </w:r>
      <w:bookmarkEnd w:id="5"/>
    </w:p>
    <w:p w14:paraId="0B497B3C" w14:textId="010A6176" w:rsidR="00D9745F" w:rsidRPr="00595763" w:rsidRDefault="00D9745F" w:rsidP="00014AF3">
      <w:pPr>
        <w:pStyle w:val="Ttulo2"/>
        <w:jc w:val="both"/>
        <w:rPr>
          <w:rFonts w:ascii="Arial" w:hAnsi="Arial"/>
          <w:sz w:val="28"/>
          <w:lang w:val="es-CO"/>
        </w:rPr>
      </w:pPr>
      <w:bookmarkStart w:id="6" w:name="_Toc333053675"/>
      <w:bookmarkStart w:id="7" w:name="_Toc333653850"/>
      <w:r w:rsidRPr="00595763">
        <w:rPr>
          <w:rFonts w:ascii="Arial" w:hAnsi="Arial"/>
          <w:sz w:val="28"/>
          <w:lang w:val="es-CO"/>
        </w:rPr>
        <w:t xml:space="preserve">1.1 </w:t>
      </w:r>
      <w:bookmarkEnd w:id="6"/>
      <w:r w:rsidR="004A7753">
        <w:rPr>
          <w:rFonts w:ascii="Arial" w:hAnsi="Arial"/>
          <w:sz w:val="28"/>
          <w:lang w:val="es-CO"/>
        </w:rPr>
        <w:t>Resumen del Proyecto</w:t>
      </w:r>
      <w:bookmarkEnd w:id="7"/>
    </w:p>
    <w:p w14:paraId="1D0970C2" w14:textId="06499349" w:rsidR="00CB37B2" w:rsidRPr="00595763" w:rsidRDefault="00D9745F" w:rsidP="00014AF3">
      <w:pPr>
        <w:pStyle w:val="Ttulo3"/>
        <w:jc w:val="both"/>
        <w:rPr>
          <w:rFonts w:ascii="Arial" w:hAnsi="Arial"/>
          <w:sz w:val="28"/>
          <w:lang w:val="es-CO"/>
        </w:rPr>
      </w:pPr>
      <w:bookmarkStart w:id="8" w:name="_Toc333053676"/>
      <w:bookmarkStart w:id="9" w:name="_Toc333653851"/>
      <w:r w:rsidRPr="00595763">
        <w:rPr>
          <w:rFonts w:ascii="Arial" w:hAnsi="Arial"/>
          <w:sz w:val="28"/>
          <w:lang w:val="es-CO"/>
        </w:rPr>
        <w:t xml:space="preserve">1.1.1 </w:t>
      </w:r>
      <w:bookmarkEnd w:id="8"/>
      <w:r w:rsidR="004A7753">
        <w:rPr>
          <w:rFonts w:ascii="Arial" w:hAnsi="Arial"/>
          <w:sz w:val="28"/>
          <w:lang w:val="es-CO"/>
        </w:rPr>
        <w:t>Propósito</w:t>
      </w:r>
      <w:r w:rsidR="007D5B8F">
        <w:rPr>
          <w:rFonts w:ascii="Arial" w:hAnsi="Arial"/>
          <w:sz w:val="28"/>
          <w:lang w:val="es-CO"/>
        </w:rPr>
        <w:t>, Alcance y Objetivos</w:t>
      </w:r>
      <w:bookmarkEnd w:id="9"/>
    </w:p>
    <w:p w14:paraId="50C1707D" w14:textId="50FFF7F0" w:rsidR="00B87FCF" w:rsidRPr="00595763" w:rsidRDefault="00B87FCF" w:rsidP="00014AF3">
      <w:pPr>
        <w:pStyle w:val="Prrafodelista"/>
        <w:numPr>
          <w:ilvl w:val="0"/>
          <w:numId w:val="26"/>
        </w:numPr>
        <w:jc w:val="both"/>
        <w:rPr>
          <w:lang w:val="es-CO"/>
        </w:rPr>
      </w:pPr>
      <w:r w:rsidRPr="00595763">
        <w:rPr>
          <w:lang w:val="es-CO"/>
        </w:rPr>
        <w:t>Propósito</w:t>
      </w:r>
    </w:p>
    <w:p w14:paraId="28055C8E" w14:textId="60A61411" w:rsidR="00B87FCF" w:rsidRPr="00595763" w:rsidRDefault="00B87FCF" w:rsidP="00014AF3">
      <w:pPr>
        <w:ind w:left="708"/>
        <w:jc w:val="both"/>
      </w:pPr>
      <w:r w:rsidRPr="00595763">
        <w:rPr>
          <w:lang w:val="es-CO"/>
        </w:rPr>
        <w:t>El propósito de este proyecto es cumplir satisfactoriamente con todos los requerimientos</w:t>
      </w:r>
      <w:r w:rsidR="00BD33C5">
        <w:t xml:space="preserve"> que conlleva el desarrollo de software</w:t>
      </w:r>
      <w:r w:rsidRPr="00595763">
        <w:t xml:space="preserve">, tanto de documentación como de desarrollo, que impone la materia </w:t>
      </w:r>
      <w:r w:rsidRPr="00595763">
        <w:rPr>
          <w:lang w:val="es-CO"/>
        </w:rPr>
        <w:t>de Ingeniería de Software</w:t>
      </w:r>
      <w:r w:rsidR="00BD33C5">
        <w:t xml:space="preserve"> de la Pontificia Universidad Javeriana</w:t>
      </w:r>
      <w:r>
        <w:t>.</w:t>
      </w:r>
    </w:p>
    <w:p w14:paraId="0862D020" w14:textId="672C3B62" w:rsidR="00B87FCF" w:rsidRPr="00595763" w:rsidRDefault="00B87FCF" w:rsidP="00014AF3">
      <w:pPr>
        <w:pStyle w:val="Prrafodelista"/>
        <w:numPr>
          <w:ilvl w:val="0"/>
          <w:numId w:val="26"/>
        </w:numPr>
        <w:jc w:val="both"/>
        <w:rPr>
          <w:lang w:val="es-CO"/>
        </w:rPr>
      </w:pPr>
      <w:r w:rsidRPr="00595763">
        <w:rPr>
          <w:lang w:val="es-CO"/>
        </w:rPr>
        <w:t>Alcance</w:t>
      </w:r>
    </w:p>
    <w:p w14:paraId="51D704E9" w14:textId="77777777" w:rsidR="00B87FCF" w:rsidRPr="00595763" w:rsidRDefault="00B87FCF" w:rsidP="00014AF3">
      <w:pPr>
        <w:ind w:left="708"/>
        <w:jc w:val="both"/>
        <w:rPr>
          <w:lang w:val="es-CO"/>
        </w:rPr>
      </w:pPr>
      <w:r w:rsidRPr="00595763">
        <w:rPr>
          <w:lang w:val="es-CO"/>
        </w:rPr>
        <w:t>El alcance de este proyecto esta definido en los numerales que se mencionan a continuación:</w:t>
      </w:r>
    </w:p>
    <w:p w14:paraId="40E43BB5" w14:textId="77777777" w:rsidR="00B87FCF" w:rsidRPr="00595763" w:rsidRDefault="00B87FCF" w:rsidP="00014AF3">
      <w:pPr>
        <w:pStyle w:val="Prrafodelista"/>
        <w:numPr>
          <w:ilvl w:val="0"/>
          <w:numId w:val="24"/>
        </w:numPr>
        <w:jc w:val="both"/>
        <w:rPr>
          <w:lang w:val="es-CO"/>
        </w:rPr>
      </w:pPr>
      <w:r w:rsidRPr="00595763">
        <w:rPr>
          <w:lang w:val="es-CO"/>
        </w:rPr>
        <w:t>Entrega completa de documentación (SPMP, SRS y SDD) y prototipos en las fechas que se han definido en el calendario de actividades.</w:t>
      </w:r>
    </w:p>
    <w:p w14:paraId="0ED35929" w14:textId="4642FB23" w:rsidR="00B87FCF" w:rsidRPr="00595763" w:rsidRDefault="00B87FCF" w:rsidP="00014AF3">
      <w:pPr>
        <w:pStyle w:val="Prrafodelista"/>
        <w:numPr>
          <w:ilvl w:val="0"/>
          <w:numId w:val="24"/>
        </w:numPr>
        <w:jc w:val="both"/>
        <w:rPr>
          <w:lang w:val="es-CO"/>
        </w:rPr>
      </w:pPr>
      <w:r w:rsidRPr="00595763">
        <w:rPr>
          <w:lang w:val="es-CO"/>
        </w:rPr>
        <w:t>Entrega final del producto.</w:t>
      </w:r>
    </w:p>
    <w:p w14:paraId="51D88644" w14:textId="371F5C61" w:rsidR="001B0012" w:rsidRDefault="001B0012" w:rsidP="00014AF3">
      <w:pPr>
        <w:pStyle w:val="Prrafodelista"/>
        <w:numPr>
          <w:ilvl w:val="0"/>
          <w:numId w:val="24"/>
        </w:numPr>
        <w:jc w:val="both"/>
      </w:pPr>
      <w:r>
        <w:t>No se hará control de mantenimiento ni futuras versiones del juego.</w:t>
      </w:r>
    </w:p>
    <w:p w14:paraId="459FF1AB" w14:textId="77777777" w:rsidR="00F14B5F" w:rsidRDefault="00F14B5F" w:rsidP="00014AF3">
      <w:pPr>
        <w:pStyle w:val="Prrafodelista"/>
        <w:ind w:left="1068"/>
        <w:jc w:val="both"/>
      </w:pPr>
    </w:p>
    <w:p w14:paraId="5D103B88" w14:textId="74D8FEEF" w:rsidR="00B87FCF" w:rsidRPr="00595763" w:rsidRDefault="00B87FCF" w:rsidP="00014AF3">
      <w:pPr>
        <w:pStyle w:val="Prrafodelista"/>
        <w:numPr>
          <w:ilvl w:val="0"/>
          <w:numId w:val="26"/>
        </w:numPr>
        <w:jc w:val="both"/>
      </w:pPr>
      <w:r w:rsidRPr="00595763">
        <w:rPr>
          <w:lang w:val="es-CO"/>
        </w:rPr>
        <w:t>Objetivos</w:t>
      </w:r>
    </w:p>
    <w:p w14:paraId="700448BC" w14:textId="27E85AEA" w:rsidR="002F5271" w:rsidRDefault="002F5271" w:rsidP="00014AF3">
      <w:pPr>
        <w:pStyle w:val="Prrafodelista"/>
        <w:ind w:left="775"/>
        <w:jc w:val="both"/>
      </w:pPr>
    </w:p>
    <w:p w14:paraId="1D1EBC5F" w14:textId="44804945" w:rsidR="002F5271" w:rsidRDefault="002F5271" w:rsidP="00014AF3">
      <w:pPr>
        <w:pStyle w:val="Prrafodelista"/>
        <w:ind w:left="775"/>
        <w:jc w:val="both"/>
      </w:pPr>
      <w:r>
        <w:t xml:space="preserve">El objetivo </w:t>
      </w:r>
      <w:r w:rsidR="0069422B">
        <w:t>principal de este proyecto</w:t>
      </w:r>
      <w:r>
        <w:t xml:space="preserve"> es el desarrollo de una aplicación la cual esta basada en el juego </w:t>
      </w:r>
      <w:hyperlink r:id="rId24" w:history="1">
        <w:r w:rsidR="0069422B" w:rsidRPr="00446913">
          <w:rPr>
            <w:rStyle w:val="Hipervnculo"/>
          </w:rPr>
          <w:t>CLUE de HASBRO</w:t>
        </w:r>
      </w:hyperlink>
      <w:r w:rsidR="00972328">
        <w:t>. El contexto que se le dará al juego recreara personajes de la saga de piratas del caribe y diferentes escenarios del Holandés Errante, barco del pirata Davy Jones.</w:t>
      </w:r>
    </w:p>
    <w:p w14:paraId="52C8AEBD" w14:textId="4E7E045A" w:rsidR="00B87FCF" w:rsidRPr="00595763" w:rsidRDefault="00261C8C" w:rsidP="00014AF3">
      <w:pPr>
        <w:ind w:firstLine="708"/>
        <w:jc w:val="both"/>
        <w:rPr>
          <w:lang w:val="es-CO"/>
        </w:rPr>
      </w:pPr>
      <w:r>
        <w:t>Otros</w:t>
      </w:r>
      <w:r w:rsidR="00B87FCF" w:rsidRPr="00595763">
        <w:t xml:space="preserve"> objetivos </w:t>
      </w:r>
      <w:r>
        <w:t>de este</w:t>
      </w:r>
      <w:r w:rsidR="00B87FCF" w:rsidRPr="00595763">
        <w:t xml:space="preserve"> proyecto se </w:t>
      </w:r>
      <w:r>
        <w:t>encuentran</w:t>
      </w:r>
      <w:r w:rsidR="00B87FCF" w:rsidRPr="00595763">
        <w:t xml:space="preserve"> a continuación</w:t>
      </w:r>
      <w:r w:rsidR="00B87FCF" w:rsidRPr="00595763">
        <w:rPr>
          <w:lang w:val="es-CO"/>
        </w:rPr>
        <w:t>:</w:t>
      </w:r>
    </w:p>
    <w:p w14:paraId="36D67707" w14:textId="5C32D56E" w:rsidR="00261C8C" w:rsidRDefault="00261C8C" w:rsidP="00014AF3">
      <w:pPr>
        <w:pStyle w:val="Prrafodelista"/>
        <w:numPr>
          <w:ilvl w:val="0"/>
          <w:numId w:val="27"/>
        </w:numPr>
        <w:jc w:val="both"/>
      </w:pPr>
      <w:r>
        <w:t>Aplicar los conocimientos que se adquieren en el curso de Ingeniería de Software.</w:t>
      </w:r>
    </w:p>
    <w:p w14:paraId="13948CC8" w14:textId="2C31AB04" w:rsidR="00B87FCF" w:rsidRPr="00EA7D3F" w:rsidRDefault="00B87FCF" w:rsidP="00EA7D3F">
      <w:pPr>
        <w:pStyle w:val="Prrafodelista"/>
        <w:numPr>
          <w:ilvl w:val="0"/>
          <w:numId w:val="27"/>
        </w:numPr>
        <w:jc w:val="both"/>
        <w:rPr>
          <w:lang w:val="es-CO"/>
        </w:rPr>
      </w:pPr>
      <w:r w:rsidRPr="00595763">
        <w:rPr>
          <w:lang w:val="es-CO"/>
        </w:rPr>
        <w:t>Cumplir con los requisitos de la materia de ingeniería de software.</w:t>
      </w:r>
    </w:p>
    <w:p w14:paraId="35E341F8" w14:textId="73A417DF" w:rsidR="00FE6A3B" w:rsidRPr="00595763" w:rsidRDefault="00B87FCF" w:rsidP="00014AF3">
      <w:pPr>
        <w:pStyle w:val="Prrafodelista"/>
        <w:numPr>
          <w:ilvl w:val="0"/>
          <w:numId w:val="27"/>
        </w:numPr>
        <w:jc w:val="both"/>
      </w:pPr>
      <w:r w:rsidRPr="00595763">
        <w:rPr>
          <w:lang w:val="es-CO"/>
        </w:rPr>
        <w:t>Incentivar a futuros estudiantes de este curso para que tengan como objetivo el uso de nuevas tecnologías y mejores estándares de calidad a la hora de desarrollar futuros proyectos.</w:t>
      </w:r>
    </w:p>
    <w:p w14:paraId="73D51508" w14:textId="4E2AE062" w:rsidR="001138FD" w:rsidRPr="00595763" w:rsidRDefault="001138FD" w:rsidP="00014AF3">
      <w:pPr>
        <w:jc w:val="both"/>
        <w:rPr>
          <w:lang w:val="es-CO"/>
        </w:rPr>
      </w:pPr>
    </w:p>
    <w:p w14:paraId="7AE3483A" w14:textId="5379E236" w:rsidR="00D9745F" w:rsidRPr="00595763" w:rsidRDefault="00D9745F" w:rsidP="00014AF3">
      <w:pPr>
        <w:pStyle w:val="Ttulo3"/>
        <w:jc w:val="both"/>
        <w:rPr>
          <w:rFonts w:ascii="Arial" w:hAnsi="Arial"/>
          <w:sz w:val="28"/>
          <w:lang w:val="es-CO"/>
        </w:rPr>
      </w:pPr>
      <w:bookmarkStart w:id="10" w:name="_Toc333053677"/>
      <w:bookmarkStart w:id="11" w:name="_Toc333653852"/>
      <w:r w:rsidRPr="00595763">
        <w:rPr>
          <w:rFonts w:ascii="Arial" w:hAnsi="Arial"/>
          <w:sz w:val="28"/>
          <w:lang w:val="es-CO"/>
        </w:rPr>
        <w:t xml:space="preserve">1.1.2 </w:t>
      </w:r>
      <w:bookmarkEnd w:id="10"/>
      <w:r w:rsidR="004A7753" w:rsidRPr="00D53C37">
        <w:rPr>
          <w:rFonts w:ascii="Arial" w:hAnsi="Arial" w:cs="Arial"/>
          <w:sz w:val="28"/>
          <w:szCs w:val="28"/>
          <w:lang w:val="es-CO"/>
        </w:rPr>
        <w:t>Suposiciones</w:t>
      </w:r>
      <w:r w:rsidR="00153DF8" w:rsidRPr="00D53C37">
        <w:rPr>
          <w:rFonts w:ascii="Arial" w:hAnsi="Arial" w:cs="Arial"/>
          <w:sz w:val="28"/>
          <w:szCs w:val="28"/>
          <w:lang w:val="es-CO"/>
        </w:rPr>
        <w:t xml:space="preserve"> y Restricciones</w:t>
      </w:r>
      <w:bookmarkEnd w:id="11"/>
    </w:p>
    <w:p w14:paraId="5094D3A9" w14:textId="77777777" w:rsidR="00063757" w:rsidRPr="00595763" w:rsidRDefault="00063757" w:rsidP="00014AF3">
      <w:pPr>
        <w:jc w:val="both"/>
        <w:rPr>
          <w:lang w:val="es-CO"/>
        </w:rPr>
      </w:pPr>
    </w:p>
    <w:p w14:paraId="7888C8B1" w14:textId="01BEB7C8" w:rsidR="00902467" w:rsidRPr="00595763" w:rsidRDefault="00672B8F" w:rsidP="00014AF3">
      <w:pPr>
        <w:jc w:val="both"/>
        <w:rPr>
          <w:lang w:val="es-CO"/>
        </w:rPr>
      </w:pPr>
      <w:r w:rsidRPr="00595763">
        <w:rPr>
          <w:lang w:val="es-CO"/>
        </w:rPr>
        <w:lastRenderedPageBreak/>
        <w:t>De acuerdo con el proyecto,</w:t>
      </w:r>
      <w:r w:rsidR="00446913">
        <w:rPr>
          <w:lang w:val="es-CO"/>
        </w:rPr>
        <w:t xml:space="preserve">  hemos clasificado las siguientes restricciones y supuestos.</w:t>
      </w:r>
    </w:p>
    <w:p w14:paraId="2E81C68C" w14:textId="43AAA8D9" w:rsidR="005F5233" w:rsidRPr="00595763" w:rsidRDefault="00B513BA" w:rsidP="00014AF3">
      <w:pPr>
        <w:pStyle w:val="Ttulo4"/>
        <w:jc w:val="both"/>
        <w:rPr>
          <w:lang w:val="es-CO"/>
        </w:rPr>
      </w:pPr>
      <w:bookmarkStart w:id="12" w:name="_Toc333053678"/>
      <w:r w:rsidRPr="00595763">
        <w:rPr>
          <w:lang w:val="es-CO"/>
        </w:rPr>
        <w:t>Restricciones</w:t>
      </w:r>
      <w:bookmarkEnd w:id="12"/>
    </w:p>
    <w:p w14:paraId="2C5BC8D3" w14:textId="77777777" w:rsidR="00063757" w:rsidRPr="00595763" w:rsidRDefault="00063757" w:rsidP="00014AF3">
      <w:pPr>
        <w:jc w:val="both"/>
        <w:rPr>
          <w:lang w:val="es-CO"/>
        </w:rPr>
      </w:pPr>
      <w:r w:rsidRPr="00595763">
        <w:rPr>
          <w:lang w:val="es-CO"/>
        </w:rPr>
        <w:t>El producto de software deberá ser probado en la sala de bases de datos, perteneciente a la facultad de Ingeniería de la Pontificia Universidad Javeriana.</w:t>
      </w:r>
    </w:p>
    <w:p w14:paraId="5834018B" w14:textId="77777777" w:rsidR="00D50B7F" w:rsidRPr="00595763" w:rsidRDefault="00D06CA1" w:rsidP="00014AF3">
      <w:pPr>
        <w:jc w:val="both"/>
        <w:rPr>
          <w:lang w:val="es-CO"/>
        </w:rPr>
      </w:pPr>
      <w:r w:rsidRPr="00595763">
        <w:rPr>
          <w:lang w:val="es-CO"/>
        </w:rPr>
        <w:t xml:space="preserve">El producto de software deberá </w:t>
      </w:r>
      <w:r w:rsidR="00D50B7F" w:rsidRPr="00595763">
        <w:rPr>
          <w:lang w:val="es-CO"/>
        </w:rPr>
        <w:t>cumplir con las configuraciones de hardware que poseen los computadores del laboratorio de bases de datos las cuales se listan a</w:t>
      </w:r>
      <w:r w:rsidR="000015CC" w:rsidRPr="00595763">
        <w:rPr>
          <w:lang w:val="es-CO"/>
        </w:rPr>
        <w:t xml:space="preserve"> continuación</w:t>
      </w:r>
      <w:r w:rsidR="00D50B7F" w:rsidRPr="00595763">
        <w:rPr>
          <w:lang w:val="es-CO"/>
        </w:rPr>
        <w:t>:</w:t>
      </w:r>
    </w:p>
    <w:p w14:paraId="5E2C28DB" w14:textId="77777777" w:rsidR="009B6BB0" w:rsidRPr="00EA7D3F" w:rsidRDefault="009B6BB0" w:rsidP="00014AF3">
      <w:pPr>
        <w:jc w:val="both"/>
        <w:rPr>
          <w:lang w:val="es-CO"/>
        </w:rPr>
      </w:pPr>
      <w:r w:rsidRPr="00EA7D3F">
        <w:rPr>
          <w:lang w:val="es-CO"/>
        </w:rPr>
        <w:t xml:space="preserve">Computadores Modelo HP </w:t>
      </w:r>
      <w:proofErr w:type="spellStart"/>
      <w:r w:rsidRPr="00EA7D3F">
        <w:rPr>
          <w:lang w:val="es-CO"/>
        </w:rPr>
        <w:t>Compaq</w:t>
      </w:r>
      <w:proofErr w:type="spellEnd"/>
      <w:r w:rsidRPr="00EA7D3F">
        <w:rPr>
          <w:lang w:val="es-CO"/>
        </w:rPr>
        <w:t xml:space="preserve"> 6200 Pro Business PC </w:t>
      </w:r>
      <w:commentRangeStart w:id="13"/>
      <w:r w:rsidRPr="00EA7D3F">
        <w:rPr>
          <w:lang w:val="es-CO"/>
        </w:rPr>
        <w:t>[</w:t>
      </w:r>
      <w:proofErr w:type="spellStart"/>
      <w:r w:rsidRPr="00EA7D3F">
        <w:rPr>
          <w:lang w:val="es-CO"/>
        </w:rPr>
        <w:t>ref</w:t>
      </w:r>
      <w:proofErr w:type="spellEnd"/>
      <w:r w:rsidRPr="00EA7D3F">
        <w:rPr>
          <w:lang w:val="es-CO"/>
        </w:rPr>
        <w:t xml:space="preserve"> - </w:t>
      </w:r>
      <w:proofErr w:type="spellStart"/>
      <w:r w:rsidRPr="00EA7D3F">
        <w:rPr>
          <w:lang w:val="es-CO"/>
        </w:rPr>
        <w:t>documentoHP</w:t>
      </w:r>
      <w:proofErr w:type="spellEnd"/>
      <w:r w:rsidRPr="00EA7D3F">
        <w:rPr>
          <w:lang w:val="es-CO"/>
        </w:rPr>
        <w:t>]</w:t>
      </w:r>
      <w:commentRangeEnd w:id="13"/>
      <w:r w:rsidR="00436757" w:rsidRPr="00EA7D3F">
        <w:commentReference w:id="13"/>
      </w:r>
    </w:p>
    <w:p w14:paraId="5F2840F5" w14:textId="77777777" w:rsidR="009B6BB0" w:rsidRPr="00EA7D3F" w:rsidRDefault="009B6BB0" w:rsidP="00014AF3">
      <w:pPr>
        <w:pStyle w:val="Prrafodelista"/>
        <w:numPr>
          <w:ilvl w:val="0"/>
          <w:numId w:val="11"/>
        </w:numPr>
        <w:autoSpaceDE w:val="0"/>
        <w:autoSpaceDN w:val="0"/>
        <w:adjustRightInd w:val="0"/>
        <w:spacing w:after="0" w:line="240" w:lineRule="auto"/>
        <w:jc w:val="both"/>
        <w:rPr>
          <w:lang w:val="es-CO"/>
        </w:rPr>
      </w:pPr>
      <w:r w:rsidRPr="00EA7D3F">
        <w:rPr>
          <w:lang w:val="es-CO"/>
        </w:rPr>
        <w:t xml:space="preserve">Sistema </w:t>
      </w:r>
      <w:proofErr w:type="spellStart"/>
      <w:r w:rsidRPr="00EA7D3F">
        <w:rPr>
          <w:lang w:val="es-CO"/>
        </w:rPr>
        <w:t>operative</w:t>
      </w:r>
      <w:proofErr w:type="spellEnd"/>
      <w:r w:rsidRPr="00EA7D3F">
        <w:rPr>
          <w:lang w:val="es-CO"/>
        </w:rPr>
        <w:t xml:space="preserve"> preinstalado </w:t>
      </w:r>
      <w:r w:rsidRPr="00EA7D3F">
        <w:rPr>
          <w:lang w:val="es-CO"/>
        </w:rPr>
        <w:tab/>
      </w:r>
    </w:p>
    <w:p w14:paraId="2650EA52" w14:textId="77777777" w:rsidR="009B6BB0" w:rsidRPr="003B7A3E" w:rsidRDefault="009B6BB0" w:rsidP="00014AF3">
      <w:pPr>
        <w:pStyle w:val="Prrafodelista"/>
        <w:numPr>
          <w:ilvl w:val="0"/>
          <w:numId w:val="11"/>
        </w:numPr>
        <w:autoSpaceDE w:val="0"/>
        <w:autoSpaceDN w:val="0"/>
        <w:adjustRightInd w:val="0"/>
        <w:spacing w:after="0" w:line="240" w:lineRule="auto"/>
        <w:jc w:val="both"/>
        <w:rPr>
          <w:lang w:val="en-US"/>
        </w:rPr>
      </w:pPr>
      <w:commentRangeStart w:id="14"/>
      <w:r w:rsidRPr="003B7A3E">
        <w:rPr>
          <w:lang w:val="en-US"/>
        </w:rPr>
        <w:t>Genuine Windows Vista Business (32-bit)**</w:t>
      </w:r>
    </w:p>
    <w:p w14:paraId="093A142C" w14:textId="77777777" w:rsidR="009B6BB0" w:rsidRPr="003B7A3E" w:rsidRDefault="009B6BB0" w:rsidP="00014AF3">
      <w:pPr>
        <w:pStyle w:val="Prrafodelista"/>
        <w:numPr>
          <w:ilvl w:val="0"/>
          <w:numId w:val="11"/>
        </w:numPr>
        <w:autoSpaceDE w:val="0"/>
        <w:autoSpaceDN w:val="0"/>
        <w:adjustRightInd w:val="0"/>
        <w:spacing w:after="0" w:line="240" w:lineRule="auto"/>
        <w:jc w:val="both"/>
        <w:rPr>
          <w:lang w:val="en-US"/>
        </w:rPr>
      </w:pPr>
      <w:r w:rsidRPr="003B7A3E">
        <w:rPr>
          <w:lang w:val="en-US"/>
        </w:rPr>
        <w:t>Genuine Windows Vista Home Basic**</w:t>
      </w:r>
      <w:commentRangeEnd w:id="14"/>
      <w:r w:rsidR="003A103E" w:rsidRPr="00EA7D3F">
        <w:commentReference w:id="14"/>
      </w:r>
    </w:p>
    <w:p w14:paraId="1424A14C" w14:textId="77777777" w:rsidR="009B6BB0" w:rsidRPr="003B7A3E" w:rsidRDefault="009B6BB0" w:rsidP="00014AF3">
      <w:pPr>
        <w:pStyle w:val="Prrafodelista"/>
        <w:numPr>
          <w:ilvl w:val="0"/>
          <w:numId w:val="11"/>
        </w:numPr>
        <w:autoSpaceDE w:val="0"/>
        <w:autoSpaceDN w:val="0"/>
        <w:adjustRightInd w:val="0"/>
        <w:spacing w:after="0" w:line="240" w:lineRule="auto"/>
        <w:jc w:val="both"/>
        <w:rPr>
          <w:lang w:val="en-US"/>
        </w:rPr>
      </w:pPr>
      <w:r w:rsidRPr="003B7A3E">
        <w:rPr>
          <w:lang w:val="en-US"/>
        </w:rPr>
        <w:t>Processor4 Intel® 2nd Generation Core™ i3, i5, i7 Processors</w:t>
      </w:r>
    </w:p>
    <w:p w14:paraId="5C4C94C2" w14:textId="77777777" w:rsidR="009B6BB0" w:rsidRPr="00EA7D3F" w:rsidRDefault="009B6BB0" w:rsidP="00014AF3">
      <w:pPr>
        <w:pStyle w:val="Prrafodelista"/>
        <w:numPr>
          <w:ilvl w:val="0"/>
          <w:numId w:val="11"/>
        </w:numPr>
        <w:autoSpaceDE w:val="0"/>
        <w:autoSpaceDN w:val="0"/>
        <w:adjustRightInd w:val="0"/>
        <w:spacing w:after="0" w:line="240" w:lineRule="auto"/>
        <w:jc w:val="both"/>
        <w:rPr>
          <w:lang w:val="es-CO"/>
        </w:rPr>
      </w:pPr>
      <w:r w:rsidRPr="00EA7D3F">
        <w:rPr>
          <w:lang w:val="es-CO"/>
        </w:rPr>
        <w:t>Chipset Intel® Q65 Express</w:t>
      </w:r>
    </w:p>
    <w:p w14:paraId="00F3C081" w14:textId="77777777" w:rsidR="009B6BB0" w:rsidRPr="00EA7D3F" w:rsidRDefault="009B6BB0" w:rsidP="00014AF3">
      <w:pPr>
        <w:pStyle w:val="Prrafodelista"/>
        <w:numPr>
          <w:ilvl w:val="0"/>
          <w:numId w:val="11"/>
        </w:numPr>
        <w:jc w:val="both"/>
        <w:rPr>
          <w:lang w:val="es-CO"/>
        </w:rPr>
      </w:pPr>
      <w:r w:rsidRPr="00EA7D3F">
        <w:rPr>
          <w:lang w:val="es-CO"/>
        </w:rPr>
        <w:t>Memory5 DDR3 SDRAM  DIMM</w:t>
      </w:r>
    </w:p>
    <w:p w14:paraId="222CC92A" w14:textId="77777777" w:rsidR="00FB74C8" w:rsidRPr="00EA7D3F" w:rsidRDefault="00FB74C8" w:rsidP="00014AF3">
      <w:pPr>
        <w:pStyle w:val="Prrafodelista"/>
        <w:numPr>
          <w:ilvl w:val="0"/>
          <w:numId w:val="11"/>
        </w:numPr>
        <w:jc w:val="both"/>
        <w:rPr>
          <w:lang w:val="es-CO"/>
        </w:rPr>
      </w:pPr>
      <w:proofErr w:type="spellStart"/>
      <w:r w:rsidRPr="00EA7D3F">
        <w:rPr>
          <w:lang w:val="es-CO"/>
        </w:rPr>
        <w:t>Graficos</w:t>
      </w:r>
      <w:proofErr w:type="spellEnd"/>
      <w:r w:rsidRPr="00EA7D3F">
        <w:rPr>
          <w:lang w:val="es-CO"/>
        </w:rPr>
        <w:t xml:space="preserve">:  </w:t>
      </w:r>
      <w:proofErr w:type="spellStart"/>
      <w:r w:rsidRPr="00EA7D3F">
        <w:rPr>
          <w:lang w:val="es-CO"/>
        </w:rPr>
        <w:t>Integrated</w:t>
      </w:r>
      <w:proofErr w:type="spellEnd"/>
      <w:r w:rsidRPr="00EA7D3F">
        <w:rPr>
          <w:lang w:val="es-CO"/>
        </w:rPr>
        <w:t xml:space="preserve"> Intel® HD </w:t>
      </w:r>
      <w:proofErr w:type="spellStart"/>
      <w:r w:rsidRPr="00EA7D3F">
        <w:rPr>
          <w:lang w:val="es-CO"/>
        </w:rPr>
        <w:t>Graphics</w:t>
      </w:r>
      <w:proofErr w:type="spellEnd"/>
      <w:r w:rsidRPr="00EA7D3F">
        <w:rPr>
          <w:lang w:val="es-CO"/>
        </w:rPr>
        <w:t xml:space="preserve"> 2000/3000</w:t>
      </w:r>
    </w:p>
    <w:p w14:paraId="2B2E21DC" w14:textId="2FFF98CB" w:rsidR="009B6BB0" w:rsidRPr="00EA7D3F" w:rsidRDefault="00E56923" w:rsidP="00014AF3">
      <w:pPr>
        <w:jc w:val="both"/>
        <w:rPr>
          <w:lang w:val="es-CO"/>
        </w:rPr>
      </w:pPr>
      <w:r>
        <w:rPr>
          <w:lang w:val="es-CO"/>
        </w:rPr>
        <w:t>La entrega final del p</w:t>
      </w:r>
      <w:r w:rsidR="003939D0" w:rsidRPr="00EA7D3F">
        <w:rPr>
          <w:lang w:val="es-CO"/>
        </w:rPr>
        <w:t xml:space="preserve">roducto se deberá realizar </w:t>
      </w:r>
      <w:r w:rsidR="00CB04E1" w:rsidRPr="00EA7D3F">
        <w:rPr>
          <w:lang w:val="es-CO"/>
        </w:rPr>
        <w:t xml:space="preserve">el día 30 de noviembre a las  16:00, en el laboratorio de bases de datos localizado en la facultad de ingeniería. </w:t>
      </w:r>
    </w:p>
    <w:p w14:paraId="2B419F86" w14:textId="7B9572B8" w:rsidR="00B513BA" w:rsidRPr="00EA7D3F" w:rsidRDefault="00CB04E1" w:rsidP="00014AF3">
      <w:pPr>
        <w:jc w:val="both"/>
        <w:rPr>
          <w:lang w:val="es-CO"/>
        </w:rPr>
      </w:pPr>
      <w:r w:rsidRPr="00EA7D3F">
        <w:rPr>
          <w:lang w:val="es-CO"/>
        </w:rPr>
        <w:t>El proceso de implementación del software y la gestión</w:t>
      </w:r>
      <w:r w:rsidR="00B513BA" w:rsidRPr="00EA7D3F">
        <w:rPr>
          <w:lang w:val="es-CO"/>
        </w:rPr>
        <w:t xml:space="preserve"> del proyecto</w:t>
      </w:r>
      <w:r w:rsidRPr="00EA7D3F">
        <w:rPr>
          <w:lang w:val="es-CO"/>
        </w:rPr>
        <w:t xml:space="preserve">, no cuentan con un presupuesto aprobado para su realización, por lo cual el equipo de desarrollo del software no recibirá remuneración monetaria alguna por la </w:t>
      </w:r>
      <w:r w:rsidR="00D64223" w:rsidRPr="00EA7D3F">
        <w:rPr>
          <w:lang w:val="es-CO"/>
        </w:rPr>
        <w:t>realización</w:t>
      </w:r>
      <w:r w:rsidR="00774C8D" w:rsidRPr="00EA7D3F">
        <w:rPr>
          <w:lang w:val="es-CO"/>
        </w:rPr>
        <w:t xml:space="preserve"> </w:t>
      </w:r>
      <w:r w:rsidRPr="00EA7D3F">
        <w:rPr>
          <w:lang w:val="es-CO"/>
        </w:rPr>
        <w:t>del mismo.</w:t>
      </w:r>
      <w:r w:rsidR="00E56923">
        <w:rPr>
          <w:lang w:val="es-CO"/>
        </w:rPr>
        <w:t xml:space="preserve"> </w:t>
      </w:r>
      <w:r w:rsidR="008D2B86" w:rsidRPr="00EA7D3F">
        <w:rPr>
          <w:lang w:val="es-CO"/>
        </w:rPr>
        <w:t>El desarrollo del software será basado en los requerimientos aceptados por el cliente, lo cual no se podrán modificar una vez llegado a la aceptación del cliente. Para el desarrollo del software se permite la contratación de terceros para la implementación de las interfaces graficas</w:t>
      </w:r>
    </w:p>
    <w:p w14:paraId="1ACD613F" w14:textId="77777777" w:rsidR="00A72FAD" w:rsidRPr="00595763" w:rsidRDefault="00A72FAD" w:rsidP="00014AF3">
      <w:pPr>
        <w:jc w:val="both"/>
        <w:rPr>
          <w:lang w:val="es-CO"/>
        </w:rPr>
      </w:pPr>
    </w:p>
    <w:p w14:paraId="11831D85" w14:textId="05E81294" w:rsidR="00F71FDB" w:rsidRPr="00EA7D3F" w:rsidRDefault="00D9745F" w:rsidP="00014AF3">
      <w:pPr>
        <w:jc w:val="both"/>
        <w:rPr>
          <w:lang w:val="es-CO"/>
        </w:rPr>
      </w:pPr>
      <w:r w:rsidRPr="00EA7D3F">
        <w:rPr>
          <w:lang w:val="es-CO"/>
        </w:rPr>
        <w:t xml:space="preserve"> </w:t>
      </w:r>
      <w:r w:rsidR="00F71FDB" w:rsidRPr="00EA7D3F">
        <w:rPr>
          <w:lang w:val="es-CO"/>
        </w:rPr>
        <w:t xml:space="preserve">El avance del proyecto estará guiado por los siguientes estándares de desarrollo de software y de </w:t>
      </w:r>
      <w:commentRangeStart w:id="15"/>
      <w:r w:rsidR="00F71FDB" w:rsidRPr="00EA7D3F">
        <w:rPr>
          <w:lang w:val="es-CO"/>
        </w:rPr>
        <w:t>calidad</w:t>
      </w:r>
      <w:commentRangeEnd w:id="15"/>
      <w:r w:rsidR="00F71FDB" w:rsidRPr="00EA7D3F">
        <w:commentReference w:id="15"/>
      </w:r>
      <w:r w:rsidR="007F7442" w:rsidRPr="00EA7D3F">
        <w:rPr>
          <w:lang w:val="es-CO"/>
        </w:rPr>
        <w:t>:</w:t>
      </w:r>
    </w:p>
    <w:p w14:paraId="6E1036C7" w14:textId="77777777" w:rsidR="00F71FDB" w:rsidRPr="00EA7D3F" w:rsidRDefault="00F71FDB" w:rsidP="00014AF3">
      <w:pPr>
        <w:pStyle w:val="Prrafodelista"/>
        <w:numPr>
          <w:ilvl w:val="0"/>
          <w:numId w:val="12"/>
        </w:numPr>
        <w:jc w:val="both"/>
        <w:rPr>
          <w:lang w:val="es-CO"/>
        </w:rPr>
      </w:pPr>
    </w:p>
    <w:p w14:paraId="7F126AB9" w14:textId="77777777" w:rsidR="00F71FDB" w:rsidRPr="00EA7D3F" w:rsidRDefault="00F71FDB" w:rsidP="00014AF3">
      <w:pPr>
        <w:jc w:val="both"/>
        <w:rPr>
          <w:lang w:val="es-CO"/>
        </w:rPr>
      </w:pPr>
    </w:p>
    <w:p w14:paraId="009533C5" w14:textId="2686B0FE" w:rsidR="002A752D" w:rsidRPr="00EA7D3F" w:rsidRDefault="00652C1B" w:rsidP="00014AF3">
      <w:pPr>
        <w:jc w:val="both"/>
        <w:rPr>
          <w:lang w:val="es-CO"/>
        </w:rPr>
      </w:pPr>
      <w:r w:rsidRPr="00EA7D3F">
        <w:rPr>
          <w:lang w:val="es-CO"/>
        </w:rPr>
        <w:t xml:space="preserve">La </w:t>
      </w:r>
      <w:proofErr w:type="spellStart"/>
      <w:r w:rsidRPr="00EA7D3F">
        <w:rPr>
          <w:lang w:val="es-CO"/>
        </w:rPr>
        <w:t>jugabilidad</w:t>
      </w:r>
      <w:proofErr w:type="spellEnd"/>
      <w:r w:rsidRPr="00EA7D3F">
        <w:rPr>
          <w:lang w:val="es-CO"/>
        </w:rPr>
        <w:t xml:space="preserve"> básica del juego estará basada en las reglas pre-establecidas por la compañía poseedora de los derechos del mismo (</w:t>
      </w:r>
      <w:proofErr w:type="spellStart"/>
      <w:r w:rsidRPr="00EA7D3F">
        <w:rPr>
          <w:lang w:val="es-CO"/>
        </w:rPr>
        <w:t>Hasbro</w:t>
      </w:r>
      <w:proofErr w:type="spellEnd"/>
      <w:r w:rsidR="002A752D" w:rsidRPr="00EA7D3F">
        <w:rPr>
          <w:lang w:val="es-CO"/>
        </w:rPr>
        <w:t xml:space="preserve"> </w:t>
      </w:r>
      <w:proofErr w:type="spellStart"/>
      <w:r w:rsidR="002A752D" w:rsidRPr="00EA7D3F">
        <w:rPr>
          <w:lang w:val="es-CO"/>
        </w:rPr>
        <w:t>Interactive</w:t>
      </w:r>
      <w:proofErr w:type="spellEnd"/>
      <w:r w:rsidR="002A752D" w:rsidRPr="00EA7D3F">
        <w:rPr>
          <w:lang w:val="es-CO"/>
        </w:rPr>
        <w:t xml:space="preserve"> Inc.), sin embargo algunas modificaciones a estas reglas serán incluidas en el producto de software referentes a la dinámica del juego, esto debido a requerimientos técnicos, personalización del juego (temática), consecuente a esto se listan </w:t>
      </w:r>
      <w:hyperlink r:id="rId26" w:history="1">
        <w:r w:rsidR="002A752D" w:rsidRPr="00EA7D3F">
          <w:rPr>
            <w:rStyle w:val="Hipervnculo"/>
            <w:lang w:val="es-CO"/>
          </w:rPr>
          <w:t>las modificaciones realizadas</w:t>
        </w:r>
      </w:hyperlink>
      <w:r w:rsidR="002A752D" w:rsidRPr="00EA7D3F">
        <w:rPr>
          <w:lang w:val="es-CO"/>
        </w:rPr>
        <w:t>.</w:t>
      </w:r>
    </w:p>
    <w:p w14:paraId="68286656" w14:textId="77777777" w:rsidR="00DB7F96" w:rsidRPr="00EA7D3F" w:rsidRDefault="00DB7F96" w:rsidP="00014AF3">
      <w:pPr>
        <w:jc w:val="both"/>
        <w:rPr>
          <w:lang w:val="es-CO"/>
        </w:rPr>
      </w:pPr>
      <w:r w:rsidRPr="00EA7D3F">
        <w:rPr>
          <w:lang w:val="es-CO"/>
        </w:rPr>
        <w:lastRenderedPageBreak/>
        <w:t xml:space="preserve">La </w:t>
      </w:r>
      <w:r w:rsidR="00EA4DE5" w:rsidRPr="00EA7D3F">
        <w:rPr>
          <w:lang w:val="es-CO"/>
        </w:rPr>
        <w:t>arquitectura del software debe realizarse basado en el modelo cliente servidor.</w:t>
      </w:r>
    </w:p>
    <w:p w14:paraId="70EAED65" w14:textId="77777777" w:rsidR="00EA4DE5" w:rsidRPr="00EA7D3F" w:rsidRDefault="00EA4DE5" w:rsidP="00014AF3">
      <w:pPr>
        <w:jc w:val="both"/>
        <w:rPr>
          <w:lang w:val="es-CO"/>
        </w:rPr>
      </w:pPr>
      <w:r w:rsidRPr="00EA7D3F">
        <w:rPr>
          <w:lang w:val="es-CO"/>
        </w:rPr>
        <w:t>Los datos en la aplicación deberán tener persistencia.</w:t>
      </w:r>
    </w:p>
    <w:p w14:paraId="7FA23B11" w14:textId="77777777" w:rsidR="00F811C5" w:rsidRPr="00EA7D3F" w:rsidRDefault="00BE2B48" w:rsidP="00014AF3">
      <w:pPr>
        <w:jc w:val="both"/>
        <w:rPr>
          <w:lang w:val="es-CO"/>
        </w:rPr>
      </w:pPr>
      <w:r w:rsidRPr="00EA7D3F">
        <w:rPr>
          <w:lang w:val="es-CO"/>
        </w:rPr>
        <w:t xml:space="preserve">La interfaz gráfica del software </w:t>
      </w:r>
      <w:r w:rsidR="00A60599" w:rsidRPr="00EA7D3F">
        <w:rPr>
          <w:lang w:val="es-CO"/>
        </w:rPr>
        <w:t>deberá utilizar componentes</w:t>
      </w:r>
      <w:r w:rsidR="00F811C5" w:rsidRPr="00EA7D3F">
        <w:rPr>
          <w:lang w:val="es-CO"/>
        </w:rPr>
        <w:t xml:space="preserve"> (Look &amp; </w:t>
      </w:r>
      <w:proofErr w:type="spellStart"/>
      <w:r w:rsidR="00F811C5" w:rsidRPr="00EA7D3F">
        <w:rPr>
          <w:lang w:val="es-CO"/>
        </w:rPr>
        <w:t>Feel</w:t>
      </w:r>
      <w:proofErr w:type="spellEnd"/>
      <w:r w:rsidR="00F811C5" w:rsidRPr="00EA7D3F">
        <w:rPr>
          <w:lang w:val="es-CO"/>
        </w:rPr>
        <w:t>), lo cual compromete aspectos de diseño, incluyendo aspectos como el color, las formas, la distribución de los elementos y el comportamiento de los mismos (cajas de texto, listas,</w:t>
      </w:r>
      <w:r w:rsidR="00620DD1" w:rsidRPr="00EA7D3F">
        <w:rPr>
          <w:lang w:val="es-CO"/>
        </w:rPr>
        <w:t xml:space="preserve"> </w:t>
      </w:r>
      <w:r w:rsidR="00EA0183" w:rsidRPr="00EA7D3F">
        <w:rPr>
          <w:lang w:val="es-CO"/>
        </w:rPr>
        <w:t>etc.</w:t>
      </w:r>
      <w:r w:rsidR="00F811C5" w:rsidRPr="00EA7D3F">
        <w:rPr>
          <w:lang w:val="es-CO"/>
        </w:rPr>
        <w:t>).</w:t>
      </w:r>
    </w:p>
    <w:p w14:paraId="0DC0F34A" w14:textId="0A25A14E" w:rsidR="00F811C5" w:rsidRPr="00EA7D3F" w:rsidRDefault="00F811C5" w:rsidP="00014AF3">
      <w:pPr>
        <w:jc w:val="both"/>
        <w:rPr>
          <w:lang w:val="es-CO"/>
        </w:rPr>
      </w:pPr>
      <w:r w:rsidRPr="00EA7D3F">
        <w:rPr>
          <w:lang w:val="es-CO"/>
        </w:rPr>
        <w:t xml:space="preserve">La entrega de los documentos que sustentan el proceso de gerencia del proyecto y la implementación del software, deberán ser entregados en las fechas establecidas en el calendario </w:t>
      </w:r>
      <w:r w:rsidR="00BF1ECD" w:rsidRPr="00EA7D3F">
        <w:rPr>
          <w:lang w:val="es-CO"/>
        </w:rPr>
        <w:t>del curso las cuales</w:t>
      </w:r>
      <w:r w:rsidR="00EA7D3F">
        <w:rPr>
          <w:lang w:val="es-CO"/>
        </w:rPr>
        <w:t xml:space="preserve"> se listan en la </w:t>
      </w:r>
      <w:hyperlink w:anchor="_1.1.3._Entregables_del" w:history="1">
        <w:r w:rsidR="00EA7D3F" w:rsidRPr="00EA7D3F">
          <w:rPr>
            <w:rStyle w:val="Hipervnculo"/>
            <w:lang w:val="es-CO"/>
          </w:rPr>
          <w:t>sección 1.1.3</w:t>
        </w:r>
      </w:hyperlink>
      <w:r w:rsidR="00EA7D3F">
        <w:rPr>
          <w:lang w:val="es-CO"/>
        </w:rPr>
        <w:t>.</w:t>
      </w:r>
    </w:p>
    <w:p w14:paraId="30F098F0" w14:textId="28D8ABE3" w:rsidR="00006E8E" w:rsidRPr="00EA7D3F" w:rsidRDefault="00D95802" w:rsidP="00014AF3">
      <w:pPr>
        <w:jc w:val="both"/>
        <w:rPr>
          <w:lang w:val="es-CO"/>
        </w:rPr>
      </w:pPr>
      <w:r w:rsidRPr="00EA7D3F">
        <w:rPr>
          <w:lang w:val="es-CO"/>
        </w:rPr>
        <w:t>Los recursos hardware para el proceso de implementación y documentación  del proyecto, están  limitados a los equipos de los que disponen los integrantes del grupo.</w:t>
      </w:r>
    </w:p>
    <w:p w14:paraId="1927F493" w14:textId="77777777" w:rsidR="00D95802" w:rsidRPr="00EA7D3F" w:rsidRDefault="00930208" w:rsidP="00014AF3">
      <w:pPr>
        <w:jc w:val="both"/>
        <w:rPr>
          <w:lang w:val="es-CO"/>
        </w:rPr>
      </w:pPr>
      <w:r w:rsidRPr="00EA7D3F">
        <w:rPr>
          <w:lang w:val="es-CO"/>
        </w:rPr>
        <w:t xml:space="preserve">Las locaciones para el desarrollo del proyecto </w:t>
      </w:r>
      <w:r w:rsidR="008E64B6" w:rsidRPr="00EA7D3F">
        <w:rPr>
          <w:lang w:val="es-CO"/>
        </w:rPr>
        <w:t>están delimitadas a la ciudad de Bogotá</w:t>
      </w:r>
      <w:r w:rsidR="00710A74" w:rsidRPr="00EA7D3F">
        <w:rPr>
          <w:lang w:val="es-CO"/>
        </w:rPr>
        <w:t xml:space="preserve">  (Colombia),</w:t>
      </w:r>
      <w:r w:rsidR="008E64B6" w:rsidRPr="00EA7D3F">
        <w:rPr>
          <w:lang w:val="es-CO"/>
        </w:rPr>
        <w:t xml:space="preserve"> específicamente a los recursos designados por la Pontificia universidad Javeriana y a las locaciones disponibles por parte de los integrantes del grupo.</w:t>
      </w:r>
    </w:p>
    <w:p w14:paraId="2CDE6686" w14:textId="77777777" w:rsidR="00B1483F" w:rsidRPr="00EA7D3F" w:rsidRDefault="00B1483F" w:rsidP="00014AF3">
      <w:pPr>
        <w:jc w:val="both"/>
        <w:rPr>
          <w:lang w:val="es-CO"/>
        </w:rPr>
      </w:pPr>
      <w:r w:rsidRPr="00EA7D3F">
        <w:rPr>
          <w:lang w:val="es-CO"/>
        </w:rPr>
        <w:t xml:space="preserve">El proceso de Post-Mortem </w:t>
      </w:r>
      <w:r w:rsidR="003F25AE" w:rsidRPr="00EA7D3F">
        <w:rPr>
          <w:lang w:val="es-CO"/>
        </w:rPr>
        <w:t>del aplicativo no se ejecutara debido a las restricciones del calendario impuesto por la asignatura.</w:t>
      </w:r>
    </w:p>
    <w:p w14:paraId="6B0FE237" w14:textId="77777777" w:rsidR="00C95261" w:rsidRPr="00EA7D3F" w:rsidRDefault="00761AFF" w:rsidP="00EA7D3F">
      <w:pPr>
        <w:pStyle w:val="Ttulo4"/>
        <w:jc w:val="both"/>
        <w:rPr>
          <w:lang w:val="es-CO"/>
        </w:rPr>
      </w:pPr>
      <w:bookmarkStart w:id="16" w:name="_Toc333053679"/>
      <w:r w:rsidRPr="00EA7D3F">
        <w:rPr>
          <w:lang w:val="es-CO"/>
        </w:rPr>
        <w:t>Supuestos</w:t>
      </w:r>
      <w:bookmarkEnd w:id="16"/>
    </w:p>
    <w:p w14:paraId="5B665961" w14:textId="77777777" w:rsidR="00761AFF" w:rsidRPr="00EA7D3F" w:rsidRDefault="00761AFF" w:rsidP="00014AF3">
      <w:pPr>
        <w:jc w:val="both"/>
        <w:rPr>
          <w:lang w:val="es-CO"/>
        </w:rPr>
      </w:pPr>
    </w:p>
    <w:p w14:paraId="007FD2C2" w14:textId="77777777" w:rsidR="000E5301" w:rsidRPr="00EA7D3F" w:rsidRDefault="000E5301" w:rsidP="00014AF3">
      <w:pPr>
        <w:pStyle w:val="Prrafodelista"/>
        <w:numPr>
          <w:ilvl w:val="0"/>
          <w:numId w:val="13"/>
        </w:numPr>
        <w:jc w:val="both"/>
        <w:rPr>
          <w:lang w:val="es-CO"/>
        </w:rPr>
      </w:pPr>
      <w:r w:rsidRPr="00EA7D3F">
        <w:rPr>
          <w:lang w:val="es-CO"/>
        </w:rPr>
        <w:t>Los requerimientos funcionales del software no cambiaran en el transcurso del desarrollo del mismo.</w:t>
      </w:r>
    </w:p>
    <w:p w14:paraId="42C4FAE6" w14:textId="77777777" w:rsidR="000E5301" w:rsidRPr="00EA7D3F" w:rsidRDefault="000E5301" w:rsidP="00014AF3">
      <w:pPr>
        <w:pStyle w:val="Prrafodelista"/>
        <w:numPr>
          <w:ilvl w:val="0"/>
          <w:numId w:val="13"/>
        </w:numPr>
        <w:jc w:val="both"/>
        <w:rPr>
          <w:lang w:val="es-CO"/>
        </w:rPr>
      </w:pPr>
      <w:r w:rsidRPr="00EA7D3F">
        <w:rPr>
          <w:lang w:val="es-CO"/>
        </w:rPr>
        <w:t xml:space="preserve">Los recursos del laboratorio de bases de datos ubicado en la facultad de ingeniería, son aptos </w:t>
      </w:r>
      <w:r w:rsidR="005A2719" w:rsidRPr="00EA7D3F">
        <w:rPr>
          <w:lang w:val="es-CO"/>
        </w:rPr>
        <w:t>para la implantación del producto de software.</w:t>
      </w:r>
    </w:p>
    <w:p w14:paraId="19DA19A8" w14:textId="77777777" w:rsidR="005A2719" w:rsidRPr="00EA7D3F" w:rsidRDefault="005A2719" w:rsidP="00014AF3">
      <w:pPr>
        <w:pStyle w:val="Prrafodelista"/>
        <w:numPr>
          <w:ilvl w:val="0"/>
          <w:numId w:val="13"/>
        </w:numPr>
        <w:jc w:val="both"/>
        <w:rPr>
          <w:lang w:val="es-CO"/>
        </w:rPr>
      </w:pPr>
      <w:r w:rsidRPr="00EA7D3F">
        <w:rPr>
          <w:lang w:val="es-CO"/>
        </w:rPr>
        <w:t>El equipo de desarrollo no incurrirá en gastos adicionales como consecuencia del desarrollo del proyecto</w:t>
      </w:r>
      <w:r w:rsidR="004C43EB" w:rsidRPr="00EA7D3F">
        <w:rPr>
          <w:lang w:val="es-CO"/>
        </w:rPr>
        <w:t>.</w:t>
      </w:r>
    </w:p>
    <w:p w14:paraId="5F1707A3" w14:textId="77777777" w:rsidR="00990E10" w:rsidRPr="00EA7D3F" w:rsidRDefault="00990E10" w:rsidP="00014AF3">
      <w:pPr>
        <w:pStyle w:val="Prrafodelista"/>
        <w:numPr>
          <w:ilvl w:val="0"/>
          <w:numId w:val="13"/>
        </w:numPr>
        <w:jc w:val="both"/>
        <w:rPr>
          <w:lang w:val="es-CO"/>
        </w:rPr>
      </w:pPr>
      <w:r w:rsidRPr="00EA7D3F">
        <w:rPr>
          <w:lang w:val="es-CO"/>
        </w:rPr>
        <w:t xml:space="preserve"> </w:t>
      </w:r>
      <w:r w:rsidR="009A7CBB" w:rsidRPr="00EA7D3F">
        <w:rPr>
          <w:lang w:val="es-CO"/>
        </w:rPr>
        <w:t>L</w:t>
      </w:r>
      <w:r w:rsidRPr="00EA7D3F">
        <w:rPr>
          <w:lang w:val="es-CO"/>
        </w:rPr>
        <w:t>os integrantes del grupo tendrán el tiempo disponible suficiente para la realización de las actividades, procesos  y/o tareas asignadas durante la planeación del mismo.</w:t>
      </w:r>
    </w:p>
    <w:p w14:paraId="118CEE9B" w14:textId="77777777" w:rsidR="009B6BB0" w:rsidRPr="00EA7D3F" w:rsidRDefault="000618AF" w:rsidP="00014AF3">
      <w:pPr>
        <w:pStyle w:val="Prrafodelista"/>
        <w:numPr>
          <w:ilvl w:val="0"/>
          <w:numId w:val="13"/>
        </w:numPr>
        <w:jc w:val="both"/>
        <w:rPr>
          <w:lang w:val="es-CO"/>
        </w:rPr>
      </w:pPr>
      <w:r w:rsidRPr="00EA7D3F">
        <w:rPr>
          <w:lang w:val="es-CO"/>
        </w:rPr>
        <w:t xml:space="preserve">Los entornos de desarrollo, y herramientas utilizadas para el proceso de implementación son capaces de soportar las funcionalidades </w:t>
      </w:r>
      <w:r w:rsidR="000A690C" w:rsidRPr="00EA7D3F">
        <w:rPr>
          <w:lang w:val="es-CO"/>
        </w:rPr>
        <w:t>que requieren para el</w:t>
      </w:r>
      <w:r w:rsidRPr="00EA7D3F">
        <w:rPr>
          <w:lang w:val="es-CO"/>
        </w:rPr>
        <w:t xml:space="preserve"> producto de software</w:t>
      </w:r>
      <w:r w:rsidR="00D514B9" w:rsidRPr="00EA7D3F">
        <w:rPr>
          <w:lang w:val="es-CO"/>
        </w:rPr>
        <w:t>.</w:t>
      </w:r>
    </w:p>
    <w:p w14:paraId="66AA637C" w14:textId="77777777" w:rsidR="00D830F2" w:rsidRPr="00EA7D3F" w:rsidRDefault="00A52936" w:rsidP="00014AF3">
      <w:pPr>
        <w:pStyle w:val="Prrafodelista"/>
        <w:numPr>
          <w:ilvl w:val="0"/>
          <w:numId w:val="13"/>
        </w:numPr>
        <w:jc w:val="both"/>
        <w:rPr>
          <w:lang w:val="es-CO"/>
        </w:rPr>
      </w:pPr>
      <w:r w:rsidRPr="00EA7D3F">
        <w:rPr>
          <w:lang w:val="es-CO"/>
        </w:rPr>
        <w:t>Los recursos ofrecidos a los integrantes del grupo por parte de la pontificia universidad javeriana estarán disponibles cuando lo requiera el avance del proyecto.</w:t>
      </w:r>
    </w:p>
    <w:p w14:paraId="47C9084B" w14:textId="5DEDE1DD" w:rsidR="00BD0AB0" w:rsidRDefault="00BD0AB0" w:rsidP="00014AF3">
      <w:pPr>
        <w:pStyle w:val="Ttulo3"/>
        <w:jc w:val="both"/>
        <w:rPr>
          <w:rFonts w:ascii="Arial" w:hAnsi="Arial"/>
          <w:sz w:val="28"/>
          <w:lang w:val="es-CO"/>
        </w:rPr>
      </w:pPr>
      <w:bookmarkStart w:id="17" w:name="_1.1.3._Entregables_del"/>
      <w:bookmarkEnd w:id="17"/>
      <w:r w:rsidRPr="00BD0AB0">
        <w:rPr>
          <w:rFonts w:ascii="Arial" w:hAnsi="Arial"/>
          <w:bCs w:val="0"/>
          <w:sz w:val="28"/>
          <w:lang w:val="es-CO"/>
        </w:rPr>
        <w:t>1.</w:t>
      </w:r>
      <w:r w:rsidRPr="00BD0AB0">
        <w:rPr>
          <w:rFonts w:ascii="Arial" w:hAnsi="Arial"/>
          <w:sz w:val="28"/>
          <w:lang w:val="es-CO"/>
        </w:rPr>
        <w:t>1</w:t>
      </w:r>
      <w:r>
        <w:rPr>
          <w:rFonts w:ascii="Arial" w:hAnsi="Arial"/>
          <w:sz w:val="28"/>
          <w:lang w:val="es-CO"/>
        </w:rPr>
        <w:t xml:space="preserve">.3. </w:t>
      </w:r>
      <w:r w:rsidRPr="00BD0AB0">
        <w:rPr>
          <w:rFonts w:ascii="Arial" w:hAnsi="Arial"/>
          <w:sz w:val="28"/>
          <w:lang w:val="es-CO"/>
        </w:rPr>
        <w:t>Entregables del proyecto</w:t>
      </w:r>
    </w:p>
    <w:p w14:paraId="09FEC670" w14:textId="77777777" w:rsidR="00BD0AB0" w:rsidRPr="00BD0AB0" w:rsidRDefault="00BD0AB0" w:rsidP="00014AF3">
      <w:pPr>
        <w:jc w:val="both"/>
        <w:rPr>
          <w:lang w:val="es-CO"/>
        </w:rPr>
      </w:pPr>
    </w:p>
    <w:p w14:paraId="49DCD61B" w14:textId="77777777" w:rsidR="009F1CB1" w:rsidRPr="00595763" w:rsidRDefault="009F1CB1" w:rsidP="00014AF3">
      <w:pPr>
        <w:jc w:val="both"/>
        <w:rPr>
          <w:lang w:val="es-CO"/>
        </w:rPr>
      </w:pPr>
      <w:r w:rsidRPr="00595763">
        <w:rPr>
          <w:lang w:val="es-CO"/>
        </w:rPr>
        <w:lastRenderedPageBreak/>
        <w:t>Para el desarrollo del proyecto, se establecieron cuatro entregables, que son descritos en la siguiente tabla.</w:t>
      </w:r>
    </w:p>
    <w:p w14:paraId="380EB5C8" w14:textId="77777777" w:rsidR="00627816" w:rsidRPr="00595763" w:rsidRDefault="00627816" w:rsidP="00014AF3">
      <w:pPr>
        <w:pStyle w:val="Epgrafe"/>
        <w:keepNext/>
        <w:jc w:val="both"/>
        <w:rPr>
          <w:lang w:val="es-CO"/>
        </w:rPr>
      </w:pPr>
    </w:p>
    <w:tbl>
      <w:tblPr>
        <w:tblStyle w:val="Tablaconcuadrcula"/>
        <w:tblW w:w="0" w:type="auto"/>
        <w:jc w:val="center"/>
        <w:tblLook w:val="04A0" w:firstRow="1" w:lastRow="0" w:firstColumn="1" w:lastColumn="0" w:noHBand="0" w:noVBand="1"/>
      </w:tblPr>
      <w:tblGrid>
        <w:gridCol w:w="1187"/>
        <w:gridCol w:w="2451"/>
        <w:gridCol w:w="1379"/>
        <w:gridCol w:w="1172"/>
        <w:gridCol w:w="1519"/>
      </w:tblGrid>
      <w:tr w:rsidR="0030124A" w:rsidRPr="00D53C37" w14:paraId="311388D6" w14:textId="77777777" w:rsidTr="00074DE9">
        <w:trPr>
          <w:jc w:val="center"/>
        </w:trPr>
        <w:tc>
          <w:tcPr>
            <w:tcW w:w="1187" w:type="dxa"/>
          </w:tcPr>
          <w:p w14:paraId="276089AE" w14:textId="77777777" w:rsidR="0030124A" w:rsidRPr="00595763" w:rsidRDefault="0030124A" w:rsidP="00014AF3">
            <w:pPr>
              <w:spacing w:after="200" w:line="276" w:lineRule="auto"/>
              <w:jc w:val="both"/>
              <w:rPr>
                <w:sz w:val="20"/>
                <w:lang w:val="es-CO"/>
              </w:rPr>
            </w:pPr>
            <w:r w:rsidRPr="00595763">
              <w:rPr>
                <w:sz w:val="20"/>
                <w:lang w:val="es-CO"/>
              </w:rPr>
              <w:t>Entregable</w:t>
            </w:r>
          </w:p>
        </w:tc>
        <w:tc>
          <w:tcPr>
            <w:tcW w:w="2451" w:type="dxa"/>
          </w:tcPr>
          <w:p w14:paraId="3D8EB1C0" w14:textId="77777777" w:rsidR="0030124A" w:rsidRPr="00595763" w:rsidRDefault="0030124A" w:rsidP="00014AF3">
            <w:pPr>
              <w:spacing w:after="200" w:line="276" w:lineRule="auto"/>
              <w:jc w:val="both"/>
              <w:rPr>
                <w:sz w:val="20"/>
                <w:lang w:val="es-CO"/>
              </w:rPr>
            </w:pPr>
            <w:r w:rsidRPr="00595763">
              <w:rPr>
                <w:sz w:val="20"/>
                <w:lang w:val="es-CO"/>
              </w:rPr>
              <w:t>Contenido</w:t>
            </w:r>
          </w:p>
        </w:tc>
        <w:tc>
          <w:tcPr>
            <w:tcW w:w="1379" w:type="dxa"/>
          </w:tcPr>
          <w:p w14:paraId="2645EEEA" w14:textId="77777777" w:rsidR="0030124A" w:rsidRPr="00595763" w:rsidRDefault="0030124A" w:rsidP="00014AF3">
            <w:pPr>
              <w:spacing w:after="200" w:line="276" w:lineRule="auto"/>
              <w:jc w:val="both"/>
              <w:rPr>
                <w:sz w:val="20"/>
                <w:lang w:val="es-CO"/>
              </w:rPr>
            </w:pPr>
            <w:r w:rsidRPr="00595763">
              <w:rPr>
                <w:sz w:val="20"/>
                <w:lang w:val="es-CO"/>
              </w:rPr>
              <w:t>Entrega</w:t>
            </w:r>
          </w:p>
        </w:tc>
        <w:tc>
          <w:tcPr>
            <w:tcW w:w="1172" w:type="dxa"/>
          </w:tcPr>
          <w:p w14:paraId="63EB4A84" w14:textId="77777777" w:rsidR="0030124A" w:rsidRPr="00595763" w:rsidRDefault="0030124A" w:rsidP="00014AF3">
            <w:pPr>
              <w:spacing w:after="200" w:line="276" w:lineRule="auto"/>
              <w:jc w:val="both"/>
              <w:rPr>
                <w:sz w:val="20"/>
                <w:lang w:val="es-CO"/>
              </w:rPr>
            </w:pPr>
            <w:r w:rsidRPr="00595763">
              <w:rPr>
                <w:sz w:val="20"/>
                <w:lang w:val="es-CO"/>
              </w:rPr>
              <w:t>Medio</w:t>
            </w:r>
          </w:p>
        </w:tc>
        <w:tc>
          <w:tcPr>
            <w:tcW w:w="1519" w:type="dxa"/>
          </w:tcPr>
          <w:p w14:paraId="54969D0B" w14:textId="77777777" w:rsidR="0030124A" w:rsidRPr="00595763" w:rsidRDefault="0030124A" w:rsidP="00014AF3">
            <w:pPr>
              <w:spacing w:after="200" w:line="276" w:lineRule="auto"/>
              <w:jc w:val="both"/>
              <w:rPr>
                <w:sz w:val="20"/>
                <w:lang w:val="es-CO"/>
              </w:rPr>
            </w:pPr>
            <w:r w:rsidRPr="00595763">
              <w:rPr>
                <w:sz w:val="20"/>
                <w:lang w:val="es-CO"/>
              </w:rPr>
              <w:t>Características</w:t>
            </w:r>
          </w:p>
        </w:tc>
      </w:tr>
      <w:tr w:rsidR="0030124A" w:rsidRPr="00D53C37" w14:paraId="53E27EEE" w14:textId="77777777" w:rsidTr="00074DE9">
        <w:trPr>
          <w:jc w:val="center"/>
        </w:trPr>
        <w:tc>
          <w:tcPr>
            <w:tcW w:w="1187" w:type="dxa"/>
          </w:tcPr>
          <w:p w14:paraId="55754B6A" w14:textId="77777777" w:rsidR="0030124A" w:rsidRPr="00595763" w:rsidRDefault="0030124A" w:rsidP="00014AF3">
            <w:pPr>
              <w:spacing w:after="200" w:line="276" w:lineRule="auto"/>
              <w:jc w:val="both"/>
              <w:rPr>
                <w:sz w:val="20"/>
                <w:lang w:val="es-CO"/>
              </w:rPr>
            </w:pPr>
            <w:r w:rsidRPr="00595763">
              <w:rPr>
                <w:sz w:val="20"/>
                <w:lang w:val="es-CO"/>
              </w:rPr>
              <w:t>SPMP</w:t>
            </w:r>
          </w:p>
        </w:tc>
        <w:tc>
          <w:tcPr>
            <w:tcW w:w="2451" w:type="dxa"/>
          </w:tcPr>
          <w:p w14:paraId="0FDAFAE7" w14:textId="77777777" w:rsidR="0030124A" w:rsidRPr="00595763" w:rsidRDefault="0030124A" w:rsidP="00014AF3">
            <w:pPr>
              <w:pStyle w:val="Prrafodelista"/>
              <w:numPr>
                <w:ilvl w:val="0"/>
                <w:numId w:val="2"/>
              </w:numPr>
              <w:spacing w:after="200" w:line="276" w:lineRule="auto"/>
              <w:jc w:val="both"/>
              <w:rPr>
                <w:sz w:val="20"/>
                <w:lang w:val="es-CO"/>
              </w:rPr>
            </w:pPr>
            <w:r w:rsidRPr="00595763">
              <w:rPr>
                <w:sz w:val="20"/>
                <w:lang w:val="es-CO"/>
              </w:rPr>
              <w:t>Software Project Management Plan (Plan del Proyecto y Estimación )</w:t>
            </w:r>
          </w:p>
          <w:p w14:paraId="5ED817C7" w14:textId="77777777" w:rsidR="0030124A" w:rsidRPr="00595763" w:rsidRDefault="0030124A" w:rsidP="00014AF3">
            <w:pPr>
              <w:pStyle w:val="Prrafodelista"/>
              <w:numPr>
                <w:ilvl w:val="0"/>
                <w:numId w:val="2"/>
              </w:numPr>
              <w:spacing w:after="200" w:line="276" w:lineRule="auto"/>
              <w:jc w:val="both"/>
              <w:rPr>
                <w:sz w:val="20"/>
                <w:lang w:val="es-CO"/>
              </w:rPr>
            </w:pPr>
            <w:r w:rsidRPr="00595763">
              <w:rPr>
                <w:sz w:val="20"/>
                <w:lang w:val="es-CO"/>
              </w:rPr>
              <w:t>Casos de Uso refinados</w:t>
            </w:r>
          </w:p>
          <w:p w14:paraId="23151F69" w14:textId="77777777" w:rsidR="0030124A" w:rsidRPr="00595763" w:rsidRDefault="0030124A" w:rsidP="00014AF3">
            <w:pPr>
              <w:pStyle w:val="Prrafodelista"/>
              <w:numPr>
                <w:ilvl w:val="0"/>
                <w:numId w:val="2"/>
              </w:numPr>
              <w:spacing w:after="200" w:line="276" w:lineRule="auto"/>
              <w:jc w:val="both"/>
              <w:rPr>
                <w:sz w:val="20"/>
                <w:lang w:val="es-CO"/>
              </w:rPr>
            </w:pPr>
            <w:r w:rsidRPr="00595763">
              <w:rPr>
                <w:sz w:val="20"/>
                <w:lang w:val="es-CO"/>
              </w:rPr>
              <w:t>Informe Gerencial, incluida la  presentación</w:t>
            </w:r>
          </w:p>
          <w:p w14:paraId="7C62CB1E" w14:textId="77777777" w:rsidR="0030124A" w:rsidRPr="00595763" w:rsidRDefault="0030124A" w:rsidP="00014AF3">
            <w:pPr>
              <w:pStyle w:val="Prrafodelista"/>
              <w:numPr>
                <w:ilvl w:val="0"/>
                <w:numId w:val="2"/>
              </w:numPr>
              <w:spacing w:after="200" w:line="276" w:lineRule="auto"/>
              <w:jc w:val="both"/>
              <w:rPr>
                <w:sz w:val="20"/>
                <w:lang w:val="es-CO"/>
              </w:rPr>
            </w:pPr>
            <w:r w:rsidRPr="00595763">
              <w:rPr>
                <w:sz w:val="20"/>
                <w:lang w:val="es-CO"/>
              </w:rPr>
              <w:t>Documento LEEME, que explique el contenido de la entrega</w:t>
            </w:r>
          </w:p>
        </w:tc>
        <w:tc>
          <w:tcPr>
            <w:tcW w:w="1379" w:type="dxa"/>
          </w:tcPr>
          <w:p w14:paraId="75174524" w14:textId="77777777" w:rsidR="0030124A" w:rsidRPr="00595763" w:rsidRDefault="0030124A" w:rsidP="00014AF3">
            <w:pPr>
              <w:spacing w:after="200" w:line="276" w:lineRule="auto"/>
              <w:jc w:val="both"/>
              <w:rPr>
                <w:sz w:val="20"/>
                <w:lang w:val="es-CO"/>
              </w:rPr>
            </w:pPr>
            <w:r w:rsidRPr="00595763">
              <w:rPr>
                <w:sz w:val="20"/>
                <w:lang w:val="es-CO"/>
              </w:rPr>
              <w:t xml:space="preserve">Martes 11 de Septiembre de 2012, 4:00pm salón de Clase (3-501), Instalaciones Pontificia Universidad Javeriana –Bogotá </w:t>
            </w:r>
          </w:p>
        </w:tc>
        <w:tc>
          <w:tcPr>
            <w:tcW w:w="1172" w:type="dxa"/>
          </w:tcPr>
          <w:p w14:paraId="18C4710A" w14:textId="77777777" w:rsidR="0030124A" w:rsidRPr="00595763" w:rsidRDefault="0030124A" w:rsidP="00014AF3">
            <w:pPr>
              <w:spacing w:after="200" w:line="276" w:lineRule="auto"/>
              <w:jc w:val="both"/>
              <w:rPr>
                <w:sz w:val="20"/>
                <w:lang w:val="es-CO"/>
              </w:rPr>
            </w:pPr>
            <w:r w:rsidRPr="00595763">
              <w:rPr>
                <w:sz w:val="20"/>
                <w:lang w:val="es-CO"/>
              </w:rPr>
              <w:t>Digital</w:t>
            </w:r>
          </w:p>
        </w:tc>
        <w:tc>
          <w:tcPr>
            <w:tcW w:w="1519" w:type="dxa"/>
          </w:tcPr>
          <w:p w14:paraId="433142F5" w14:textId="77777777" w:rsidR="0030124A" w:rsidRPr="00595763" w:rsidRDefault="0030124A" w:rsidP="00014AF3">
            <w:pPr>
              <w:spacing w:after="200" w:line="276" w:lineRule="auto"/>
              <w:jc w:val="both"/>
              <w:rPr>
                <w:sz w:val="20"/>
                <w:lang w:val="es-CO"/>
              </w:rPr>
            </w:pPr>
            <w:r w:rsidRPr="00595763">
              <w:rPr>
                <w:sz w:val="20"/>
                <w:lang w:val="es-CO"/>
              </w:rPr>
              <w:t>Los documentos seguirán los lineamientos de estándares de calidad, asociados a cada entrega</w:t>
            </w:r>
          </w:p>
        </w:tc>
      </w:tr>
      <w:tr w:rsidR="0030124A" w:rsidRPr="00D53C37" w14:paraId="336C2B20" w14:textId="77777777" w:rsidTr="00074DE9">
        <w:trPr>
          <w:jc w:val="center"/>
        </w:trPr>
        <w:tc>
          <w:tcPr>
            <w:tcW w:w="1187" w:type="dxa"/>
          </w:tcPr>
          <w:p w14:paraId="332C46B4" w14:textId="77777777" w:rsidR="0030124A" w:rsidRPr="00595763" w:rsidRDefault="0030124A" w:rsidP="00014AF3">
            <w:pPr>
              <w:spacing w:after="200" w:line="276" w:lineRule="auto"/>
              <w:jc w:val="both"/>
              <w:rPr>
                <w:sz w:val="20"/>
                <w:lang w:val="es-CO"/>
              </w:rPr>
            </w:pPr>
            <w:r w:rsidRPr="00595763">
              <w:rPr>
                <w:sz w:val="20"/>
                <w:lang w:val="es-CO"/>
              </w:rPr>
              <w:t>SRS</w:t>
            </w:r>
          </w:p>
        </w:tc>
        <w:tc>
          <w:tcPr>
            <w:tcW w:w="2451" w:type="dxa"/>
          </w:tcPr>
          <w:p w14:paraId="44A143DA"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 xml:space="preserve">Software </w:t>
            </w:r>
            <w:proofErr w:type="spellStart"/>
            <w:r w:rsidRPr="00595763">
              <w:rPr>
                <w:sz w:val="20"/>
                <w:lang w:val="es-CO"/>
              </w:rPr>
              <w:t>Requirement</w:t>
            </w:r>
            <w:proofErr w:type="spellEnd"/>
            <w:r w:rsidRPr="00595763">
              <w:rPr>
                <w:sz w:val="20"/>
                <w:lang w:val="es-CO"/>
              </w:rPr>
              <w:t xml:space="preserve"> </w:t>
            </w:r>
            <w:proofErr w:type="spellStart"/>
            <w:r w:rsidRPr="00595763">
              <w:rPr>
                <w:sz w:val="20"/>
                <w:lang w:val="es-CO"/>
              </w:rPr>
              <w:t>Specification</w:t>
            </w:r>
            <w:proofErr w:type="spellEnd"/>
            <w:r w:rsidRPr="00595763">
              <w:rPr>
                <w:sz w:val="20"/>
                <w:lang w:val="es-CO"/>
              </w:rPr>
              <w:t xml:space="preserve"> (Especificación de Requerimientos)</w:t>
            </w:r>
          </w:p>
          <w:p w14:paraId="79B4E193"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 xml:space="preserve">Prototipo Funcional, con la implementación  del caso de uso mas difícil </w:t>
            </w:r>
          </w:p>
          <w:p w14:paraId="2B3ECD5F"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Informe Gerencial, incluida la  presentación</w:t>
            </w:r>
          </w:p>
          <w:p w14:paraId="235990DA"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Corrección de entregables anteriores</w:t>
            </w:r>
          </w:p>
          <w:p w14:paraId="3E16BEC8" w14:textId="77777777" w:rsidR="0030124A" w:rsidRPr="00595763" w:rsidRDefault="0030124A" w:rsidP="00014AF3">
            <w:pPr>
              <w:pStyle w:val="Prrafodelista"/>
              <w:numPr>
                <w:ilvl w:val="0"/>
                <w:numId w:val="4"/>
              </w:numPr>
              <w:spacing w:after="200" w:line="276" w:lineRule="auto"/>
              <w:jc w:val="both"/>
              <w:rPr>
                <w:sz w:val="20"/>
                <w:lang w:val="es-CO"/>
              </w:rPr>
            </w:pPr>
            <w:r w:rsidRPr="00595763">
              <w:rPr>
                <w:sz w:val="20"/>
                <w:lang w:val="es-CO"/>
              </w:rPr>
              <w:t>Documento LEEME, que explique el contenido de la entrega</w:t>
            </w:r>
          </w:p>
        </w:tc>
        <w:tc>
          <w:tcPr>
            <w:tcW w:w="1379" w:type="dxa"/>
          </w:tcPr>
          <w:p w14:paraId="09A1D25B" w14:textId="77777777" w:rsidR="0030124A" w:rsidRPr="00595763" w:rsidRDefault="0030124A" w:rsidP="00014AF3">
            <w:pPr>
              <w:spacing w:after="200" w:line="276" w:lineRule="auto"/>
              <w:jc w:val="both"/>
              <w:rPr>
                <w:sz w:val="20"/>
                <w:lang w:val="es-CO"/>
              </w:rPr>
            </w:pPr>
            <w:r w:rsidRPr="00595763">
              <w:rPr>
                <w:sz w:val="20"/>
                <w:lang w:val="es-CO"/>
              </w:rPr>
              <w:t xml:space="preserve">Jueves 18 de Octubre de 2012, 4:00pm, salón de clase (3-301), Instalaciones Pontificia Universidad Javeriana –Bogotá </w:t>
            </w:r>
          </w:p>
        </w:tc>
        <w:tc>
          <w:tcPr>
            <w:tcW w:w="1172" w:type="dxa"/>
          </w:tcPr>
          <w:p w14:paraId="200F9C6A" w14:textId="77777777" w:rsidR="0030124A" w:rsidRPr="00595763" w:rsidRDefault="0030124A" w:rsidP="00014AF3">
            <w:pPr>
              <w:spacing w:after="200" w:line="276" w:lineRule="auto"/>
              <w:jc w:val="both"/>
              <w:rPr>
                <w:sz w:val="20"/>
                <w:lang w:val="es-CO"/>
              </w:rPr>
            </w:pPr>
            <w:r w:rsidRPr="00595763">
              <w:rPr>
                <w:sz w:val="20"/>
                <w:lang w:val="es-CO"/>
              </w:rPr>
              <w:t>Digital</w:t>
            </w:r>
          </w:p>
        </w:tc>
        <w:tc>
          <w:tcPr>
            <w:tcW w:w="1519" w:type="dxa"/>
          </w:tcPr>
          <w:p w14:paraId="11F0608F" w14:textId="77777777" w:rsidR="0030124A" w:rsidRPr="00595763" w:rsidRDefault="0030124A" w:rsidP="00014AF3">
            <w:pPr>
              <w:spacing w:after="200" w:line="276" w:lineRule="auto"/>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4DB4FD74" w14:textId="77777777" w:rsidR="0030124A" w:rsidRPr="00595763" w:rsidRDefault="0030124A" w:rsidP="00014AF3">
            <w:pPr>
              <w:spacing w:after="200" w:line="276" w:lineRule="auto"/>
              <w:jc w:val="both"/>
              <w:rPr>
                <w:sz w:val="20"/>
                <w:lang w:val="es-CO"/>
              </w:rPr>
            </w:pPr>
          </w:p>
        </w:tc>
      </w:tr>
      <w:tr w:rsidR="0030124A" w:rsidRPr="00D53C37" w14:paraId="30AA8004" w14:textId="77777777" w:rsidTr="00074DE9">
        <w:trPr>
          <w:jc w:val="center"/>
        </w:trPr>
        <w:tc>
          <w:tcPr>
            <w:tcW w:w="1187" w:type="dxa"/>
          </w:tcPr>
          <w:p w14:paraId="57BF3840" w14:textId="77777777" w:rsidR="0030124A" w:rsidRPr="00595763" w:rsidRDefault="0030124A" w:rsidP="00014AF3">
            <w:pPr>
              <w:spacing w:after="200" w:line="276" w:lineRule="auto"/>
              <w:jc w:val="both"/>
              <w:rPr>
                <w:sz w:val="20"/>
                <w:lang w:val="es-CO"/>
              </w:rPr>
            </w:pPr>
            <w:r w:rsidRPr="00595763">
              <w:rPr>
                <w:sz w:val="20"/>
                <w:lang w:val="es-CO"/>
              </w:rPr>
              <w:lastRenderedPageBreak/>
              <w:t>SDD</w:t>
            </w:r>
          </w:p>
        </w:tc>
        <w:tc>
          <w:tcPr>
            <w:tcW w:w="2451" w:type="dxa"/>
          </w:tcPr>
          <w:p w14:paraId="5DDDCFFB"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 xml:space="preserve">Software </w:t>
            </w:r>
            <w:proofErr w:type="spellStart"/>
            <w:r w:rsidRPr="00595763">
              <w:rPr>
                <w:sz w:val="20"/>
                <w:lang w:val="es-CO"/>
              </w:rPr>
              <w:t>Design</w:t>
            </w:r>
            <w:proofErr w:type="spellEnd"/>
            <w:r w:rsidRPr="00595763">
              <w:rPr>
                <w:sz w:val="20"/>
                <w:lang w:val="es-CO"/>
              </w:rPr>
              <w:t xml:space="preserve"> </w:t>
            </w:r>
            <w:proofErr w:type="spellStart"/>
            <w:r w:rsidRPr="00595763">
              <w:rPr>
                <w:sz w:val="20"/>
                <w:lang w:val="es-CO"/>
              </w:rPr>
              <w:t>Document</w:t>
            </w:r>
            <w:proofErr w:type="spellEnd"/>
            <w:r w:rsidRPr="00595763">
              <w:rPr>
                <w:sz w:val="20"/>
                <w:lang w:val="es-CO"/>
              </w:rPr>
              <w:t xml:space="preserve"> (Documento de diseño)</w:t>
            </w:r>
          </w:p>
          <w:p w14:paraId="2180BD22"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Prototipo funcional (implementación mayor o igual al 50% del proyecto)</w:t>
            </w:r>
          </w:p>
          <w:p w14:paraId="62E478DF"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Informe Gerencial, incluida la  presentación</w:t>
            </w:r>
          </w:p>
          <w:p w14:paraId="71FDF3B3"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Corrección de entregables anteriores</w:t>
            </w:r>
          </w:p>
          <w:p w14:paraId="367B216C"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Documento LEEME, que explique el contenido de la entrega</w:t>
            </w:r>
          </w:p>
        </w:tc>
        <w:tc>
          <w:tcPr>
            <w:tcW w:w="1379" w:type="dxa"/>
          </w:tcPr>
          <w:p w14:paraId="2CBE0EC4" w14:textId="77777777" w:rsidR="0030124A" w:rsidRPr="00595763" w:rsidRDefault="0030124A" w:rsidP="00014AF3">
            <w:pPr>
              <w:spacing w:after="200" w:line="276" w:lineRule="auto"/>
              <w:jc w:val="both"/>
              <w:rPr>
                <w:sz w:val="20"/>
                <w:lang w:val="es-CO"/>
              </w:rPr>
            </w:pPr>
            <w:r w:rsidRPr="00595763">
              <w:rPr>
                <w:sz w:val="20"/>
                <w:lang w:val="es-CO"/>
              </w:rPr>
              <w:t>Martes 6 de Noviembre  de 2012, 4:00pm, salón de clase (3-501) Instalaciones Pontificia Universidad Javeriana –Bogotá</w:t>
            </w:r>
          </w:p>
        </w:tc>
        <w:tc>
          <w:tcPr>
            <w:tcW w:w="1172" w:type="dxa"/>
          </w:tcPr>
          <w:p w14:paraId="12494993" w14:textId="77777777" w:rsidR="0030124A" w:rsidRPr="00595763" w:rsidRDefault="0030124A" w:rsidP="00014AF3">
            <w:pPr>
              <w:spacing w:after="200" w:line="276" w:lineRule="auto"/>
              <w:jc w:val="both"/>
              <w:rPr>
                <w:sz w:val="20"/>
                <w:lang w:val="es-CO"/>
              </w:rPr>
            </w:pPr>
            <w:r w:rsidRPr="00595763">
              <w:rPr>
                <w:sz w:val="20"/>
                <w:lang w:val="es-CO"/>
              </w:rPr>
              <w:t xml:space="preserve">Magnético </w:t>
            </w:r>
          </w:p>
        </w:tc>
        <w:tc>
          <w:tcPr>
            <w:tcW w:w="1519" w:type="dxa"/>
          </w:tcPr>
          <w:p w14:paraId="2098541C" w14:textId="77777777" w:rsidR="0030124A" w:rsidRPr="00595763" w:rsidRDefault="0030124A" w:rsidP="00014AF3">
            <w:pPr>
              <w:spacing w:after="200" w:line="276" w:lineRule="auto"/>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0EDF897F" w14:textId="77777777" w:rsidR="0030124A" w:rsidRPr="00595763" w:rsidRDefault="0030124A" w:rsidP="00014AF3">
            <w:pPr>
              <w:spacing w:after="200" w:line="276" w:lineRule="auto"/>
              <w:jc w:val="both"/>
              <w:rPr>
                <w:sz w:val="20"/>
                <w:lang w:val="es-CO"/>
              </w:rPr>
            </w:pPr>
          </w:p>
        </w:tc>
      </w:tr>
      <w:tr w:rsidR="0030124A" w:rsidRPr="00D53C37" w14:paraId="73E08680" w14:textId="77777777" w:rsidTr="00074DE9">
        <w:trPr>
          <w:jc w:val="center"/>
        </w:trPr>
        <w:tc>
          <w:tcPr>
            <w:tcW w:w="1187" w:type="dxa"/>
          </w:tcPr>
          <w:p w14:paraId="17FDD9BF" w14:textId="77777777" w:rsidR="0030124A" w:rsidRPr="00595763" w:rsidRDefault="0030124A" w:rsidP="00014AF3">
            <w:pPr>
              <w:spacing w:after="200" w:line="276" w:lineRule="auto"/>
              <w:jc w:val="both"/>
              <w:rPr>
                <w:sz w:val="20"/>
                <w:lang w:val="es-CO"/>
              </w:rPr>
            </w:pPr>
            <w:r w:rsidRPr="00595763">
              <w:rPr>
                <w:sz w:val="20"/>
                <w:lang w:val="es-CO"/>
              </w:rPr>
              <w:t>Final</w:t>
            </w:r>
          </w:p>
        </w:tc>
        <w:tc>
          <w:tcPr>
            <w:tcW w:w="2451" w:type="dxa"/>
          </w:tcPr>
          <w:p w14:paraId="00972206"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Prototipo funcional final</w:t>
            </w:r>
          </w:p>
          <w:p w14:paraId="4100E50B"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Plan de Pruebas</w:t>
            </w:r>
          </w:p>
          <w:p w14:paraId="5A5FBEEC"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Manuales</w:t>
            </w:r>
          </w:p>
          <w:p w14:paraId="262C4691"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Plan de pruebas</w:t>
            </w:r>
          </w:p>
          <w:p w14:paraId="0B9BF28F"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Resultados de las pruebas</w:t>
            </w:r>
          </w:p>
          <w:p w14:paraId="78B50F2B"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Informe Gerencial, incluida la  presentación</w:t>
            </w:r>
          </w:p>
          <w:p w14:paraId="5513DFCD"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Corrección de entregables anteriores</w:t>
            </w:r>
          </w:p>
          <w:p w14:paraId="767DACFC" w14:textId="77777777" w:rsidR="0030124A" w:rsidRPr="00595763" w:rsidRDefault="0030124A" w:rsidP="00014AF3">
            <w:pPr>
              <w:pStyle w:val="Prrafodelista"/>
              <w:numPr>
                <w:ilvl w:val="0"/>
                <w:numId w:val="6"/>
              </w:numPr>
              <w:spacing w:after="200" w:line="276" w:lineRule="auto"/>
              <w:jc w:val="both"/>
              <w:rPr>
                <w:sz w:val="20"/>
                <w:lang w:val="es-CO"/>
              </w:rPr>
            </w:pPr>
            <w:r w:rsidRPr="00595763">
              <w:rPr>
                <w:sz w:val="20"/>
                <w:lang w:val="es-CO"/>
              </w:rPr>
              <w:t>Documento LEEME, que explique el contenido de la entrega</w:t>
            </w:r>
          </w:p>
        </w:tc>
        <w:tc>
          <w:tcPr>
            <w:tcW w:w="1379" w:type="dxa"/>
          </w:tcPr>
          <w:p w14:paraId="4E6246DE" w14:textId="77777777" w:rsidR="0030124A" w:rsidRPr="00595763" w:rsidRDefault="0030124A" w:rsidP="00014AF3">
            <w:pPr>
              <w:spacing w:after="200" w:line="276" w:lineRule="auto"/>
              <w:jc w:val="both"/>
              <w:rPr>
                <w:sz w:val="20"/>
                <w:lang w:val="es-CO"/>
              </w:rPr>
            </w:pPr>
            <w:r w:rsidRPr="00595763">
              <w:rPr>
                <w:sz w:val="20"/>
                <w:lang w:val="es-CO"/>
              </w:rPr>
              <w:t>Viernes 30 de Noviembre de 2012, sala de Bases de Datos, Instalaciones Pontificia Universidad Javeriana –Bogotá</w:t>
            </w:r>
          </w:p>
        </w:tc>
        <w:tc>
          <w:tcPr>
            <w:tcW w:w="1172" w:type="dxa"/>
          </w:tcPr>
          <w:p w14:paraId="2B458E23" w14:textId="77777777" w:rsidR="0030124A" w:rsidRPr="00595763" w:rsidRDefault="001F0D11" w:rsidP="00014AF3">
            <w:pPr>
              <w:spacing w:after="200" w:line="276" w:lineRule="auto"/>
              <w:jc w:val="both"/>
              <w:rPr>
                <w:sz w:val="20"/>
                <w:lang w:val="es-CO"/>
              </w:rPr>
            </w:pPr>
            <w:r w:rsidRPr="00595763">
              <w:rPr>
                <w:sz w:val="20"/>
                <w:lang w:val="es-CO"/>
              </w:rPr>
              <w:t>Magnético</w:t>
            </w:r>
          </w:p>
        </w:tc>
        <w:tc>
          <w:tcPr>
            <w:tcW w:w="1519" w:type="dxa"/>
          </w:tcPr>
          <w:p w14:paraId="266AA63D" w14:textId="77777777" w:rsidR="0030124A" w:rsidRPr="00595763" w:rsidRDefault="0030124A" w:rsidP="00014AF3">
            <w:pPr>
              <w:spacing w:after="200" w:line="276" w:lineRule="auto"/>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64783D9C" w14:textId="77777777" w:rsidR="0030124A" w:rsidRPr="00595763" w:rsidRDefault="0030124A" w:rsidP="00014AF3">
            <w:pPr>
              <w:spacing w:after="200" w:line="276" w:lineRule="auto"/>
              <w:jc w:val="both"/>
              <w:rPr>
                <w:sz w:val="20"/>
                <w:lang w:val="es-CO"/>
              </w:rPr>
            </w:pPr>
          </w:p>
        </w:tc>
      </w:tr>
    </w:tbl>
    <w:p w14:paraId="0794CDDF" w14:textId="77777777" w:rsidR="00627816" w:rsidRPr="00595763" w:rsidRDefault="00627816" w:rsidP="00014AF3">
      <w:pPr>
        <w:pStyle w:val="Epgrafe"/>
        <w:keepNext/>
        <w:jc w:val="both"/>
        <w:rPr>
          <w:lang w:val="es-CO"/>
        </w:rPr>
      </w:pPr>
      <w:bookmarkStart w:id="18" w:name="_Toc333012790"/>
      <w:r w:rsidRPr="00595763">
        <w:rPr>
          <w:lang w:val="es-CO"/>
        </w:rPr>
        <w:t xml:space="preserve">Tabla </w:t>
      </w:r>
      <w:r w:rsidRPr="00595763">
        <w:rPr>
          <w:lang w:val="es-CO"/>
        </w:rPr>
        <w:fldChar w:fldCharType="begin"/>
      </w:r>
      <w:r w:rsidRPr="00595763">
        <w:rPr>
          <w:lang w:val="es-CO"/>
        </w:rPr>
        <w:instrText xml:space="preserve"> SEQ Tabla \* ARABIC </w:instrText>
      </w:r>
      <w:r w:rsidRPr="00595763">
        <w:rPr>
          <w:lang w:val="es-CO"/>
        </w:rPr>
        <w:fldChar w:fldCharType="separate"/>
      </w:r>
      <w:r w:rsidR="00C11889" w:rsidRPr="00595763">
        <w:rPr>
          <w:lang w:val="es-CO"/>
        </w:rPr>
        <w:t>1</w:t>
      </w:r>
      <w:r w:rsidRPr="00595763">
        <w:rPr>
          <w:lang w:val="es-CO"/>
        </w:rPr>
        <w:fldChar w:fldCharType="end"/>
      </w:r>
      <w:r w:rsidRPr="00595763">
        <w:rPr>
          <w:lang w:val="es-CO"/>
        </w:rPr>
        <w:t>: Entregables del Proyecto</w:t>
      </w:r>
      <w:bookmarkEnd w:id="18"/>
    </w:p>
    <w:p w14:paraId="147FB3B9" w14:textId="5BBEDD19" w:rsidR="00B129AA" w:rsidRPr="00595763" w:rsidRDefault="00B129AA" w:rsidP="00014AF3">
      <w:pPr>
        <w:jc w:val="both"/>
        <w:rPr>
          <w:lang w:val="es-CO"/>
        </w:rPr>
      </w:pPr>
    </w:p>
    <w:p w14:paraId="021E8CDD" w14:textId="6369A025" w:rsidR="00D9745F" w:rsidRPr="00595763" w:rsidRDefault="00D9745F" w:rsidP="00014AF3">
      <w:pPr>
        <w:pStyle w:val="Ttulo3"/>
        <w:jc w:val="both"/>
        <w:rPr>
          <w:rFonts w:ascii="Arial" w:hAnsi="Arial"/>
          <w:sz w:val="28"/>
          <w:lang w:val="es-CO"/>
        </w:rPr>
      </w:pPr>
      <w:bookmarkStart w:id="19" w:name="_Toc333053680"/>
      <w:bookmarkStart w:id="20" w:name="_Toc333653853"/>
      <w:r w:rsidRPr="00595763">
        <w:rPr>
          <w:rFonts w:ascii="Arial" w:hAnsi="Arial"/>
          <w:sz w:val="28"/>
          <w:lang w:val="es-CO"/>
        </w:rPr>
        <w:lastRenderedPageBreak/>
        <w:t xml:space="preserve">1.1.4 </w:t>
      </w:r>
      <w:bookmarkEnd w:id="19"/>
      <w:r w:rsidR="004A7753">
        <w:rPr>
          <w:rFonts w:ascii="Arial" w:hAnsi="Arial"/>
          <w:sz w:val="28"/>
          <w:lang w:val="es-CO"/>
        </w:rPr>
        <w:t>Resumen de Calendarios y Presupuestos</w:t>
      </w:r>
      <w:bookmarkEnd w:id="20"/>
    </w:p>
    <w:p w14:paraId="690EA6CA" w14:textId="77777777" w:rsidR="00D9745F" w:rsidRPr="00595763" w:rsidRDefault="00D9745F" w:rsidP="00014AF3">
      <w:pPr>
        <w:jc w:val="both"/>
        <w:rPr>
          <w:rFonts w:ascii="Arial" w:hAnsi="Arial"/>
          <w:sz w:val="28"/>
          <w:lang w:val="es-CO"/>
        </w:rPr>
      </w:pPr>
    </w:p>
    <w:p w14:paraId="72218F8A" w14:textId="6631A845" w:rsidR="00D9745F" w:rsidRPr="00595763" w:rsidRDefault="00D9745F" w:rsidP="00014AF3">
      <w:pPr>
        <w:pStyle w:val="Ttulo2"/>
        <w:jc w:val="both"/>
        <w:rPr>
          <w:rFonts w:ascii="Arial" w:hAnsi="Arial"/>
          <w:sz w:val="28"/>
          <w:lang w:val="es-CO"/>
        </w:rPr>
      </w:pPr>
      <w:bookmarkStart w:id="21" w:name="_Toc333053681"/>
      <w:bookmarkStart w:id="22" w:name="_Toc333653854"/>
      <w:r w:rsidRPr="00595763">
        <w:rPr>
          <w:rFonts w:ascii="Arial" w:hAnsi="Arial"/>
          <w:sz w:val="28"/>
          <w:lang w:val="es-CO"/>
        </w:rPr>
        <w:t xml:space="preserve">1.2 </w:t>
      </w:r>
      <w:bookmarkEnd w:id="21"/>
      <w:r w:rsidR="00944D00">
        <w:rPr>
          <w:rFonts w:ascii="Arial" w:hAnsi="Arial"/>
          <w:sz w:val="28"/>
          <w:lang w:val="es-CO"/>
        </w:rPr>
        <w:t>Evolución del Plan</w:t>
      </w:r>
      <w:bookmarkEnd w:id="22"/>
    </w:p>
    <w:p w14:paraId="0C8C9127" w14:textId="77777777" w:rsidR="00D9745F" w:rsidRPr="00595763" w:rsidRDefault="00D9745F" w:rsidP="00014AF3">
      <w:pPr>
        <w:jc w:val="both"/>
        <w:rPr>
          <w:rFonts w:ascii="Arial" w:hAnsi="Arial"/>
          <w:sz w:val="28"/>
          <w:lang w:val="es-CO"/>
        </w:rPr>
      </w:pPr>
    </w:p>
    <w:p w14:paraId="07A94DED" w14:textId="1A115070" w:rsidR="00D9745F" w:rsidRPr="00595763" w:rsidRDefault="00D9745F" w:rsidP="00014AF3">
      <w:pPr>
        <w:pStyle w:val="Ttulo1"/>
        <w:jc w:val="both"/>
        <w:rPr>
          <w:rFonts w:ascii="Arial" w:hAnsi="Arial"/>
          <w:lang w:val="es-CO"/>
        </w:rPr>
      </w:pPr>
      <w:bookmarkStart w:id="23" w:name="_Toc333053682"/>
      <w:bookmarkStart w:id="24" w:name="_Toc333653855"/>
      <w:r w:rsidRPr="00595763">
        <w:rPr>
          <w:rFonts w:ascii="Arial" w:hAnsi="Arial"/>
          <w:lang w:val="es-CO"/>
        </w:rPr>
        <w:t xml:space="preserve">2. </w:t>
      </w:r>
      <w:bookmarkEnd w:id="23"/>
      <w:r w:rsidR="00944D00">
        <w:rPr>
          <w:rFonts w:ascii="Arial" w:hAnsi="Arial"/>
          <w:lang w:val="es-CO"/>
        </w:rPr>
        <w:t>Referencias</w:t>
      </w:r>
      <w:bookmarkEnd w:id="24"/>
    </w:p>
    <w:p w14:paraId="051F3EE3" w14:textId="25478559" w:rsidR="00D9745F" w:rsidRPr="00595763" w:rsidRDefault="00D9745F" w:rsidP="00014AF3">
      <w:pPr>
        <w:pStyle w:val="Ttulo1"/>
        <w:jc w:val="both"/>
        <w:rPr>
          <w:rFonts w:ascii="Arial" w:hAnsi="Arial"/>
          <w:lang w:val="es-CO"/>
        </w:rPr>
      </w:pPr>
      <w:bookmarkStart w:id="25" w:name="_Toc333053683"/>
      <w:bookmarkStart w:id="26" w:name="_Toc333653856"/>
      <w:r w:rsidRPr="00595763">
        <w:rPr>
          <w:rFonts w:ascii="Arial" w:hAnsi="Arial"/>
          <w:lang w:val="es-CO"/>
        </w:rPr>
        <w:t xml:space="preserve">3. </w:t>
      </w:r>
      <w:bookmarkEnd w:id="25"/>
      <w:r w:rsidR="00895FEE">
        <w:rPr>
          <w:rFonts w:ascii="Arial" w:hAnsi="Arial"/>
          <w:lang w:val="es-CO"/>
        </w:rPr>
        <w:t>Definiciones</w:t>
      </w:r>
      <w:bookmarkEnd w:id="26"/>
    </w:p>
    <w:p w14:paraId="1ABC5060" w14:textId="65C9849A" w:rsidR="00D9745F" w:rsidRPr="00595763" w:rsidRDefault="00D9745F" w:rsidP="00014AF3">
      <w:pPr>
        <w:pStyle w:val="Ttulo1"/>
        <w:jc w:val="both"/>
        <w:rPr>
          <w:rFonts w:ascii="Arial" w:hAnsi="Arial"/>
          <w:lang w:val="es-CO"/>
        </w:rPr>
      </w:pPr>
      <w:bookmarkStart w:id="27" w:name="_Toc333653857"/>
      <w:r w:rsidRPr="00D53C37">
        <w:rPr>
          <w:rFonts w:ascii="Arial" w:hAnsi="Arial"/>
          <w:lang w:val="es-CO"/>
        </w:rPr>
        <w:t>4.</w:t>
      </w:r>
      <w:r w:rsidR="00D1232E">
        <w:rPr>
          <w:rFonts w:ascii="Arial" w:hAnsi="Arial"/>
          <w:lang w:val="es-CO"/>
        </w:rPr>
        <w:t xml:space="preserve"> </w:t>
      </w:r>
      <w:r w:rsidR="00EC7126">
        <w:rPr>
          <w:rFonts w:ascii="Arial" w:hAnsi="Arial"/>
          <w:lang w:val="es-CO"/>
        </w:rPr>
        <w:t>Contexto del Proyecto</w:t>
      </w:r>
      <w:bookmarkEnd w:id="27"/>
    </w:p>
    <w:p w14:paraId="45643869" w14:textId="1FCAF7CD" w:rsidR="00D9745F" w:rsidRDefault="00D9745F" w:rsidP="00014AF3">
      <w:pPr>
        <w:pStyle w:val="Ttulo2"/>
        <w:jc w:val="both"/>
        <w:rPr>
          <w:rFonts w:ascii="Arial" w:hAnsi="Arial"/>
          <w:sz w:val="28"/>
          <w:lang w:val="es-CO"/>
        </w:rPr>
      </w:pPr>
      <w:bookmarkStart w:id="28" w:name="_Toc333053685"/>
      <w:bookmarkStart w:id="29" w:name="_Toc333653858"/>
      <w:r w:rsidRPr="00595763">
        <w:rPr>
          <w:rFonts w:ascii="Arial" w:hAnsi="Arial"/>
          <w:sz w:val="28"/>
          <w:lang w:val="es-CO"/>
        </w:rPr>
        <w:t xml:space="preserve">4.1 </w:t>
      </w:r>
      <w:bookmarkEnd w:id="28"/>
      <w:r w:rsidR="00A94207">
        <w:rPr>
          <w:rFonts w:ascii="Arial" w:hAnsi="Arial"/>
          <w:sz w:val="28"/>
          <w:lang w:val="es-CO"/>
        </w:rPr>
        <w:t>Modelo de Procesos</w:t>
      </w:r>
      <w:bookmarkEnd w:id="29"/>
    </w:p>
    <w:p w14:paraId="3D266B8F" w14:textId="3281FEED" w:rsidR="003011D6" w:rsidRDefault="00D1232E" w:rsidP="00014AF3">
      <w:pPr>
        <w:jc w:val="both"/>
        <w:rPr>
          <w:lang w:val="es-CO"/>
        </w:rPr>
      </w:pPr>
      <w:r>
        <w:rPr>
          <w:lang w:val="es-CO"/>
        </w:rPr>
        <w:t xml:space="preserve">Para plantear el modelo de ciclo de vida </w:t>
      </w:r>
      <w:r w:rsidR="003011D6">
        <w:rPr>
          <w:lang w:val="es-CO"/>
        </w:rPr>
        <w:t>se llevó a cabo el sig</w:t>
      </w:r>
      <w:r w:rsidR="00FA165F">
        <w:rPr>
          <w:lang w:val="es-CO"/>
        </w:rPr>
        <w:t xml:space="preserve">uiente proceso que se ilustra en la </w:t>
      </w:r>
      <w:hyperlink r:id="rId27" w:history="1">
        <w:r w:rsidR="00FA165F" w:rsidRPr="00FA165F">
          <w:rPr>
            <w:rStyle w:val="Hipervnculo"/>
            <w:lang w:val="es-CO"/>
          </w:rPr>
          <w:t>figura Modelo de ciclo de vida</w:t>
        </w:r>
      </w:hyperlink>
      <w:r w:rsidR="00FA165F">
        <w:rPr>
          <w:lang w:val="es-CO"/>
        </w:rPr>
        <w:t>.</w:t>
      </w:r>
    </w:p>
    <w:p w14:paraId="1DFB2F09" w14:textId="44717AC6" w:rsidR="00FA165F" w:rsidRPr="00D1232E" w:rsidRDefault="00E14404" w:rsidP="00014AF3">
      <w:pPr>
        <w:jc w:val="both"/>
        <w:rPr>
          <w:lang w:val="es-CO"/>
        </w:rPr>
      </w:pPr>
      <w:r>
        <w:rPr>
          <w:lang w:val="es-CO"/>
        </w:rPr>
        <w:t xml:space="preserve">Los procesos que se encuentran en el </w:t>
      </w:r>
      <w:hyperlink r:id="rId28" w:history="1">
        <w:r w:rsidRPr="00E14404">
          <w:rPr>
            <w:rStyle w:val="Hipervnculo"/>
            <w:lang w:val="es-CO"/>
          </w:rPr>
          <w:t>modelo de ciclo de vida adaptado</w:t>
        </w:r>
      </w:hyperlink>
      <w:r>
        <w:rPr>
          <w:lang w:val="es-CO"/>
        </w:rPr>
        <w:t xml:space="preserve"> están detallados en la </w:t>
      </w:r>
      <w:hyperlink w:anchor="_5.2.1._Actividades_de" w:history="1">
        <w:r w:rsidRPr="00E14404">
          <w:rPr>
            <w:rStyle w:val="Hipervnculo"/>
            <w:lang w:val="es-CO"/>
          </w:rPr>
          <w:t>sección 5.2.1.</w:t>
        </w:r>
      </w:hyperlink>
    </w:p>
    <w:p w14:paraId="4290E064" w14:textId="77777777" w:rsidR="00EB2285" w:rsidRDefault="00EB2285" w:rsidP="00EB2285">
      <w:pPr>
        <w:pStyle w:val="Ttulo2"/>
        <w:rPr>
          <w:rFonts w:ascii="Arial" w:hAnsi="Arial"/>
          <w:sz w:val="28"/>
        </w:rPr>
      </w:pPr>
      <w:bookmarkStart w:id="30" w:name="_Toc333653861"/>
      <w:bookmarkStart w:id="31" w:name="_Toc333053687"/>
      <w:commentRangeStart w:id="32"/>
      <w:r>
        <w:rPr>
          <w:rFonts w:ascii="Arial" w:hAnsi="Arial"/>
          <w:sz w:val="28"/>
        </w:rPr>
        <w:t xml:space="preserve">4.3 </w:t>
      </w:r>
      <w:bookmarkEnd w:id="31"/>
      <w:r>
        <w:rPr>
          <w:rFonts w:ascii="Arial" w:hAnsi="Arial"/>
          <w:sz w:val="28"/>
        </w:rPr>
        <w:t>Plan de Infraestructura</w:t>
      </w:r>
      <w:commentRangeEnd w:id="32"/>
      <w:r w:rsidR="00E56923">
        <w:rPr>
          <w:rStyle w:val="Refdecomentario"/>
          <w:rFonts w:asciiTheme="minorHAnsi" w:eastAsiaTheme="minorHAnsi" w:hAnsiTheme="minorHAnsi" w:cstheme="minorBidi"/>
          <w:b w:val="0"/>
          <w:bCs w:val="0"/>
          <w:color w:val="auto"/>
        </w:rPr>
        <w:commentReference w:id="32"/>
      </w:r>
    </w:p>
    <w:p w14:paraId="4AFD3BA3" w14:textId="77777777" w:rsidR="00EB2285" w:rsidRDefault="00EB2285" w:rsidP="00EB2285">
      <w:pPr>
        <w:jc w:val="both"/>
      </w:pPr>
      <w:r>
        <w:t xml:space="preserve">En este plan se especificaran las instalaciones físicas, la descripción de los equipos, las redes de comunicación y los entonos de desarrollo y pruebas, en los cuales la organización de </w:t>
      </w:r>
      <w:proofErr w:type="spellStart"/>
      <w:r>
        <w:t>Fifth</w:t>
      </w:r>
      <w:proofErr w:type="spellEnd"/>
      <w:r>
        <w:t xml:space="preserve"> </w:t>
      </w:r>
      <w:proofErr w:type="spellStart"/>
      <w:r>
        <w:t>Floor</w:t>
      </w:r>
      <w:proofErr w:type="spellEnd"/>
      <w:r>
        <w:t xml:space="preserve"> </w:t>
      </w:r>
      <w:proofErr w:type="spellStart"/>
      <w:r>
        <w:t>Corp</w:t>
      </w:r>
      <w:proofErr w:type="spellEnd"/>
      <w:r>
        <w:t xml:space="preserve"> se basara para el desarrollo de este proyecto de software.</w:t>
      </w:r>
    </w:p>
    <w:p w14:paraId="6FE5B7D9" w14:textId="77777777" w:rsidR="00EB2285" w:rsidRDefault="00EB2285" w:rsidP="00EB2285">
      <w:pPr>
        <w:pStyle w:val="Ttulo3"/>
      </w:pPr>
      <w:r>
        <w:t>4.3.1 Instalaciones Físicas</w:t>
      </w:r>
    </w:p>
    <w:p w14:paraId="5ACB05A7" w14:textId="77777777" w:rsidR="00EB2285" w:rsidRDefault="00EB2285" w:rsidP="00EB2285">
      <w:r>
        <w:t xml:space="preserve">Las instalaciones físicas con las que contara la organización para este proyecto están divididas en 2 grupos según la entidad que las ofrecerá, estas serán usadas según la disponibilidad o necesidad de </w:t>
      </w:r>
      <w:proofErr w:type="spellStart"/>
      <w:r>
        <w:t>Fifth</w:t>
      </w:r>
      <w:proofErr w:type="spellEnd"/>
      <w:r>
        <w:t xml:space="preserve"> </w:t>
      </w:r>
      <w:proofErr w:type="spellStart"/>
      <w:r>
        <w:t>Floor</w:t>
      </w:r>
      <w:proofErr w:type="spellEnd"/>
      <w:r>
        <w:t xml:space="preserve"> Corp.:</w:t>
      </w:r>
    </w:p>
    <w:p w14:paraId="39A4C164" w14:textId="77777777" w:rsidR="00EB2285" w:rsidRDefault="00EB2285" w:rsidP="00EB2285">
      <w:pPr>
        <w:pStyle w:val="Prrafodelista"/>
        <w:numPr>
          <w:ilvl w:val="0"/>
          <w:numId w:val="47"/>
        </w:numPr>
      </w:pPr>
      <w:r>
        <w:t>Instalaciones Pontificias Universidad Javeriana.</w:t>
      </w:r>
    </w:p>
    <w:p w14:paraId="009BFE7C" w14:textId="77777777" w:rsidR="00EB2285" w:rsidRDefault="00EB2285" w:rsidP="00EB2285">
      <w:pPr>
        <w:pStyle w:val="Prrafodelista"/>
        <w:numPr>
          <w:ilvl w:val="0"/>
          <w:numId w:val="47"/>
        </w:numPr>
      </w:pPr>
      <w:r>
        <w:t xml:space="preserve">Instalaciones </w:t>
      </w:r>
      <w:proofErr w:type="spellStart"/>
      <w:r>
        <w:t>Fifht</w:t>
      </w:r>
      <w:proofErr w:type="spellEnd"/>
      <w:r>
        <w:t xml:space="preserve"> </w:t>
      </w:r>
      <w:proofErr w:type="spellStart"/>
      <w:r>
        <w:t>Floor</w:t>
      </w:r>
      <w:proofErr w:type="spellEnd"/>
      <w:r>
        <w:t xml:space="preserve"> Corp.</w:t>
      </w:r>
    </w:p>
    <w:p w14:paraId="7B7E96C3" w14:textId="77777777" w:rsidR="00EB2285" w:rsidRDefault="00EB2285" w:rsidP="00EB2285">
      <w:pPr>
        <w:pStyle w:val="Ttulo4"/>
      </w:pPr>
      <w:r>
        <w:t>Instalación Pontificia Universidad Javeriana</w:t>
      </w:r>
    </w:p>
    <w:p w14:paraId="426AAE21" w14:textId="77777777" w:rsidR="00EB2285" w:rsidRDefault="00EB2285" w:rsidP="00EB2285">
      <w:pPr>
        <w:pStyle w:val="Prrafodelista"/>
        <w:numPr>
          <w:ilvl w:val="0"/>
          <w:numId w:val="48"/>
        </w:numPr>
        <w:jc w:val="both"/>
      </w:pPr>
      <w:r>
        <w:t>BIBLIOTECA GENERAL – Ed. 28 Jesús María Fernández S.J.</w:t>
      </w:r>
    </w:p>
    <w:p w14:paraId="11A6ED9A" w14:textId="0A563818" w:rsidR="00EB2285" w:rsidRDefault="00EB2285" w:rsidP="00EB2285">
      <w:pPr>
        <w:pStyle w:val="Prrafodelista"/>
        <w:jc w:val="both"/>
      </w:pPr>
      <w:r>
        <w:t>En este espacio de trabajo se harán principalmente las investigaciones debido a la facilidad de buscar información en libros y otros recursos. También será un lugar opcional de reuniones de</w:t>
      </w:r>
      <w:r w:rsidR="00DA395F">
        <w:t xml:space="preserve"> grupo, las cuales se realizara</w:t>
      </w:r>
      <w:r>
        <w:t xml:space="preserve"> en las salas de estudio según su disponibilidad.</w:t>
      </w:r>
    </w:p>
    <w:p w14:paraId="4BF5D69B" w14:textId="77777777" w:rsidR="00EB2285" w:rsidRDefault="00EB2285" w:rsidP="00EB2285">
      <w:pPr>
        <w:pStyle w:val="Prrafodelista"/>
        <w:numPr>
          <w:ilvl w:val="0"/>
          <w:numId w:val="48"/>
        </w:numPr>
        <w:jc w:val="both"/>
      </w:pPr>
      <w:r>
        <w:lastRenderedPageBreak/>
        <w:t>FACULTAD DE INGENIERIA – Ed. 11 José Gabriel Maldonado S.J.</w:t>
      </w:r>
    </w:p>
    <w:p w14:paraId="3136D1D9" w14:textId="77777777" w:rsidR="00EB2285" w:rsidRDefault="00EB2285" w:rsidP="00EB2285">
      <w:pPr>
        <w:pStyle w:val="Prrafodelista"/>
        <w:jc w:val="both"/>
      </w:pPr>
      <w:r>
        <w:t xml:space="preserve">En este lugar será de gran importancia la sala de Bases de Datos, debido a que es un punto importante en las restricciones del cliente, por esto aquí se harán las pruebas al desarrollo de código. </w:t>
      </w:r>
      <w:commentRangeStart w:id="33"/>
      <w:r>
        <w:t>Esto estará sujeto a la disponibilidad de la misma y a los permisos necesarios que se necesiten adquirir</w:t>
      </w:r>
      <w:commentRangeEnd w:id="33"/>
      <w:r w:rsidR="00B45EE3">
        <w:rPr>
          <w:rStyle w:val="Refdecomentario"/>
        </w:rPr>
        <w:commentReference w:id="33"/>
      </w:r>
      <w:r>
        <w:t>.</w:t>
      </w:r>
    </w:p>
    <w:p w14:paraId="1F1D4DFF" w14:textId="77777777" w:rsidR="00EB2285" w:rsidRDefault="00EB2285" w:rsidP="00EB2285">
      <w:pPr>
        <w:pStyle w:val="Prrafodelista"/>
        <w:jc w:val="both"/>
      </w:pPr>
    </w:p>
    <w:p w14:paraId="4245F326" w14:textId="77777777" w:rsidR="00EB2285" w:rsidRDefault="00EB2285" w:rsidP="00EB2285">
      <w:pPr>
        <w:pStyle w:val="Prrafodelista"/>
        <w:jc w:val="both"/>
      </w:pPr>
      <w:r>
        <w:t xml:space="preserve">Las características de los Equipos de esta sala se pueden ver en la sección </w:t>
      </w:r>
      <w:commentRangeStart w:id="34"/>
      <w:r>
        <w:t>[1.1.2 Supuestos y restricciones]</w:t>
      </w:r>
      <w:commentRangeEnd w:id="34"/>
      <w:r>
        <w:rPr>
          <w:rStyle w:val="Refdecomentario"/>
        </w:rPr>
        <w:commentReference w:id="34"/>
      </w:r>
      <w:r>
        <w:t>.</w:t>
      </w:r>
    </w:p>
    <w:p w14:paraId="108DC589" w14:textId="77777777" w:rsidR="00EB2285" w:rsidRDefault="00EB2285" w:rsidP="00EB2285">
      <w:pPr>
        <w:pStyle w:val="Prrafodelista"/>
        <w:numPr>
          <w:ilvl w:val="0"/>
          <w:numId w:val="48"/>
        </w:numPr>
        <w:jc w:val="both"/>
      </w:pPr>
      <w:r>
        <w:t>Ed. 02 Fernando Barón S.J.</w:t>
      </w:r>
    </w:p>
    <w:p w14:paraId="29DFCC3F" w14:textId="77777777" w:rsidR="00EB2285" w:rsidRDefault="00EB2285" w:rsidP="00EB2285">
      <w:pPr>
        <w:pStyle w:val="Prrafodelista"/>
        <w:jc w:val="both"/>
      </w:pPr>
      <w:r>
        <w:t>En esta instalación se desarrollaran las reuniones de la organización.</w:t>
      </w:r>
    </w:p>
    <w:p w14:paraId="09AB5E90" w14:textId="4F53B1E2" w:rsidR="00EB2285" w:rsidRDefault="00EB2285" w:rsidP="00EB2285">
      <w:pPr>
        <w:pStyle w:val="Prrafodelista"/>
        <w:jc w:val="both"/>
      </w:pPr>
      <w:r>
        <w:rPr>
          <w:noProof/>
          <w:lang w:val="es-CO" w:eastAsia="es-CO"/>
        </w:rPr>
        <w:drawing>
          <wp:inline distT="0" distB="0" distL="0" distR="0" wp14:anchorId="69072494" wp14:editId="36394D35">
            <wp:extent cx="5252720" cy="372110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14:paraId="0E576D58" w14:textId="77777777" w:rsidR="00EB2285" w:rsidRDefault="00EB2285" w:rsidP="00EB2285">
      <w:pPr>
        <w:pStyle w:val="Ttulo4"/>
      </w:pPr>
      <w:r>
        <w:t xml:space="preserve">Instalaciones </w:t>
      </w:r>
      <w:proofErr w:type="spellStart"/>
      <w:r>
        <w:t>Fifth</w:t>
      </w:r>
      <w:proofErr w:type="spellEnd"/>
      <w:r>
        <w:t xml:space="preserve"> </w:t>
      </w:r>
      <w:proofErr w:type="spellStart"/>
      <w:r>
        <w:t>Floor</w:t>
      </w:r>
      <w:proofErr w:type="spellEnd"/>
      <w:r>
        <w:t xml:space="preserve"> Corp. </w:t>
      </w:r>
    </w:p>
    <w:p w14:paraId="4B0A70D5" w14:textId="77777777" w:rsidR="00EB2285" w:rsidRDefault="00EB2285" w:rsidP="00EB2285">
      <w:pPr>
        <w:pStyle w:val="Prrafodelista"/>
        <w:numPr>
          <w:ilvl w:val="0"/>
          <w:numId w:val="48"/>
        </w:numPr>
      </w:pPr>
      <w:r>
        <w:t>CASA ALICIA BELTRAN –</w:t>
      </w:r>
    </w:p>
    <w:p w14:paraId="6A976721" w14:textId="77777777" w:rsidR="00EB2285" w:rsidRDefault="00EB2285" w:rsidP="00EB2285">
      <w:pPr>
        <w:pStyle w:val="Prrafodelista"/>
        <w:jc w:val="both"/>
      </w:pPr>
      <w:r>
        <w:t xml:space="preserve">Este será el lugar de trabajo del grupo fuera de las instalaciones ofrecidas por la Pontificia Universidad Javeriana. Este espacio de trabajo se ha decidido ya que es un punto central para los integrantes de </w:t>
      </w:r>
      <w:proofErr w:type="spellStart"/>
      <w:r>
        <w:t>Fifth</w:t>
      </w:r>
      <w:proofErr w:type="spellEnd"/>
      <w:r>
        <w:t xml:space="preserve"> </w:t>
      </w:r>
      <w:proofErr w:type="spellStart"/>
      <w:r>
        <w:t>Floor</w:t>
      </w:r>
      <w:proofErr w:type="spellEnd"/>
      <w:r>
        <w:t xml:space="preserve"> Corp. y estará disponible con más frecuencia.</w:t>
      </w:r>
    </w:p>
    <w:p w14:paraId="4D5C4F54" w14:textId="0DC478B0" w:rsidR="00EB2285" w:rsidRDefault="00EB2285" w:rsidP="00EB2285">
      <w:pPr>
        <w:pStyle w:val="Prrafodelista"/>
        <w:jc w:val="both"/>
      </w:pPr>
      <w:r>
        <w:rPr>
          <w:noProof/>
          <w:lang w:val="es-CO" w:eastAsia="es-CO"/>
        </w:rPr>
        <w:lastRenderedPageBreak/>
        <w:drawing>
          <wp:inline distT="0" distB="0" distL="0" distR="0" wp14:anchorId="521326B1" wp14:editId="0961F36E">
            <wp:extent cx="5252720" cy="37211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14:paraId="695C2A65" w14:textId="77777777" w:rsidR="00EB2285" w:rsidRDefault="00EB2285" w:rsidP="00EB2285">
      <w:pPr>
        <w:jc w:val="both"/>
      </w:pPr>
    </w:p>
    <w:p w14:paraId="0FD35F94" w14:textId="77777777" w:rsidR="00EB2285" w:rsidRDefault="00EB2285" w:rsidP="00EB2285">
      <w:pPr>
        <w:pStyle w:val="Ttulo3"/>
      </w:pPr>
      <w:r>
        <w:t>4.3.2 Descripción de equipos de trabajo</w:t>
      </w:r>
    </w:p>
    <w:p w14:paraId="3B06600C" w14:textId="77777777" w:rsidR="00EB2285" w:rsidRDefault="00EB2285" w:rsidP="00EB2285">
      <w:r>
        <w:t xml:space="preserve">La organización </w:t>
      </w:r>
      <w:proofErr w:type="spellStart"/>
      <w:r>
        <w:t>Fifth</w:t>
      </w:r>
      <w:proofErr w:type="spellEnd"/>
      <w:r>
        <w:t xml:space="preserve"> </w:t>
      </w:r>
      <w:proofErr w:type="spellStart"/>
      <w:r>
        <w:t>Floor</w:t>
      </w:r>
      <w:proofErr w:type="spellEnd"/>
      <w:r>
        <w:t xml:space="preserve"> Corp. cuenta con los equipos para el desarrollo del proyecto y cuyas especificaciones se pueden ver en la imagen </w:t>
      </w:r>
      <w:commentRangeStart w:id="35"/>
      <w:r>
        <w:t>[##]</w:t>
      </w:r>
      <w:commentRangeEnd w:id="35"/>
      <w:r>
        <w:rPr>
          <w:rStyle w:val="Refdecomentario"/>
        </w:rPr>
        <w:commentReference w:id="35"/>
      </w:r>
      <w:r>
        <w:t>, por esto se aclara que no abra adquisición de equipos para el desarrollo del proyecto.</w:t>
      </w:r>
    </w:p>
    <w:p w14:paraId="7E9F776F" w14:textId="7948C7CC" w:rsidR="00EB2285" w:rsidRDefault="00EB2285" w:rsidP="00EB2285">
      <w:bookmarkStart w:id="36" w:name="_GoBack"/>
      <w:r>
        <w:rPr>
          <w:noProof/>
          <w:lang w:val="es-CO" w:eastAsia="es-CO"/>
        </w:rPr>
        <w:lastRenderedPageBreak/>
        <w:drawing>
          <wp:inline distT="0" distB="0" distL="0" distR="0" wp14:anchorId="43C047D7" wp14:editId="6F325737">
            <wp:extent cx="5252720" cy="372110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bookmarkEnd w:id="36"/>
    </w:p>
    <w:p w14:paraId="46B5DDAD" w14:textId="77777777" w:rsidR="00EB2285" w:rsidRDefault="00EB2285" w:rsidP="00EB2285"/>
    <w:p w14:paraId="4A061588" w14:textId="77777777" w:rsidR="00EB2285" w:rsidRDefault="00EB2285" w:rsidP="00EB2285">
      <w:pPr>
        <w:pStyle w:val="Ttulo3"/>
      </w:pPr>
      <w:r>
        <w:t>4.3.3 Redes de comunicación</w:t>
      </w:r>
    </w:p>
    <w:p w14:paraId="6674DA85" w14:textId="77777777" w:rsidR="00EB2285" w:rsidRDefault="00EB2285" w:rsidP="00EB2285">
      <w:pPr>
        <w:pStyle w:val="Ttulo4"/>
      </w:pPr>
      <w:r>
        <w:t>Internet</w:t>
      </w:r>
    </w:p>
    <w:p w14:paraId="2BF01189" w14:textId="77777777" w:rsidR="00EB2285" w:rsidRDefault="00EB2285" w:rsidP="00EB2285">
      <w:pPr>
        <w:jc w:val="both"/>
      </w:pPr>
      <w:r>
        <w:t xml:space="preserve">En el desarrollo del proyecto será indispensable el acceso a internet, mientras el equipo de trabajo se encuentre en las instalaciones dadas por la Pontificia Universidad Javeriana se contara con las redes </w:t>
      </w:r>
      <w:proofErr w:type="spellStart"/>
      <w:r>
        <w:t>Javerred_PUJ</w:t>
      </w:r>
      <w:proofErr w:type="spellEnd"/>
      <w:r>
        <w:t xml:space="preserve"> y </w:t>
      </w:r>
      <w:proofErr w:type="spellStart"/>
      <w:r>
        <w:t>Javerred_Wifi</w:t>
      </w:r>
      <w:proofErr w:type="spellEnd"/>
      <w:r>
        <w:t xml:space="preserve">. En las instalaciones de </w:t>
      </w:r>
      <w:proofErr w:type="spellStart"/>
      <w:r>
        <w:t>Fifth</w:t>
      </w:r>
      <w:proofErr w:type="spellEnd"/>
      <w:r>
        <w:t xml:space="preserve"> </w:t>
      </w:r>
      <w:proofErr w:type="spellStart"/>
      <w:r>
        <w:t>Floor</w:t>
      </w:r>
      <w:proofErr w:type="spellEnd"/>
      <w:r>
        <w:t xml:space="preserve"> Corp. se contara con proveedor de internet Claro/Telmex y con </w:t>
      </w:r>
      <w:proofErr w:type="spellStart"/>
      <w:r>
        <w:t>routers</w:t>
      </w:r>
      <w:proofErr w:type="spellEnd"/>
      <w:r>
        <w:t>, ya especificados anteriormente.</w:t>
      </w:r>
    </w:p>
    <w:p w14:paraId="33DD79DB" w14:textId="77777777" w:rsidR="00EB2285" w:rsidRDefault="00EB2285" w:rsidP="00EB2285">
      <w:pPr>
        <w:jc w:val="both"/>
      </w:pPr>
      <w:r>
        <w:t>No habrá necesidad de cables debido a que el acceso será inalámbrico.</w:t>
      </w:r>
    </w:p>
    <w:p w14:paraId="52988C2B" w14:textId="77777777" w:rsidR="00EB2285" w:rsidRDefault="00EB2285" w:rsidP="00EB2285">
      <w:pPr>
        <w:pStyle w:val="Ttulo3"/>
      </w:pPr>
      <w:r>
        <w:t>4.3.4 Entornos de desarrollo y pruebas</w:t>
      </w:r>
    </w:p>
    <w:p w14:paraId="41461DA5" w14:textId="77777777" w:rsidR="00EB2285" w:rsidRDefault="00EB2285" w:rsidP="00EB2285">
      <w:pPr>
        <w:jc w:val="both"/>
      </w:pPr>
      <w:r>
        <w:t xml:space="preserve">Los entornos de desarrollo y pruebas que se utilizaran proyecto se especificaran en la sección </w:t>
      </w:r>
      <w:commentRangeStart w:id="37"/>
      <w:r>
        <w:t>[4.4 Métodos, herramientas y técnicas]</w:t>
      </w:r>
      <w:commentRangeEnd w:id="37"/>
      <w:r>
        <w:rPr>
          <w:rStyle w:val="Refdecomentario"/>
        </w:rPr>
        <w:commentReference w:id="37"/>
      </w:r>
      <w:r>
        <w:t>.</w:t>
      </w:r>
    </w:p>
    <w:p w14:paraId="39EC1C7B" w14:textId="77777777" w:rsidR="00EB2285" w:rsidRDefault="00EB2285" w:rsidP="00EB2285"/>
    <w:p w14:paraId="5E1DCC39" w14:textId="65E1AB4F" w:rsidR="00F31C00" w:rsidRPr="00595763" w:rsidRDefault="00D9745F" w:rsidP="00014AF3">
      <w:pPr>
        <w:pStyle w:val="Ttulo2"/>
        <w:jc w:val="both"/>
        <w:rPr>
          <w:rFonts w:ascii="Arial" w:hAnsi="Arial"/>
          <w:sz w:val="28"/>
          <w:lang w:val="es-CO"/>
        </w:rPr>
      </w:pPr>
      <w:r w:rsidRPr="00D53C37">
        <w:rPr>
          <w:rFonts w:ascii="Arial" w:hAnsi="Arial"/>
          <w:sz w:val="28"/>
          <w:lang w:val="es-CO"/>
        </w:rPr>
        <w:lastRenderedPageBreak/>
        <w:t xml:space="preserve">4.4 </w:t>
      </w:r>
      <w:r w:rsidR="00403840" w:rsidRPr="00D53C37">
        <w:rPr>
          <w:rFonts w:ascii="Arial" w:hAnsi="Arial"/>
          <w:sz w:val="28"/>
          <w:lang w:val="es-CO"/>
        </w:rPr>
        <w:t>Métodos Herramientas y Técnicas</w:t>
      </w:r>
      <w:bookmarkEnd w:id="30"/>
    </w:p>
    <w:p w14:paraId="6421651E" w14:textId="59FE9F8F" w:rsidR="00F80307" w:rsidRPr="00595763" w:rsidRDefault="00476FC8" w:rsidP="00014AF3">
      <w:pPr>
        <w:pStyle w:val="Ttulo4"/>
        <w:jc w:val="both"/>
        <w:rPr>
          <w:lang w:val="es-CO"/>
        </w:rPr>
      </w:pPr>
      <w:r>
        <w:rPr>
          <w:lang w:val="es-CO"/>
        </w:rPr>
        <w:t xml:space="preserve">4.4.1 </w:t>
      </w:r>
      <w:bookmarkStart w:id="38" w:name="_Toc333053691"/>
      <w:r w:rsidR="00F80307" w:rsidRPr="00595763">
        <w:rPr>
          <w:lang w:val="es-CO"/>
        </w:rPr>
        <w:t>Herramientas de Software</w:t>
      </w:r>
      <w:bookmarkEnd w:id="38"/>
    </w:p>
    <w:p w14:paraId="1AB24752" w14:textId="77777777" w:rsidR="008B302E" w:rsidRPr="00595763" w:rsidRDefault="008B302E" w:rsidP="00014AF3">
      <w:pPr>
        <w:pStyle w:val="Ttulo5"/>
        <w:jc w:val="both"/>
        <w:rPr>
          <w:lang w:val="es-CO"/>
        </w:rPr>
      </w:pPr>
      <w:bookmarkStart w:id="39" w:name="_Toc333053692"/>
      <w:r w:rsidRPr="00595763">
        <w:rPr>
          <w:lang w:val="es-CO"/>
        </w:rPr>
        <w:t>Lenguajes de programación</w:t>
      </w:r>
      <w:bookmarkEnd w:id="39"/>
    </w:p>
    <w:p w14:paraId="4466E676" w14:textId="07085AE8" w:rsidR="008B302E" w:rsidRPr="00595763" w:rsidRDefault="00F063B1" w:rsidP="00014AF3">
      <w:pPr>
        <w:pStyle w:val="Prrafodelista"/>
        <w:numPr>
          <w:ilvl w:val="0"/>
          <w:numId w:val="23"/>
        </w:numPr>
        <w:jc w:val="both"/>
      </w:pPr>
      <w:r w:rsidRPr="00595763">
        <w:rPr>
          <w:lang w:val="es-CO"/>
        </w:rPr>
        <w:t>JavaScript</w:t>
      </w:r>
    </w:p>
    <w:p w14:paraId="765CC8A2" w14:textId="508E49C0" w:rsidR="003A6582" w:rsidRDefault="000B1A99" w:rsidP="00014AF3">
      <w:pPr>
        <w:pStyle w:val="Prrafodelista"/>
        <w:numPr>
          <w:ilvl w:val="1"/>
          <w:numId w:val="23"/>
        </w:numPr>
        <w:jc w:val="both"/>
        <w:rPr>
          <w:lang w:val="es-CO"/>
        </w:rPr>
      </w:pPr>
      <w:r>
        <w:rPr>
          <w:lang w:val="es-CO"/>
        </w:rPr>
        <w:t xml:space="preserve">Es un lenguaje de script, orientado a objetos, Desarrollado por la empresa Netscape, originalmente </w:t>
      </w:r>
      <w:proofErr w:type="spellStart"/>
      <w:r>
        <w:rPr>
          <w:lang w:val="es-CO"/>
        </w:rPr>
        <w:t>LiveScript</w:t>
      </w:r>
      <w:proofErr w:type="spellEnd"/>
      <w:r>
        <w:rPr>
          <w:lang w:val="es-CO"/>
        </w:rPr>
        <w:t xml:space="preserve">, y posteriormente adaptando el </w:t>
      </w:r>
      <w:r w:rsidR="00165D9B">
        <w:rPr>
          <w:lang w:val="es-CO"/>
        </w:rPr>
        <w:t xml:space="preserve">nombre a </w:t>
      </w:r>
      <w:proofErr w:type="spellStart"/>
      <w:r w:rsidR="00165D9B">
        <w:rPr>
          <w:lang w:val="es-CO"/>
        </w:rPr>
        <w:t>javascript</w:t>
      </w:r>
      <w:proofErr w:type="spellEnd"/>
      <w:r w:rsidR="00165D9B">
        <w:rPr>
          <w:lang w:val="es-CO"/>
        </w:rPr>
        <w:t xml:space="preserve"> por cuestiones de marketing.</w:t>
      </w:r>
    </w:p>
    <w:p w14:paraId="34919858" w14:textId="13544808" w:rsidR="00165D9B" w:rsidRDefault="00165D9B" w:rsidP="00014AF3">
      <w:pPr>
        <w:pStyle w:val="Prrafodelista"/>
        <w:numPr>
          <w:ilvl w:val="1"/>
          <w:numId w:val="23"/>
        </w:numPr>
        <w:jc w:val="both"/>
        <w:rPr>
          <w:lang w:val="es-CO"/>
        </w:rPr>
      </w:pPr>
      <w:commentRangeStart w:id="40"/>
      <w:r w:rsidRPr="00165D9B">
        <w:rPr>
          <w:lang w:val="es-CO"/>
        </w:rPr>
        <w:t xml:space="preserve">“ … </w:t>
      </w:r>
      <w:r w:rsidRPr="00165D9B">
        <w:rPr>
          <w:rStyle w:val="apple-converted-space"/>
          <w:rFonts w:ascii="Lucida Sans Unicode" w:hAnsi="Lucida Sans Unicode" w:cs="Lucida Sans Unicode"/>
          <w:sz w:val="21"/>
          <w:szCs w:val="21"/>
          <w:shd w:val="clear" w:color="auto" w:fill="FFFFFF"/>
        </w:rPr>
        <w:t> </w:t>
      </w:r>
      <w:r w:rsidRPr="00165D9B">
        <w:rPr>
          <w:rFonts w:ascii="Lucida Sans Unicode" w:hAnsi="Lucida Sans Unicode" w:cs="Lucida Sans Unicode"/>
          <w:sz w:val="21"/>
          <w:szCs w:val="21"/>
          <w:shd w:val="clear" w:color="auto" w:fill="FFFFFF"/>
        </w:rPr>
        <w:t>JavaScript es un lenguaje de programación dinámico que soporta construcción de objetos</w:t>
      </w:r>
      <w:r w:rsidRPr="00165D9B">
        <w:rPr>
          <w:rStyle w:val="apple-converted-space"/>
          <w:rFonts w:ascii="Lucida Sans Unicode" w:hAnsi="Lucida Sans Unicode" w:cs="Lucida Sans Unicode"/>
          <w:sz w:val="21"/>
          <w:szCs w:val="21"/>
          <w:shd w:val="clear" w:color="auto" w:fill="FFFFFF"/>
        </w:rPr>
        <w:t> </w:t>
      </w:r>
      <w:hyperlink r:id="rId32" w:anchor="Class-Based_vs._Prototype-Based_Languages" w:tooltip="en/JavaScript/Guide/Details_of_the_Object_Model#Class-Based_vs._Prototype-Based_Languages" w:history="1">
        <w:r w:rsidRPr="00165D9B">
          <w:rPr>
            <w:rStyle w:val="Hipervnculo"/>
            <w:rFonts w:ascii="Lucida Sans Unicode" w:hAnsi="Lucida Sans Unicode" w:cs="Lucida Sans Unicode"/>
            <w:color w:val="auto"/>
            <w:sz w:val="21"/>
            <w:szCs w:val="21"/>
            <w:u w:val="none"/>
            <w:shd w:val="clear" w:color="auto" w:fill="FFFFFF"/>
          </w:rPr>
          <w:t>basado en prototipos</w:t>
        </w:r>
      </w:hyperlink>
      <w:r w:rsidRPr="00165D9B">
        <w:rPr>
          <w:rFonts w:ascii="Lucida Sans Unicode" w:hAnsi="Lucida Sans Unicode" w:cs="Lucida Sans Unicode"/>
          <w:sz w:val="21"/>
          <w:szCs w:val="21"/>
          <w:shd w:val="clear" w:color="auto" w:fill="FFFFFF"/>
        </w:rPr>
        <w:t>.</w:t>
      </w:r>
      <w:r w:rsidRPr="00165D9B">
        <w:rPr>
          <w:rStyle w:val="apple-converted-space"/>
          <w:rFonts w:ascii="Lucida Sans Unicode" w:hAnsi="Lucida Sans Unicode" w:cs="Lucida Sans Unicode"/>
          <w:sz w:val="21"/>
          <w:szCs w:val="21"/>
          <w:shd w:val="clear" w:color="auto" w:fill="FFFFFF"/>
        </w:rPr>
        <w:t> </w:t>
      </w:r>
      <w:r w:rsidRPr="00165D9B">
        <w:rPr>
          <w:rFonts w:ascii="Lucida Sans Unicode" w:hAnsi="Lucida Sans Unicode" w:cs="Lucida Sans Unicode"/>
          <w:sz w:val="21"/>
          <w:szCs w:val="21"/>
          <w:shd w:val="clear" w:color="auto" w:fill="FFFFFF"/>
        </w:rPr>
        <w:t>La sintaxis básica es similar a Java y C++</w:t>
      </w:r>
      <w:r w:rsidRPr="00165D9B">
        <w:rPr>
          <w:rStyle w:val="apple-converted-space"/>
          <w:rFonts w:ascii="Lucida Sans Unicode" w:hAnsi="Lucida Sans Unicode" w:cs="Lucida Sans Unicode"/>
          <w:sz w:val="21"/>
          <w:szCs w:val="21"/>
          <w:shd w:val="clear" w:color="auto" w:fill="FFFFFF"/>
        </w:rPr>
        <w:t> </w:t>
      </w:r>
      <w:r w:rsidRPr="00165D9B">
        <w:rPr>
          <w:lang w:val="es-CO"/>
        </w:rPr>
        <w:t xml:space="preserve"> …”</w:t>
      </w:r>
      <w:commentRangeEnd w:id="40"/>
      <w:r w:rsidRPr="00165D9B">
        <w:rPr>
          <w:rStyle w:val="Refdecomentario"/>
        </w:rPr>
        <w:commentReference w:id="40"/>
      </w:r>
    </w:p>
    <w:p w14:paraId="38276CE4" w14:textId="77777777" w:rsidR="006C587B" w:rsidRPr="00165D9B" w:rsidRDefault="006C587B" w:rsidP="00014AF3">
      <w:pPr>
        <w:pStyle w:val="Prrafodelista"/>
        <w:ind w:left="1440"/>
        <w:jc w:val="both"/>
        <w:rPr>
          <w:lang w:val="es-CO"/>
        </w:rPr>
      </w:pPr>
    </w:p>
    <w:p w14:paraId="3AA41642" w14:textId="77777777" w:rsidR="005D7FA7" w:rsidRPr="00595763" w:rsidRDefault="005D7FA7" w:rsidP="00014AF3">
      <w:pPr>
        <w:pStyle w:val="Prrafodelista"/>
        <w:numPr>
          <w:ilvl w:val="0"/>
          <w:numId w:val="23"/>
        </w:numPr>
        <w:jc w:val="both"/>
      </w:pPr>
      <w:commentRangeStart w:id="41"/>
      <w:r w:rsidRPr="00595763">
        <w:rPr>
          <w:lang w:val="es-CO"/>
        </w:rPr>
        <w:t>C Sharp (C#)</w:t>
      </w:r>
      <w:commentRangeEnd w:id="41"/>
      <w:r w:rsidR="0040717F">
        <w:rPr>
          <w:rStyle w:val="Refdecomentario"/>
        </w:rPr>
        <w:commentReference w:id="41"/>
      </w:r>
    </w:p>
    <w:p w14:paraId="587D5304" w14:textId="4F2FA5CE" w:rsidR="0040717F" w:rsidRPr="00D53C37" w:rsidRDefault="0040717F" w:rsidP="00014AF3">
      <w:pPr>
        <w:pStyle w:val="Prrafodelista"/>
        <w:numPr>
          <w:ilvl w:val="1"/>
          <w:numId w:val="23"/>
        </w:numPr>
        <w:jc w:val="both"/>
        <w:rPr>
          <w:lang w:val="es-CO"/>
        </w:rPr>
      </w:pPr>
      <w:r>
        <w:rPr>
          <w:lang w:val="es-CO"/>
        </w:rPr>
        <w:t xml:space="preserve">Lenguaje de Programación </w:t>
      </w:r>
      <w:r w:rsidR="002717D4">
        <w:rPr>
          <w:lang w:val="es-CO"/>
        </w:rPr>
        <w:t xml:space="preserve">orientado a objetos, fuertemente </w:t>
      </w:r>
      <w:proofErr w:type="spellStart"/>
      <w:r w:rsidR="002717D4">
        <w:rPr>
          <w:lang w:val="es-CO"/>
        </w:rPr>
        <w:t>tipado</w:t>
      </w:r>
      <w:proofErr w:type="spellEnd"/>
      <w:r w:rsidR="002717D4">
        <w:rPr>
          <w:lang w:val="es-CO"/>
        </w:rPr>
        <w:t>, el cual se ejecuta bajo la plataforma .NET.</w:t>
      </w:r>
      <w:r w:rsidR="002E3131">
        <w:rPr>
          <w:lang w:val="es-CO"/>
        </w:rPr>
        <w:t xml:space="preserve">, mediante el cual se pueden crear clientes de aplicaciones Windows, servicios de XML, aplicaciones de </w:t>
      </w:r>
      <w:r w:rsidR="000B65F2">
        <w:rPr>
          <w:lang w:val="es-CO"/>
        </w:rPr>
        <w:t>bases</w:t>
      </w:r>
      <w:r w:rsidR="002E3131">
        <w:rPr>
          <w:lang w:val="es-CO"/>
        </w:rPr>
        <w:t xml:space="preserve"> de datos y </w:t>
      </w:r>
      <w:r w:rsidR="000B65F2">
        <w:rPr>
          <w:lang w:val="es-CO"/>
        </w:rPr>
        <w:t>arquitecturas cliente-servidor, componentes distribuidos y algunas cosas más.</w:t>
      </w:r>
    </w:p>
    <w:p w14:paraId="43F6B034" w14:textId="77777777" w:rsidR="007279EC" w:rsidRPr="00595763" w:rsidRDefault="007279EC" w:rsidP="00014AF3">
      <w:pPr>
        <w:pStyle w:val="Ttulo5"/>
        <w:jc w:val="both"/>
      </w:pPr>
      <w:bookmarkStart w:id="42" w:name="_Toc333053693"/>
      <w:r w:rsidRPr="00595763">
        <w:rPr>
          <w:lang w:val="es-CO"/>
        </w:rPr>
        <w:t>Sistema Operativo</w:t>
      </w:r>
      <w:bookmarkEnd w:id="42"/>
    </w:p>
    <w:p w14:paraId="4C6027EC" w14:textId="77777777" w:rsidR="00E90B83" w:rsidRPr="00E90B83" w:rsidRDefault="00E90B83" w:rsidP="00014AF3">
      <w:pPr>
        <w:jc w:val="both"/>
        <w:rPr>
          <w:lang w:val="es-CO"/>
        </w:rPr>
      </w:pPr>
    </w:p>
    <w:p w14:paraId="69D286A4" w14:textId="77777777" w:rsidR="00A6199A" w:rsidRPr="00595763" w:rsidRDefault="00A6199A" w:rsidP="00014AF3">
      <w:pPr>
        <w:pStyle w:val="Prrafodelista"/>
        <w:numPr>
          <w:ilvl w:val="0"/>
          <w:numId w:val="22"/>
        </w:numPr>
        <w:jc w:val="both"/>
      </w:pPr>
      <w:r w:rsidRPr="00595763">
        <w:rPr>
          <w:lang w:val="es-CO"/>
        </w:rPr>
        <w:t xml:space="preserve">Windows 7 </w:t>
      </w:r>
    </w:p>
    <w:p w14:paraId="5B2E1B0E" w14:textId="2504C675" w:rsidR="00727649" w:rsidRPr="00D53C37" w:rsidRDefault="00E9193A" w:rsidP="00014AF3">
      <w:pPr>
        <w:pStyle w:val="Prrafodelista"/>
        <w:numPr>
          <w:ilvl w:val="1"/>
          <w:numId w:val="22"/>
        </w:numPr>
        <w:jc w:val="both"/>
        <w:rPr>
          <w:lang w:val="es-CO"/>
        </w:rPr>
      </w:pPr>
      <w:r>
        <w:rPr>
          <w:lang w:val="es-CO"/>
        </w:rPr>
        <w:t>Sistema operativo de tipo propietario perteneciente a la compañía desarrolladora</w:t>
      </w:r>
      <w:r w:rsidR="00727649">
        <w:rPr>
          <w:lang w:val="es-CO"/>
        </w:rPr>
        <w:t xml:space="preserve"> </w:t>
      </w:r>
      <w:r w:rsidRPr="00E9193A">
        <w:rPr>
          <w:i/>
          <w:lang w:val="es-CO"/>
        </w:rPr>
        <w:t>Microsoft</w:t>
      </w:r>
      <w:r>
        <w:rPr>
          <w:i/>
          <w:lang w:val="es-CO"/>
        </w:rPr>
        <w:t xml:space="preserve"> </w:t>
      </w:r>
      <w:proofErr w:type="spellStart"/>
      <w:r>
        <w:rPr>
          <w:i/>
          <w:lang w:val="es-CO"/>
        </w:rPr>
        <w:t>Corporation</w:t>
      </w:r>
      <w:proofErr w:type="spellEnd"/>
      <w:r w:rsidR="0028556F">
        <w:rPr>
          <w:i/>
          <w:lang w:val="es-CO"/>
        </w:rPr>
        <w:t xml:space="preserve">, </w:t>
      </w:r>
      <w:r w:rsidR="0028556F">
        <w:rPr>
          <w:lang w:val="es-CO"/>
        </w:rPr>
        <w:t xml:space="preserve"> la cual lo distribuye a través del</w:t>
      </w:r>
      <w:r w:rsidR="00F6316C">
        <w:rPr>
          <w:lang w:val="es-CO"/>
        </w:rPr>
        <w:t xml:space="preserve"> esquema de licenciamiento, disponible para múltiples arquitecturas</w:t>
      </w:r>
      <w:r w:rsidR="00905222">
        <w:rPr>
          <w:lang w:val="es-CO"/>
        </w:rPr>
        <w:t xml:space="preserve"> de hardware</w:t>
      </w:r>
      <w:r w:rsidR="0028556F">
        <w:rPr>
          <w:lang w:val="es-CO"/>
        </w:rPr>
        <w:t>.</w:t>
      </w:r>
    </w:p>
    <w:p w14:paraId="4C8433EB" w14:textId="77777777" w:rsidR="00941AC3" w:rsidRPr="00595763" w:rsidRDefault="00941AC3" w:rsidP="00014AF3">
      <w:pPr>
        <w:pStyle w:val="Ttulo5"/>
        <w:jc w:val="both"/>
        <w:rPr>
          <w:lang w:val="es-CO"/>
        </w:rPr>
      </w:pPr>
      <w:bookmarkStart w:id="43" w:name="_Toc333053694"/>
      <w:r w:rsidRPr="00595763">
        <w:rPr>
          <w:lang w:val="es-CO"/>
        </w:rPr>
        <w:t xml:space="preserve">Entornos de </w:t>
      </w:r>
      <w:r w:rsidR="008B302E" w:rsidRPr="00595763">
        <w:rPr>
          <w:lang w:val="es-CO"/>
        </w:rPr>
        <w:t>Desarrollo (IDE)</w:t>
      </w:r>
      <w:bookmarkEnd w:id="43"/>
    </w:p>
    <w:p w14:paraId="06C89F42" w14:textId="77777777" w:rsidR="00FB711E" w:rsidRPr="00595763" w:rsidRDefault="004175B1" w:rsidP="00014AF3">
      <w:pPr>
        <w:pStyle w:val="Prrafodelista"/>
        <w:numPr>
          <w:ilvl w:val="0"/>
          <w:numId w:val="21"/>
        </w:numPr>
        <w:jc w:val="both"/>
      </w:pPr>
      <w:proofErr w:type="spellStart"/>
      <w:r w:rsidRPr="00595763">
        <w:rPr>
          <w:lang w:val="es-CO"/>
        </w:rPr>
        <w:t>Unity</w:t>
      </w:r>
      <w:proofErr w:type="spellEnd"/>
      <w:r w:rsidRPr="00595763">
        <w:rPr>
          <w:lang w:val="es-CO"/>
        </w:rPr>
        <w:t xml:space="preserve"> 3D</w:t>
      </w:r>
    </w:p>
    <w:p w14:paraId="689678CB" w14:textId="73E24548" w:rsidR="00F455FF" w:rsidRPr="00D53C37" w:rsidRDefault="00C50F9C" w:rsidP="00014AF3">
      <w:pPr>
        <w:pStyle w:val="Prrafodelista"/>
        <w:numPr>
          <w:ilvl w:val="1"/>
          <w:numId w:val="21"/>
        </w:numPr>
        <w:jc w:val="both"/>
        <w:rPr>
          <w:lang w:val="es-CO"/>
        </w:rPr>
      </w:pPr>
      <w:commentRangeStart w:id="44"/>
      <w:r>
        <w:rPr>
          <w:lang w:val="es-CO"/>
        </w:rPr>
        <w:t xml:space="preserve">Es un entorno de desarrollo gráfico, enfocado al desarrollo de videojuegos en tercera dimensión y 2 dimensiones, con un motor de juegos mediante el cual se pueden ejecutar acciones desde el lenguaje </w:t>
      </w:r>
      <w:r w:rsidRPr="00C50F9C">
        <w:rPr>
          <w:i/>
          <w:lang w:val="es-CO"/>
        </w:rPr>
        <w:t>C Sharp</w:t>
      </w:r>
      <w:r>
        <w:rPr>
          <w:lang w:val="es-CO"/>
        </w:rPr>
        <w:t xml:space="preserve"> (C#)</w:t>
      </w:r>
      <w:r w:rsidR="002E4882">
        <w:rPr>
          <w:lang w:val="es-CO"/>
        </w:rPr>
        <w:t xml:space="preserve"> y JavaS</w:t>
      </w:r>
      <w:r>
        <w:rPr>
          <w:lang w:val="es-CO"/>
        </w:rPr>
        <w:t>cript.</w:t>
      </w:r>
      <w:commentRangeEnd w:id="44"/>
      <w:r w:rsidR="00B75BE3">
        <w:rPr>
          <w:rStyle w:val="Refdecomentario"/>
        </w:rPr>
        <w:commentReference w:id="44"/>
      </w:r>
    </w:p>
    <w:p w14:paraId="59925522" w14:textId="77777777" w:rsidR="00941AC3" w:rsidRPr="00595763" w:rsidRDefault="00941AC3" w:rsidP="00014AF3">
      <w:pPr>
        <w:pStyle w:val="Prrafodelista"/>
        <w:numPr>
          <w:ilvl w:val="0"/>
          <w:numId w:val="21"/>
        </w:numPr>
        <w:jc w:val="both"/>
        <w:rPr>
          <w:lang w:val="en-US"/>
        </w:rPr>
      </w:pPr>
      <w:r w:rsidRPr="00595763">
        <w:rPr>
          <w:lang w:val="es-CO"/>
        </w:rPr>
        <w:t>Visual Studio 2010</w:t>
      </w:r>
    </w:p>
    <w:p w14:paraId="6B543529" w14:textId="3B08C659" w:rsidR="00B75BE3" w:rsidRPr="00D53C37" w:rsidRDefault="0027302C" w:rsidP="00014AF3">
      <w:pPr>
        <w:pStyle w:val="Prrafodelista"/>
        <w:numPr>
          <w:ilvl w:val="1"/>
          <w:numId w:val="21"/>
        </w:numPr>
        <w:jc w:val="both"/>
        <w:rPr>
          <w:lang w:val="es-CO"/>
        </w:rPr>
      </w:pPr>
      <w:commentRangeStart w:id="45"/>
      <w:r>
        <w:rPr>
          <w:i/>
          <w:lang w:val="es-CO"/>
        </w:rPr>
        <w:t>“</w:t>
      </w:r>
      <w:r>
        <w:rPr>
          <w:rFonts w:ascii="Segoe UI" w:hAnsi="Segoe UI" w:cs="Segoe UI"/>
          <w:color w:val="444751"/>
          <w:sz w:val="21"/>
          <w:szCs w:val="21"/>
          <w:shd w:val="clear" w:color="auto" w:fill="F0F1F3"/>
        </w:rPr>
        <w:t>Microsoft Visual Studio es un potente Entorno de Desarrollo Integrado (IDE) que asegura código de calidad durante todo el ciclo de vida de la aplicación, desde el diseño hasta la implementación</w:t>
      </w:r>
      <w:commentRangeEnd w:id="45"/>
      <w:r w:rsidR="001F430B">
        <w:rPr>
          <w:rFonts w:ascii="Segoe UI" w:hAnsi="Segoe UI" w:cs="Segoe UI"/>
          <w:color w:val="444751"/>
          <w:sz w:val="21"/>
          <w:szCs w:val="21"/>
          <w:shd w:val="clear" w:color="auto" w:fill="F0F1F3"/>
        </w:rPr>
        <w:t>.</w:t>
      </w:r>
      <w:r w:rsidR="001F430B">
        <w:rPr>
          <w:rStyle w:val="apple-converted-space"/>
          <w:rFonts w:ascii="Segoe UI" w:hAnsi="Segoe UI" w:cs="Segoe UI"/>
          <w:color w:val="444751"/>
          <w:sz w:val="21"/>
          <w:szCs w:val="21"/>
          <w:shd w:val="clear" w:color="auto" w:fill="F0F1F3"/>
        </w:rPr>
        <w:t>”</w:t>
      </w:r>
      <w:r>
        <w:rPr>
          <w:rStyle w:val="Refdecomentario"/>
        </w:rPr>
        <w:commentReference w:id="45"/>
      </w:r>
    </w:p>
    <w:p w14:paraId="6AF5BCB4" w14:textId="77777777" w:rsidR="008830EB" w:rsidRDefault="008830EB" w:rsidP="00014AF3">
      <w:pPr>
        <w:pStyle w:val="Ttulo5"/>
        <w:jc w:val="both"/>
        <w:rPr>
          <w:lang w:val="es-CO"/>
        </w:rPr>
      </w:pPr>
      <w:r>
        <w:rPr>
          <w:lang w:val="es-CO"/>
        </w:rPr>
        <w:lastRenderedPageBreak/>
        <w:t>Bases de Datos</w:t>
      </w:r>
    </w:p>
    <w:p w14:paraId="5BBE403E" w14:textId="4CABE48D" w:rsidR="0027302C" w:rsidRDefault="008830EB" w:rsidP="00014AF3">
      <w:pPr>
        <w:pStyle w:val="Ttulo5"/>
        <w:numPr>
          <w:ilvl w:val="0"/>
          <w:numId w:val="30"/>
        </w:numPr>
        <w:jc w:val="both"/>
        <w:rPr>
          <w:lang w:val="es-CO"/>
        </w:rPr>
      </w:pPr>
      <w:proofErr w:type="spellStart"/>
      <w:r>
        <w:rPr>
          <w:lang w:val="es-CO"/>
        </w:rPr>
        <w:t>SqlDeveloper</w:t>
      </w:r>
      <w:proofErr w:type="spellEnd"/>
    </w:p>
    <w:p w14:paraId="796BCE89" w14:textId="7AFE2AC3" w:rsidR="0027302C" w:rsidRDefault="001F430B" w:rsidP="00014AF3">
      <w:pPr>
        <w:pStyle w:val="Prrafodelista"/>
        <w:numPr>
          <w:ilvl w:val="1"/>
          <w:numId w:val="30"/>
        </w:numPr>
        <w:jc w:val="both"/>
        <w:rPr>
          <w:lang w:val="es-CO"/>
        </w:rPr>
      </w:pPr>
      <w:commentRangeStart w:id="46"/>
      <w:r>
        <w:rPr>
          <w:lang w:val="es-CO"/>
        </w:rPr>
        <w:t xml:space="preserve">Aplicación desarrollada por </w:t>
      </w:r>
      <w:r>
        <w:rPr>
          <w:i/>
          <w:lang w:val="es-CO"/>
        </w:rPr>
        <w:t>Oracle I</w:t>
      </w:r>
      <w:r w:rsidRPr="001F430B">
        <w:rPr>
          <w:i/>
          <w:lang w:val="es-CO"/>
        </w:rPr>
        <w:t>nc.</w:t>
      </w:r>
      <w:r>
        <w:rPr>
          <w:i/>
          <w:lang w:val="es-CO"/>
        </w:rPr>
        <w:t xml:space="preserve"> </w:t>
      </w:r>
      <w:r>
        <w:rPr>
          <w:lang w:val="es-CO"/>
        </w:rPr>
        <w:t>Para la gestión del motor de bases de datos de la misma empresa</w:t>
      </w:r>
      <w:r w:rsidR="00B67E36">
        <w:rPr>
          <w:lang w:val="es-CO"/>
        </w:rPr>
        <w:t>, implementada en el lenguaje de programación java</w:t>
      </w:r>
      <w:r>
        <w:rPr>
          <w:lang w:val="es-CO"/>
        </w:rPr>
        <w:t>.</w:t>
      </w:r>
      <w:commentRangeEnd w:id="46"/>
      <w:r w:rsidR="00FE0B3E">
        <w:rPr>
          <w:rStyle w:val="Refdecomentario"/>
        </w:rPr>
        <w:commentReference w:id="46"/>
      </w:r>
    </w:p>
    <w:p w14:paraId="177B3444" w14:textId="778A4934" w:rsidR="00FE0B3E" w:rsidRPr="00FE0B3E" w:rsidRDefault="00FE0B3E" w:rsidP="00014AF3">
      <w:pPr>
        <w:pStyle w:val="Prrafodelista"/>
        <w:numPr>
          <w:ilvl w:val="1"/>
          <w:numId w:val="30"/>
        </w:numPr>
        <w:jc w:val="both"/>
        <w:rPr>
          <w:lang w:val="en-US"/>
        </w:rPr>
      </w:pPr>
      <w:commentRangeStart w:id="47"/>
      <w:r w:rsidRPr="00FE0B3E">
        <w:rPr>
          <w:lang w:val="en-US"/>
        </w:rPr>
        <w:t xml:space="preserve">“ … </w:t>
      </w:r>
      <w:r w:rsidRPr="00FE0B3E">
        <w:rPr>
          <w:rStyle w:val="Textoennegrita"/>
          <w:rFonts w:ascii="Arial" w:hAnsi="Arial" w:cs="Arial"/>
          <w:color w:val="000000"/>
          <w:sz w:val="18"/>
          <w:szCs w:val="18"/>
          <w:lang w:val="en-US"/>
        </w:rPr>
        <w:t>Oracle SQL Developer</w:t>
      </w:r>
      <w:r w:rsidRPr="00FE0B3E">
        <w:rPr>
          <w:rStyle w:val="apple-converted-space"/>
          <w:rFonts w:ascii="Arial" w:hAnsi="Arial" w:cs="Arial"/>
          <w:color w:val="000000"/>
          <w:sz w:val="18"/>
          <w:szCs w:val="18"/>
          <w:shd w:val="clear" w:color="auto" w:fill="FFFFFF"/>
          <w:lang w:val="en-US"/>
        </w:rPr>
        <w:t> </w:t>
      </w:r>
      <w:r w:rsidRPr="00FE0B3E">
        <w:rPr>
          <w:rFonts w:ascii="Arial" w:hAnsi="Arial" w:cs="Arial"/>
          <w:color w:val="000000"/>
          <w:sz w:val="18"/>
          <w:szCs w:val="18"/>
          <w:shd w:val="clear" w:color="auto" w:fill="FFFFFF"/>
          <w:lang w:val="en-US"/>
        </w:rPr>
        <w:t>is a free integrated development environment that simplifies the development and management of Oracle Database</w:t>
      </w:r>
      <w:r>
        <w:rPr>
          <w:rFonts w:ascii="Arial" w:hAnsi="Arial" w:cs="Arial"/>
          <w:color w:val="000000"/>
          <w:sz w:val="18"/>
          <w:szCs w:val="18"/>
          <w:shd w:val="clear" w:color="auto" w:fill="FFFFFF"/>
          <w:lang w:val="en-US"/>
        </w:rPr>
        <w:t xml:space="preserve"> … “</w:t>
      </w:r>
      <w:commentRangeEnd w:id="47"/>
      <w:r>
        <w:rPr>
          <w:rStyle w:val="Refdecomentario"/>
        </w:rPr>
        <w:commentReference w:id="47"/>
      </w:r>
    </w:p>
    <w:p w14:paraId="0354E76F" w14:textId="4AF85F4D" w:rsidR="00AC5A90" w:rsidRDefault="00FE0B3E" w:rsidP="00014AF3">
      <w:pPr>
        <w:pStyle w:val="Prrafodelista"/>
        <w:numPr>
          <w:ilvl w:val="0"/>
          <w:numId w:val="30"/>
        </w:numPr>
        <w:jc w:val="both"/>
        <w:rPr>
          <w:lang w:val="es-CO"/>
        </w:rPr>
      </w:pPr>
      <w:r>
        <w:rPr>
          <w:lang w:val="es-CO"/>
        </w:rPr>
        <w:t xml:space="preserve">SQL </w:t>
      </w:r>
      <w:proofErr w:type="spellStart"/>
      <w:r>
        <w:rPr>
          <w:lang w:val="es-CO"/>
        </w:rPr>
        <w:t>Developer</w:t>
      </w:r>
      <w:proofErr w:type="spellEnd"/>
      <w:r>
        <w:rPr>
          <w:lang w:val="es-CO"/>
        </w:rPr>
        <w:t xml:space="preserve"> </w:t>
      </w:r>
      <w:proofErr w:type="spellStart"/>
      <w:r w:rsidR="00AC5A90">
        <w:rPr>
          <w:lang w:val="es-CO"/>
        </w:rPr>
        <w:t>Datamodeler</w:t>
      </w:r>
      <w:proofErr w:type="spellEnd"/>
      <w:r w:rsidR="00AC5A90">
        <w:rPr>
          <w:lang w:val="es-CO"/>
        </w:rPr>
        <w:t xml:space="preserve"> </w:t>
      </w:r>
    </w:p>
    <w:p w14:paraId="1C8A4D53" w14:textId="7B4F881B" w:rsidR="0056115C" w:rsidRPr="00AC5A90" w:rsidRDefault="00335CB4" w:rsidP="00014AF3">
      <w:pPr>
        <w:pStyle w:val="Prrafodelista"/>
        <w:numPr>
          <w:ilvl w:val="1"/>
          <w:numId w:val="30"/>
        </w:numPr>
        <w:jc w:val="both"/>
        <w:rPr>
          <w:lang w:val="es-CO"/>
        </w:rPr>
      </w:pPr>
      <w:commentRangeStart w:id="48"/>
      <w:proofErr w:type="spellStart"/>
      <w:r>
        <w:rPr>
          <w:lang w:val="es-CO"/>
        </w:rPr>
        <w:t>Sql</w:t>
      </w:r>
      <w:proofErr w:type="spellEnd"/>
      <w:r>
        <w:rPr>
          <w:lang w:val="es-CO"/>
        </w:rPr>
        <w:t xml:space="preserve"> </w:t>
      </w:r>
      <w:proofErr w:type="spellStart"/>
      <w:r>
        <w:rPr>
          <w:lang w:val="es-CO"/>
        </w:rPr>
        <w:t>Developer</w:t>
      </w:r>
      <w:proofErr w:type="spellEnd"/>
      <w:r>
        <w:rPr>
          <w:lang w:val="es-CO"/>
        </w:rPr>
        <w:t xml:space="preserve"> </w:t>
      </w:r>
      <w:proofErr w:type="spellStart"/>
      <w:r>
        <w:rPr>
          <w:lang w:val="es-CO"/>
        </w:rPr>
        <w:t>Datamodeler</w:t>
      </w:r>
      <w:proofErr w:type="spellEnd"/>
      <w:r>
        <w:rPr>
          <w:lang w:val="es-CO"/>
        </w:rPr>
        <w:t xml:space="preserve"> es una herramienta de diagramación para bases de datos, la cual permite la realización de diagramas </w:t>
      </w:r>
      <w:r w:rsidR="00F6477B">
        <w:rPr>
          <w:lang w:val="es-CO"/>
        </w:rPr>
        <w:t>entidad-relación, modelo lógico, y físico.</w:t>
      </w:r>
      <w:commentRangeEnd w:id="48"/>
      <w:r w:rsidR="00810DFF">
        <w:rPr>
          <w:rStyle w:val="Refdecomentario"/>
        </w:rPr>
        <w:commentReference w:id="48"/>
      </w:r>
    </w:p>
    <w:p w14:paraId="31114CEE" w14:textId="1FC9858C" w:rsidR="008830EB" w:rsidRPr="00595763" w:rsidRDefault="008830EB" w:rsidP="00014AF3">
      <w:pPr>
        <w:pStyle w:val="Ttulo5"/>
        <w:jc w:val="both"/>
        <w:rPr>
          <w:lang w:val="es-CO"/>
        </w:rPr>
      </w:pPr>
      <w:bookmarkStart w:id="49" w:name="_Toc333053695"/>
      <w:proofErr w:type="spellStart"/>
      <w:r w:rsidRPr="00595763">
        <w:rPr>
          <w:lang w:val="es-CO"/>
        </w:rPr>
        <w:t>Frameworks</w:t>
      </w:r>
      <w:bookmarkEnd w:id="49"/>
      <w:proofErr w:type="spellEnd"/>
      <w:r w:rsidRPr="00D53C37">
        <w:rPr>
          <w:lang w:val="es-CO"/>
        </w:rPr>
        <w:t>.</w:t>
      </w:r>
    </w:p>
    <w:p w14:paraId="5E25A876" w14:textId="6B343BC0" w:rsidR="008830EB" w:rsidRPr="00595763" w:rsidRDefault="00FE0B3E" w:rsidP="00014AF3">
      <w:pPr>
        <w:pStyle w:val="Sinespaciado"/>
        <w:numPr>
          <w:ilvl w:val="0"/>
          <w:numId w:val="29"/>
        </w:numPr>
        <w:jc w:val="both"/>
        <w:rPr>
          <w:lang w:val="es-CO"/>
        </w:rPr>
      </w:pPr>
      <w:proofErr w:type="spellStart"/>
      <w:r>
        <w:rPr>
          <w:lang w:val="es-CO"/>
        </w:rPr>
        <w:t>Dot</w:t>
      </w:r>
      <w:r w:rsidR="008830EB" w:rsidRPr="00D53C37">
        <w:rPr>
          <w:lang w:val="es-CO"/>
        </w:rPr>
        <w:t>Net</w:t>
      </w:r>
      <w:proofErr w:type="spellEnd"/>
      <w:r w:rsidR="008830EB" w:rsidRPr="00595763">
        <w:rPr>
          <w:lang w:val="es-CO"/>
        </w:rPr>
        <w:t xml:space="preserve"> Framework 4.0</w:t>
      </w:r>
    </w:p>
    <w:p w14:paraId="5D03ABC3" w14:textId="4AFBACD5" w:rsidR="00F66E18" w:rsidRDefault="00F66E18" w:rsidP="00014AF3">
      <w:pPr>
        <w:pStyle w:val="Sinespaciado"/>
        <w:numPr>
          <w:ilvl w:val="1"/>
          <w:numId w:val="29"/>
        </w:numPr>
        <w:jc w:val="both"/>
        <w:rPr>
          <w:lang w:val="es-CO"/>
        </w:rPr>
      </w:pPr>
      <w:r>
        <w:rPr>
          <w:lang w:val="es-CO"/>
        </w:rPr>
        <w:t xml:space="preserve">Plataforma multiprogramación para el desarrollo de aplicaciones bajo el sistema Windows, la cual provee un API rica en componentes reutilizables tales como Colecciones y Contenedores. </w:t>
      </w:r>
    </w:p>
    <w:p w14:paraId="34225274" w14:textId="6924DCF7" w:rsidR="00F66E18" w:rsidRPr="00F66E18" w:rsidRDefault="00F66E18" w:rsidP="00014AF3">
      <w:pPr>
        <w:pStyle w:val="Sinespaciado"/>
        <w:numPr>
          <w:ilvl w:val="1"/>
          <w:numId w:val="29"/>
        </w:numPr>
        <w:jc w:val="both"/>
        <w:rPr>
          <w:i/>
          <w:lang w:val="en-US"/>
        </w:rPr>
      </w:pPr>
      <w:commentRangeStart w:id="50"/>
      <w:r w:rsidRPr="00F66E18">
        <w:rPr>
          <w:i/>
          <w:lang w:val="en-US"/>
        </w:rPr>
        <w:t xml:space="preserve">“ … </w:t>
      </w:r>
      <w:r w:rsidRPr="00F66E18">
        <w:rPr>
          <w:rFonts w:ascii="Segoe UI" w:hAnsi="Segoe UI" w:cs="Segoe UI"/>
          <w:i/>
          <w:color w:val="000000"/>
          <w:sz w:val="20"/>
          <w:szCs w:val="20"/>
          <w:lang w:val="en-US"/>
        </w:rPr>
        <w:t>The .NET Framework is an integral Windows component that supports building and running the next generation of applications and XML Web services.</w:t>
      </w:r>
      <w:r w:rsidRPr="00F66E18">
        <w:rPr>
          <w:i/>
          <w:lang w:val="en-US"/>
        </w:rPr>
        <w:t xml:space="preserve"> … ”</w:t>
      </w:r>
      <w:commentRangeEnd w:id="50"/>
      <w:r>
        <w:rPr>
          <w:rStyle w:val="Refdecomentario"/>
        </w:rPr>
        <w:commentReference w:id="50"/>
      </w:r>
    </w:p>
    <w:p w14:paraId="00256179" w14:textId="77777777" w:rsidR="009367EE" w:rsidRPr="00595763" w:rsidRDefault="009367EE" w:rsidP="00014AF3">
      <w:pPr>
        <w:pStyle w:val="Ttulo5"/>
        <w:jc w:val="both"/>
        <w:rPr>
          <w:lang w:val="es-CO"/>
        </w:rPr>
      </w:pPr>
      <w:bookmarkStart w:id="51" w:name="_Toc333053696"/>
      <w:r w:rsidRPr="00595763">
        <w:rPr>
          <w:lang w:val="es-CO"/>
        </w:rPr>
        <w:t>Control de Versiones</w:t>
      </w:r>
      <w:bookmarkEnd w:id="51"/>
    </w:p>
    <w:p w14:paraId="35191834" w14:textId="77777777" w:rsidR="009367EE" w:rsidRPr="00595763" w:rsidRDefault="009367EE" w:rsidP="00014AF3">
      <w:pPr>
        <w:pStyle w:val="Prrafodelista"/>
        <w:numPr>
          <w:ilvl w:val="0"/>
          <w:numId w:val="19"/>
        </w:numPr>
        <w:jc w:val="both"/>
        <w:rPr>
          <w:rFonts w:ascii="Arial" w:hAnsi="Arial"/>
          <w:sz w:val="24"/>
          <w:lang w:val="es-CO"/>
        </w:rPr>
      </w:pPr>
      <w:proofErr w:type="spellStart"/>
      <w:r w:rsidRPr="00595763">
        <w:rPr>
          <w:lang w:val="es-CO"/>
        </w:rPr>
        <w:t>Git</w:t>
      </w:r>
      <w:proofErr w:type="spellEnd"/>
    </w:p>
    <w:p w14:paraId="73131DC3" w14:textId="7519EF49" w:rsidR="00F66E18" w:rsidRPr="0090338D" w:rsidRDefault="006E13F3" w:rsidP="00014AF3">
      <w:pPr>
        <w:pStyle w:val="Prrafodelista"/>
        <w:numPr>
          <w:ilvl w:val="1"/>
          <w:numId w:val="19"/>
        </w:numPr>
        <w:jc w:val="both"/>
        <w:rPr>
          <w:lang w:val="es-CO"/>
        </w:rPr>
      </w:pPr>
      <w:r w:rsidRPr="0090338D">
        <w:rPr>
          <w:lang w:val="es-CO"/>
        </w:rPr>
        <w:t>Sistema de Control de Versiones Distribuido,</w:t>
      </w:r>
      <w:r w:rsidR="0054316A" w:rsidRPr="0090338D">
        <w:rPr>
          <w:lang w:val="es-CO"/>
        </w:rPr>
        <w:t xml:space="preserve"> de tipo open-</w:t>
      </w:r>
      <w:proofErr w:type="spellStart"/>
      <w:r w:rsidR="0054316A" w:rsidRPr="0090338D">
        <w:rPr>
          <w:lang w:val="es-CO"/>
        </w:rPr>
        <w:t>source</w:t>
      </w:r>
      <w:proofErr w:type="spellEnd"/>
      <w:r w:rsidR="0054316A" w:rsidRPr="0090338D">
        <w:rPr>
          <w:lang w:val="es-CO"/>
        </w:rPr>
        <w:t xml:space="preserve"> bajo un licenciamiento GNU/GPL v2</w:t>
      </w:r>
      <w:r w:rsidR="00C929F2" w:rsidRPr="0090338D">
        <w:rPr>
          <w:lang w:val="es-CO"/>
        </w:rPr>
        <w:t>.</w:t>
      </w:r>
    </w:p>
    <w:p w14:paraId="41F30D55" w14:textId="0B990466" w:rsidR="006E13F3" w:rsidRPr="003B7A3E" w:rsidRDefault="006E13F3" w:rsidP="00014AF3">
      <w:pPr>
        <w:pStyle w:val="Prrafodelista"/>
        <w:numPr>
          <w:ilvl w:val="1"/>
          <w:numId w:val="19"/>
        </w:numPr>
        <w:jc w:val="both"/>
        <w:rPr>
          <w:lang w:val="en-US"/>
        </w:rPr>
      </w:pPr>
      <w:commentRangeStart w:id="52"/>
      <w:r w:rsidRPr="0090338D">
        <w:t> </w:t>
      </w:r>
      <w:r w:rsidRPr="003B7A3E">
        <w:rPr>
          <w:lang w:val="en-US"/>
        </w:rPr>
        <w:t xml:space="preserve">It outclasses SCM tools like Subversion, CVS, Perforce, and </w:t>
      </w:r>
      <w:proofErr w:type="spellStart"/>
      <w:r w:rsidRPr="003B7A3E">
        <w:rPr>
          <w:lang w:val="en-US"/>
        </w:rPr>
        <w:t>ClearCase</w:t>
      </w:r>
      <w:proofErr w:type="spellEnd"/>
      <w:r w:rsidRPr="003B7A3E">
        <w:rPr>
          <w:lang w:val="en-US"/>
        </w:rPr>
        <w:t xml:space="preserve"> with features like </w:t>
      </w:r>
      <w:hyperlink r:id="rId33" w:history="1">
        <w:r w:rsidRPr="003B7A3E">
          <w:rPr>
            <w:lang w:val="en-US"/>
          </w:rPr>
          <w:t>cheap local branching</w:t>
        </w:r>
      </w:hyperlink>
      <w:r w:rsidRPr="003B7A3E">
        <w:rPr>
          <w:lang w:val="en-US"/>
        </w:rPr>
        <w:t xml:space="preserve">, </w:t>
      </w:r>
      <w:proofErr w:type="spellStart"/>
      <w:r w:rsidRPr="003B7A3E">
        <w:rPr>
          <w:lang w:val="en-US"/>
        </w:rPr>
        <w:t>convenient</w:t>
      </w:r>
      <w:hyperlink r:id="rId34" w:history="1">
        <w:r w:rsidRPr="003B7A3E">
          <w:rPr>
            <w:lang w:val="en-US"/>
          </w:rPr>
          <w:t>staging</w:t>
        </w:r>
        <w:proofErr w:type="spellEnd"/>
        <w:r w:rsidRPr="003B7A3E">
          <w:rPr>
            <w:lang w:val="en-US"/>
          </w:rPr>
          <w:t xml:space="preserve"> areas</w:t>
        </w:r>
      </w:hyperlink>
      <w:r w:rsidRPr="003B7A3E">
        <w:rPr>
          <w:lang w:val="en-US"/>
        </w:rPr>
        <w:t>, and </w:t>
      </w:r>
      <w:hyperlink r:id="rId35" w:history="1">
        <w:r w:rsidRPr="003B7A3E">
          <w:rPr>
            <w:lang w:val="en-US"/>
          </w:rPr>
          <w:t>multiple workflows</w:t>
        </w:r>
      </w:hyperlink>
      <w:r w:rsidRPr="003B7A3E">
        <w:rPr>
          <w:lang w:val="en-US"/>
        </w:rPr>
        <w:t>.</w:t>
      </w:r>
      <w:commentRangeEnd w:id="52"/>
      <w:r w:rsidRPr="0090338D">
        <w:rPr>
          <w:lang w:val="es-CO"/>
        </w:rPr>
        <w:commentReference w:id="52"/>
      </w:r>
    </w:p>
    <w:p w14:paraId="1EC2540B" w14:textId="77777777" w:rsidR="007B0672" w:rsidRPr="00595763" w:rsidRDefault="007B0672" w:rsidP="00014AF3">
      <w:pPr>
        <w:pStyle w:val="Ttulo5"/>
        <w:jc w:val="both"/>
        <w:rPr>
          <w:lang w:val="es-CO"/>
        </w:rPr>
      </w:pPr>
      <w:bookmarkStart w:id="53" w:name="_Toc333053697"/>
      <w:r w:rsidRPr="00595763">
        <w:rPr>
          <w:lang w:val="es-CO"/>
        </w:rPr>
        <w:t>Herramientas CASE</w:t>
      </w:r>
      <w:bookmarkEnd w:id="53"/>
    </w:p>
    <w:p w14:paraId="201EE0FF" w14:textId="77777777" w:rsidR="007B0672" w:rsidRPr="00595763" w:rsidRDefault="007B0672" w:rsidP="00014AF3">
      <w:pPr>
        <w:pStyle w:val="Prrafodelista"/>
        <w:numPr>
          <w:ilvl w:val="0"/>
          <w:numId w:val="18"/>
        </w:numPr>
        <w:jc w:val="both"/>
      </w:pPr>
      <w:r w:rsidRPr="00595763">
        <w:rPr>
          <w:lang w:val="es-CO"/>
        </w:rPr>
        <w:t xml:space="preserve">Enterprise </w:t>
      </w:r>
      <w:proofErr w:type="spellStart"/>
      <w:r w:rsidRPr="00595763">
        <w:rPr>
          <w:lang w:val="es-CO"/>
        </w:rPr>
        <w:t>Architect</w:t>
      </w:r>
      <w:proofErr w:type="spellEnd"/>
    </w:p>
    <w:p w14:paraId="003610A8" w14:textId="015199DD" w:rsidR="00C777A0" w:rsidRDefault="00C777A0" w:rsidP="00014AF3">
      <w:pPr>
        <w:pStyle w:val="Prrafodelista"/>
        <w:numPr>
          <w:ilvl w:val="1"/>
          <w:numId w:val="18"/>
        </w:numPr>
        <w:jc w:val="both"/>
        <w:rPr>
          <w:lang w:val="es-CO"/>
        </w:rPr>
      </w:pPr>
      <w:commentRangeStart w:id="54"/>
      <w:r>
        <w:rPr>
          <w:lang w:val="es-CO"/>
        </w:rPr>
        <w:t>Herramienta utilizada para el proceso de diseño del proyecto, basada en el estándar UML.</w:t>
      </w:r>
      <w:commentRangeEnd w:id="54"/>
      <w:r>
        <w:rPr>
          <w:rStyle w:val="Refdecomentario"/>
        </w:rPr>
        <w:commentReference w:id="54"/>
      </w:r>
    </w:p>
    <w:p w14:paraId="4E2B9BB0" w14:textId="59E3B9E1" w:rsidR="00B477EF" w:rsidRPr="00D53C37" w:rsidRDefault="00B477EF" w:rsidP="00014AF3">
      <w:pPr>
        <w:pStyle w:val="Prrafodelista"/>
        <w:numPr>
          <w:ilvl w:val="0"/>
          <w:numId w:val="18"/>
        </w:numPr>
        <w:jc w:val="both"/>
        <w:rPr>
          <w:lang w:val="es-CO"/>
        </w:rPr>
      </w:pPr>
      <w:commentRangeStart w:id="55"/>
      <w:r>
        <w:rPr>
          <w:lang w:val="es-CO"/>
        </w:rPr>
        <w:t>Falta</w:t>
      </w:r>
      <w:commentRangeEnd w:id="55"/>
      <w:r>
        <w:rPr>
          <w:rStyle w:val="Refdecomentario"/>
        </w:rPr>
        <w:commentReference w:id="55"/>
      </w:r>
    </w:p>
    <w:p w14:paraId="5BAA568D" w14:textId="77777777" w:rsidR="00B424C3" w:rsidRPr="00595763" w:rsidRDefault="006621FD" w:rsidP="00014AF3">
      <w:pPr>
        <w:pStyle w:val="Ttulo5"/>
        <w:jc w:val="both"/>
        <w:rPr>
          <w:lang w:val="es-CO"/>
        </w:rPr>
      </w:pPr>
      <w:bookmarkStart w:id="56" w:name="_Toc333053698"/>
      <w:r w:rsidRPr="00595763">
        <w:rPr>
          <w:lang w:val="es-CO"/>
        </w:rPr>
        <w:t>Diseño de Interfaz</w:t>
      </w:r>
      <w:bookmarkEnd w:id="56"/>
    </w:p>
    <w:p w14:paraId="30C736BD" w14:textId="77777777" w:rsidR="007A7790" w:rsidRPr="00595763" w:rsidRDefault="007A7790" w:rsidP="00014AF3">
      <w:pPr>
        <w:pStyle w:val="Prrafodelista"/>
        <w:numPr>
          <w:ilvl w:val="0"/>
          <w:numId w:val="16"/>
        </w:numPr>
        <w:jc w:val="both"/>
      </w:pPr>
      <w:r w:rsidRPr="00595763">
        <w:rPr>
          <w:lang w:val="es-CO"/>
        </w:rPr>
        <w:t>Adobe Suite CS6</w:t>
      </w:r>
    </w:p>
    <w:p w14:paraId="44301178" w14:textId="6D4B5194" w:rsidR="00C777A0" w:rsidRPr="00D53C37" w:rsidRDefault="006A5521" w:rsidP="00014AF3">
      <w:pPr>
        <w:pStyle w:val="Prrafodelista"/>
        <w:numPr>
          <w:ilvl w:val="1"/>
          <w:numId w:val="16"/>
        </w:numPr>
        <w:jc w:val="both"/>
        <w:rPr>
          <w:lang w:val="es-CO"/>
        </w:rPr>
      </w:pPr>
      <w:r>
        <w:rPr>
          <w:lang w:val="es-CO"/>
        </w:rPr>
        <w:t xml:space="preserve">Suite de herramientas </w:t>
      </w:r>
      <w:r w:rsidR="00301D18">
        <w:rPr>
          <w:lang w:val="es-CO"/>
        </w:rPr>
        <w:t xml:space="preserve">construidas por </w:t>
      </w:r>
      <w:r w:rsidR="00301D18" w:rsidRPr="00301D18">
        <w:rPr>
          <w:b/>
          <w:i/>
          <w:lang w:val="es-CO"/>
        </w:rPr>
        <w:t>ADOBE SYSTEMS INCORPORATED</w:t>
      </w:r>
      <w:r w:rsidR="00FC639E">
        <w:rPr>
          <w:lang w:val="es-CO"/>
        </w:rPr>
        <w:t>,</w:t>
      </w:r>
      <w:r w:rsidR="00A33BDE">
        <w:rPr>
          <w:lang w:val="es-CO"/>
        </w:rPr>
        <w:t xml:space="preserve"> desarrollada el manejo de multimedia.</w:t>
      </w:r>
    </w:p>
    <w:p w14:paraId="658BD07E" w14:textId="77777777" w:rsidR="00F9376D" w:rsidRPr="00595763" w:rsidRDefault="009031DD" w:rsidP="00014AF3">
      <w:pPr>
        <w:pStyle w:val="Prrafodelista"/>
        <w:numPr>
          <w:ilvl w:val="0"/>
          <w:numId w:val="16"/>
        </w:numPr>
        <w:jc w:val="both"/>
      </w:pPr>
      <w:r w:rsidRPr="00595763">
        <w:rPr>
          <w:lang w:val="es-CO"/>
        </w:rPr>
        <w:t>Maya 3d</w:t>
      </w:r>
    </w:p>
    <w:p w14:paraId="7D85914C" w14:textId="14941F04" w:rsidR="00A33BDE" w:rsidRPr="00D53C37" w:rsidRDefault="00A33BDE" w:rsidP="00014AF3">
      <w:pPr>
        <w:pStyle w:val="Prrafodelista"/>
        <w:numPr>
          <w:ilvl w:val="1"/>
          <w:numId w:val="16"/>
        </w:numPr>
        <w:jc w:val="both"/>
        <w:rPr>
          <w:lang w:val="es-CO"/>
        </w:rPr>
      </w:pPr>
      <w:r>
        <w:rPr>
          <w:lang w:val="es-CO"/>
        </w:rPr>
        <w:lastRenderedPageBreak/>
        <w:t xml:space="preserve">Es un Modelador y animador en tercera dimensión (3D), perteneciente a la suite de </w:t>
      </w:r>
      <w:proofErr w:type="spellStart"/>
      <w:r>
        <w:rPr>
          <w:lang w:val="es-CO"/>
        </w:rPr>
        <w:t>autodesk</w:t>
      </w:r>
      <w:proofErr w:type="spellEnd"/>
      <w:r>
        <w:rPr>
          <w:lang w:val="es-CO"/>
        </w:rPr>
        <w:t>.</w:t>
      </w:r>
    </w:p>
    <w:p w14:paraId="3FCA57D3" w14:textId="77777777" w:rsidR="008B302E" w:rsidRPr="00595763" w:rsidRDefault="008B302E" w:rsidP="00014AF3">
      <w:pPr>
        <w:pStyle w:val="Ttulo5"/>
        <w:jc w:val="both"/>
        <w:rPr>
          <w:lang w:val="es-CO"/>
        </w:rPr>
      </w:pPr>
      <w:r w:rsidRPr="00595763">
        <w:rPr>
          <w:lang w:val="es-CO"/>
        </w:rPr>
        <w:t>Utilidades</w:t>
      </w:r>
    </w:p>
    <w:p w14:paraId="509822A0" w14:textId="4DE52584" w:rsidR="009367EE" w:rsidRPr="00595763" w:rsidRDefault="00403840" w:rsidP="00014AF3">
      <w:pPr>
        <w:pStyle w:val="Prrafodelista"/>
        <w:numPr>
          <w:ilvl w:val="0"/>
          <w:numId w:val="16"/>
        </w:numPr>
        <w:jc w:val="both"/>
        <w:rPr>
          <w:lang w:val="es-CO"/>
        </w:rPr>
      </w:pPr>
      <w:proofErr w:type="spellStart"/>
      <w:r w:rsidRPr="00D53C37">
        <w:rPr>
          <w:lang w:val="es-CO"/>
        </w:rPr>
        <w:t>Beyond</w:t>
      </w:r>
      <w:proofErr w:type="spellEnd"/>
      <w:r w:rsidRPr="00D53C37">
        <w:rPr>
          <w:lang w:val="es-CO"/>
        </w:rPr>
        <w:t xml:space="preserve"> Compare v3</w:t>
      </w:r>
    </w:p>
    <w:p w14:paraId="77754052" w14:textId="77777777" w:rsidR="009367EE" w:rsidRPr="00595763" w:rsidRDefault="009367EE" w:rsidP="00014AF3">
      <w:pPr>
        <w:pStyle w:val="Prrafodelista"/>
        <w:numPr>
          <w:ilvl w:val="0"/>
          <w:numId w:val="16"/>
        </w:numPr>
        <w:jc w:val="both"/>
        <w:rPr>
          <w:lang w:val="es-CO"/>
        </w:rPr>
      </w:pPr>
      <w:proofErr w:type="spellStart"/>
      <w:r w:rsidRPr="00595763">
        <w:rPr>
          <w:lang w:val="es-CO"/>
        </w:rPr>
        <w:t>Edraw</w:t>
      </w:r>
      <w:proofErr w:type="spellEnd"/>
    </w:p>
    <w:p w14:paraId="68316EB7" w14:textId="77777777" w:rsidR="009367EE" w:rsidRPr="00595763" w:rsidRDefault="009367EE" w:rsidP="00014AF3">
      <w:pPr>
        <w:pStyle w:val="Prrafodelista"/>
        <w:numPr>
          <w:ilvl w:val="0"/>
          <w:numId w:val="16"/>
        </w:numPr>
        <w:jc w:val="both"/>
        <w:rPr>
          <w:lang w:val="es-CO"/>
        </w:rPr>
      </w:pPr>
      <w:r w:rsidRPr="00595763">
        <w:rPr>
          <w:lang w:val="es-CO"/>
        </w:rPr>
        <w:t>Adobe Reader</w:t>
      </w:r>
    </w:p>
    <w:p w14:paraId="4B715618" w14:textId="77777777" w:rsidR="009367EE" w:rsidRPr="00595763" w:rsidRDefault="007B0672" w:rsidP="00014AF3">
      <w:pPr>
        <w:pStyle w:val="Prrafodelista"/>
        <w:numPr>
          <w:ilvl w:val="0"/>
          <w:numId w:val="16"/>
        </w:numPr>
        <w:jc w:val="both"/>
      </w:pPr>
      <w:proofErr w:type="spellStart"/>
      <w:r w:rsidRPr="00595763">
        <w:rPr>
          <w:lang w:val="es-CO"/>
        </w:rPr>
        <w:t>Maniac</w:t>
      </w:r>
      <w:proofErr w:type="spellEnd"/>
      <w:r w:rsidRPr="00595763">
        <w:rPr>
          <w:lang w:val="es-CO"/>
        </w:rPr>
        <w:t xml:space="preserve"> Time</w:t>
      </w:r>
    </w:p>
    <w:p w14:paraId="05D12BA6" w14:textId="68D41724" w:rsidR="006247A7" w:rsidRPr="00D53C37" w:rsidRDefault="00C51FC3" w:rsidP="00014AF3">
      <w:pPr>
        <w:pStyle w:val="Prrafodelista"/>
        <w:numPr>
          <w:ilvl w:val="1"/>
          <w:numId w:val="16"/>
        </w:numPr>
        <w:jc w:val="both"/>
        <w:rPr>
          <w:lang w:val="es-CO"/>
        </w:rPr>
      </w:pPr>
      <w:r>
        <w:rPr>
          <w:lang w:val="es-CO"/>
        </w:rPr>
        <w:t xml:space="preserve">Herramienta “Time </w:t>
      </w:r>
      <w:proofErr w:type="spellStart"/>
      <w:r>
        <w:rPr>
          <w:lang w:val="es-CO"/>
        </w:rPr>
        <w:t>T</w:t>
      </w:r>
      <w:r w:rsidR="006247A7">
        <w:rPr>
          <w:lang w:val="es-CO"/>
        </w:rPr>
        <w:t>racker</w:t>
      </w:r>
      <w:proofErr w:type="spellEnd"/>
      <w:r w:rsidR="006247A7">
        <w:rPr>
          <w:lang w:val="es-CO"/>
        </w:rPr>
        <w:t xml:space="preserve">”, la cual permite el </w:t>
      </w:r>
    </w:p>
    <w:p w14:paraId="5600BAF9" w14:textId="77777777" w:rsidR="007B0672" w:rsidRPr="00595763" w:rsidRDefault="00B424C3" w:rsidP="00014AF3">
      <w:pPr>
        <w:pStyle w:val="Prrafodelista"/>
        <w:numPr>
          <w:ilvl w:val="0"/>
          <w:numId w:val="16"/>
        </w:numPr>
        <w:jc w:val="both"/>
        <w:rPr>
          <w:lang w:val="es-CO"/>
        </w:rPr>
      </w:pPr>
      <w:r w:rsidRPr="00595763">
        <w:rPr>
          <w:lang w:val="es-CO"/>
        </w:rPr>
        <w:t>Microsoft Office 2010</w:t>
      </w:r>
    </w:p>
    <w:p w14:paraId="7511BDA4" w14:textId="77777777" w:rsidR="00A3273C" w:rsidRPr="00595763" w:rsidRDefault="00A3273C" w:rsidP="00014AF3">
      <w:pPr>
        <w:pStyle w:val="Prrafodelista"/>
        <w:numPr>
          <w:ilvl w:val="0"/>
          <w:numId w:val="16"/>
        </w:numPr>
        <w:jc w:val="both"/>
        <w:rPr>
          <w:lang w:val="es-CO"/>
        </w:rPr>
      </w:pPr>
      <w:proofErr w:type="spellStart"/>
      <w:r w:rsidRPr="00595763">
        <w:rPr>
          <w:lang w:val="es-CO"/>
        </w:rPr>
        <w:t>Skype</w:t>
      </w:r>
      <w:proofErr w:type="spellEnd"/>
    </w:p>
    <w:p w14:paraId="126CF295" w14:textId="760ADEE9" w:rsidR="00A3273C" w:rsidRDefault="00A3273C" w:rsidP="00014AF3">
      <w:pPr>
        <w:pStyle w:val="Prrafodelista"/>
        <w:numPr>
          <w:ilvl w:val="0"/>
          <w:numId w:val="16"/>
        </w:numPr>
        <w:jc w:val="both"/>
        <w:rPr>
          <w:lang w:val="es-CO"/>
        </w:rPr>
      </w:pPr>
      <w:proofErr w:type="spellStart"/>
      <w:r w:rsidRPr="00595763">
        <w:rPr>
          <w:lang w:val="es-CO"/>
        </w:rPr>
        <w:t>Dropbox</w:t>
      </w:r>
      <w:proofErr w:type="spellEnd"/>
    </w:p>
    <w:p w14:paraId="65D7BDBB" w14:textId="337C6FC0" w:rsidR="00B477EF" w:rsidRPr="00595763" w:rsidRDefault="00B477EF" w:rsidP="00014AF3">
      <w:pPr>
        <w:pStyle w:val="Prrafodelista"/>
        <w:numPr>
          <w:ilvl w:val="0"/>
          <w:numId w:val="16"/>
        </w:numPr>
        <w:jc w:val="both"/>
        <w:rPr>
          <w:lang w:val="es-CO"/>
        </w:rPr>
      </w:pPr>
      <w:commentRangeStart w:id="57"/>
      <w:r>
        <w:rPr>
          <w:lang w:val="es-CO"/>
        </w:rPr>
        <w:t xml:space="preserve">Falta </w:t>
      </w:r>
      <w:commentRangeEnd w:id="57"/>
      <w:r>
        <w:rPr>
          <w:rStyle w:val="Refdecomentario"/>
        </w:rPr>
        <w:commentReference w:id="57"/>
      </w:r>
    </w:p>
    <w:p w14:paraId="78A2ECBB" w14:textId="661A9D66" w:rsidR="00A3273C" w:rsidRPr="00595763" w:rsidRDefault="00A3273C" w:rsidP="00014AF3">
      <w:pPr>
        <w:pStyle w:val="Ttulo5"/>
        <w:jc w:val="both"/>
        <w:rPr>
          <w:lang w:val="es-CO"/>
        </w:rPr>
      </w:pPr>
      <w:bookmarkStart w:id="58" w:name="_Toc333053699"/>
      <w:r w:rsidRPr="00595763">
        <w:rPr>
          <w:lang w:val="es-CO"/>
        </w:rPr>
        <w:t xml:space="preserve">Listas de </w:t>
      </w:r>
      <w:r w:rsidR="006C12CB" w:rsidRPr="00595763">
        <w:rPr>
          <w:lang w:val="es-CO"/>
        </w:rPr>
        <w:t>Distribución</w:t>
      </w:r>
      <w:r w:rsidRPr="00595763">
        <w:rPr>
          <w:lang w:val="es-CO"/>
        </w:rPr>
        <w:t xml:space="preserve"> de Correos</w:t>
      </w:r>
      <w:bookmarkEnd w:id="58"/>
    </w:p>
    <w:p w14:paraId="23E7CBC2" w14:textId="1A16768D" w:rsidR="00A3273C" w:rsidRPr="00595763" w:rsidRDefault="00A3273C" w:rsidP="00014AF3">
      <w:pPr>
        <w:pStyle w:val="Prrafodelista"/>
        <w:numPr>
          <w:ilvl w:val="0"/>
          <w:numId w:val="17"/>
        </w:numPr>
        <w:jc w:val="both"/>
      </w:pPr>
      <w:r w:rsidRPr="00595763">
        <w:rPr>
          <w:lang w:val="es-CO"/>
        </w:rPr>
        <w:t xml:space="preserve">Google </w:t>
      </w:r>
      <w:proofErr w:type="spellStart"/>
      <w:r w:rsidRPr="00595763">
        <w:rPr>
          <w:lang w:val="es-CO"/>
        </w:rPr>
        <w:t>Groups</w:t>
      </w:r>
      <w:proofErr w:type="spellEnd"/>
    </w:p>
    <w:p w14:paraId="5A63CA40" w14:textId="7B08F851" w:rsidR="00317FDB" w:rsidRPr="00D53C37" w:rsidRDefault="00317FDB" w:rsidP="00014AF3">
      <w:pPr>
        <w:pStyle w:val="Prrafodelista"/>
        <w:numPr>
          <w:ilvl w:val="1"/>
          <w:numId w:val="17"/>
        </w:numPr>
        <w:jc w:val="both"/>
        <w:rPr>
          <w:lang w:val="es-CO"/>
        </w:rPr>
      </w:pPr>
      <w:r>
        <w:rPr>
          <w:lang w:val="es-CO"/>
        </w:rPr>
        <w:t>Lista de correos utilizada por los integrantes del grupo para la comunicación interna del mismo, esta funciona con el modelo</w:t>
      </w:r>
      <w:r w:rsidR="004A49E8">
        <w:rPr>
          <w:lang w:val="es-CO"/>
        </w:rPr>
        <w:t xml:space="preserve"> por</w:t>
      </w:r>
      <w:r>
        <w:rPr>
          <w:lang w:val="es-CO"/>
        </w:rPr>
        <w:t xml:space="preserve"> difusión de </w:t>
      </w:r>
      <w:r w:rsidR="006247A7">
        <w:rPr>
          <w:lang w:val="es-CO"/>
        </w:rPr>
        <w:t>mensajes</w:t>
      </w:r>
      <w:r>
        <w:rPr>
          <w:lang w:val="es-CO"/>
        </w:rPr>
        <w:t>.</w:t>
      </w:r>
    </w:p>
    <w:p w14:paraId="27ED9DB7" w14:textId="4048EED9" w:rsidR="000C6FCE" w:rsidRPr="00595763" w:rsidRDefault="008355CE" w:rsidP="00014AF3">
      <w:pPr>
        <w:pStyle w:val="Ttulo4"/>
        <w:jc w:val="both"/>
        <w:rPr>
          <w:lang w:val="es-CO"/>
        </w:rPr>
      </w:pPr>
      <w:r>
        <w:rPr>
          <w:lang w:val="es-CO"/>
        </w:rPr>
        <w:t xml:space="preserve">4.4.2 </w:t>
      </w:r>
      <w:bookmarkStart w:id="59" w:name="_Toc333053700"/>
      <w:r w:rsidR="00D32D4B" w:rsidRPr="00595763">
        <w:rPr>
          <w:lang w:val="es-CO"/>
        </w:rPr>
        <w:t>Herramientas de Hardware</w:t>
      </w:r>
      <w:bookmarkEnd w:id="59"/>
    </w:p>
    <w:p w14:paraId="64435F03" w14:textId="77777777" w:rsidR="005D0723" w:rsidRPr="00595763" w:rsidRDefault="005D0723" w:rsidP="00014AF3">
      <w:pPr>
        <w:pStyle w:val="Prrafodelista"/>
        <w:numPr>
          <w:ilvl w:val="0"/>
          <w:numId w:val="17"/>
        </w:numPr>
        <w:jc w:val="both"/>
        <w:rPr>
          <w:lang w:val="es-CO"/>
        </w:rPr>
      </w:pPr>
      <w:r w:rsidRPr="00595763">
        <w:rPr>
          <w:lang w:val="es-CO"/>
        </w:rPr>
        <w:t>Laptops</w:t>
      </w:r>
    </w:p>
    <w:p w14:paraId="32F95491" w14:textId="40A33A4C" w:rsidR="000E1D77" w:rsidRDefault="000E1D77" w:rsidP="00014AF3">
      <w:pPr>
        <w:pStyle w:val="Prrafodelista"/>
        <w:numPr>
          <w:ilvl w:val="1"/>
          <w:numId w:val="17"/>
        </w:numPr>
        <w:jc w:val="both"/>
        <w:rPr>
          <w:lang w:val="es-CO"/>
        </w:rPr>
      </w:pPr>
      <w:r>
        <w:rPr>
          <w:lang w:val="es-CO"/>
        </w:rPr>
        <w:t xml:space="preserve">HP </w:t>
      </w:r>
      <w:proofErr w:type="spellStart"/>
      <w:r>
        <w:rPr>
          <w:lang w:val="es-CO"/>
        </w:rPr>
        <w:t>Pavilion</w:t>
      </w:r>
      <w:proofErr w:type="spellEnd"/>
      <w:r>
        <w:rPr>
          <w:lang w:val="es-CO"/>
        </w:rPr>
        <w:t xml:space="preserve"> </w:t>
      </w:r>
      <w:r w:rsidR="00DC7D13">
        <w:rPr>
          <w:lang w:val="es-CO"/>
        </w:rPr>
        <w:t>dv4-1430us.</w:t>
      </w:r>
    </w:p>
    <w:p w14:paraId="19FEFBF7" w14:textId="6C60EAAD" w:rsidR="00DC7D13" w:rsidRDefault="00BA0D9D" w:rsidP="00014AF3">
      <w:pPr>
        <w:pStyle w:val="Prrafodelista"/>
        <w:numPr>
          <w:ilvl w:val="1"/>
          <w:numId w:val="17"/>
        </w:numPr>
        <w:jc w:val="both"/>
        <w:rPr>
          <w:lang w:val="es-CO"/>
        </w:rPr>
      </w:pPr>
      <w:r>
        <w:rPr>
          <w:lang w:val="es-CO"/>
        </w:rPr>
        <w:t>ASUS</w:t>
      </w:r>
      <w:r w:rsidR="00290F85">
        <w:rPr>
          <w:lang w:val="es-CO"/>
        </w:rPr>
        <w:t xml:space="preserve"> n61jq.</w:t>
      </w:r>
    </w:p>
    <w:p w14:paraId="4D2FDC6A" w14:textId="21E19D30" w:rsidR="00290F85" w:rsidRDefault="00B715B9" w:rsidP="00014AF3">
      <w:pPr>
        <w:pStyle w:val="Prrafodelista"/>
        <w:numPr>
          <w:ilvl w:val="1"/>
          <w:numId w:val="17"/>
        </w:numPr>
        <w:jc w:val="both"/>
        <w:rPr>
          <w:lang w:val="es-CO"/>
        </w:rPr>
      </w:pPr>
      <w:r>
        <w:rPr>
          <w:lang w:val="es-CO"/>
        </w:rPr>
        <w:t>Sony VAIO</w:t>
      </w:r>
      <w:r w:rsidR="00290F85">
        <w:rPr>
          <w:lang w:val="es-CO"/>
        </w:rPr>
        <w:t xml:space="preserve"> VGN-N325E</w:t>
      </w:r>
    </w:p>
    <w:p w14:paraId="63AF0022" w14:textId="31BA39E9" w:rsidR="00290F85" w:rsidRDefault="00757938" w:rsidP="00014AF3">
      <w:pPr>
        <w:pStyle w:val="Prrafodelista"/>
        <w:numPr>
          <w:ilvl w:val="1"/>
          <w:numId w:val="17"/>
        </w:numPr>
        <w:jc w:val="both"/>
        <w:rPr>
          <w:lang w:val="en-US"/>
        </w:rPr>
      </w:pPr>
      <w:r w:rsidRPr="00BA0D9D">
        <w:rPr>
          <w:lang w:val="en-US"/>
        </w:rPr>
        <w:t>Mac Book Pro Retina MID-2012</w:t>
      </w:r>
    </w:p>
    <w:p w14:paraId="7EE7ACBE" w14:textId="1F978AEE" w:rsidR="0083689C" w:rsidRDefault="0083689C" w:rsidP="00014AF3">
      <w:pPr>
        <w:pStyle w:val="Prrafodelista"/>
        <w:numPr>
          <w:ilvl w:val="1"/>
          <w:numId w:val="17"/>
        </w:numPr>
        <w:jc w:val="both"/>
        <w:rPr>
          <w:lang w:val="en-US"/>
        </w:rPr>
      </w:pPr>
      <w:r>
        <w:rPr>
          <w:lang w:val="en-US"/>
        </w:rPr>
        <w:t>HP Pavilion dv2420la</w:t>
      </w:r>
    </w:p>
    <w:p w14:paraId="18DADE86" w14:textId="13B9948C" w:rsidR="0083689C" w:rsidRPr="00BA0D9D" w:rsidRDefault="0083689C" w:rsidP="00014AF3">
      <w:pPr>
        <w:pStyle w:val="Prrafodelista"/>
        <w:numPr>
          <w:ilvl w:val="1"/>
          <w:numId w:val="17"/>
        </w:numPr>
        <w:jc w:val="both"/>
        <w:rPr>
          <w:lang w:val="en-US"/>
        </w:rPr>
      </w:pPr>
      <w:r>
        <w:rPr>
          <w:lang w:val="en-US"/>
        </w:rPr>
        <w:t>ASUS u46E</w:t>
      </w:r>
    </w:p>
    <w:p w14:paraId="57C0E633" w14:textId="0765731E" w:rsidR="00941AC3" w:rsidRPr="0090338D" w:rsidRDefault="000E1D77" w:rsidP="00014AF3">
      <w:pPr>
        <w:pStyle w:val="Prrafodelista"/>
        <w:numPr>
          <w:ilvl w:val="0"/>
          <w:numId w:val="17"/>
        </w:numPr>
        <w:jc w:val="both"/>
        <w:rPr>
          <w:lang w:val="es-CO"/>
        </w:rPr>
      </w:pPr>
      <w:r>
        <w:rPr>
          <w:lang w:val="es-CO"/>
        </w:rPr>
        <w:t xml:space="preserve">Pen Tablet para diseño </w:t>
      </w:r>
      <w:proofErr w:type="spellStart"/>
      <w:r w:rsidR="00B715B9">
        <w:rPr>
          <w:lang w:val="es-CO"/>
        </w:rPr>
        <w:t>Genius</w:t>
      </w:r>
      <w:proofErr w:type="spellEnd"/>
      <w:r>
        <w:rPr>
          <w:lang w:val="es-CO"/>
        </w:rPr>
        <w:t xml:space="preserve"> i608.</w:t>
      </w:r>
    </w:p>
    <w:p w14:paraId="370B3376" w14:textId="437B08C0" w:rsidR="001B342C" w:rsidRPr="00595763" w:rsidRDefault="00D9745F" w:rsidP="00014AF3">
      <w:pPr>
        <w:pStyle w:val="Ttulo2"/>
        <w:jc w:val="both"/>
        <w:rPr>
          <w:lang w:val="es-CO"/>
        </w:rPr>
      </w:pPr>
      <w:bookmarkStart w:id="60" w:name="_Toc333653863"/>
      <w:r w:rsidRPr="00D53C37">
        <w:rPr>
          <w:rFonts w:ascii="Arial" w:hAnsi="Arial"/>
          <w:sz w:val="28"/>
          <w:lang w:val="es-CO"/>
        </w:rPr>
        <w:t>4.5</w:t>
      </w:r>
      <w:r w:rsidR="00E97CF6" w:rsidRPr="00D53C37">
        <w:rPr>
          <w:rFonts w:ascii="Arial" w:hAnsi="Arial"/>
          <w:sz w:val="28"/>
          <w:lang w:val="es-CO"/>
        </w:rPr>
        <w:t xml:space="preserve"> Plan de </w:t>
      </w:r>
      <w:r w:rsidR="00A33432" w:rsidRPr="00D53C37">
        <w:rPr>
          <w:rFonts w:ascii="Arial" w:hAnsi="Arial"/>
          <w:sz w:val="28"/>
          <w:lang w:val="es-CO"/>
        </w:rPr>
        <w:t>Aceptación</w:t>
      </w:r>
      <w:r w:rsidR="00E97CF6" w:rsidRPr="00D53C37">
        <w:rPr>
          <w:rFonts w:ascii="Arial" w:hAnsi="Arial"/>
          <w:sz w:val="28"/>
          <w:lang w:val="es-CO"/>
        </w:rPr>
        <w:t xml:space="preserve"> del Producto</w:t>
      </w:r>
      <w:bookmarkEnd w:id="60"/>
    </w:p>
    <w:p w14:paraId="43C1FFAC" w14:textId="03A02B8B" w:rsidR="00D9745F" w:rsidRPr="00595763" w:rsidRDefault="00D9745F" w:rsidP="00014AF3">
      <w:pPr>
        <w:pStyle w:val="Ttulo2"/>
        <w:jc w:val="both"/>
        <w:rPr>
          <w:rFonts w:ascii="Arial" w:hAnsi="Arial"/>
          <w:sz w:val="28"/>
          <w:lang w:val="es-CO"/>
        </w:rPr>
      </w:pPr>
      <w:bookmarkStart w:id="61" w:name="_Toc333053702"/>
      <w:bookmarkStart w:id="62" w:name="_Toc333653864"/>
      <w:r w:rsidRPr="00595763">
        <w:rPr>
          <w:rFonts w:ascii="Arial" w:hAnsi="Arial"/>
          <w:sz w:val="28"/>
          <w:lang w:val="es-CO"/>
        </w:rPr>
        <w:t xml:space="preserve">4.6 </w:t>
      </w:r>
      <w:bookmarkEnd w:id="61"/>
      <w:r w:rsidR="001D238D">
        <w:rPr>
          <w:rFonts w:ascii="Arial" w:hAnsi="Arial"/>
          <w:sz w:val="28"/>
          <w:lang w:val="es-CO"/>
        </w:rPr>
        <w:t>Organización</w:t>
      </w:r>
      <w:r w:rsidR="00A33432">
        <w:rPr>
          <w:rFonts w:ascii="Arial" w:hAnsi="Arial"/>
          <w:sz w:val="28"/>
          <w:lang w:val="es-CO"/>
        </w:rPr>
        <w:t xml:space="preserve"> del Proyecto</w:t>
      </w:r>
      <w:bookmarkEnd w:id="62"/>
    </w:p>
    <w:p w14:paraId="047A401B" w14:textId="32B3172A" w:rsidR="00D9745F" w:rsidRPr="00595763" w:rsidRDefault="00D9745F" w:rsidP="00014AF3">
      <w:pPr>
        <w:pStyle w:val="Ttulo3"/>
        <w:jc w:val="both"/>
        <w:rPr>
          <w:rFonts w:ascii="Arial" w:hAnsi="Arial"/>
          <w:sz w:val="28"/>
          <w:lang w:val="es-CO"/>
        </w:rPr>
      </w:pPr>
      <w:bookmarkStart w:id="63" w:name="_Toc333053703"/>
      <w:bookmarkStart w:id="64" w:name="_Toc333653865"/>
      <w:r w:rsidRPr="00595763">
        <w:rPr>
          <w:rFonts w:ascii="Arial" w:hAnsi="Arial"/>
          <w:sz w:val="28"/>
          <w:lang w:val="es-CO"/>
        </w:rPr>
        <w:t xml:space="preserve">4.6.1 </w:t>
      </w:r>
      <w:r w:rsidR="001D238D" w:rsidRPr="00595763">
        <w:rPr>
          <w:rFonts w:ascii="Arial" w:hAnsi="Arial"/>
          <w:sz w:val="28"/>
          <w:lang w:val="es-CO"/>
        </w:rPr>
        <w:t>Interfaces</w:t>
      </w:r>
      <w:bookmarkEnd w:id="63"/>
      <w:r w:rsidR="001D238D">
        <w:rPr>
          <w:rFonts w:ascii="Arial" w:hAnsi="Arial"/>
          <w:sz w:val="28"/>
          <w:lang w:val="es-CO"/>
        </w:rPr>
        <w:t xml:space="preserve"> Externas</w:t>
      </w:r>
      <w:bookmarkEnd w:id="64"/>
    </w:p>
    <w:p w14:paraId="6829D0CF" w14:textId="1088BA15" w:rsidR="00C52140" w:rsidRPr="00C7183A" w:rsidRDefault="001F52C6" w:rsidP="00014AF3">
      <w:pPr>
        <w:jc w:val="both"/>
      </w:pPr>
      <w:r>
        <w:t xml:space="preserve">Las interfaces externas están descritas en el </w:t>
      </w:r>
      <w:hyperlink r:id="rId36" w:history="1">
        <w:r w:rsidRPr="000676F2">
          <w:rPr>
            <w:rStyle w:val="Hipervnculo"/>
          </w:rPr>
          <w:t>diagrama de contexto</w:t>
        </w:r>
      </w:hyperlink>
      <w:r>
        <w:t xml:space="preserve"> , donde podemos ver la interacción del proyecto con los </w:t>
      </w:r>
      <w:commentRangeStart w:id="65"/>
      <w:r w:rsidRPr="004B1804">
        <w:rPr>
          <w:b/>
        </w:rPr>
        <w:t>stakeholders</w:t>
      </w:r>
      <w:commentRangeEnd w:id="65"/>
      <w:r>
        <w:rPr>
          <w:rStyle w:val="Refdecomentario"/>
        </w:rPr>
        <w:commentReference w:id="65"/>
      </w:r>
      <w:r>
        <w:t xml:space="preserve"> que le proporcionan información y recursos y a su vez a estos se les proporciona documentos, avances de producto y finalmente el producto final.</w:t>
      </w:r>
    </w:p>
    <w:p w14:paraId="60F9FE62" w14:textId="1B8C6B6B" w:rsidR="00D9745F" w:rsidRPr="00595763" w:rsidRDefault="00D9745F" w:rsidP="00014AF3">
      <w:pPr>
        <w:pStyle w:val="Ttulo3"/>
        <w:tabs>
          <w:tab w:val="center" w:pos="4135"/>
        </w:tabs>
        <w:jc w:val="both"/>
        <w:rPr>
          <w:rFonts w:ascii="Arial" w:hAnsi="Arial"/>
          <w:sz w:val="28"/>
          <w:lang w:val="es-CO"/>
        </w:rPr>
      </w:pPr>
      <w:bookmarkStart w:id="66" w:name="_Toc333053704"/>
      <w:bookmarkStart w:id="67" w:name="_Toc333653866"/>
      <w:r w:rsidRPr="00595763">
        <w:rPr>
          <w:rFonts w:ascii="Arial" w:hAnsi="Arial"/>
          <w:sz w:val="28"/>
          <w:lang w:val="es-CO"/>
        </w:rPr>
        <w:lastRenderedPageBreak/>
        <w:t xml:space="preserve">4.6.2 </w:t>
      </w:r>
      <w:r w:rsidR="00D03A58" w:rsidRPr="00595763">
        <w:rPr>
          <w:rFonts w:ascii="Arial" w:hAnsi="Arial"/>
          <w:sz w:val="28"/>
          <w:lang w:val="es-CO"/>
        </w:rPr>
        <w:t xml:space="preserve">Interfaces </w:t>
      </w:r>
      <w:bookmarkEnd w:id="66"/>
      <w:r w:rsidR="00E97CF6" w:rsidRPr="00D53C37">
        <w:rPr>
          <w:rFonts w:ascii="Arial" w:hAnsi="Arial" w:cs="Arial"/>
          <w:sz w:val="28"/>
          <w:szCs w:val="28"/>
          <w:lang w:val="es-CO"/>
        </w:rPr>
        <w:t>I</w:t>
      </w:r>
      <w:r w:rsidR="00D03A58" w:rsidRPr="00D53C37">
        <w:rPr>
          <w:rFonts w:ascii="Arial" w:hAnsi="Arial" w:cs="Arial"/>
          <w:sz w:val="28"/>
          <w:szCs w:val="28"/>
          <w:lang w:val="es-CO"/>
        </w:rPr>
        <w:t>nternas</w:t>
      </w:r>
      <w:bookmarkEnd w:id="67"/>
      <w:r w:rsidR="00D03A58" w:rsidRPr="00595763">
        <w:rPr>
          <w:rFonts w:ascii="Arial" w:hAnsi="Arial"/>
          <w:sz w:val="28"/>
          <w:lang w:val="es-CO"/>
        </w:rPr>
        <w:t xml:space="preserve"> </w:t>
      </w:r>
    </w:p>
    <w:p w14:paraId="71A0E6BE" w14:textId="77777777" w:rsidR="00D03A58" w:rsidRPr="00595763" w:rsidRDefault="00D03A58" w:rsidP="00014AF3">
      <w:pPr>
        <w:jc w:val="both"/>
        <w:rPr>
          <w:lang w:val="es-CO"/>
        </w:rPr>
      </w:pPr>
      <w:proofErr w:type="spellStart"/>
      <w:r w:rsidRPr="00595763">
        <w:rPr>
          <w:b/>
          <w:i/>
          <w:sz w:val="24"/>
          <w:lang w:val="es-CO"/>
        </w:rPr>
        <w:t>Fifth</w:t>
      </w:r>
      <w:proofErr w:type="spellEnd"/>
      <w:r w:rsidRPr="00595763">
        <w:rPr>
          <w:b/>
          <w:i/>
          <w:sz w:val="24"/>
          <w:lang w:val="es-CO"/>
        </w:rPr>
        <w:t xml:space="preserve"> </w:t>
      </w:r>
      <w:proofErr w:type="spellStart"/>
      <w:r w:rsidRPr="00595763">
        <w:rPr>
          <w:b/>
          <w:i/>
          <w:sz w:val="24"/>
          <w:lang w:val="es-CO"/>
        </w:rPr>
        <w:t>Floor</w:t>
      </w:r>
      <w:proofErr w:type="spellEnd"/>
      <w:r w:rsidRPr="00595763">
        <w:rPr>
          <w:b/>
          <w:i/>
          <w:sz w:val="24"/>
          <w:lang w:val="es-CO"/>
        </w:rPr>
        <w:t xml:space="preserve"> </w:t>
      </w:r>
      <w:proofErr w:type="spellStart"/>
      <w:r w:rsidRPr="00595763">
        <w:rPr>
          <w:b/>
          <w:i/>
          <w:sz w:val="24"/>
          <w:lang w:val="es-CO"/>
        </w:rPr>
        <w:t>Corp</w:t>
      </w:r>
      <w:proofErr w:type="spellEnd"/>
      <w:r w:rsidRPr="00595763">
        <w:rPr>
          <w:lang w:val="es-CO"/>
        </w:rPr>
        <w:t>, está constituida por seis  estudiantes de Ingeniería de Sistemas</w:t>
      </w:r>
      <w:r w:rsidR="002C1BC6" w:rsidRPr="00595763">
        <w:rPr>
          <w:lang w:val="es-CO"/>
        </w:rPr>
        <w:t xml:space="preserve"> de</w:t>
      </w:r>
      <w:r w:rsidRPr="00595763">
        <w:rPr>
          <w:lang w:val="es-CO"/>
        </w:rPr>
        <w:t xml:space="preserve"> la Pontificia Universidad Javeriana, los cuales poseen un perfil característico  que está </w:t>
      </w:r>
      <w:r w:rsidR="00296764" w:rsidRPr="00595763">
        <w:rPr>
          <w:lang w:val="es-CO"/>
        </w:rPr>
        <w:t>consignado</w:t>
      </w:r>
      <w:r w:rsidRPr="00595763">
        <w:rPr>
          <w:lang w:val="es-CO"/>
        </w:rPr>
        <w:t xml:space="preserve"> en su correspondiente </w:t>
      </w:r>
      <w:commentRangeStart w:id="68"/>
      <w:r w:rsidRPr="00595763">
        <w:rPr>
          <w:lang w:val="es-CO"/>
        </w:rPr>
        <w:t>hoja de vida</w:t>
      </w:r>
      <w:commentRangeEnd w:id="68"/>
      <w:r w:rsidRPr="00595763">
        <w:rPr>
          <w:rStyle w:val="Refdecomentario"/>
          <w:lang w:val="es-CO"/>
        </w:rPr>
        <w:commentReference w:id="68"/>
      </w:r>
      <w:r w:rsidRPr="00595763">
        <w:rPr>
          <w:lang w:val="es-CO"/>
        </w:rPr>
        <w:t>. Los integrantes son liderados por el gerente del proyecto, basados en los principios de respeto,</w:t>
      </w:r>
      <w:r w:rsidR="00296764" w:rsidRPr="00595763">
        <w:rPr>
          <w:lang w:val="es-CO"/>
        </w:rPr>
        <w:t xml:space="preserve"> honestidad,</w:t>
      </w:r>
      <w:r w:rsidRPr="00595763">
        <w:rPr>
          <w:lang w:val="es-CO"/>
        </w:rPr>
        <w:t xml:space="preserve"> transparencia, comunicación</w:t>
      </w:r>
      <w:r w:rsidR="00296764" w:rsidRPr="00595763">
        <w:rPr>
          <w:lang w:val="es-CO"/>
        </w:rPr>
        <w:t>,</w:t>
      </w:r>
      <w:r w:rsidRPr="00595763">
        <w:rPr>
          <w:lang w:val="es-CO"/>
        </w:rPr>
        <w:t xml:space="preserve"> cooperación</w:t>
      </w:r>
      <w:r w:rsidR="00296764" w:rsidRPr="00595763">
        <w:rPr>
          <w:lang w:val="es-CO"/>
        </w:rPr>
        <w:t xml:space="preserve"> y democracia</w:t>
      </w:r>
      <w:r w:rsidRPr="00595763">
        <w:rPr>
          <w:lang w:val="es-CO"/>
        </w:rPr>
        <w:t>.</w:t>
      </w:r>
      <w:r w:rsidR="00296764" w:rsidRPr="00595763">
        <w:rPr>
          <w:lang w:val="es-CO"/>
        </w:rPr>
        <w:t xml:space="preserve"> Donde</w:t>
      </w:r>
      <w:r w:rsidR="002C1BC6" w:rsidRPr="00595763">
        <w:rPr>
          <w:lang w:val="es-CO"/>
        </w:rPr>
        <w:t xml:space="preserve"> todos los integrantes son parti</w:t>
      </w:r>
      <w:r w:rsidR="00296764" w:rsidRPr="00595763">
        <w:rPr>
          <w:lang w:val="es-CO"/>
        </w:rPr>
        <w:t xml:space="preserve">cipes de las decisiones tomadas mediante el consenso como mecanismo para solventar las diferencias.  </w:t>
      </w:r>
    </w:p>
    <w:p w14:paraId="44C0EB81" w14:textId="77777777" w:rsidR="00C260FE" w:rsidRPr="00595763" w:rsidRDefault="00FA2B6E" w:rsidP="00014AF3">
      <w:pPr>
        <w:jc w:val="both"/>
        <w:rPr>
          <w:lang w:val="es-CO"/>
        </w:rPr>
      </w:pPr>
      <w:r w:rsidRPr="00595763">
        <w:rPr>
          <w:lang w:val="es-CO"/>
        </w:rPr>
        <w:t>Los miembros del equipo poseerán un rol principal</w:t>
      </w:r>
      <w:r w:rsidR="00C260FE" w:rsidRPr="00595763">
        <w:rPr>
          <w:lang w:val="es-CO"/>
        </w:rPr>
        <w:t xml:space="preserve"> acorde a su perfil</w:t>
      </w:r>
      <w:r w:rsidR="00B24F6B" w:rsidRPr="00595763">
        <w:rPr>
          <w:lang w:val="es-CO"/>
        </w:rPr>
        <w:t>, y otros secundarios, que</w:t>
      </w:r>
      <w:r w:rsidRPr="00595763">
        <w:rPr>
          <w:lang w:val="es-CO"/>
        </w:rPr>
        <w:t xml:space="preserve"> </w:t>
      </w:r>
      <w:r w:rsidR="00B24F6B" w:rsidRPr="00595763">
        <w:rPr>
          <w:lang w:val="es-CO"/>
        </w:rPr>
        <w:t>e</w:t>
      </w:r>
      <w:r w:rsidRPr="00595763">
        <w:rPr>
          <w:lang w:val="es-CO"/>
        </w:rPr>
        <w:t xml:space="preserve">n el transcurso del proyecto </w:t>
      </w:r>
      <w:r w:rsidR="00B24F6B" w:rsidRPr="00595763">
        <w:rPr>
          <w:lang w:val="es-CO"/>
        </w:rPr>
        <w:t>podrán</w:t>
      </w:r>
      <w:r w:rsidRPr="00595763">
        <w:rPr>
          <w:lang w:val="es-CO"/>
        </w:rPr>
        <w:t xml:space="preserve"> ser dinámicos.</w:t>
      </w:r>
      <w:r w:rsidR="00C260FE" w:rsidRPr="00595763">
        <w:rPr>
          <w:lang w:val="es-CO"/>
        </w:rPr>
        <w:t xml:space="preserve"> </w:t>
      </w:r>
    </w:p>
    <w:p w14:paraId="38177DAB" w14:textId="77777777" w:rsidR="00F74749" w:rsidRPr="00595763" w:rsidRDefault="00F74749" w:rsidP="00014AF3">
      <w:pPr>
        <w:jc w:val="both"/>
        <w:rPr>
          <w:lang w:val="es-CO"/>
        </w:rPr>
      </w:pPr>
      <w:r w:rsidRPr="00595763">
        <w:rPr>
          <w:lang w:val="es-CO"/>
        </w:rPr>
        <w:t>El líder del proyecto, es quien asigna responsabilidades a los miembros del grupo, facilitando sus reuniones, sintetiza</w:t>
      </w:r>
      <w:r w:rsidR="00B24F6B" w:rsidRPr="00595763">
        <w:rPr>
          <w:lang w:val="es-CO"/>
        </w:rPr>
        <w:t>ndo</w:t>
      </w:r>
      <w:r w:rsidRPr="00595763">
        <w:rPr>
          <w:lang w:val="es-CO"/>
        </w:rPr>
        <w:t xml:space="preserve"> el estado del proyecto y coordina</w:t>
      </w:r>
      <w:r w:rsidR="00B24F6B" w:rsidRPr="00595763">
        <w:rPr>
          <w:lang w:val="es-CO"/>
        </w:rPr>
        <w:t>ndo</w:t>
      </w:r>
      <w:r w:rsidRPr="00595763">
        <w:rPr>
          <w:lang w:val="es-CO"/>
        </w:rPr>
        <w:t xml:space="preserve"> con los compañeros las tareas para lograr los objetivos del proyecto. </w:t>
      </w:r>
    </w:p>
    <w:p w14:paraId="783CDFBC" w14:textId="77777777" w:rsidR="00A309FC" w:rsidRPr="00595763" w:rsidRDefault="00A309FC" w:rsidP="00014AF3">
      <w:pPr>
        <w:jc w:val="both"/>
        <w:rPr>
          <w:lang w:val="es-CO"/>
        </w:rPr>
      </w:pPr>
      <w:r w:rsidRPr="00595763">
        <w:rPr>
          <w:lang w:val="es-CO"/>
        </w:rPr>
        <w:t xml:space="preserve">La siguiente ilustración, muestra </w:t>
      </w:r>
      <w:r w:rsidR="00B24F6B" w:rsidRPr="00595763">
        <w:rPr>
          <w:lang w:val="es-CO"/>
        </w:rPr>
        <w:t>cómo</w:t>
      </w:r>
      <w:r w:rsidRPr="00595763">
        <w:rPr>
          <w:lang w:val="es-CO"/>
        </w:rPr>
        <w:t xml:space="preserve"> aunque todos los miembros tienen la misma jerarquía</w:t>
      </w:r>
      <w:r w:rsidR="00FD5458" w:rsidRPr="00595763">
        <w:rPr>
          <w:lang w:val="es-CO"/>
        </w:rPr>
        <w:t>. E</w:t>
      </w:r>
      <w:r w:rsidRPr="00595763">
        <w:rPr>
          <w:lang w:val="es-CO"/>
        </w:rPr>
        <w:t xml:space="preserve">s el líder quien desde el centro guía el equipo. </w:t>
      </w:r>
      <w:r w:rsidR="00FD5458" w:rsidRPr="00595763">
        <w:rPr>
          <w:lang w:val="es-CO"/>
        </w:rPr>
        <w:t>Asemejándose</w:t>
      </w:r>
      <w:r w:rsidRPr="00595763">
        <w:rPr>
          <w:lang w:val="es-CO"/>
        </w:rPr>
        <w:t xml:space="preserve"> a una estructura de </w:t>
      </w:r>
      <w:commentRangeStart w:id="69"/>
      <w:r w:rsidRPr="00595763">
        <w:rPr>
          <w:lang w:val="es-CO"/>
        </w:rPr>
        <w:t>Bazar</w:t>
      </w:r>
      <w:commentRangeEnd w:id="69"/>
      <w:r w:rsidR="00FD5458" w:rsidRPr="00595763">
        <w:rPr>
          <w:rStyle w:val="Refdecomentario"/>
          <w:lang w:val="es-CO"/>
        </w:rPr>
        <w:commentReference w:id="69"/>
      </w:r>
      <w:r w:rsidR="003B05C8" w:rsidRPr="00595763">
        <w:rPr>
          <w:lang w:val="es-CO"/>
        </w:rPr>
        <w:t>.</w:t>
      </w:r>
    </w:p>
    <w:p w14:paraId="52602E99" w14:textId="39C4A428" w:rsidR="003B05C8" w:rsidRPr="00595763" w:rsidRDefault="003B05C8" w:rsidP="00014AF3">
      <w:pPr>
        <w:jc w:val="both"/>
        <w:rPr>
          <w:lang w:val="es-CO"/>
        </w:rPr>
      </w:pPr>
      <w:r w:rsidRPr="00595763">
        <w:rPr>
          <w:lang w:val="es-CO"/>
        </w:rPr>
        <w:t xml:space="preserve">Para conocer con mayor detalle los roles existentes durante el desarrollo del proyecto, revisar el </w:t>
      </w:r>
      <w:hyperlink w:anchor="_4.6.3_Authorities_and" w:history="1">
        <w:r w:rsidRPr="000676F2">
          <w:rPr>
            <w:rStyle w:val="Hipervnculo"/>
            <w:lang w:val="es-CO"/>
          </w:rPr>
          <w:t>mapa mental de roles</w:t>
        </w:r>
      </w:hyperlink>
      <w:r w:rsidR="00D148D6" w:rsidRPr="00595763">
        <w:rPr>
          <w:lang w:val="es-CO"/>
        </w:rPr>
        <w:t>, mientras</w:t>
      </w:r>
      <w:r w:rsidR="00D148D6" w:rsidRPr="000676F2">
        <w:rPr>
          <w:i/>
          <w:lang w:val="es-CO"/>
        </w:rPr>
        <w:t xml:space="preserve"> </w:t>
      </w:r>
      <w:r w:rsidR="00D148D6" w:rsidRPr="00595763">
        <w:rPr>
          <w:lang w:val="es-CO"/>
        </w:rPr>
        <w:t xml:space="preserve">que para indagar por la </w:t>
      </w:r>
      <w:r w:rsidR="00053705" w:rsidRPr="00D53C37">
        <w:rPr>
          <w:lang w:val="es-CO"/>
        </w:rPr>
        <w:t>interacción</w:t>
      </w:r>
      <w:r w:rsidR="00D148D6" w:rsidRPr="00595763">
        <w:rPr>
          <w:lang w:val="es-CO"/>
        </w:rPr>
        <w:t xml:space="preserve"> interna del grupo puede leer las </w:t>
      </w:r>
      <w:commentRangeStart w:id="70"/>
      <w:r w:rsidR="00D148D6" w:rsidRPr="00595763">
        <w:rPr>
          <w:lang w:val="es-CO"/>
        </w:rPr>
        <w:t>reglas</w:t>
      </w:r>
      <w:r w:rsidR="008E78A1" w:rsidRPr="00595763">
        <w:rPr>
          <w:lang w:val="es-CO"/>
        </w:rPr>
        <w:t xml:space="preserve"> de </w:t>
      </w:r>
      <w:proofErr w:type="spellStart"/>
      <w:r w:rsidR="008E78A1" w:rsidRPr="00595763">
        <w:rPr>
          <w:lang w:val="es-CO"/>
        </w:rPr>
        <w:t>Fifth</w:t>
      </w:r>
      <w:proofErr w:type="spellEnd"/>
      <w:r w:rsidR="008E78A1" w:rsidRPr="00595763">
        <w:rPr>
          <w:lang w:val="es-CO"/>
        </w:rPr>
        <w:t xml:space="preserve"> Flor </w:t>
      </w:r>
      <w:proofErr w:type="spellStart"/>
      <w:r w:rsidR="008E78A1" w:rsidRPr="00595763">
        <w:rPr>
          <w:lang w:val="es-CO"/>
        </w:rPr>
        <w:t>Coorp</w:t>
      </w:r>
      <w:commentRangeEnd w:id="70"/>
      <w:proofErr w:type="spellEnd"/>
      <w:r w:rsidR="008E78A1" w:rsidRPr="00595763">
        <w:rPr>
          <w:rStyle w:val="Refdecomentario"/>
          <w:lang w:val="es-CO"/>
        </w:rPr>
        <w:commentReference w:id="70"/>
      </w:r>
      <w:r w:rsidRPr="00595763">
        <w:rPr>
          <w:lang w:val="es-CO"/>
        </w:rPr>
        <w:t>.</w:t>
      </w:r>
      <w:r w:rsidR="008E78A1" w:rsidRPr="00595763">
        <w:rPr>
          <w:lang w:val="es-CO"/>
        </w:rPr>
        <w:t xml:space="preserve"> </w:t>
      </w:r>
    </w:p>
    <w:p w14:paraId="4EE894CC" w14:textId="77777777" w:rsidR="008E78A1" w:rsidRPr="00595763" w:rsidRDefault="008E78A1" w:rsidP="00014AF3">
      <w:pPr>
        <w:jc w:val="both"/>
        <w:rPr>
          <w:lang w:val="es-CO"/>
        </w:rPr>
      </w:pPr>
    </w:p>
    <w:p w14:paraId="045CD090" w14:textId="24611493" w:rsidR="00A460BF" w:rsidRPr="00595763" w:rsidRDefault="00C260FE" w:rsidP="00014AF3">
      <w:pPr>
        <w:jc w:val="both"/>
        <w:rPr>
          <w:lang w:val="es-CO"/>
        </w:rPr>
      </w:pPr>
      <w:r w:rsidRPr="00D53C37">
        <w:rPr>
          <w:noProof/>
          <w:lang w:val="es-CO" w:eastAsia="es-CO"/>
        </w:rPr>
        <w:drawing>
          <wp:inline distT="0" distB="0" distL="0" distR="0" wp14:anchorId="5D1BD123" wp14:editId="0F33112C">
            <wp:extent cx="5252085" cy="3063875"/>
            <wp:effectExtent l="0" t="19050" r="0" b="7937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77B9CDF8" w14:textId="5D746BAE" w:rsidR="00FA2B6E" w:rsidRPr="00595763" w:rsidRDefault="00A460BF" w:rsidP="00014AF3">
      <w:pPr>
        <w:pStyle w:val="Epgrafe"/>
        <w:jc w:val="both"/>
        <w:rPr>
          <w:lang w:val="es-CO"/>
        </w:rPr>
      </w:pPr>
      <w:bookmarkStart w:id="71" w:name="_Toc333018256"/>
      <w:r w:rsidRPr="00595763">
        <w:rPr>
          <w:lang w:val="es-CO"/>
        </w:rPr>
        <w:lastRenderedPageBreak/>
        <w:t xml:space="preserve">Ilustración </w:t>
      </w:r>
      <w:r w:rsidRPr="00595763">
        <w:rPr>
          <w:lang w:val="es-CO"/>
        </w:rPr>
        <w:fldChar w:fldCharType="begin"/>
      </w:r>
      <w:r w:rsidRPr="00595763">
        <w:rPr>
          <w:lang w:val="es-CO"/>
        </w:rPr>
        <w:instrText xml:space="preserve"> SEQ Ilustración \* ARABIC </w:instrText>
      </w:r>
      <w:r w:rsidRPr="00595763">
        <w:rPr>
          <w:lang w:val="es-CO"/>
        </w:rPr>
        <w:fldChar w:fldCharType="separate"/>
      </w:r>
      <w:r w:rsidR="00C11889" w:rsidRPr="00595763">
        <w:rPr>
          <w:lang w:val="es-CO"/>
        </w:rPr>
        <w:t>1</w:t>
      </w:r>
      <w:r w:rsidRPr="00595763">
        <w:rPr>
          <w:lang w:val="es-CO"/>
        </w:rPr>
        <w:fldChar w:fldCharType="end"/>
      </w:r>
      <w:r w:rsidRPr="00595763">
        <w:rPr>
          <w:lang w:val="es-CO"/>
        </w:rPr>
        <w:t xml:space="preserve">: Organigrama de </w:t>
      </w:r>
      <w:proofErr w:type="spellStart"/>
      <w:r w:rsidRPr="00595763">
        <w:rPr>
          <w:lang w:val="es-CO"/>
        </w:rPr>
        <w:t>Fift</w:t>
      </w:r>
      <w:proofErr w:type="spellEnd"/>
      <w:r w:rsidRPr="00595763">
        <w:rPr>
          <w:lang w:val="es-CO"/>
        </w:rPr>
        <w:t xml:space="preserve"> </w:t>
      </w:r>
      <w:proofErr w:type="spellStart"/>
      <w:r w:rsidRPr="00595763">
        <w:rPr>
          <w:lang w:val="es-CO"/>
        </w:rPr>
        <w:t>Floor</w:t>
      </w:r>
      <w:proofErr w:type="spellEnd"/>
      <w:r w:rsidRPr="00595763">
        <w:rPr>
          <w:lang w:val="es-CO"/>
        </w:rPr>
        <w:t xml:space="preserve"> </w:t>
      </w:r>
      <w:proofErr w:type="spellStart"/>
      <w:r w:rsidRPr="00D53C37">
        <w:rPr>
          <w:lang w:val="es-CO"/>
        </w:rPr>
        <w:t>Corp</w:t>
      </w:r>
      <w:bookmarkEnd w:id="71"/>
      <w:proofErr w:type="spellEnd"/>
    </w:p>
    <w:p w14:paraId="2E1FA2FF" w14:textId="77777777" w:rsidR="003B05C8" w:rsidRPr="00595763" w:rsidRDefault="003B05C8" w:rsidP="00014AF3">
      <w:pPr>
        <w:jc w:val="both"/>
        <w:rPr>
          <w:lang w:val="es-CO"/>
        </w:rPr>
      </w:pPr>
    </w:p>
    <w:p w14:paraId="7B41C9A5" w14:textId="4D49E3D9" w:rsidR="00D9745F" w:rsidRPr="00595763" w:rsidRDefault="000676F2" w:rsidP="00014AF3">
      <w:pPr>
        <w:pStyle w:val="Ttulo3"/>
        <w:jc w:val="both"/>
        <w:rPr>
          <w:rFonts w:ascii="Arial" w:hAnsi="Arial"/>
          <w:sz w:val="28"/>
          <w:lang w:val="es-CO"/>
        </w:rPr>
      </w:pPr>
      <w:bookmarkStart w:id="72" w:name="_4.6.3_Authorities_and"/>
      <w:bookmarkStart w:id="73" w:name="_Toc333053705"/>
      <w:bookmarkStart w:id="74" w:name="_Toc333653867"/>
      <w:bookmarkEnd w:id="72"/>
      <w:r>
        <w:rPr>
          <w:rFonts w:ascii="Arial" w:hAnsi="Arial"/>
          <w:sz w:val="28"/>
          <w:lang w:val="es-CO"/>
        </w:rPr>
        <w:t>4</w:t>
      </w:r>
      <w:r w:rsidR="00D9745F" w:rsidRPr="00595763">
        <w:rPr>
          <w:rFonts w:ascii="Arial" w:hAnsi="Arial"/>
          <w:sz w:val="28"/>
          <w:lang w:val="es-CO"/>
        </w:rPr>
        <w:t xml:space="preserve">.6.3 </w:t>
      </w:r>
      <w:bookmarkEnd w:id="73"/>
      <w:bookmarkEnd w:id="74"/>
      <w:r w:rsidR="00446913">
        <w:rPr>
          <w:rFonts w:ascii="Arial" w:hAnsi="Arial"/>
          <w:sz w:val="28"/>
          <w:lang w:val="es-CO"/>
        </w:rPr>
        <w:t>Roles y Responsabilidades</w:t>
      </w:r>
    </w:p>
    <w:p w14:paraId="17515692" w14:textId="6266FBAD" w:rsidR="00B477EF" w:rsidRPr="000676F2" w:rsidRDefault="00B477EF" w:rsidP="00014AF3">
      <w:pPr>
        <w:jc w:val="both"/>
        <w:rPr>
          <w:lang w:val="es-CO"/>
        </w:rPr>
      </w:pPr>
      <w:r w:rsidRPr="000676F2">
        <w:rPr>
          <w:lang w:val="es-CO"/>
        </w:rPr>
        <w:t xml:space="preserve">A continuación se muestra un </w:t>
      </w:r>
      <w:hyperlink r:id="rId42" w:history="1">
        <w:r w:rsidRPr="00B3516B">
          <w:rPr>
            <w:rStyle w:val="Hipervnculo"/>
            <w:lang w:val="es-CO"/>
          </w:rPr>
          <w:t>esquema de los roles</w:t>
        </w:r>
      </w:hyperlink>
      <w:r w:rsidRPr="000676F2">
        <w:rPr>
          <w:lang w:val="es-CO"/>
        </w:rPr>
        <w:t xml:space="preserve"> y las responsabilidades asignadas a cada uno de los </w:t>
      </w:r>
      <w:r w:rsidR="00C7183A">
        <w:rPr>
          <w:lang w:val="es-CO"/>
        </w:rPr>
        <w:t xml:space="preserve">integrantes de </w:t>
      </w:r>
      <w:proofErr w:type="spellStart"/>
      <w:r w:rsidR="00C7183A">
        <w:rPr>
          <w:lang w:val="es-CO"/>
        </w:rPr>
        <w:t>Fifth</w:t>
      </w:r>
      <w:proofErr w:type="spellEnd"/>
      <w:r w:rsidR="00C7183A">
        <w:rPr>
          <w:lang w:val="es-CO"/>
        </w:rPr>
        <w:t xml:space="preserve"> </w:t>
      </w:r>
      <w:proofErr w:type="spellStart"/>
      <w:r w:rsidR="00C7183A">
        <w:rPr>
          <w:lang w:val="es-CO"/>
        </w:rPr>
        <w:t>Floor</w:t>
      </w:r>
      <w:proofErr w:type="spellEnd"/>
      <w:r w:rsidR="00C7183A">
        <w:rPr>
          <w:lang w:val="es-CO"/>
        </w:rPr>
        <w:t xml:space="preserve"> Corp.</w:t>
      </w:r>
    </w:p>
    <w:p w14:paraId="5D1EC643" w14:textId="5265B893" w:rsidR="00D9745F" w:rsidRPr="00595763" w:rsidRDefault="00D9745F" w:rsidP="00014AF3">
      <w:pPr>
        <w:pStyle w:val="Ttulo1"/>
        <w:jc w:val="both"/>
        <w:rPr>
          <w:lang w:val="es-CO"/>
        </w:rPr>
      </w:pPr>
      <w:bookmarkStart w:id="75" w:name="_Toc333053706"/>
      <w:bookmarkStart w:id="76" w:name="_Toc333653868"/>
      <w:r w:rsidRPr="00595763">
        <w:rPr>
          <w:lang w:val="es-CO"/>
        </w:rPr>
        <w:t xml:space="preserve">5. </w:t>
      </w:r>
      <w:bookmarkEnd w:id="75"/>
      <w:r w:rsidR="002C62DE">
        <w:rPr>
          <w:lang w:val="es-CO"/>
        </w:rPr>
        <w:t>Planeación</w:t>
      </w:r>
      <w:r w:rsidR="00953B17">
        <w:rPr>
          <w:lang w:val="es-CO"/>
        </w:rPr>
        <w:t xml:space="preserve"> del Proyecto</w:t>
      </w:r>
      <w:bookmarkEnd w:id="76"/>
    </w:p>
    <w:p w14:paraId="00A8EC2F" w14:textId="67CDA022" w:rsidR="00D9745F" w:rsidRPr="00595763" w:rsidRDefault="00D9745F" w:rsidP="00014AF3">
      <w:pPr>
        <w:pStyle w:val="Ttulo2"/>
        <w:jc w:val="both"/>
        <w:rPr>
          <w:rFonts w:ascii="Arial" w:hAnsi="Arial"/>
          <w:sz w:val="28"/>
          <w:lang w:val="es-CO"/>
        </w:rPr>
      </w:pPr>
      <w:bookmarkStart w:id="77" w:name="_Toc333053707"/>
      <w:bookmarkStart w:id="78" w:name="_Toc333653869"/>
      <w:r w:rsidRPr="00595763">
        <w:rPr>
          <w:rFonts w:ascii="Arial" w:hAnsi="Arial"/>
          <w:sz w:val="28"/>
          <w:lang w:val="es-CO"/>
        </w:rPr>
        <w:t xml:space="preserve">5.1 </w:t>
      </w:r>
      <w:bookmarkEnd w:id="77"/>
      <w:r w:rsidR="001A07D6">
        <w:rPr>
          <w:rFonts w:ascii="Arial" w:hAnsi="Arial" w:cs="Arial"/>
          <w:sz w:val="28"/>
          <w:szCs w:val="28"/>
          <w:lang w:val="es-CO"/>
        </w:rPr>
        <w:t>Iniciación</w:t>
      </w:r>
      <w:r w:rsidR="002C62DE">
        <w:rPr>
          <w:rFonts w:ascii="Arial" w:hAnsi="Arial" w:cs="Arial"/>
          <w:sz w:val="28"/>
          <w:szCs w:val="28"/>
          <w:lang w:val="es-CO"/>
        </w:rPr>
        <w:t xml:space="preserve"> del Proyecto</w:t>
      </w:r>
      <w:bookmarkEnd w:id="78"/>
    </w:p>
    <w:p w14:paraId="6B797381" w14:textId="56852FDC" w:rsidR="00D9745F" w:rsidRPr="00595763" w:rsidRDefault="00D9745F" w:rsidP="00014AF3">
      <w:pPr>
        <w:pStyle w:val="Ttulo3"/>
        <w:jc w:val="both"/>
        <w:rPr>
          <w:rFonts w:ascii="Arial" w:hAnsi="Arial"/>
          <w:sz w:val="28"/>
          <w:lang w:val="es-CO"/>
        </w:rPr>
      </w:pPr>
      <w:bookmarkStart w:id="79" w:name="_Toc333053708"/>
      <w:bookmarkStart w:id="80" w:name="_Toc333653870"/>
      <w:r w:rsidRPr="00595763">
        <w:rPr>
          <w:rFonts w:ascii="Arial" w:hAnsi="Arial"/>
          <w:sz w:val="28"/>
          <w:lang w:val="es-CO"/>
        </w:rPr>
        <w:t xml:space="preserve">5.1.1 </w:t>
      </w:r>
      <w:r w:rsidR="001A07D6" w:rsidRPr="00595763">
        <w:rPr>
          <w:rFonts w:ascii="Arial" w:hAnsi="Arial"/>
          <w:sz w:val="28"/>
          <w:lang w:val="es-CO"/>
        </w:rPr>
        <w:t>Plan</w:t>
      </w:r>
      <w:bookmarkEnd w:id="79"/>
      <w:r w:rsidR="001A07D6">
        <w:rPr>
          <w:rFonts w:ascii="Arial" w:hAnsi="Arial" w:cs="Arial"/>
          <w:sz w:val="28"/>
          <w:szCs w:val="28"/>
          <w:lang w:val="es-CO"/>
        </w:rPr>
        <w:t xml:space="preserve"> de </w:t>
      </w:r>
      <w:r w:rsidR="00507078">
        <w:rPr>
          <w:rFonts w:ascii="Arial" w:hAnsi="Arial" w:cs="Arial"/>
          <w:sz w:val="28"/>
          <w:szCs w:val="28"/>
          <w:lang w:val="es-CO"/>
        </w:rPr>
        <w:t>Estimación</w:t>
      </w:r>
      <w:bookmarkEnd w:id="80"/>
      <w:r w:rsidR="001A07D6">
        <w:rPr>
          <w:rFonts w:ascii="Arial" w:hAnsi="Arial" w:cs="Arial"/>
          <w:sz w:val="28"/>
          <w:szCs w:val="28"/>
          <w:lang w:val="es-CO"/>
        </w:rPr>
        <w:t xml:space="preserve"> </w:t>
      </w:r>
    </w:p>
    <w:p w14:paraId="2D51110E" w14:textId="4E8A0042" w:rsidR="00D9745F" w:rsidRDefault="00D9745F" w:rsidP="00014AF3">
      <w:pPr>
        <w:pStyle w:val="Ttulo3"/>
        <w:jc w:val="both"/>
        <w:rPr>
          <w:rFonts w:ascii="Arial" w:hAnsi="Arial" w:cs="Arial"/>
          <w:sz w:val="28"/>
          <w:szCs w:val="28"/>
          <w:lang w:val="es-CO"/>
        </w:rPr>
      </w:pPr>
      <w:bookmarkStart w:id="81" w:name="_Toc333053709"/>
      <w:bookmarkStart w:id="82" w:name="_Toc333653871"/>
      <w:r w:rsidRPr="00595763">
        <w:rPr>
          <w:rFonts w:ascii="Arial" w:hAnsi="Arial"/>
          <w:sz w:val="28"/>
          <w:lang w:val="es-CO"/>
        </w:rPr>
        <w:t xml:space="preserve">5.1.2 </w:t>
      </w:r>
      <w:r w:rsidR="00B94CC9" w:rsidRPr="00595763">
        <w:rPr>
          <w:rFonts w:ascii="Arial" w:hAnsi="Arial"/>
          <w:sz w:val="28"/>
          <w:lang w:val="es-CO"/>
        </w:rPr>
        <w:t>Plan</w:t>
      </w:r>
      <w:bookmarkEnd w:id="81"/>
      <w:r w:rsidR="00B94CC9">
        <w:rPr>
          <w:rFonts w:ascii="Arial" w:hAnsi="Arial" w:cs="Arial"/>
          <w:sz w:val="28"/>
          <w:szCs w:val="28"/>
          <w:lang w:val="es-CO"/>
        </w:rPr>
        <w:t xml:space="preserve"> de Personal</w:t>
      </w:r>
      <w:bookmarkEnd w:id="82"/>
      <w:r w:rsidR="00B94CC9">
        <w:rPr>
          <w:rFonts w:ascii="Arial" w:hAnsi="Arial" w:cs="Arial"/>
          <w:sz w:val="28"/>
          <w:szCs w:val="28"/>
          <w:lang w:val="es-CO"/>
        </w:rPr>
        <w:t xml:space="preserve"> </w:t>
      </w:r>
    </w:p>
    <w:p w14:paraId="34C90320" w14:textId="6A32FC04" w:rsidR="004B2298" w:rsidRPr="004B2298" w:rsidRDefault="004B2298" w:rsidP="00014AF3">
      <w:pPr>
        <w:jc w:val="both"/>
        <w:rPr>
          <w:lang w:val="es-CO"/>
        </w:rPr>
      </w:pPr>
      <w:r>
        <w:rPr>
          <w:lang w:val="es-CO"/>
        </w:rPr>
        <w:t>Diagrama de Gantt.</w:t>
      </w:r>
    </w:p>
    <w:p w14:paraId="41370161" w14:textId="03C4E434" w:rsidR="00D9745F" w:rsidRPr="00595763" w:rsidRDefault="00D9745F" w:rsidP="00014AF3">
      <w:pPr>
        <w:pStyle w:val="Ttulo3"/>
        <w:jc w:val="both"/>
        <w:rPr>
          <w:rFonts w:ascii="Arial" w:hAnsi="Arial"/>
          <w:sz w:val="28"/>
          <w:lang w:val="es-CO"/>
        </w:rPr>
      </w:pPr>
      <w:bookmarkStart w:id="83" w:name="_Toc333653873"/>
      <w:r w:rsidRPr="00D53C37">
        <w:rPr>
          <w:rFonts w:ascii="Arial" w:hAnsi="Arial"/>
          <w:sz w:val="28"/>
          <w:lang w:val="es-CO"/>
        </w:rPr>
        <w:t xml:space="preserve">5.1.4 </w:t>
      </w:r>
      <w:r w:rsidR="000F128A" w:rsidRPr="00215A9C">
        <w:rPr>
          <w:rFonts w:ascii="Arial" w:hAnsi="Arial"/>
          <w:sz w:val="28"/>
          <w:lang w:val="es-CO"/>
        </w:rPr>
        <w:t>Plan de Entrenamiento del</w:t>
      </w:r>
      <w:r w:rsidR="00DD04A7" w:rsidRPr="00215A9C">
        <w:rPr>
          <w:rFonts w:ascii="Arial" w:hAnsi="Arial"/>
          <w:sz w:val="28"/>
          <w:lang w:val="es-CO"/>
        </w:rPr>
        <w:t xml:space="preserve"> Personal</w:t>
      </w:r>
      <w:bookmarkEnd w:id="83"/>
    </w:p>
    <w:p w14:paraId="03234730" w14:textId="7449CFFE" w:rsidR="00B4525D" w:rsidRDefault="00D9745F" w:rsidP="00014AF3">
      <w:pPr>
        <w:pStyle w:val="Ttulo2"/>
        <w:jc w:val="both"/>
        <w:rPr>
          <w:lang w:val="es-CO"/>
        </w:rPr>
      </w:pPr>
      <w:bookmarkStart w:id="84" w:name="_Toc333653875"/>
      <w:r w:rsidRPr="00D53C37">
        <w:rPr>
          <w:rFonts w:ascii="Arial" w:hAnsi="Arial" w:cs="Arial"/>
          <w:sz w:val="28"/>
          <w:szCs w:val="28"/>
          <w:lang w:val="es-CO"/>
        </w:rPr>
        <w:t>5.2</w:t>
      </w:r>
      <w:r w:rsidR="004D4489">
        <w:rPr>
          <w:rFonts w:ascii="Arial" w:hAnsi="Arial" w:cs="Arial"/>
          <w:sz w:val="28"/>
          <w:szCs w:val="28"/>
          <w:lang w:val="es-CO"/>
        </w:rPr>
        <w:t xml:space="preserve"> Planes de Trabajo del Proyecto</w:t>
      </w:r>
    </w:p>
    <w:p w14:paraId="2F880D0A" w14:textId="176A72F7" w:rsidR="00B34A0A" w:rsidRPr="00B34A0A" w:rsidRDefault="00B4525D" w:rsidP="00B34A0A">
      <w:pPr>
        <w:pStyle w:val="Ttulo3"/>
        <w:jc w:val="both"/>
        <w:rPr>
          <w:rFonts w:ascii="Arial" w:hAnsi="Arial"/>
          <w:sz w:val="28"/>
          <w:lang w:val="es-CO"/>
        </w:rPr>
      </w:pPr>
      <w:bookmarkStart w:id="85" w:name="_5.2.1._Actividades_de"/>
      <w:bookmarkEnd w:id="85"/>
      <w:r w:rsidRPr="00B4525D">
        <w:rPr>
          <w:rFonts w:ascii="Arial" w:hAnsi="Arial"/>
          <w:sz w:val="28"/>
          <w:lang w:val="es-CO"/>
        </w:rPr>
        <w:t xml:space="preserve">5.2.1. </w:t>
      </w:r>
      <w:r w:rsidR="000C28A4">
        <w:rPr>
          <w:rFonts w:ascii="Arial" w:hAnsi="Arial"/>
          <w:sz w:val="28"/>
          <w:lang w:val="es-CO"/>
        </w:rPr>
        <w:t xml:space="preserve">Plan de </w:t>
      </w:r>
      <w:r w:rsidR="004D4489" w:rsidRPr="00B4525D">
        <w:rPr>
          <w:rFonts w:ascii="Arial" w:hAnsi="Arial"/>
          <w:sz w:val="28"/>
          <w:lang w:val="es-CO"/>
        </w:rPr>
        <w:t>Actividades de Trabajo</w:t>
      </w:r>
      <w:bookmarkEnd w:id="84"/>
    </w:p>
    <w:p w14:paraId="7C5F9915" w14:textId="7D538B77" w:rsidR="00EE5D54" w:rsidRDefault="00EE5D54" w:rsidP="00161C45">
      <w:pPr>
        <w:pStyle w:val="Ttulo4"/>
        <w:ind w:firstLine="360"/>
        <w:rPr>
          <w:rFonts w:ascii="Arial" w:hAnsi="Arial"/>
          <w:i w:val="0"/>
          <w:sz w:val="28"/>
          <w:lang w:val="es-CO"/>
        </w:rPr>
      </w:pPr>
      <w:r w:rsidRPr="00EE5D54">
        <w:rPr>
          <w:rFonts w:ascii="Arial" w:hAnsi="Arial"/>
          <w:i w:val="0"/>
          <w:sz w:val="28"/>
          <w:lang w:val="es-CO"/>
        </w:rPr>
        <w:t xml:space="preserve">5.2.1.1. </w:t>
      </w:r>
      <w:r>
        <w:rPr>
          <w:rFonts w:ascii="Arial" w:hAnsi="Arial"/>
          <w:i w:val="0"/>
          <w:sz w:val="28"/>
          <w:lang w:val="es-CO"/>
        </w:rPr>
        <w:t xml:space="preserve">Objetivos </w:t>
      </w:r>
    </w:p>
    <w:p w14:paraId="35BC094D" w14:textId="613ED95B" w:rsidR="00EE5D54" w:rsidRDefault="002B764A" w:rsidP="00A16953">
      <w:pPr>
        <w:pStyle w:val="Prrafodelista"/>
        <w:numPr>
          <w:ilvl w:val="0"/>
          <w:numId w:val="39"/>
        </w:numPr>
        <w:rPr>
          <w:lang w:val="es-CO"/>
        </w:rPr>
      </w:pPr>
      <w:r>
        <w:rPr>
          <w:lang w:val="es-CO"/>
        </w:rPr>
        <w:t>Definir las actividades a realizar para el desarrollo del proyecto.</w:t>
      </w:r>
    </w:p>
    <w:p w14:paraId="39CD560F" w14:textId="0F05CF3F" w:rsidR="002B764A" w:rsidRPr="00A16953" w:rsidRDefault="00215A9C" w:rsidP="00B34A0A">
      <w:pPr>
        <w:pStyle w:val="Prrafodelista"/>
        <w:numPr>
          <w:ilvl w:val="0"/>
          <w:numId w:val="39"/>
        </w:numPr>
        <w:jc w:val="both"/>
        <w:rPr>
          <w:lang w:val="es-CO"/>
        </w:rPr>
      </w:pPr>
      <w:r>
        <w:rPr>
          <w:lang w:val="es-CO"/>
        </w:rPr>
        <w:t>Definir las actividades de cada iteración del ciclo de vida.</w:t>
      </w:r>
    </w:p>
    <w:p w14:paraId="4F2F1A36" w14:textId="3B514C97" w:rsidR="00EE5D54" w:rsidRDefault="00EE5D54" w:rsidP="00161C45">
      <w:pPr>
        <w:pStyle w:val="Ttulo4"/>
        <w:ind w:firstLine="426"/>
        <w:rPr>
          <w:rFonts w:ascii="Arial" w:hAnsi="Arial"/>
          <w:i w:val="0"/>
          <w:sz w:val="28"/>
          <w:lang w:val="es-CO"/>
        </w:rPr>
      </w:pPr>
      <w:r>
        <w:rPr>
          <w:rFonts w:ascii="Arial" w:hAnsi="Arial"/>
          <w:i w:val="0"/>
          <w:sz w:val="28"/>
          <w:lang w:val="es-CO"/>
        </w:rPr>
        <w:t>5.2.1.2</w:t>
      </w:r>
      <w:r w:rsidRPr="00EE5D54">
        <w:rPr>
          <w:rFonts w:ascii="Arial" w:hAnsi="Arial"/>
          <w:i w:val="0"/>
          <w:sz w:val="28"/>
          <w:lang w:val="es-CO"/>
        </w:rPr>
        <w:t xml:space="preserve">. </w:t>
      </w:r>
      <w:r>
        <w:rPr>
          <w:rFonts w:ascii="Arial" w:hAnsi="Arial"/>
          <w:i w:val="0"/>
          <w:sz w:val="28"/>
          <w:lang w:val="es-CO"/>
        </w:rPr>
        <w:t>Alcance</w:t>
      </w:r>
    </w:p>
    <w:p w14:paraId="6E1B0B06" w14:textId="63F31B69" w:rsidR="00691968" w:rsidRPr="00691968" w:rsidRDefault="002005C1" w:rsidP="00B34A0A">
      <w:pPr>
        <w:ind w:left="426"/>
        <w:jc w:val="both"/>
        <w:rPr>
          <w:lang w:val="es-CO"/>
        </w:rPr>
      </w:pPr>
      <w:r>
        <w:rPr>
          <w:lang w:val="es-CO"/>
        </w:rPr>
        <w:t xml:space="preserve">Este plan tiene alcance total de </w:t>
      </w:r>
      <w:r w:rsidR="00B34A0A">
        <w:rPr>
          <w:lang w:val="es-CO"/>
        </w:rPr>
        <w:t xml:space="preserve">todo el proyecto, ya que es donde cada una de las actividades </w:t>
      </w:r>
      <w:proofErr w:type="gramStart"/>
      <w:r w:rsidR="00D56C03">
        <w:rPr>
          <w:lang w:val="es-CO"/>
        </w:rPr>
        <w:t>son</w:t>
      </w:r>
      <w:proofErr w:type="gramEnd"/>
      <w:r w:rsidR="00D56C03">
        <w:rPr>
          <w:lang w:val="es-CO"/>
        </w:rPr>
        <w:t xml:space="preserve"> </w:t>
      </w:r>
      <w:r w:rsidR="00B34A0A">
        <w:rPr>
          <w:lang w:val="es-CO"/>
        </w:rPr>
        <w:t>especificadas</w:t>
      </w:r>
      <w:r w:rsidR="00D56C03">
        <w:rPr>
          <w:lang w:val="es-CO"/>
        </w:rPr>
        <w:t>.</w:t>
      </w:r>
    </w:p>
    <w:p w14:paraId="5D0D77C3" w14:textId="77E4164B" w:rsidR="00EE5D54" w:rsidRDefault="00EE5D54" w:rsidP="00161C45">
      <w:pPr>
        <w:pStyle w:val="Ttulo4"/>
        <w:ind w:firstLine="426"/>
        <w:rPr>
          <w:rFonts w:ascii="Arial" w:hAnsi="Arial"/>
          <w:i w:val="0"/>
          <w:sz w:val="28"/>
          <w:lang w:val="es-CO"/>
        </w:rPr>
      </w:pPr>
      <w:r>
        <w:rPr>
          <w:rFonts w:ascii="Arial" w:hAnsi="Arial"/>
          <w:i w:val="0"/>
          <w:sz w:val="28"/>
          <w:lang w:val="es-CO"/>
        </w:rPr>
        <w:t>5.2.1.3</w:t>
      </w:r>
      <w:r w:rsidRPr="00EE5D54">
        <w:rPr>
          <w:rFonts w:ascii="Arial" w:hAnsi="Arial"/>
          <w:i w:val="0"/>
          <w:sz w:val="28"/>
          <w:lang w:val="es-CO"/>
        </w:rPr>
        <w:t xml:space="preserve">. </w:t>
      </w:r>
      <w:r>
        <w:rPr>
          <w:rFonts w:ascii="Arial" w:hAnsi="Arial"/>
          <w:i w:val="0"/>
          <w:sz w:val="28"/>
          <w:lang w:val="es-CO"/>
        </w:rPr>
        <w:t xml:space="preserve">Responsable </w:t>
      </w:r>
    </w:p>
    <w:p w14:paraId="1E82C6E3" w14:textId="26F3F175" w:rsidR="00691968" w:rsidRPr="00691968" w:rsidRDefault="00E96EAA" w:rsidP="00691968">
      <w:pPr>
        <w:ind w:left="426"/>
        <w:rPr>
          <w:lang w:val="es-CO"/>
        </w:rPr>
      </w:pPr>
      <w:r>
        <w:rPr>
          <w:noProof/>
          <w:lang w:val="es-CO" w:eastAsia="es-CO"/>
        </w:rPr>
        <w:drawing>
          <wp:inline distT="0" distB="0" distL="0" distR="0" wp14:anchorId="4E32390E" wp14:editId="48AD24FF">
            <wp:extent cx="2570672" cy="1371600"/>
            <wp:effectExtent l="0" t="0" r="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68B84E20" w14:textId="0EDF9609" w:rsidR="00EE5D54" w:rsidRDefault="00EE5D54" w:rsidP="00161C45">
      <w:pPr>
        <w:pStyle w:val="Ttulo4"/>
        <w:ind w:firstLine="426"/>
        <w:rPr>
          <w:rFonts w:ascii="Arial" w:hAnsi="Arial"/>
          <w:i w:val="0"/>
          <w:sz w:val="28"/>
          <w:lang w:val="es-CO"/>
        </w:rPr>
      </w:pPr>
      <w:r>
        <w:rPr>
          <w:rFonts w:ascii="Arial" w:hAnsi="Arial"/>
          <w:i w:val="0"/>
          <w:sz w:val="28"/>
          <w:lang w:val="es-CO"/>
        </w:rPr>
        <w:lastRenderedPageBreak/>
        <w:t>5.2.1.4</w:t>
      </w:r>
      <w:r w:rsidRPr="00EE5D54">
        <w:rPr>
          <w:rFonts w:ascii="Arial" w:hAnsi="Arial"/>
          <w:i w:val="0"/>
          <w:sz w:val="28"/>
          <w:lang w:val="es-CO"/>
        </w:rPr>
        <w:t xml:space="preserve">. </w:t>
      </w:r>
      <w:r>
        <w:rPr>
          <w:rFonts w:ascii="Arial" w:hAnsi="Arial"/>
          <w:i w:val="0"/>
          <w:sz w:val="28"/>
          <w:lang w:val="es-CO"/>
        </w:rPr>
        <w:t xml:space="preserve">Desarrollo </w:t>
      </w:r>
    </w:p>
    <w:p w14:paraId="1B62C3FE" w14:textId="77777777" w:rsidR="00691968" w:rsidRPr="00691968" w:rsidRDefault="00691968" w:rsidP="00691968">
      <w:pPr>
        <w:tabs>
          <w:tab w:val="left" w:pos="426"/>
        </w:tabs>
        <w:ind w:left="426"/>
        <w:rPr>
          <w:lang w:val="es-CO"/>
        </w:rPr>
      </w:pPr>
    </w:p>
    <w:p w14:paraId="0EBBF3AF" w14:textId="6DFA487E" w:rsidR="00EE5D54" w:rsidRDefault="00EE5D54" w:rsidP="00161C45">
      <w:pPr>
        <w:pStyle w:val="Ttulo4"/>
        <w:ind w:firstLine="426"/>
        <w:rPr>
          <w:rFonts w:ascii="Arial" w:hAnsi="Arial"/>
          <w:i w:val="0"/>
          <w:sz w:val="28"/>
          <w:lang w:val="es-CO"/>
        </w:rPr>
      </w:pPr>
      <w:r>
        <w:rPr>
          <w:rFonts w:ascii="Arial" w:hAnsi="Arial"/>
          <w:i w:val="0"/>
          <w:sz w:val="28"/>
          <w:lang w:val="es-CO"/>
        </w:rPr>
        <w:t>5.2.1.5</w:t>
      </w:r>
      <w:r w:rsidRPr="00EE5D54">
        <w:rPr>
          <w:rFonts w:ascii="Arial" w:hAnsi="Arial"/>
          <w:i w:val="0"/>
          <w:sz w:val="28"/>
          <w:lang w:val="es-CO"/>
        </w:rPr>
        <w:t xml:space="preserve">. </w:t>
      </w:r>
      <w:r>
        <w:rPr>
          <w:rFonts w:ascii="Arial" w:hAnsi="Arial"/>
          <w:i w:val="0"/>
          <w:sz w:val="28"/>
          <w:lang w:val="es-CO"/>
        </w:rPr>
        <w:t>Recursos</w:t>
      </w:r>
    </w:p>
    <w:p w14:paraId="4FFE14DB" w14:textId="1D4E44E8" w:rsidR="00DE0EF2" w:rsidRDefault="00DE0EF2" w:rsidP="00DE0EF2">
      <w:pPr>
        <w:pStyle w:val="Ttulo4"/>
        <w:ind w:firstLine="426"/>
        <w:rPr>
          <w:rFonts w:ascii="Arial" w:hAnsi="Arial"/>
          <w:i w:val="0"/>
          <w:sz w:val="28"/>
          <w:lang w:val="es-CO"/>
        </w:rPr>
      </w:pPr>
      <w:r>
        <w:rPr>
          <w:rFonts w:ascii="Arial" w:hAnsi="Arial"/>
          <w:i w:val="0"/>
          <w:sz w:val="28"/>
          <w:lang w:val="es-CO"/>
        </w:rPr>
        <w:t>5.2.1.5</w:t>
      </w:r>
      <w:r w:rsidRPr="00EE5D54">
        <w:rPr>
          <w:rFonts w:ascii="Arial" w:hAnsi="Arial"/>
          <w:i w:val="0"/>
          <w:sz w:val="28"/>
          <w:lang w:val="es-CO"/>
        </w:rPr>
        <w:t xml:space="preserve">. </w:t>
      </w:r>
      <w:r>
        <w:rPr>
          <w:rFonts w:ascii="Arial" w:hAnsi="Arial"/>
          <w:i w:val="0"/>
          <w:sz w:val="28"/>
          <w:lang w:val="es-CO"/>
        </w:rPr>
        <w:t>Productos de trabajo</w:t>
      </w:r>
    </w:p>
    <w:p w14:paraId="37059A86" w14:textId="77777777" w:rsidR="00691968" w:rsidRPr="00691968" w:rsidRDefault="00691968" w:rsidP="00691968">
      <w:pPr>
        <w:ind w:left="426"/>
        <w:rPr>
          <w:lang w:val="es-CO"/>
        </w:rPr>
      </w:pPr>
    </w:p>
    <w:p w14:paraId="0A7E1F31" w14:textId="237F55B2" w:rsidR="00B4525D" w:rsidRDefault="00D9745F" w:rsidP="00161C45">
      <w:pPr>
        <w:pStyle w:val="Ttulo3"/>
        <w:jc w:val="both"/>
        <w:rPr>
          <w:rFonts w:ascii="Arial" w:hAnsi="Arial" w:cs="Arial"/>
          <w:sz w:val="28"/>
          <w:szCs w:val="28"/>
          <w:lang w:val="es-CO"/>
        </w:rPr>
      </w:pPr>
      <w:bookmarkStart w:id="86" w:name="_Toc333053718"/>
      <w:bookmarkStart w:id="87" w:name="_Toc333653876"/>
      <w:r w:rsidRPr="00595763">
        <w:rPr>
          <w:rFonts w:ascii="Arial" w:hAnsi="Arial"/>
          <w:sz w:val="28"/>
          <w:lang w:val="es-CO"/>
        </w:rPr>
        <w:t xml:space="preserve">5.2.2 </w:t>
      </w:r>
      <w:bookmarkEnd w:id="86"/>
      <w:r w:rsidR="004D4489">
        <w:rPr>
          <w:rFonts w:ascii="Arial" w:hAnsi="Arial" w:cs="Arial"/>
          <w:sz w:val="28"/>
          <w:szCs w:val="28"/>
          <w:lang w:val="es-CO"/>
        </w:rPr>
        <w:t>Asignación de Calendario</w:t>
      </w:r>
      <w:bookmarkEnd w:id="87"/>
    </w:p>
    <w:p w14:paraId="40FB2103" w14:textId="726BE4A6" w:rsidR="004B2298" w:rsidRPr="004B2298" w:rsidRDefault="004B2298" w:rsidP="00014AF3">
      <w:pPr>
        <w:jc w:val="both"/>
        <w:rPr>
          <w:lang w:val="es-CO"/>
        </w:rPr>
      </w:pPr>
      <w:r>
        <w:rPr>
          <w:lang w:val="es-CO"/>
        </w:rPr>
        <w:t>Diagrama de PERT</w:t>
      </w:r>
      <w:r w:rsidR="001F52C6">
        <w:rPr>
          <w:lang w:val="es-CO"/>
        </w:rPr>
        <w:t>, y de Gantt.</w:t>
      </w:r>
    </w:p>
    <w:p w14:paraId="453B2F54" w14:textId="10D3E50E" w:rsidR="00D9745F" w:rsidRPr="00595763" w:rsidRDefault="00D9745F" w:rsidP="00014AF3">
      <w:pPr>
        <w:pStyle w:val="Ttulo3"/>
        <w:jc w:val="both"/>
        <w:rPr>
          <w:rFonts w:ascii="Arial" w:hAnsi="Arial"/>
          <w:sz w:val="28"/>
          <w:lang w:val="es-CO"/>
        </w:rPr>
      </w:pPr>
      <w:bookmarkStart w:id="88" w:name="_Toc333053719"/>
      <w:bookmarkStart w:id="89" w:name="_Toc333653877"/>
      <w:r w:rsidRPr="00595763">
        <w:rPr>
          <w:rFonts w:ascii="Arial" w:hAnsi="Arial"/>
          <w:sz w:val="28"/>
          <w:lang w:val="es-CO"/>
        </w:rPr>
        <w:t xml:space="preserve">5.2.3 </w:t>
      </w:r>
      <w:r w:rsidR="008B02E3">
        <w:rPr>
          <w:rFonts w:ascii="Arial" w:hAnsi="Arial" w:cs="Arial"/>
          <w:sz w:val="28"/>
          <w:szCs w:val="28"/>
          <w:lang w:val="es-CO"/>
        </w:rPr>
        <w:t>Asignación</w:t>
      </w:r>
      <w:r w:rsidR="004D4489">
        <w:rPr>
          <w:rFonts w:ascii="Arial" w:hAnsi="Arial" w:cs="Arial"/>
          <w:sz w:val="28"/>
          <w:szCs w:val="28"/>
          <w:lang w:val="es-CO"/>
        </w:rPr>
        <w:t xml:space="preserve"> de Recursos</w:t>
      </w:r>
      <w:bookmarkEnd w:id="88"/>
      <w:bookmarkEnd w:id="89"/>
    </w:p>
    <w:p w14:paraId="5ADD8C4E" w14:textId="77777777" w:rsidR="001B342C" w:rsidRPr="00595763" w:rsidRDefault="001B342C" w:rsidP="00014AF3">
      <w:pPr>
        <w:jc w:val="both"/>
      </w:pPr>
    </w:p>
    <w:p w14:paraId="184EF4E8" w14:textId="77777777" w:rsidR="00D9745F" w:rsidRPr="00595763" w:rsidRDefault="00D9745F" w:rsidP="00014AF3">
      <w:pPr>
        <w:pStyle w:val="Ttulo1"/>
        <w:jc w:val="both"/>
        <w:rPr>
          <w:rFonts w:ascii="Arial" w:hAnsi="Arial"/>
          <w:lang w:val="es-CO"/>
        </w:rPr>
      </w:pPr>
      <w:bookmarkStart w:id="90" w:name="_Toc333053722"/>
      <w:bookmarkStart w:id="91" w:name="_Toc333653880"/>
      <w:r w:rsidRPr="00595763">
        <w:rPr>
          <w:rFonts w:ascii="Arial" w:hAnsi="Arial"/>
          <w:lang w:val="es-CO"/>
        </w:rPr>
        <w:t xml:space="preserve">6. Project </w:t>
      </w:r>
      <w:proofErr w:type="spellStart"/>
      <w:r w:rsidR="00CB37B2" w:rsidRPr="00595763">
        <w:rPr>
          <w:rFonts w:ascii="Arial" w:hAnsi="Arial"/>
          <w:lang w:val="es-CO"/>
        </w:rPr>
        <w:t>assessment</w:t>
      </w:r>
      <w:proofErr w:type="spellEnd"/>
      <w:r w:rsidRPr="00595763">
        <w:rPr>
          <w:rFonts w:ascii="Arial" w:hAnsi="Arial"/>
          <w:lang w:val="es-CO"/>
        </w:rPr>
        <w:t xml:space="preserve"> and control</w:t>
      </w:r>
      <w:bookmarkEnd w:id="90"/>
      <w:bookmarkEnd w:id="91"/>
    </w:p>
    <w:p w14:paraId="281618D6" w14:textId="695CA870" w:rsidR="00D9745F" w:rsidRPr="00595763" w:rsidRDefault="00D9745F" w:rsidP="00014AF3">
      <w:pPr>
        <w:pStyle w:val="Ttulo2"/>
        <w:jc w:val="both"/>
        <w:rPr>
          <w:rFonts w:ascii="Arial" w:hAnsi="Arial"/>
          <w:sz w:val="28"/>
          <w:lang w:val="es-CO"/>
        </w:rPr>
      </w:pPr>
      <w:bookmarkStart w:id="92" w:name="_Toc333653881"/>
      <w:r w:rsidRPr="00D53C37">
        <w:rPr>
          <w:rFonts w:ascii="Arial" w:hAnsi="Arial" w:cs="Arial"/>
          <w:sz w:val="28"/>
          <w:szCs w:val="28"/>
          <w:lang w:val="es-CO"/>
        </w:rPr>
        <w:t>6.1</w:t>
      </w:r>
      <w:r w:rsidR="008B02E3">
        <w:rPr>
          <w:rFonts w:ascii="Arial" w:hAnsi="Arial" w:cs="Arial"/>
          <w:sz w:val="28"/>
          <w:szCs w:val="28"/>
          <w:lang w:val="es-CO"/>
        </w:rPr>
        <w:t xml:space="preserve"> Plan de Gerencia de Requerimientos</w:t>
      </w:r>
      <w:bookmarkEnd w:id="92"/>
      <w:r w:rsidRPr="00D53C37">
        <w:rPr>
          <w:rFonts w:ascii="Arial" w:hAnsi="Arial" w:cs="Arial"/>
          <w:sz w:val="28"/>
          <w:szCs w:val="28"/>
          <w:lang w:val="es-CO"/>
        </w:rPr>
        <w:t xml:space="preserve"> </w:t>
      </w:r>
    </w:p>
    <w:p w14:paraId="72C39830" w14:textId="585F04AF" w:rsidR="00D9745F" w:rsidRPr="00595763" w:rsidRDefault="00D9745F" w:rsidP="00014AF3">
      <w:pPr>
        <w:pStyle w:val="Ttulo2"/>
        <w:jc w:val="both"/>
        <w:rPr>
          <w:rFonts w:ascii="Arial" w:hAnsi="Arial"/>
          <w:sz w:val="28"/>
          <w:lang w:val="es-CO"/>
        </w:rPr>
      </w:pPr>
      <w:bookmarkStart w:id="93" w:name="_Toc333053724"/>
      <w:bookmarkStart w:id="94" w:name="_Toc333653882"/>
      <w:r w:rsidRPr="00595763">
        <w:rPr>
          <w:rFonts w:ascii="Arial" w:hAnsi="Arial"/>
          <w:sz w:val="28"/>
          <w:lang w:val="es-CO"/>
        </w:rPr>
        <w:t xml:space="preserve">6.2 </w:t>
      </w:r>
      <w:r w:rsidR="00BD4837">
        <w:rPr>
          <w:rFonts w:ascii="Arial" w:hAnsi="Arial" w:cs="Arial"/>
          <w:sz w:val="28"/>
          <w:szCs w:val="28"/>
          <w:lang w:val="es-CO"/>
        </w:rPr>
        <w:t>Alcance del plan de</w:t>
      </w:r>
      <w:r w:rsidR="00BD4837" w:rsidRPr="00595763">
        <w:rPr>
          <w:rFonts w:ascii="Arial" w:hAnsi="Arial"/>
          <w:sz w:val="28"/>
          <w:lang w:val="es-CO"/>
        </w:rPr>
        <w:t xml:space="preserve"> control </w:t>
      </w:r>
      <w:bookmarkEnd w:id="93"/>
      <w:r w:rsidR="00BD4837">
        <w:rPr>
          <w:rFonts w:ascii="Arial" w:hAnsi="Arial" w:cs="Arial"/>
          <w:sz w:val="28"/>
          <w:szCs w:val="28"/>
          <w:lang w:val="es-CO"/>
        </w:rPr>
        <w:t>de Cambios</w:t>
      </w:r>
      <w:bookmarkEnd w:id="94"/>
    </w:p>
    <w:p w14:paraId="38ACE3C5" w14:textId="4A1EDA23" w:rsidR="001D2DDB" w:rsidRPr="00595763" w:rsidRDefault="00D9745F" w:rsidP="00014AF3">
      <w:pPr>
        <w:pStyle w:val="Ttulo2"/>
        <w:jc w:val="both"/>
        <w:rPr>
          <w:rFonts w:ascii="Arial" w:hAnsi="Arial"/>
          <w:sz w:val="28"/>
          <w:lang w:val="es-CO"/>
        </w:rPr>
      </w:pPr>
      <w:bookmarkStart w:id="95" w:name="_Toc333053725"/>
      <w:bookmarkStart w:id="96" w:name="_Toc333653883"/>
      <w:r w:rsidRPr="00595763">
        <w:rPr>
          <w:rFonts w:ascii="Arial" w:hAnsi="Arial"/>
          <w:sz w:val="28"/>
          <w:lang w:val="es-CO"/>
        </w:rPr>
        <w:t xml:space="preserve">6.3 </w:t>
      </w:r>
      <w:r w:rsidR="00EA2121">
        <w:rPr>
          <w:rFonts w:ascii="Arial" w:hAnsi="Arial" w:cs="Arial"/>
          <w:sz w:val="28"/>
          <w:szCs w:val="28"/>
          <w:lang w:val="es-CO"/>
        </w:rPr>
        <w:t>Plan de</w:t>
      </w:r>
      <w:r w:rsidR="00EA2121" w:rsidRPr="00595763">
        <w:rPr>
          <w:rFonts w:ascii="Arial" w:hAnsi="Arial"/>
          <w:sz w:val="28"/>
          <w:lang w:val="es-CO"/>
        </w:rPr>
        <w:t xml:space="preserve"> control </w:t>
      </w:r>
      <w:bookmarkEnd w:id="95"/>
      <w:r w:rsidR="00EA2121">
        <w:rPr>
          <w:rFonts w:ascii="Arial" w:hAnsi="Arial" w:cs="Arial"/>
          <w:sz w:val="28"/>
          <w:szCs w:val="28"/>
          <w:lang w:val="es-CO"/>
        </w:rPr>
        <w:t>de Calendario</w:t>
      </w:r>
      <w:bookmarkEnd w:id="96"/>
    </w:p>
    <w:p w14:paraId="5C911E7B" w14:textId="1CA342D7" w:rsidR="00D9745F" w:rsidRPr="00595763" w:rsidRDefault="00D9745F" w:rsidP="00014AF3">
      <w:pPr>
        <w:pStyle w:val="Ttulo2"/>
        <w:jc w:val="both"/>
        <w:rPr>
          <w:rFonts w:ascii="Arial" w:hAnsi="Arial"/>
          <w:sz w:val="28"/>
          <w:lang w:val="es-CO"/>
        </w:rPr>
      </w:pPr>
      <w:bookmarkStart w:id="97" w:name="_Toc333653884"/>
      <w:r w:rsidRPr="00D53C37">
        <w:rPr>
          <w:rFonts w:ascii="Arial" w:hAnsi="Arial" w:cs="Arial"/>
          <w:sz w:val="28"/>
          <w:szCs w:val="28"/>
          <w:lang w:val="es-CO"/>
        </w:rPr>
        <w:t xml:space="preserve">6.4 </w:t>
      </w:r>
      <w:r w:rsidR="00EA2121">
        <w:rPr>
          <w:rFonts w:ascii="Arial" w:hAnsi="Arial" w:cs="Arial"/>
          <w:sz w:val="28"/>
          <w:szCs w:val="28"/>
          <w:lang w:val="es-CO"/>
        </w:rPr>
        <w:t>Plan de Control del Presupuesto</w:t>
      </w:r>
      <w:bookmarkEnd w:id="97"/>
    </w:p>
    <w:p w14:paraId="464B36B1" w14:textId="3E47E894" w:rsidR="00D9745F" w:rsidRPr="00595763" w:rsidRDefault="00D9745F" w:rsidP="00014AF3">
      <w:pPr>
        <w:pStyle w:val="Ttulo2"/>
        <w:jc w:val="both"/>
        <w:rPr>
          <w:rFonts w:ascii="Arial" w:hAnsi="Arial"/>
          <w:sz w:val="28"/>
        </w:rPr>
      </w:pPr>
      <w:bookmarkStart w:id="98" w:name="_Toc333653885"/>
      <w:r w:rsidRPr="00D53C37">
        <w:rPr>
          <w:rFonts w:ascii="Arial" w:hAnsi="Arial" w:cs="Arial"/>
          <w:sz w:val="28"/>
          <w:szCs w:val="28"/>
          <w:lang w:val="es-CO"/>
        </w:rPr>
        <w:t xml:space="preserve">6.5 </w:t>
      </w:r>
      <w:r w:rsidR="003040E2">
        <w:rPr>
          <w:rFonts w:ascii="Arial" w:hAnsi="Arial" w:cs="Arial"/>
          <w:sz w:val="28"/>
          <w:szCs w:val="28"/>
          <w:lang w:val="es-CO"/>
        </w:rPr>
        <w:t>Plan de Aseguramiento de Calidad</w:t>
      </w:r>
      <w:bookmarkEnd w:id="98"/>
    </w:p>
    <w:p w14:paraId="44731B70" w14:textId="319A62BD" w:rsidR="00E344C2" w:rsidRDefault="00E344C2" w:rsidP="00014AF3">
      <w:pPr>
        <w:jc w:val="both"/>
      </w:pPr>
      <w:bookmarkStart w:id="99" w:name="_Toc333053728"/>
      <w:commentRangeStart w:id="100"/>
      <w:r w:rsidRPr="00C13EE0">
        <w:t xml:space="preserve">Para el plan de aseguramiento de la calidad se realizaran </w:t>
      </w:r>
      <w:r>
        <w:t xml:space="preserve">una serie de plantillas para que el desarrollador pueda verificar y/o modificar lo que </w:t>
      </w:r>
      <w:r w:rsidR="0070331B">
        <w:t>está</w:t>
      </w:r>
      <w:r>
        <w:t xml:space="preserve"> realizando, de la forma adecuada para que </w:t>
      </w:r>
      <w:r w:rsidR="00127A7A">
        <w:t>así</w:t>
      </w:r>
      <w:r>
        <w:t xml:space="preserve"> el resultado del producto sea determinado de alta calidad.</w:t>
      </w:r>
    </w:p>
    <w:p w14:paraId="06EF5DD5" w14:textId="5F2BBD82" w:rsidR="00E344C2" w:rsidRDefault="00E344C2" w:rsidP="00014AF3">
      <w:pPr>
        <w:jc w:val="both"/>
      </w:pPr>
      <w:r>
        <w:t>Para eso contamos con las siguientes plantillas:</w:t>
      </w:r>
    </w:p>
    <w:p w14:paraId="26928CAE" w14:textId="4DFB4DEB" w:rsidR="00E344C2" w:rsidRDefault="00E344C2" w:rsidP="00014AF3">
      <w:pPr>
        <w:jc w:val="both"/>
      </w:pPr>
      <w:r>
        <w:t>[PLANTILLAS]</w:t>
      </w:r>
    </w:p>
    <w:p w14:paraId="3CE911A1" w14:textId="06DC6274" w:rsidR="00E344C2" w:rsidRDefault="00E344C2" w:rsidP="00014AF3">
      <w:pPr>
        <w:jc w:val="both"/>
      </w:pPr>
      <w:r>
        <w:t>Acta de Reuniones</w:t>
      </w:r>
    </w:p>
    <w:p w14:paraId="54561E7C" w14:textId="1FA4A851" w:rsidR="00E344C2" w:rsidRDefault="00E344C2" w:rsidP="00014AF3">
      <w:pPr>
        <w:jc w:val="both"/>
      </w:pPr>
      <w:r>
        <w:t>Acta de Reuniones con el Cliente</w:t>
      </w:r>
    </w:p>
    <w:p w14:paraId="4FB9A2BA" w14:textId="55BF339E" w:rsidR="00E344C2" w:rsidRDefault="00E344C2" w:rsidP="00014AF3">
      <w:pPr>
        <w:jc w:val="both"/>
      </w:pPr>
      <w:r>
        <w:t xml:space="preserve">Formato </w:t>
      </w:r>
      <w:r w:rsidR="00354894">
        <w:t>de Seguimiento</w:t>
      </w:r>
    </w:p>
    <w:p w14:paraId="190AFE01" w14:textId="706C7AD1" w:rsidR="00354894" w:rsidRDefault="00354894" w:rsidP="00014AF3">
      <w:pPr>
        <w:jc w:val="both"/>
      </w:pPr>
      <w:r>
        <w:t>Listas de Chequeo</w:t>
      </w:r>
      <w:commentRangeEnd w:id="100"/>
      <w:r w:rsidR="001F52C6">
        <w:rPr>
          <w:rStyle w:val="Refdecomentario"/>
        </w:rPr>
        <w:commentReference w:id="100"/>
      </w:r>
    </w:p>
    <w:p w14:paraId="232C2AA3" w14:textId="77777777" w:rsidR="00354894" w:rsidRPr="00C13EE0" w:rsidRDefault="00354894" w:rsidP="00014AF3">
      <w:pPr>
        <w:jc w:val="both"/>
      </w:pPr>
    </w:p>
    <w:p w14:paraId="502A182B" w14:textId="67B251A0" w:rsidR="00D9745F" w:rsidRPr="00595763" w:rsidRDefault="00D9745F" w:rsidP="00014AF3">
      <w:pPr>
        <w:pStyle w:val="Ttulo2"/>
        <w:jc w:val="both"/>
        <w:rPr>
          <w:rFonts w:ascii="Arial" w:hAnsi="Arial"/>
          <w:sz w:val="28"/>
          <w:lang w:val="es-CO"/>
        </w:rPr>
      </w:pPr>
      <w:bookmarkStart w:id="101" w:name="_Toc333053729"/>
      <w:bookmarkStart w:id="102" w:name="_Toc333653887"/>
      <w:bookmarkEnd w:id="99"/>
      <w:r w:rsidRPr="00595763">
        <w:rPr>
          <w:rFonts w:ascii="Arial" w:hAnsi="Arial"/>
          <w:sz w:val="28"/>
          <w:lang w:val="es-CO"/>
        </w:rPr>
        <w:lastRenderedPageBreak/>
        <w:t xml:space="preserve">6.7 </w:t>
      </w:r>
      <w:bookmarkEnd w:id="101"/>
      <w:r w:rsidR="00E336F1">
        <w:rPr>
          <w:rFonts w:ascii="Arial" w:hAnsi="Arial" w:cs="Arial"/>
          <w:sz w:val="28"/>
          <w:szCs w:val="28"/>
          <w:lang w:val="es-CO"/>
        </w:rPr>
        <w:t>Plan de Cierre del Proyecto</w:t>
      </w:r>
      <w:bookmarkEnd w:id="102"/>
    </w:p>
    <w:p w14:paraId="79EDFA51" w14:textId="77777777" w:rsidR="00D9745F" w:rsidRPr="00595763" w:rsidRDefault="00D9745F" w:rsidP="00014AF3">
      <w:pPr>
        <w:jc w:val="both"/>
        <w:rPr>
          <w:rFonts w:ascii="Arial" w:hAnsi="Arial"/>
          <w:sz w:val="28"/>
          <w:lang w:val="es-CO"/>
        </w:rPr>
      </w:pPr>
    </w:p>
    <w:p w14:paraId="39A8E751" w14:textId="3EF25B7D" w:rsidR="00D9745F" w:rsidRPr="00A16953" w:rsidRDefault="00D9745F" w:rsidP="00A16953">
      <w:pPr>
        <w:pStyle w:val="Ttulo1"/>
        <w:jc w:val="both"/>
        <w:rPr>
          <w:rFonts w:ascii="Arial" w:hAnsi="Arial"/>
          <w:lang w:val="es-CO"/>
        </w:rPr>
      </w:pPr>
      <w:bookmarkStart w:id="103" w:name="_Toc333053730"/>
      <w:bookmarkStart w:id="104" w:name="_Toc333653888"/>
      <w:r w:rsidRPr="00A16953">
        <w:rPr>
          <w:rFonts w:ascii="Arial" w:hAnsi="Arial"/>
          <w:lang w:val="es-CO"/>
        </w:rPr>
        <w:t xml:space="preserve">7. </w:t>
      </w:r>
      <w:bookmarkEnd w:id="103"/>
      <w:r w:rsidR="00DE4DB7" w:rsidRPr="00A16953">
        <w:rPr>
          <w:rFonts w:ascii="Arial" w:hAnsi="Arial"/>
          <w:lang w:val="es-CO"/>
        </w:rPr>
        <w:t>Entrega del P</w:t>
      </w:r>
      <w:r w:rsidR="008B4FE5" w:rsidRPr="00A16953">
        <w:rPr>
          <w:rFonts w:ascii="Arial" w:hAnsi="Arial"/>
          <w:lang w:val="es-CO"/>
        </w:rPr>
        <w:t>roducto</w:t>
      </w:r>
      <w:bookmarkEnd w:id="104"/>
    </w:p>
    <w:p w14:paraId="7C2888D7" w14:textId="742D0DD3" w:rsidR="00354894" w:rsidRPr="00A16953" w:rsidRDefault="00354894" w:rsidP="00014AF3">
      <w:pPr>
        <w:jc w:val="both"/>
      </w:pPr>
      <w:r w:rsidRPr="00A16953">
        <w:t xml:space="preserve">La entrega del producto se realizara el día 30 de noviembre a </w:t>
      </w:r>
      <w:proofErr w:type="gramStart"/>
      <w:r w:rsidRPr="00A16953">
        <w:t>las  16:00</w:t>
      </w:r>
      <w:proofErr w:type="gramEnd"/>
      <w:r w:rsidRPr="00A16953">
        <w:t xml:space="preserve"> y este contendrá os diferentes archivos requeridos para la entrega y además contara con un manual de usuario el cual se basara en el uso, reglas e instrucciones que faciliten el uso del programa.</w:t>
      </w:r>
    </w:p>
    <w:p w14:paraId="3F86D665" w14:textId="3F6C21E0" w:rsidR="00354894" w:rsidRPr="00E96EAA" w:rsidRDefault="00354894" w:rsidP="00014AF3">
      <w:pPr>
        <w:jc w:val="both"/>
        <w:rPr>
          <w:lang w:val="en-US"/>
        </w:rPr>
      </w:pPr>
      <w:r w:rsidRPr="00E96EAA">
        <w:rPr>
          <w:lang w:val="en-US"/>
        </w:rPr>
        <w:t>SPMP</w:t>
      </w:r>
    </w:p>
    <w:p w14:paraId="744ED938" w14:textId="32DBA46D" w:rsidR="00354894" w:rsidRPr="00E96EAA" w:rsidRDefault="00354894" w:rsidP="00014AF3">
      <w:pPr>
        <w:jc w:val="both"/>
        <w:rPr>
          <w:lang w:val="en-US"/>
        </w:rPr>
      </w:pPr>
      <w:r w:rsidRPr="00E96EAA">
        <w:rPr>
          <w:lang w:val="en-US"/>
        </w:rPr>
        <w:t>SRS</w:t>
      </w:r>
    </w:p>
    <w:p w14:paraId="7F783A8E" w14:textId="0FF022F5" w:rsidR="00354894" w:rsidRPr="00E96EAA" w:rsidRDefault="00354894" w:rsidP="00014AF3">
      <w:pPr>
        <w:jc w:val="both"/>
        <w:rPr>
          <w:lang w:val="en-US"/>
        </w:rPr>
      </w:pPr>
      <w:r w:rsidRPr="00E96EAA">
        <w:rPr>
          <w:lang w:val="en-US"/>
        </w:rPr>
        <w:t>SDD</w:t>
      </w:r>
    </w:p>
    <w:p w14:paraId="325C6B83" w14:textId="61762E3F" w:rsidR="00354894" w:rsidRPr="00E96EAA" w:rsidRDefault="00354894" w:rsidP="00014AF3">
      <w:pPr>
        <w:jc w:val="both"/>
        <w:rPr>
          <w:lang w:val="en-US"/>
        </w:rPr>
      </w:pPr>
      <w:r w:rsidRPr="00E96EAA">
        <w:rPr>
          <w:lang w:val="en-US"/>
        </w:rPr>
        <w:t>Software</w:t>
      </w:r>
    </w:p>
    <w:p w14:paraId="1E9551F7" w14:textId="59B888D6" w:rsidR="00354894" w:rsidRPr="00E96EAA" w:rsidRDefault="00354894" w:rsidP="00014AF3">
      <w:pPr>
        <w:jc w:val="both"/>
        <w:rPr>
          <w:lang w:val="en-US"/>
        </w:rPr>
      </w:pPr>
      <w:r w:rsidRPr="00E96EAA">
        <w:rPr>
          <w:lang w:val="en-US"/>
        </w:rPr>
        <w:t>Manual</w:t>
      </w:r>
    </w:p>
    <w:p w14:paraId="0DD90599" w14:textId="4BA9EC6A" w:rsidR="00354894" w:rsidRPr="00E96EAA" w:rsidRDefault="00354894" w:rsidP="00014AF3">
      <w:pPr>
        <w:jc w:val="both"/>
        <w:rPr>
          <w:lang w:val="en-US"/>
        </w:rPr>
      </w:pPr>
      <w:commentRangeStart w:id="105"/>
      <w:r w:rsidRPr="00E96EAA">
        <w:rPr>
          <w:lang w:val="en-US"/>
        </w:rPr>
        <w:t>[</w:t>
      </w:r>
      <w:proofErr w:type="spellStart"/>
      <w:r w:rsidRPr="00E96EAA">
        <w:rPr>
          <w:lang w:val="en-US"/>
        </w:rPr>
        <w:t>Referencias</w:t>
      </w:r>
      <w:proofErr w:type="spellEnd"/>
      <w:r w:rsidRPr="00E96EAA">
        <w:rPr>
          <w:lang w:val="en-US"/>
        </w:rPr>
        <w:t>]</w:t>
      </w:r>
      <w:commentRangeEnd w:id="105"/>
      <w:r w:rsidR="001F52C6" w:rsidRPr="00A16953">
        <w:commentReference w:id="105"/>
      </w:r>
    </w:p>
    <w:p w14:paraId="7A6B442A" w14:textId="77777777" w:rsidR="00D9745F" w:rsidRPr="007D5D4D" w:rsidRDefault="00D9745F" w:rsidP="00014AF3">
      <w:pPr>
        <w:pStyle w:val="Ttulo1"/>
        <w:jc w:val="both"/>
        <w:rPr>
          <w:rFonts w:ascii="Arial" w:hAnsi="Arial" w:cs="Arial"/>
          <w:lang w:val="en-US"/>
        </w:rPr>
      </w:pPr>
      <w:bookmarkStart w:id="106" w:name="_Toc333053731"/>
      <w:bookmarkStart w:id="107" w:name="_Toc333653889"/>
      <w:r w:rsidRPr="007D5D4D">
        <w:rPr>
          <w:rFonts w:ascii="Arial" w:hAnsi="Arial"/>
          <w:lang w:val="en-US"/>
        </w:rPr>
        <w:t>8. Supporting process plans</w:t>
      </w:r>
      <w:bookmarkEnd w:id="106"/>
      <w:bookmarkEnd w:id="107"/>
    </w:p>
    <w:p w14:paraId="0022F905" w14:textId="77777777" w:rsidR="00D9745F" w:rsidRPr="007D5D4D" w:rsidRDefault="00D9745F" w:rsidP="00014AF3">
      <w:pPr>
        <w:pStyle w:val="Ttulo2"/>
        <w:jc w:val="both"/>
        <w:rPr>
          <w:rFonts w:ascii="Arial" w:hAnsi="Arial" w:cs="Arial"/>
          <w:sz w:val="28"/>
          <w:szCs w:val="28"/>
          <w:lang w:val="en-US"/>
        </w:rPr>
      </w:pPr>
      <w:bookmarkStart w:id="108" w:name="_Toc333053732"/>
      <w:bookmarkStart w:id="109" w:name="_Toc333653890"/>
      <w:r w:rsidRPr="007D5D4D">
        <w:rPr>
          <w:rFonts w:ascii="Arial" w:hAnsi="Arial" w:cs="Arial"/>
          <w:sz w:val="28"/>
          <w:szCs w:val="28"/>
          <w:lang w:val="en-US"/>
        </w:rPr>
        <w:t>8.1 Project supervision and work environment</w:t>
      </w:r>
      <w:bookmarkEnd w:id="108"/>
      <w:bookmarkEnd w:id="109"/>
    </w:p>
    <w:p w14:paraId="14EFD4A7" w14:textId="67ED0FF4" w:rsidR="00F330A6" w:rsidRDefault="00F330A6" w:rsidP="00014AF3">
      <w:pPr>
        <w:jc w:val="both"/>
      </w:pPr>
      <w:bookmarkStart w:id="110" w:name="_Toc333053733"/>
      <w:r w:rsidRPr="009B2B2D">
        <w:t xml:space="preserve">La organización </w:t>
      </w:r>
      <w:proofErr w:type="spellStart"/>
      <w:r w:rsidRPr="009B2B2D">
        <w:t>FifthFloorCorp</w:t>
      </w:r>
      <w:proofErr w:type="spellEnd"/>
      <w:r w:rsidRPr="009B2B2D">
        <w:t xml:space="preserve">. </w:t>
      </w:r>
      <w:r w:rsidRPr="00C13EE0">
        <w:t>A delegado como respons</w:t>
      </w:r>
      <w:r w:rsidRPr="00F330A6">
        <w:t>able</w:t>
      </w:r>
      <w:r>
        <w:t xml:space="preserve"> de la planeación y manejo de actividade</w:t>
      </w:r>
      <w:r w:rsidR="00747E02">
        <w:t>s</w:t>
      </w:r>
      <w:r>
        <w:t xml:space="preserve"> y </w:t>
      </w:r>
      <w:r w:rsidR="00747E02">
        <w:t xml:space="preserve">tareas al gerente del proyecto. Adema s el gerente de proyecto como director debe generar un óptimo ambiente de trabajo, </w:t>
      </w:r>
      <w:r>
        <w:t>para tal fin se han establecido una serie de p</w:t>
      </w:r>
      <w:r w:rsidR="00EE0E85">
        <w:t xml:space="preserve">autas y funciones que </w:t>
      </w:r>
      <w:r>
        <w:t>se expondrán a continuación:</w:t>
      </w:r>
    </w:p>
    <w:p w14:paraId="22354962" w14:textId="42CDB402" w:rsidR="00A7274C" w:rsidRDefault="00F330A6" w:rsidP="00014AF3">
      <w:pPr>
        <w:pStyle w:val="Prrafodelista"/>
        <w:numPr>
          <w:ilvl w:val="0"/>
          <w:numId w:val="32"/>
        </w:numPr>
        <w:jc w:val="both"/>
      </w:pPr>
      <w:r>
        <w:t xml:space="preserve">La selección de actividades se </w:t>
      </w:r>
      <w:r w:rsidR="00A7274C">
        <w:t xml:space="preserve">está realizando por medio de sesiones, </w:t>
      </w:r>
      <w:commentRangeStart w:id="111"/>
      <w:r w:rsidR="00A7274C">
        <w:t xml:space="preserve">en la cuales el equipo de trabajo elige las actividades a </w:t>
      </w:r>
      <w:proofErr w:type="spellStart"/>
      <w:r w:rsidR="00A7274C">
        <w:t>a</w:t>
      </w:r>
      <w:proofErr w:type="spellEnd"/>
      <w:r w:rsidR="00A7274C">
        <w:t xml:space="preserve"> desarrollar en cada semana</w:t>
      </w:r>
      <w:commentRangeEnd w:id="111"/>
      <w:r w:rsidR="001F52C6">
        <w:rPr>
          <w:rStyle w:val="Refdecomentario"/>
        </w:rPr>
        <w:commentReference w:id="111"/>
      </w:r>
      <w:r w:rsidR="00A7274C">
        <w:t xml:space="preserve">. Una vez establecidas, se reparten y se desarrollan por medio de pares de trabajo. En la siguiente sesión la actividad desarrollada es revisada por medio de diferentes métodos dependiendo de la importancia </w:t>
      </w:r>
      <w:r w:rsidR="00747E02">
        <w:t>de esta.</w:t>
      </w:r>
    </w:p>
    <w:p w14:paraId="47CF5F61" w14:textId="77777777" w:rsidR="00747E02" w:rsidRDefault="00747E02" w:rsidP="00014AF3">
      <w:pPr>
        <w:pStyle w:val="Prrafodelista"/>
        <w:numPr>
          <w:ilvl w:val="0"/>
          <w:numId w:val="32"/>
        </w:numPr>
        <w:jc w:val="both"/>
      </w:pPr>
      <w:r>
        <w:t xml:space="preserve">Una vez termina una entrega de actividades que complete una pre-entrega o entrega, se realiza una </w:t>
      </w:r>
      <w:commentRangeStart w:id="112"/>
      <w:r w:rsidRPr="00C13EE0">
        <w:rPr>
          <w:b/>
        </w:rPr>
        <w:t>revisión cruzada</w:t>
      </w:r>
      <w:commentRangeEnd w:id="112"/>
      <w:r w:rsidR="00DD5E78">
        <w:rPr>
          <w:rStyle w:val="Refdecomentario"/>
        </w:rPr>
        <w:commentReference w:id="112"/>
      </w:r>
      <w:r>
        <w:t xml:space="preserve">. </w:t>
      </w:r>
    </w:p>
    <w:p w14:paraId="7230522E" w14:textId="016E1CEB" w:rsidR="00747E02" w:rsidRDefault="00EE0E85" w:rsidP="00014AF3">
      <w:pPr>
        <w:pStyle w:val="Prrafodelista"/>
        <w:numPr>
          <w:ilvl w:val="0"/>
          <w:numId w:val="32"/>
        </w:numPr>
        <w:jc w:val="both"/>
      </w:pPr>
      <w:r>
        <w:t xml:space="preserve">La comunicación se realiza por medio </w:t>
      </w:r>
      <w:r w:rsidRPr="00EE0E85">
        <w:t xml:space="preserve">de </w:t>
      </w:r>
      <w:commentRangeStart w:id="113"/>
      <w:r w:rsidRPr="00C13EE0">
        <w:t xml:space="preserve">canales de comunicación </w:t>
      </w:r>
      <w:commentRangeEnd w:id="113"/>
      <w:r w:rsidRPr="00C13EE0">
        <w:rPr>
          <w:rStyle w:val="Refdecomentario"/>
        </w:rPr>
        <w:commentReference w:id="113"/>
      </w:r>
      <w:r w:rsidRPr="00C13EE0">
        <w:t>pre</w:t>
      </w:r>
      <w:r>
        <w:t>-establecidos por el equipo. Los comunicados de alta importancia se realizan por medio de una lista correos electrónicos.</w:t>
      </w:r>
    </w:p>
    <w:p w14:paraId="57B889B0" w14:textId="5EEA894B" w:rsidR="00C13EE0" w:rsidRDefault="00C13EE0" w:rsidP="00014AF3">
      <w:pPr>
        <w:pStyle w:val="Prrafodelista"/>
        <w:numPr>
          <w:ilvl w:val="0"/>
          <w:numId w:val="32"/>
        </w:numPr>
        <w:jc w:val="both"/>
      </w:pPr>
      <w:r>
        <w:lastRenderedPageBreak/>
        <w:t>Las sesiones gerenciales se realizan tipo bazar</w:t>
      </w:r>
      <w:r w:rsidR="00F32C16">
        <w:t>, en</w:t>
      </w:r>
      <w:r>
        <w:t xml:space="preserve"> el cual cualquier integrante del grupo podrá aportar ideas, conflictos y </w:t>
      </w:r>
      <w:r w:rsidR="001F52C6">
        <w:t>dudas que</w:t>
      </w:r>
      <w:r>
        <w:t xml:space="preserve"> estarán siendo moderadas por el gerente dependiendo del tema a tratar</w:t>
      </w:r>
      <w:r w:rsidR="00F32C16">
        <w:t>.</w:t>
      </w:r>
    </w:p>
    <w:p w14:paraId="698EF8FD" w14:textId="0CA8EF16" w:rsidR="00F32C16" w:rsidRDefault="00971B03" w:rsidP="00014AF3">
      <w:pPr>
        <w:pStyle w:val="Prrafodelista"/>
        <w:numPr>
          <w:ilvl w:val="0"/>
          <w:numId w:val="32"/>
        </w:numPr>
        <w:jc w:val="both"/>
      </w:pPr>
      <w:r>
        <w:t xml:space="preserve">Para mantener un ambiente optimo y productivo es necesaria la disciplina, para esto se han implementado una serie de amonestaciones, sanciones y reconocimientos que regulan la </w:t>
      </w:r>
      <w:r w:rsidR="00F41E30">
        <w:t>interacción</w:t>
      </w:r>
      <w:r>
        <w:t xml:space="preserve"> y cumplimiento del reglamento</w:t>
      </w:r>
    </w:p>
    <w:p w14:paraId="1A2DF889" w14:textId="6A17CE93" w:rsidR="00971B03" w:rsidRDefault="00617B4E" w:rsidP="00014AF3">
      <w:pPr>
        <w:pStyle w:val="Prrafodelista"/>
        <w:numPr>
          <w:ilvl w:val="0"/>
          <w:numId w:val="32"/>
        </w:numPr>
        <w:jc w:val="both"/>
      </w:pPr>
      <w:r>
        <w:t xml:space="preserve">Para la optimización de ciertas </w:t>
      </w:r>
      <w:r w:rsidR="001F52C6">
        <w:t>actividades se</w:t>
      </w:r>
      <w:r>
        <w:t xml:space="preserve"> han diseñado y adaptado </w:t>
      </w:r>
      <w:commentRangeStart w:id="114"/>
      <w:r>
        <w:t>plantillas.</w:t>
      </w:r>
      <w:commentRangeEnd w:id="114"/>
      <w:r w:rsidR="001F52C6">
        <w:rPr>
          <w:rStyle w:val="Refdecomentario"/>
        </w:rPr>
        <w:commentReference w:id="114"/>
      </w:r>
    </w:p>
    <w:p w14:paraId="696775AB" w14:textId="3CDC528D" w:rsidR="00F41E30" w:rsidRPr="00C13EE0" w:rsidRDefault="00617B4E" w:rsidP="00014AF3">
      <w:pPr>
        <w:pStyle w:val="Prrafodelista"/>
        <w:numPr>
          <w:ilvl w:val="0"/>
          <w:numId w:val="32"/>
        </w:numPr>
        <w:jc w:val="both"/>
      </w:pPr>
      <w:r>
        <w:t xml:space="preserve">En las entregas </w:t>
      </w:r>
      <w:r w:rsidR="001F52C6">
        <w:t xml:space="preserve">al cliente </w:t>
      </w:r>
      <w:r>
        <w:t xml:space="preserve">se realiza un </w:t>
      </w:r>
      <w:commentRangeStart w:id="115"/>
      <w:r w:rsidRPr="00DD5E78">
        <w:rPr>
          <w:b/>
        </w:rPr>
        <w:t>informe gerencial</w:t>
      </w:r>
      <w:commentRangeEnd w:id="115"/>
      <w:r w:rsidR="00DD5E78">
        <w:rPr>
          <w:rStyle w:val="Refdecomentario"/>
        </w:rPr>
        <w:commentReference w:id="115"/>
      </w:r>
      <w:r w:rsidR="00F41E30">
        <w:t>, con el fin de hacer un cierre parcial de lo realizado hasta el corte.</w:t>
      </w:r>
    </w:p>
    <w:p w14:paraId="4FBDCC3B" w14:textId="77777777" w:rsidR="00F330A6" w:rsidRPr="00C13EE0" w:rsidRDefault="00F330A6" w:rsidP="00014AF3">
      <w:pPr>
        <w:jc w:val="both"/>
      </w:pPr>
    </w:p>
    <w:p w14:paraId="3F50CACD" w14:textId="77777777" w:rsidR="00F330A6" w:rsidRPr="00C13EE0" w:rsidRDefault="00F330A6" w:rsidP="00014AF3">
      <w:pPr>
        <w:jc w:val="both"/>
      </w:pPr>
    </w:p>
    <w:p w14:paraId="58B7EEBC" w14:textId="77777777" w:rsidR="00D9745F" w:rsidRPr="00595763" w:rsidRDefault="00EE6191" w:rsidP="00014AF3">
      <w:pPr>
        <w:pStyle w:val="Ttulo2"/>
        <w:jc w:val="both"/>
        <w:rPr>
          <w:rFonts w:ascii="Arial" w:hAnsi="Arial"/>
          <w:sz w:val="28"/>
          <w:lang w:val="es-CO"/>
        </w:rPr>
      </w:pPr>
      <w:bookmarkStart w:id="116" w:name="_Toc333653891"/>
      <w:r w:rsidRPr="00595763">
        <w:rPr>
          <w:rFonts w:ascii="Arial" w:hAnsi="Arial"/>
          <w:sz w:val="28"/>
          <w:lang w:val="es-CO"/>
        </w:rPr>
        <w:t xml:space="preserve">8.2 </w:t>
      </w:r>
      <w:proofErr w:type="spellStart"/>
      <w:r w:rsidRPr="00595763">
        <w:rPr>
          <w:rFonts w:ascii="Arial" w:hAnsi="Arial"/>
          <w:sz w:val="28"/>
          <w:lang w:val="es-CO"/>
        </w:rPr>
        <w:t>Decisio</w:t>
      </w:r>
      <w:r w:rsidR="00D9745F" w:rsidRPr="00595763">
        <w:rPr>
          <w:rFonts w:ascii="Arial" w:hAnsi="Arial"/>
          <w:sz w:val="28"/>
          <w:lang w:val="es-CO"/>
        </w:rPr>
        <w:t>n</w:t>
      </w:r>
      <w:proofErr w:type="spellEnd"/>
      <w:r w:rsidR="00D9745F" w:rsidRPr="00595763">
        <w:rPr>
          <w:rFonts w:ascii="Arial" w:hAnsi="Arial"/>
          <w:sz w:val="28"/>
          <w:lang w:val="es-CO"/>
        </w:rPr>
        <w:t xml:space="preserve"> Management</w:t>
      </w:r>
      <w:bookmarkEnd w:id="110"/>
      <w:bookmarkEnd w:id="116"/>
    </w:p>
    <w:p w14:paraId="56D2EC91" w14:textId="77777777" w:rsidR="00E3544A" w:rsidRDefault="00E3544A" w:rsidP="00E3544A">
      <w:pPr>
        <w:pStyle w:val="Ttulo2"/>
        <w:jc w:val="both"/>
        <w:rPr>
          <w:rFonts w:ascii="Arial" w:hAnsi="Arial" w:cs="Arial"/>
          <w:sz w:val="28"/>
          <w:szCs w:val="28"/>
          <w:lang w:val="es-ES_tradnl"/>
        </w:rPr>
      </w:pPr>
      <w:bookmarkStart w:id="117" w:name="_Toc333053734"/>
      <w:bookmarkStart w:id="118" w:name="_Toc333653892"/>
      <w:commentRangeStart w:id="119"/>
      <w:r>
        <w:rPr>
          <w:rFonts w:ascii="Arial" w:hAnsi="Arial"/>
          <w:sz w:val="28"/>
          <w:lang w:val="es-ES_tradnl"/>
        </w:rPr>
        <w:t xml:space="preserve">8.3 </w:t>
      </w:r>
      <w:bookmarkEnd w:id="117"/>
      <w:r>
        <w:rPr>
          <w:rFonts w:ascii="Arial" w:hAnsi="Arial" w:cs="Arial"/>
          <w:sz w:val="28"/>
          <w:szCs w:val="28"/>
          <w:lang w:val="es-ES_tradnl"/>
        </w:rPr>
        <w:t>Plan de riesgos</w:t>
      </w:r>
      <w:commentRangeEnd w:id="119"/>
      <w:r>
        <w:rPr>
          <w:rStyle w:val="Refdecomentario"/>
          <w:rFonts w:eastAsiaTheme="minorHAnsi"/>
          <w:lang w:val="es-ES_tradnl"/>
        </w:rPr>
        <w:commentReference w:id="119"/>
      </w:r>
      <w:bookmarkEnd w:id="118"/>
    </w:p>
    <w:p w14:paraId="74CA4B6B" w14:textId="77777777" w:rsidR="00E3544A" w:rsidRDefault="00E3544A" w:rsidP="00E3544A">
      <w:pPr>
        <w:jc w:val="both"/>
        <w:rPr>
          <w:lang w:val="es-ES_tradnl"/>
        </w:rPr>
      </w:pPr>
      <w:r>
        <w:rPr>
          <w:lang w:val="es-ES_tradnl"/>
        </w:rPr>
        <w:t>Todo  proyecto de  software esta sujeto a riesgos, debido a los factores de incertidumbre que le acompañan. Para efectos de este plan se considera un riesgo a todo aquello que altere los objetivos del proyecto o su planeación, siendo esta variación positiva o negativa.</w:t>
      </w:r>
    </w:p>
    <w:p w14:paraId="0FBC326C" w14:textId="77777777" w:rsidR="00E3544A" w:rsidRDefault="00E3544A" w:rsidP="00E3544A">
      <w:pPr>
        <w:pStyle w:val="Ttulo3"/>
        <w:jc w:val="both"/>
        <w:rPr>
          <w:lang w:val="es-ES_tradnl"/>
        </w:rPr>
      </w:pPr>
      <w:r>
        <w:rPr>
          <w:lang w:val="es-ES_tradnl"/>
        </w:rPr>
        <w:t>8.3.1 Objetivos</w:t>
      </w:r>
    </w:p>
    <w:p w14:paraId="41E71819" w14:textId="77777777" w:rsidR="00E3544A" w:rsidRDefault="00E3544A" w:rsidP="00E3544A">
      <w:pPr>
        <w:pStyle w:val="Prrafodelista"/>
        <w:numPr>
          <w:ilvl w:val="0"/>
          <w:numId w:val="42"/>
        </w:numPr>
        <w:jc w:val="both"/>
        <w:rPr>
          <w:lang w:val="es-ES_tradnl"/>
        </w:rPr>
      </w:pPr>
      <w:r>
        <w:rPr>
          <w:lang w:val="es-ES_tradnl"/>
        </w:rPr>
        <w:t>Identificar los riesgos  que puedan atentar contra los objetivos del proyecto, así como contra su planeación.</w:t>
      </w:r>
    </w:p>
    <w:p w14:paraId="59946021" w14:textId="77777777" w:rsidR="00E3544A" w:rsidRDefault="00E3544A" w:rsidP="00E3544A">
      <w:pPr>
        <w:pStyle w:val="Prrafodelista"/>
        <w:numPr>
          <w:ilvl w:val="0"/>
          <w:numId w:val="42"/>
        </w:numPr>
        <w:jc w:val="both"/>
        <w:rPr>
          <w:lang w:val="es-ES_tradnl"/>
        </w:rPr>
      </w:pPr>
      <w:r>
        <w:rPr>
          <w:lang w:val="es-ES_tradnl"/>
        </w:rPr>
        <w:t>Detectar  los  factores de riesgo (causas)</w:t>
      </w:r>
    </w:p>
    <w:p w14:paraId="2C38C528" w14:textId="77777777" w:rsidR="00E3544A" w:rsidRDefault="00E3544A" w:rsidP="00E3544A">
      <w:pPr>
        <w:pStyle w:val="Prrafodelista"/>
        <w:numPr>
          <w:ilvl w:val="0"/>
          <w:numId w:val="42"/>
        </w:numPr>
        <w:jc w:val="both"/>
        <w:rPr>
          <w:lang w:val="es-ES_tradnl"/>
        </w:rPr>
      </w:pPr>
      <w:r>
        <w:rPr>
          <w:lang w:val="es-ES_tradnl"/>
        </w:rPr>
        <w:t xml:space="preserve">Analizar los riesgos potenciales debido a su probabilidad e  impacto en el  estado del proyecto (10  </w:t>
      </w:r>
      <w:proofErr w:type="gramStart"/>
      <w:r>
        <w:rPr>
          <w:lang w:val="es-ES_tradnl"/>
        </w:rPr>
        <w:t>mas</w:t>
      </w:r>
      <w:proofErr w:type="gramEnd"/>
      <w:r>
        <w:rPr>
          <w:lang w:val="es-ES_tradnl"/>
        </w:rPr>
        <w:t xml:space="preserve"> importantes).  </w:t>
      </w:r>
    </w:p>
    <w:p w14:paraId="18F049FA" w14:textId="77777777" w:rsidR="00E3544A" w:rsidRDefault="00E3544A" w:rsidP="00E3544A">
      <w:pPr>
        <w:pStyle w:val="Prrafodelista"/>
        <w:numPr>
          <w:ilvl w:val="0"/>
          <w:numId w:val="42"/>
        </w:numPr>
        <w:jc w:val="both"/>
        <w:rPr>
          <w:lang w:val="es-ES_tradnl"/>
        </w:rPr>
      </w:pPr>
      <w:r>
        <w:rPr>
          <w:lang w:val="es-ES_tradnl"/>
        </w:rPr>
        <w:t>Priorizar los riesgos para elaborar contingencias que minimicen su efecto en caso de que este sea nocivo para el proyecto.</w:t>
      </w:r>
    </w:p>
    <w:p w14:paraId="5552C95F" w14:textId="77777777" w:rsidR="00E3544A" w:rsidRDefault="00E3544A" w:rsidP="00E3544A">
      <w:pPr>
        <w:pStyle w:val="Prrafodelista"/>
        <w:numPr>
          <w:ilvl w:val="0"/>
          <w:numId w:val="42"/>
        </w:numPr>
        <w:jc w:val="both"/>
        <w:rPr>
          <w:lang w:val="es-ES_tradnl"/>
        </w:rPr>
      </w:pPr>
      <w:r>
        <w:rPr>
          <w:lang w:val="es-ES_tradnl"/>
        </w:rPr>
        <w:t>Diseñar los planes de contingencia, asociados a cada riesgo teniendo en cuenta el tiempo de respuesta, los responsables, así como la incidencia del riesgo sobre las diferentes partes del proyecto.</w:t>
      </w:r>
    </w:p>
    <w:p w14:paraId="64041B46" w14:textId="77777777" w:rsidR="00E3544A" w:rsidRDefault="00E3544A" w:rsidP="00E3544A">
      <w:pPr>
        <w:pStyle w:val="Ttulo3"/>
        <w:rPr>
          <w:lang w:val="es-ES_tradnl"/>
        </w:rPr>
      </w:pPr>
      <w:r>
        <w:rPr>
          <w:lang w:val="es-ES_tradnl"/>
        </w:rPr>
        <w:t>8.3.2 Alcance</w:t>
      </w:r>
    </w:p>
    <w:p w14:paraId="0C973D80" w14:textId="77777777" w:rsidR="00E3544A" w:rsidRDefault="00E3544A" w:rsidP="00E3544A">
      <w:r>
        <w:t xml:space="preserve">Este plan se enfocara en los 7 riesgos mas importantes </w:t>
      </w:r>
      <w:proofErr w:type="gramStart"/>
      <w:r>
        <w:t>identificados  tras</w:t>
      </w:r>
      <w:proofErr w:type="gramEnd"/>
      <w:r>
        <w:t xml:space="preserve"> cada iteración </w:t>
      </w:r>
    </w:p>
    <w:p w14:paraId="211F0EA6" w14:textId="77777777" w:rsidR="00E3544A" w:rsidRDefault="00E3544A" w:rsidP="00E3544A">
      <w:pPr>
        <w:pStyle w:val="Ttulo3"/>
        <w:rPr>
          <w:lang w:val="es-ES_tradnl"/>
        </w:rPr>
      </w:pPr>
      <w:r>
        <w:rPr>
          <w:lang w:val="es-ES_tradnl"/>
        </w:rPr>
        <w:t>8.3.3 Responsables</w:t>
      </w:r>
    </w:p>
    <w:p w14:paraId="3F81C428" w14:textId="77777777" w:rsidR="00E3544A" w:rsidRDefault="00E3544A" w:rsidP="00E3544A">
      <w:r>
        <w:t xml:space="preserve">Director de </w:t>
      </w:r>
      <w:proofErr w:type="gramStart"/>
      <w:r>
        <w:t>Riesgos  y</w:t>
      </w:r>
      <w:proofErr w:type="gramEnd"/>
      <w:r>
        <w:t xml:space="preserve">  Gerente del Proyecte</w:t>
      </w:r>
    </w:p>
    <w:p w14:paraId="704F01CE" w14:textId="77777777" w:rsidR="00E3544A" w:rsidRDefault="00E3544A" w:rsidP="00E3544A">
      <w:pPr>
        <w:pStyle w:val="Ttulo3"/>
        <w:rPr>
          <w:lang w:val="es-ES_tradnl"/>
        </w:rPr>
      </w:pPr>
      <w:r>
        <w:rPr>
          <w:lang w:val="es-ES_tradnl"/>
        </w:rPr>
        <w:t>8.3.4 Desarrollo</w:t>
      </w:r>
    </w:p>
    <w:p w14:paraId="22051C6C" w14:textId="77777777" w:rsidR="00E3544A" w:rsidRDefault="00E3544A" w:rsidP="00E3544A">
      <w:pPr>
        <w:jc w:val="both"/>
        <w:rPr>
          <w:lang w:val="es-ES_tradnl"/>
        </w:rPr>
      </w:pPr>
      <w:r>
        <w:rPr>
          <w:lang w:val="es-ES_tradnl"/>
        </w:rPr>
        <w:t xml:space="preserve">Debido a la naturaleza cambiante del proyecto, así como a las características intrínsecas de cada una de sus faces y la inexperiencia del equipo en proyectos de esta magnitud. Los </w:t>
      </w:r>
      <w:r>
        <w:rPr>
          <w:lang w:val="es-ES_tradnl"/>
        </w:rPr>
        <w:lastRenderedPageBreak/>
        <w:t xml:space="preserve">riesgos han  de identificarse sobre la marcha, es decir, que en el  desarrollo y bajo las particulares experiencias podrán ser  descubiertos. No obstante el grupo realizará reuniones de reflexión donde se identificara potenciales riesgos y </w:t>
      </w:r>
      <w:proofErr w:type="gramStart"/>
      <w:r>
        <w:rPr>
          <w:lang w:val="es-ES_tradnl"/>
        </w:rPr>
        <w:t>nutrirá ,</w:t>
      </w:r>
      <w:proofErr w:type="gramEnd"/>
      <w:r>
        <w:rPr>
          <w:lang w:val="es-ES_tradnl"/>
        </w:rPr>
        <w:t xml:space="preserve"> así como un registro de los riesgos que ocurrieren. </w:t>
      </w:r>
    </w:p>
    <w:p w14:paraId="392013F5" w14:textId="77777777" w:rsidR="00E3544A" w:rsidRDefault="00E3544A" w:rsidP="00E3544A">
      <w:pPr>
        <w:pStyle w:val="Ttulo3"/>
        <w:rPr>
          <w:lang w:val="es-ES_tradnl"/>
        </w:rPr>
      </w:pPr>
      <w:r>
        <w:rPr>
          <w:lang w:val="es-ES_tradnl"/>
        </w:rPr>
        <w:t>8.3.5 Recursos a emplear</w:t>
      </w:r>
    </w:p>
    <w:p w14:paraId="1EAA64BD" w14:textId="77777777" w:rsidR="00E3544A" w:rsidRDefault="00E3544A" w:rsidP="00E3544A">
      <w:pPr>
        <w:jc w:val="both"/>
        <w:rPr>
          <w:lang w:val="es-ES_tradnl"/>
        </w:rPr>
      </w:pPr>
      <w:r>
        <w:rPr>
          <w:lang w:val="es-ES_tradnl"/>
        </w:rPr>
        <w:t xml:space="preserve">El documento </w:t>
      </w:r>
      <w:commentRangeStart w:id="120"/>
      <w:r>
        <w:fldChar w:fldCharType="begin"/>
      </w:r>
      <w:r>
        <w:instrText xml:space="preserve"> HYPERLINK "file:///C:\\Users\\Katherine\\Documents\\GitHub\\FifthFloor\\Dept%20Calidad\\Riesgos%20del%20%20proyecto.xlsx" </w:instrText>
      </w:r>
      <w:r>
        <w:fldChar w:fldCharType="separate"/>
      </w:r>
      <w:r>
        <w:rPr>
          <w:rStyle w:val="Hipervnculo"/>
          <w:lang w:val="es-ES_tradnl"/>
        </w:rPr>
        <w:t>riesgos del proyecto</w:t>
      </w:r>
      <w:r>
        <w:fldChar w:fldCharType="end"/>
      </w:r>
      <w:r>
        <w:rPr>
          <w:lang w:val="es-ES_tradnl"/>
        </w:rPr>
        <w:t xml:space="preserve">, </w:t>
      </w:r>
      <w:commentRangeEnd w:id="120"/>
      <w:r>
        <w:rPr>
          <w:rStyle w:val="Refdecomentario"/>
        </w:rPr>
        <w:commentReference w:id="120"/>
      </w:r>
      <w:r>
        <w:rPr>
          <w:lang w:val="es-ES_tradnl"/>
        </w:rPr>
        <w:t xml:space="preserve">donde se almacenara toda la </w:t>
      </w:r>
      <w:proofErr w:type="gramStart"/>
      <w:r>
        <w:rPr>
          <w:lang w:val="es-ES_tradnl"/>
        </w:rPr>
        <w:t>información :</w:t>
      </w:r>
      <w:proofErr w:type="gramEnd"/>
      <w:r>
        <w:rPr>
          <w:lang w:val="es-ES_tradnl"/>
        </w:rPr>
        <w:t xml:space="preserve"> </w:t>
      </w:r>
    </w:p>
    <w:tbl>
      <w:tblPr>
        <w:tblStyle w:val="Tablaconcuadrcula"/>
        <w:tblW w:w="0" w:type="auto"/>
        <w:tblLook w:val="04A0" w:firstRow="1" w:lastRow="0" w:firstColumn="1" w:lastColumn="0" w:noHBand="0" w:noVBand="1"/>
      </w:tblPr>
      <w:tblGrid>
        <w:gridCol w:w="2823"/>
        <w:gridCol w:w="2827"/>
        <w:gridCol w:w="2837"/>
      </w:tblGrid>
      <w:tr w:rsidR="00E3544A" w14:paraId="4C8186F2" w14:textId="77777777" w:rsidTr="00E3544A">
        <w:tc>
          <w:tcPr>
            <w:tcW w:w="2838" w:type="dxa"/>
            <w:tcBorders>
              <w:top w:val="single" w:sz="4" w:space="0" w:color="auto"/>
              <w:left w:val="single" w:sz="4" w:space="0" w:color="auto"/>
              <w:bottom w:val="single" w:sz="4" w:space="0" w:color="auto"/>
              <w:right w:val="single" w:sz="4" w:space="0" w:color="auto"/>
            </w:tcBorders>
            <w:hideMark/>
          </w:tcPr>
          <w:p w14:paraId="09E76C1F" w14:textId="77777777" w:rsidR="00E3544A" w:rsidRDefault="00E3544A">
            <w:pPr>
              <w:spacing w:after="200" w:line="276" w:lineRule="auto"/>
              <w:jc w:val="both"/>
              <w:rPr>
                <w:lang w:val="es-ES_tradnl"/>
              </w:rPr>
            </w:pPr>
            <w:r>
              <w:rPr>
                <w:lang w:val="es-ES_tradnl"/>
              </w:rPr>
              <w:t>Hoja de Excel</w:t>
            </w:r>
          </w:p>
        </w:tc>
        <w:tc>
          <w:tcPr>
            <w:tcW w:w="2839" w:type="dxa"/>
            <w:tcBorders>
              <w:top w:val="single" w:sz="4" w:space="0" w:color="auto"/>
              <w:left w:val="single" w:sz="4" w:space="0" w:color="auto"/>
              <w:bottom w:val="single" w:sz="4" w:space="0" w:color="auto"/>
              <w:right w:val="single" w:sz="4" w:space="0" w:color="auto"/>
            </w:tcBorders>
            <w:hideMark/>
          </w:tcPr>
          <w:p w14:paraId="0E2BA35A" w14:textId="77777777" w:rsidR="00E3544A" w:rsidRDefault="00E3544A">
            <w:pPr>
              <w:spacing w:after="200" w:line="276" w:lineRule="auto"/>
              <w:jc w:val="both"/>
              <w:rPr>
                <w:lang w:val="es-ES_tradnl"/>
              </w:rPr>
            </w:pPr>
            <w:r>
              <w:rPr>
                <w:lang w:val="es-ES_tradnl"/>
              </w:rPr>
              <w:t>Descripción</w:t>
            </w:r>
          </w:p>
        </w:tc>
        <w:tc>
          <w:tcPr>
            <w:tcW w:w="2839" w:type="dxa"/>
            <w:tcBorders>
              <w:top w:val="single" w:sz="4" w:space="0" w:color="auto"/>
              <w:left w:val="single" w:sz="4" w:space="0" w:color="auto"/>
              <w:bottom w:val="single" w:sz="4" w:space="0" w:color="auto"/>
              <w:right w:val="single" w:sz="4" w:space="0" w:color="auto"/>
            </w:tcBorders>
            <w:hideMark/>
          </w:tcPr>
          <w:p w14:paraId="3B266F1D" w14:textId="77777777" w:rsidR="00E3544A" w:rsidRDefault="00E3544A">
            <w:pPr>
              <w:spacing w:after="200" w:line="276" w:lineRule="auto"/>
              <w:jc w:val="both"/>
              <w:rPr>
                <w:lang w:val="es-ES_tradnl"/>
              </w:rPr>
            </w:pPr>
            <w:r>
              <w:rPr>
                <w:lang w:val="es-ES_tradnl"/>
              </w:rPr>
              <w:t>contenido</w:t>
            </w:r>
          </w:p>
        </w:tc>
      </w:tr>
      <w:tr w:rsidR="00E3544A" w14:paraId="32B13BC2" w14:textId="77777777" w:rsidTr="00E3544A">
        <w:tc>
          <w:tcPr>
            <w:tcW w:w="2838" w:type="dxa"/>
            <w:tcBorders>
              <w:top w:val="single" w:sz="4" w:space="0" w:color="auto"/>
              <w:left w:val="single" w:sz="4" w:space="0" w:color="auto"/>
              <w:bottom w:val="single" w:sz="4" w:space="0" w:color="auto"/>
              <w:right w:val="single" w:sz="4" w:space="0" w:color="auto"/>
            </w:tcBorders>
            <w:hideMark/>
          </w:tcPr>
          <w:p w14:paraId="2022E2D5" w14:textId="77777777" w:rsidR="00E3544A" w:rsidRDefault="00E3544A">
            <w:pPr>
              <w:spacing w:after="200" w:line="276" w:lineRule="auto"/>
              <w:jc w:val="both"/>
              <w:rPr>
                <w:lang w:val="es-ES_tradnl"/>
              </w:rPr>
            </w:pPr>
            <w:r>
              <w:rPr>
                <w:lang w:val="es-ES_tradnl"/>
              </w:rPr>
              <w:t>Lluvia de Riesgos</w:t>
            </w:r>
          </w:p>
        </w:tc>
        <w:tc>
          <w:tcPr>
            <w:tcW w:w="2839" w:type="dxa"/>
            <w:tcBorders>
              <w:top w:val="single" w:sz="4" w:space="0" w:color="auto"/>
              <w:left w:val="single" w:sz="4" w:space="0" w:color="auto"/>
              <w:bottom w:val="single" w:sz="4" w:space="0" w:color="auto"/>
              <w:right w:val="single" w:sz="4" w:space="0" w:color="auto"/>
            </w:tcBorders>
            <w:hideMark/>
          </w:tcPr>
          <w:p w14:paraId="7564D4F3" w14:textId="77777777" w:rsidR="00E3544A" w:rsidRDefault="00E3544A">
            <w:pPr>
              <w:spacing w:after="200" w:line="276" w:lineRule="auto"/>
              <w:jc w:val="both"/>
              <w:rPr>
                <w:lang w:val="es-ES_tradnl"/>
              </w:rPr>
            </w:pPr>
            <w:r>
              <w:rPr>
                <w:lang w:val="es-ES_tradnl"/>
              </w:rPr>
              <w:t xml:space="preserve">Contiene el  conglomerado de riesgos identificados por  </w:t>
            </w:r>
            <w:proofErr w:type="spellStart"/>
            <w:r>
              <w:rPr>
                <w:b/>
                <w:lang w:val="es-ES_tradnl"/>
              </w:rPr>
              <w:t>Fifth</w:t>
            </w:r>
            <w:proofErr w:type="spellEnd"/>
            <w:r>
              <w:rPr>
                <w:b/>
                <w:lang w:val="es-ES_tradnl"/>
              </w:rPr>
              <w:t xml:space="preserve"> </w:t>
            </w:r>
            <w:proofErr w:type="spellStart"/>
            <w:r>
              <w:rPr>
                <w:b/>
                <w:lang w:val="es-ES_tradnl"/>
              </w:rPr>
              <w:t>Floor</w:t>
            </w:r>
            <w:proofErr w:type="spellEnd"/>
            <w:r>
              <w:rPr>
                <w:b/>
                <w:lang w:val="es-ES_tradnl"/>
              </w:rPr>
              <w:t xml:space="preserve"> </w:t>
            </w:r>
            <w:proofErr w:type="spellStart"/>
            <w:r>
              <w:rPr>
                <w:b/>
                <w:lang w:val="es-ES_tradnl"/>
              </w:rPr>
              <w:t>Corp</w:t>
            </w:r>
            <w:proofErr w:type="spellEnd"/>
          </w:p>
        </w:tc>
        <w:tc>
          <w:tcPr>
            <w:tcW w:w="2839" w:type="dxa"/>
            <w:tcBorders>
              <w:top w:val="single" w:sz="4" w:space="0" w:color="auto"/>
              <w:left w:val="single" w:sz="4" w:space="0" w:color="auto"/>
              <w:bottom w:val="single" w:sz="4" w:space="0" w:color="auto"/>
              <w:right w:val="single" w:sz="4" w:space="0" w:color="auto"/>
            </w:tcBorders>
            <w:hideMark/>
          </w:tcPr>
          <w:p w14:paraId="384A6ABC" w14:textId="77777777" w:rsidR="00E3544A" w:rsidRDefault="00E3544A" w:rsidP="00E3544A">
            <w:pPr>
              <w:pStyle w:val="Prrafodelista"/>
              <w:numPr>
                <w:ilvl w:val="0"/>
                <w:numId w:val="43"/>
              </w:numPr>
              <w:jc w:val="both"/>
              <w:rPr>
                <w:lang w:val="es-ES_tradnl"/>
              </w:rPr>
            </w:pPr>
            <w:r>
              <w:rPr>
                <w:lang w:val="es-ES_tradnl"/>
              </w:rPr>
              <w:t>Descripción del Riesgo</w:t>
            </w:r>
          </w:p>
          <w:p w14:paraId="19ED7CE6" w14:textId="77777777" w:rsidR="00E3544A" w:rsidRDefault="00E3544A" w:rsidP="00E3544A">
            <w:pPr>
              <w:pStyle w:val="Prrafodelista"/>
              <w:numPr>
                <w:ilvl w:val="0"/>
                <w:numId w:val="43"/>
              </w:numPr>
              <w:jc w:val="both"/>
              <w:rPr>
                <w:lang w:val="es-ES_tradnl"/>
              </w:rPr>
            </w:pPr>
            <w:r>
              <w:rPr>
                <w:lang w:val="es-ES_tradnl"/>
              </w:rPr>
              <w:t>Identificador del  riesgo</w:t>
            </w:r>
          </w:p>
          <w:p w14:paraId="46DD4BC9" w14:textId="77777777" w:rsidR="00E3544A" w:rsidRDefault="00E3544A" w:rsidP="00E3544A">
            <w:pPr>
              <w:pStyle w:val="Prrafodelista"/>
              <w:numPr>
                <w:ilvl w:val="0"/>
                <w:numId w:val="43"/>
              </w:numPr>
              <w:jc w:val="both"/>
              <w:rPr>
                <w:lang w:val="es-ES_tradnl"/>
              </w:rPr>
            </w:pPr>
            <w:r>
              <w:rPr>
                <w:lang w:val="es-ES_tradnl"/>
              </w:rPr>
              <w:t>Tipificación del riesgo  {Técnico,  humano, temporal }</w:t>
            </w:r>
          </w:p>
        </w:tc>
      </w:tr>
      <w:tr w:rsidR="00E3544A" w14:paraId="26340D95" w14:textId="77777777" w:rsidTr="00E3544A">
        <w:tc>
          <w:tcPr>
            <w:tcW w:w="2838" w:type="dxa"/>
            <w:tcBorders>
              <w:top w:val="single" w:sz="4" w:space="0" w:color="auto"/>
              <w:left w:val="single" w:sz="4" w:space="0" w:color="auto"/>
              <w:bottom w:val="single" w:sz="4" w:space="0" w:color="auto"/>
              <w:right w:val="single" w:sz="4" w:space="0" w:color="auto"/>
            </w:tcBorders>
            <w:hideMark/>
          </w:tcPr>
          <w:p w14:paraId="544E3DDE" w14:textId="77777777" w:rsidR="00E3544A" w:rsidRDefault="00E3544A">
            <w:pPr>
              <w:spacing w:after="200" w:line="276" w:lineRule="auto"/>
              <w:jc w:val="both"/>
              <w:rPr>
                <w:lang w:val="es-ES_tradnl"/>
              </w:rPr>
            </w:pPr>
            <w:r>
              <w:rPr>
                <w:lang w:val="es-ES_tradnl"/>
              </w:rPr>
              <w:t>Evaluación del riesgo</w:t>
            </w:r>
          </w:p>
        </w:tc>
        <w:tc>
          <w:tcPr>
            <w:tcW w:w="2839" w:type="dxa"/>
            <w:tcBorders>
              <w:top w:val="single" w:sz="4" w:space="0" w:color="auto"/>
              <w:left w:val="single" w:sz="4" w:space="0" w:color="auto"/>
              <w:bottom w:val="single" w:sz="4" w:space="0" w:color="auto"/>
              <w:right w:val="single" w:sz="4" w:space="0" w:color="auto"/>
            </w:tcBorders>
            <w:hideMark/>
          </w:tcPr>
          <w:p w14:paraId="58A856EC" w14:textId="77777777" w:rsidR="00E3544A" w:rsidRDefault="00E3544A">
            <w:pPr>
              <w:spacing w:after="200" w:line="276" w:lineRule="auto"/>
              <w:jc w:val="both"/>
              <w:rPr>
                <w:lang w:val="es-ES_tradnl"/>
              </w:rPr>
            </w:pPr>
            <w:r>
              <w:rPr>
                <w:lang w:val="es-ES_tradnl"/>
              </w:rPr>
              <w:t xml:space="preserve">Se dan valores numéricos al riesgo </w:t>
            </w:r>
          </w:p>
        </w:tc>
        <w:tc>
          <w:tcPr>
            <w:tcW w:w="2839" w:type="dxa"/>
            <w:tcBorders>
              <w:top w:val="single" w:sz="4" w:space="0" w:color="auto"/>
              <w:left w:val="single" w:sz="4" w:space="0" w:color="auto"/>
              <w:bottom w:val="single" w:sz="4" w:space="0" w:color="auto"/>
              <w:right w:val="single" w:sz="4" w:space="0" w:color="auto"/>
            </w:tcBorders>
            <w:hideMark/>
          </w:tcPr>
          <w:p w14:paraId="4D1B7D71" w14:textId="77777777" w:rsidR="00E3544A" w:rsidRDefault="00E3544A" w:rsidP="00E3544A">
            <w:pPr>
              <w:pStyle w:val="Prrafodelista"/>
              <w:numPr>
                <w:ilvl w:val="0"/>
                <w:numId w:val="44"/>
              </w:numPr>
              <w:jc w:val="both"/>
              <w:rPr>
                <w:lang w:val="es-ES_tradnl"/>
              </w:rPr>
            </w:pPr>
            <w:r>
              <w:rPr>
                <w:lang w:val="es-ES_tradnl"/>
              </w:rPr>
              <w:t>Identificador del riesgo</w:t>
            </w:r>
          </w:p>
          <w:p w14:paraId="32A82C7F" w14:textId="77777777" w:rsidR="00E3544A" w:rsidRDefault="00E3544A" w:rsidP="00E3544A">
            <w:pPr>
              <w:pStyle w:val="Prrafodelista"/>
              <w:numPr>
                <w:ilvl w:val="0"/>
                <w:numId w:val="44"/>
              </w:numPr>
              <w:jc w:val="both"/>
              <w:rPr>
                <w:lang w:val="es-ES_tradnl"/>
              </w:rPr>
            </w:pPr>
            <w:r>
              <w:rPr>
                <w:lang w:val="es-ES_tradnl"/>
              </w:rPr>
              <w:t>Descripción del riesgo</w:t>
            </w:r>
          </w:p>
          <w:p w14:paraId="78BFD2CF" w14:textId="77777777" w:rsidR="00E3544A" w:rsidRDefault="00E3544A" w:rsidP="00E3544A">
            <w:pPr>
              <w:pStyle w:val="Prrafodelista"/>
              <w:numPr>
                <w:ilvl w:val="0"/>
                <w:numId w:val="44"/>
              </w:numPr>
              <w:jc w:val="both"/>
              <w:rPr>
                <w:lang w:val="es-ES_tradnl"/>
              </w:rPr>
            </w:pPr>
            <w:r>
              <w:rPr>
                <w:lang w:val="es-ES_tradnl"/>
              </w:rPr>
              <w:t>Probabilidad del riesgo</w:t>
            </w:r>
          </w:p>
          <w:p w14:paraId="720744C2" w14:textId="77777777" w:rsidR="00E3544A" w:rsidRDefault="00E3544A" w:rsidP="00E3544A">
            <w:pPr>
              <w:pStyle w:val="Prrafodelista"/>
              <w:numPr>
                <w:ilvl w:val="0"/>
                <w:numId w:val="44"/>
              </w:numPr>
              <w:jc w:val="both"/>
              <w:rPr>
                <w:lang w:val="es-ES_tradnl"/>
              </w:rPr>
            </w:pPr>
            <w:r>
              <w:rPr>
                <w:lang w:val="es-ES_tradnl"/>
              </w:rPr>
              <w:t>Impacto del  riesgo</w:t>
            </w:r>
          </w:p>
          <w:p w14:paraId="1BE5C688" w14:textId="77777777" w:rsidR="00E3544A" w:rsidRDefault="00E3544A" w:rsidP="00E3544A">
            <w:pPr>
              <w:pStyle w:val="Prrafodelista"/>
              <w:numPr>
                <w:ilvl w:val="0"/>
                <w:numId w:val="44"/>
              </w:numPr>
              <w:jc w:val="both"/>
              <w:rPr>
                <w:lang w:val="es-ES_tradnl"/>
              </w:rPr>
            </w:pPr>
            <w:r>
              <w:rPr>
                <w:lang w:val="es-ES_tradnl"/>
              </w:rPr>
              <w:t>Importancia (promedio)</w:t>
            </w:r>
          </w:p>
          <w:p w14:paraId="58FE1337" w14:textId="77777777" w:rsidR="00E3544A" w:rsidRDefault="00E3544A" w:rsidP="00E3544A">
            <w:pPr>
              <w:pStyle w:val="Prrafodelista"/>
              <w:numPr>
                <w:ilvl w:val="0"/>
                <w:numId w:val="44"/>
              </w:numPr>
              <w:jc w:val="both"/>
              <w:rPr>
                <w:lang w:val="es-ES_tradnl"/>
              </w:rPr>
            </w:pPr>
            <w:r>
              <w:rPr>
                <w:lang w:val="es-ES_tradnl"/>
              </w:rPr>
              <w:t>Tolerancia</w:t>
            </w:r>
          </w:p>
        </w:tc>
      </w:tr>
      <w:tr w:rsidR="00E3544A" w14:paraId="780BA32D" w14:textId="77777777" w:rsidTr="00E3544A">
        <w:tc>
          <w:tcPr>
            <w:tcW w:w="2838" w:type="dxa"/>
            <w:tcBorders>
              <w:top w:val="single" w:sz="4" w:space="0" w:color="auto"/>
              <w:left w:val="single" w:sz="4" w:space="0" w:color="auto"/>
              <w:bottom w:val="single" w:sz="4" w:space="0" w:color="auto"/>
              <w:right w:val="single" w:sz="4" w:space="0" w:color="auto"/>
            </w:tcBorders>
            <w:hideMark/>
          </w:tcPr>
          <w:p w14:paraId="35F9D67C" w14:textId="77777777" w:rsidR="00E3544A" w:rsidRDefault="00E3544A">
            <w:pPr>
              <w:spacing w:after="200" w:line="276" w:lineRule="auto"/>
              <w:jc w:val="both"/>
              <w:rPr>
                <w:lang w:val="es-ES_tradnl"/>
              </w:rPr>
            </w:pPr>
            <w:r>
              <w:rPr>
                <w:lang w:val="es-ES_tradnl"/>
              </w:rPr>
              <w:t>Log de riesgos</w:t>
            </w:r>
          </w:p>
        </w:tc>
        <w:tc>
          <w:tcPr>
            <w:tcW w:w="2839" w:type="dxa"/>
            <w:tcBorders>
              <w:top w:val="single" w:sz="4" w:space="0" w:color="auto"/>
              <w:left w:val="single" w:sz="4" w:space="0" w:color="auto"/>
              <w:bottom w:val="single" w:sz="4" w:space="0" w:color="auto"/>
              <w:right w:val="single" w:sz="4" w:space="0" w:color="auto"/>
            </w:tcBorders>
            <w:hideMark/>
          </w:tcPr>
          <w:p w14:paraId="4CA62638" w14:textId="77777777" w:rsidR="00E3544A" w:rsidRDefault="00E3544A">
            <w:pPr>
              <w:spacing w:after="200" w:line="276" w:lineRule="auto"/>
              <w:jc w:val="both"/>
              <w:rPr>
                <w:lang w:val="es-ES_tradnl"/>
              </w:rPr>
            </w:pPr>
            <w:r>
              <w:rPr>
                <w:lang w:val="es-ES_tradnl"/>
              </w:rPr>
              <w:t>Reporte de los riesgos que se han materializado</w:t>
            </w:r>
          </w:p>
        </w:tc>
        <w:tc>
          <w:tcPr>
            <w:tcW w:w="2839" w:type="dxa"/>
            <w:tcBorders>
              <w:top w:val="single" w:sz="4" w:space="0" w:color="auto"/>
              <w:left w:val="single" w:sz="4" w:space="0" w:color="auto"/>
              <w:bottom w:val="single" w:sz="4" w:space="0" w:color="auto"/>
              <w:right w:val="single" w:sz="4" w:space="0" w:color="auto"/>
            </w:tcBorders>
            <w:hideMark/>
          </w:tcPr>
          <w:p w14:paraId="1D14FDA6" w14:textId="77777777" w:rsidR="00E3544A" w:rsidRDefault="00E3544A" w:rsidP="00E3544A">
            <w:pPr>
              <w:pStyle w:val="Prrafodelista"/>
              <w:numPr>
                <w:ilvl w:val="0"/>
                <w:numId w:val="45"/>
              </w:numPr>
              <w:jc w:val="both"/>
              <w:rPr>
                <w:lang w:val="es-ES_tradnl"/>
              </w:rPr>
            </w:pPr>
            <w:r>
              <w:rPr>
                <w:lang w:val="es-ES_tradnl"/>
              </w:rPr>
              <w:t>Fecha del reporte</w:t>
            </w:r>
          </w:p>
          <w:p w14:paraId="495391D6" w14:textId="77777777" w:rsidR="00E3544A" w:rsidRDefault="00E3544A" w:rsidP="00E3544A">
            <w:pPr>
              <w:pStyle w:val="Prrafodelista"/>
              <w:numPr>
                <w:ilvl w:val="0"/>
                <w:numId w:val="45"/>
              </w:numPr>
              <w:jc w:val="both"/>
              <w:rPr>
                <w:lang w:val="es-ES_tradnl"/>
              </w:rPr>
            </w:pPr>
            <w:r>
              <w:rPr>
                <w:lang w:val="es-ES_tradnl"/>
              </w:rPr>
              <w:t>Quien lo reporta</w:t>
            </w:r>
          </w:p>
          <w:p w14:paraId="260E91FD" w14:textId="77777777" w:rsidR="00E3544A" w:rsidRDefault="00E3544A" w:rsidP="00E3544A">
            <w:pPr>
              <w:pStyle w:val="Prrafodelista"/>
              <w:numPr>
                <w:ilvl w:val="0"/>
                <w:numId w:val="45"/>
              </w:numPr>
              <w:jc w:val="both"/>
              <w:rPr>
                <w:lang w:val="es-ES_tradnl"/>
              </w:rPr>
            </w:pPr>
            <w:r>
              <w:rPr>
                <w:lang w:val="es-ES_tradnl"/>
              </w:rPr>
              <w:t>Descripción del suceso</w:t>
            </w:r>
          </w:p>
          <w:p w14:paraId="1803692F" w14:textId="77777777" w:rsidR="00E3544A" w:rsidRDefault="00E3544A" w:rsidP="00E3544A">
            <w:pPr>
              <w:pStyle w:val="Prrafodelista"/>
              <w:numPr>
                <w:ilvl w:val="0"/>
                <w:numId w:val="45"/>
              </w:numPr>
              <w:jc w:val="both"/>
              <w:rPr>
                <w:lang w:val="es-ES_tradnl"/>
              </w:rPr>
            </w:pPr>
            <w:r>
              <w:rPr>
                <w:lang w:val="es-ES_tradnl"/>
              </w:rPr>
              <w:t>Reacción (lo que se hizo)</w:t>
            </w:r>
          </w:p>
          <w:p w14:paraId="55E6F47C" w14:textId="77777777" w:rsidR="00E3544A" w:rsidRDefault="00E3544A" w:rsidP="00E3544A">
            <w:pPr>
              <w:pStyle w:val="Prrafodelista"/>
              <w:numPr>
                <w:ilvl w:val="0"/>
                <w:numId w:val="45"/>
              </w:numPr>
              <w:jc w:val="both"/>
              <w:rPr>
                <w:lang w:val="es-ES_tradnl"/>
              </w:rPr>
            </w:pPr>
            <w:r>
              <w:rPr>
                <w:lang w:val="es-ES_tradnl"/>
              </w:rPr>
              <w:t>Consecuencias</w:t>
            </w:r>
          </w:p>
          <w:p w14:paraId="183E0CAB" w14:textId="77777777" w:rsidR="00E3544A" w:rsidRDefault="00E3544A" w:rsidP="00E3544A">
            <w:pPr>
              <w:pStyle w:val="Prrafodelista"/>
              <w:numPr>
                <w:ilvl w:val="0"/>
                <w:numId w:val="45"/>
              </w:numPr>
              <w:jc w:val="both"/>
              <w:rPr>
                <w:lang w:val="es-ES_tradnl"/>
              </w:rPr>
            </w:pPr>
            <w:r>
              <w:rPr>
                <w:lang w:val="es-ES_tradnl"/>
              </w:rPr>
              <w:t>Moraleja</w:t>
            </w:r>
          </w:p>
          <w:p w14:paraId="1F78CADF" w14:textId="77777777" w:rsidR="00E3544A" w:rsidRDefault="00E3544A" w:rsidP="00E3544A">
            <w:pPr>
              <w:pStyle w:val="Prrafodelista"/>
              <w:numPr>
                <w:ilvl w:val="0"/>
                <w:numId w:val="45"/>
              </w:numPr>
              <w:jc w:val="both"/>
              <w:rPr>
                <w:lang w:val="es-ES_tradnl"/>
              </w:rPr>
            </w:pPr>
            <w:r>
              <w:rPr>
                <w:lang w:val="es-ES_tradnl"/>
              </w:rPr>
              <w:t>Impacto en el proyecto</w:t>
            </w:r>
          </w:p>
        </w:tc>
      </w:tr>
      <w:tr w:rsidR="00E3544A" w14:paraId="11C5F0A1" w14:textId="77777777" w:rsidTr="00E3544A">
        <w:tc>
          <w:tcPr>
            <w:tcW w:w="2838" w:type="dxa"/>
            <w:tcBorders>
              <w:top w:val="single" w:sz="4" w:space="0" w:color="auto"/>
              <w:left w:val="single" w:sz="4" w:space="0" w:color="auto"/>
              <w:bottom w:val="single" w:sz="4" w:space="0" w:color="auto"/>
              <w:right w:val="single" w:sz="4" w:space="0" w:color="auto"/>
            </w:tcBorders>
            <w:hideMark/>
          </w:tcPr>
          <w:p w14:paraId="717FF134" w14:textId="77777777" w:rsidR="00E3544A" w:rsidRDefault="00E3544A">
            <w:pPr>
              <w:spacing w:after="200" w:line="276" w:lineRule="auto"/>
              <w:jc w:val="both"/>
              <w:rPr>
                <w:lang w:val="es-ES_tradnl"/>
              </w:rPr>
            </w:pPr>
            <w:r>
              <w:rPr>
                <w:lang w:val="es-ES_tradnl"/>
              </w:rPr>
              <w:t xml:space="preserve">Detalles del n-Riesgo </w:t>
            </w:r>
          </w:p>
        </w:tc>
        <w:tc>
          <w:tcPr>
            <w:tcW w:w="2839" w:type="dxa"/>
            <w:tcBorders>
              <w:top w:val="single" w:sz="4" w:space="0" w:color="auto"/>
              <w:left w:val="single" w:sz="4" w:space="0" w:color="auto"/>
              <w:bottom w:val="single" w:sz="4" w:space="0" w:color="auto"/>
              <w:right w:val="single" w:sz="4" w:space="0" w:color="auto"/>
            </w:tcBorders>
            <w:hideMark/>
          </w:tcPr>
          <w:p w14:paraId="54553B78" w14:textId="77777777" w:rsidR="00E3544A" w:rsidRDefault="00E3544A">
            <w:pPr>
              <w:spacing w:after="200" w:line="276" w:lineRule="auto"/>
              <w:jc w:val="both"/>
              <w:rPr>
                <w:lang w:val="es-ES_tradnl"/>
              </w:rPr>
            </w:pPr>
            <w:r>
              <w:rPr>
                <w:lang w:val="es-ES_tradnl"/>
              </w:rPr>
              <w:t xml:space="preserve">Información </w:t>
            </w:r>
          </w:p>
        </w:tc>
        <w:tc>
          <w:tcPr>
            <w:tcW w:w="2839" w:type="dxa"/>
            <w:tcBorders>
              <w:top w:val="single" w:sz="4" w:space="0" w:color="auto"/>
              <w:left w:val="single" w:sz="4" w:space="0" w:color="auto"/>
              <w:bottom w:val="single" w:sz="4" w:space="0" w:color="auto"/>
              <w:right w:val="single" w:sz="4" w:space="0" w:color="auto"/>
            </w:tcBorders>
            <w:hideMark/>
          </w:tcPr>
          <w:p w14:paraId="64D753DE" w14:textId="77777777" w:rsidR="00E3544A" w:rsidRDefault="00E3544A" w:rsidP="00E3544A">
            <w:pPr>
              <w:pStyle w:val="Prrafodelista"/>
              <w:numPr>
                <w:ilvl w:val="0"/>
                <w:numId w:val="46"/>
              </w:numPr>
              <w:jc w:val="both"/>
              <w:rPr>
                <w:lang w:val="es-ES_tradnl"/>
              </w:rPr>
            </w:pPr>
            <w:r>
              <w:rPr>
                <w:lang w:val="es-ES_tradnl"/>
              </w:rPr>
              <w:t>Identificador del Riesgo</w:t>
            </w:r>
          </w:p>
          <w:p w14:paraId="33B94D5B" w14:textId="77777777" w:rsidR="00E3544A" w:rsidRDefault="00E3544A" w:rsidP="00E3544A">
            <w:pPr>
              <w:pStyle w:val="Prrafodelista"/>
              <w:numPr>
                <w:ilvl w:val="0"/>
                <w:numId w:val="46"/>
              </w:numPr>
              <w:jc w:val="both"/>
              <w:rPr>
                <w:lang w:val="es-ES_tradnl"/>
              </w:rPr>
            </w:pPr>
            <w:r>
              <w:rPr>
                <w:lang w:val="es-ES_tradnl"/>
              </w:rPr>
              <w:t>Descripción del riesgo</w:t>
            </w:r>
          </w:p>
          <w:p w14:paraId="66D97080" w14:textId="77777777" w:rsidR="00E3544A" w:rsidRDefault="00E3544A" w:rsidP="00E3544A">
            <w:pPr>
              <w:pStyle w:val="Prrafodelista"/>
              <w:numPr>
                <w:ilvl w:val="0"/>
                <w:numId w:val="46"/>
              </w:numPr>
              <w:jc w:val="both"/>
              <w:rPr>
                <w:lang w:val="es-ES_tradnl"/>
              </w:rPr>
            </w:pPr>
            <w:r>
              <w:rPr>
                <w:lang w:val="es-ES_tradnl"/>
              </w:rPr>
              <w:t>Probabilidad</w:t>
            </w:r>
          </w:p>
          <w:p w14:paraId="3EBDD38A" w14:textId="77777777" w:rsidR="00E3544A" w:rsidRDefault="00E3544A" w:rsidP="00E3544A">
            <w:pPr>
              <w:pStyle w:val="Prrafodelista"/>
              <w:numPr>
                <w:ilvl w:val="0"/>
                <w:numId w:val="46"/>
              </w:numPr>
              <w:jc w:val="both"/>
              <w:rPr>
                <w:lang w:val="es-ES_tradnl"/>
              </w:rPr>
            </w:pPr>
            <w:r>
              <w:rPr>
                <w:lang w:val="es-ES_tradnl"/>
              </w:rPr>
              <w:t>Impacto</w:t>
            </w:r>
          </w:p>
          <w:p w14:paraId="13692456" w14:textId="77777777" w:rsidR="00E3544A" w:rsidRDefault="00E3544A" w:rsidP="00E3544A">
            <w:pPr>
              <w:pStyle w:val="Prrafodelista"/>
              <w:numPr>
                <w:ilvl w:val="0"/>
                <w:numId w:val="46"/>
              </w:numPr>
              <w:jc w:val="both"/>
              <w:rPr>
                <w:lang w:val="es-ES_tradnl"/>
              </w:rPr>
            </w:pPr>
            <w:r>
              <w:rPr>
                <w:lang w:val="es-ES_tradnl"/>
              </w:rPr>
              <w:t>Tolerancia</w:t>
            </w:r>
          </w:p>
          <w:p w14:paraId="43A3AA7E" w14:textId="77777777" w:rsidR="00E3544A" w:rsidRDefault="00E3544A" w:rsidP="00E3544A">
            <w:pPr>
              <w:pStyle w:val="Prrafodelista"/>
              <w:numPr>
                <w:ilvl w:val="0"/>
                <w:numId w:val="46"/>
              </w:numPr>
              <w:jc w:val="both"/>
              <w:rPr>
                <w:lang w:val="es-ES_tradnl"/>
              </w:rPr>
            </w:pPr>
            <w:r>
              <w:rPr>
                <w:lang w:val="es-ES_tradnl"/>
              </w:rPr>
              <w:lastRenderedPageBreak/>
              <w:t xml:space="preserve">Importancia ponderada </w:t>
            </w:r>
          </w:p>
          <w:p w14:paraId="78D086E7" w14:textId="77777777" w:rsidR="00E3544A" w:rsidRDefault="00E3544A" w:rsidP="00E3544A">
            <w:pPr>
              <w:pStyle w:val="Prrafodelista"/>
              <w:numPr>
                <w:ilvl w:val="0"/>
                <w:numId w:val="46"/>
              </w:numPr>
              <w:jc w:val="both"/>
              <w:rPr>
                <w:lang w:val="es-ES_tradnl"/>
              </w:rPr>
            </w:pPr>
            <w:r>
              <w:rPr>
                <w:lang w:val="es-ES_tradnl"/>
              </w:rPr>
              <w:t>Monitoreo</w:t>
            </w:r>
          </w:p>
          <w:p w14:paraId="72D431AB" w14:textId="77777777" w:rsidR="00E3544A" w:rsidRDefault="00E3544A" w:rsidP="00E3544A">
            <w:pPr>
              <w:pStyle w:val="Prrafodelista"/>
              <w:numPr>
                <w:ilvl w:val="0"/>
                <w:numId w:val="46"/>
              </w:numPr>
              <w:jc w:val="both"/>
              <w:rPr>
                <w:lang w:val="es-ES_tradnl"/>
              </w:rPr>
            </w:pPr>
            <w:r>
              <w:rPr>
                <w:lang w:val="es-ES_tradnl"/>
              </w:rPr>
              <w:t>Plan de contingencia</w:t>
            </w:r>
          </w:p>
          <w:p w14:paraId="518260BC" w14:textId="77777777" w:rsidR="00E3544A" w:rsidRDefault="00E3544A" w:rsidP="00E3544A">
            <w:pPr>
              <w:pStyle w:val="Prrafodelista"/>
              <w:numPr>
                <w:ilvl w:val="0"/>
                <w:numId w:val="46"/>
              </w:numPr>
              <w:jc w:val="both"/>
              <w:rPr>
                <w:lang w:val="es-ES_tradnl"/>
              </w:rPr>
            </w:pPr>
            <w:r>
              <w:rPr>
                <w:u w:val="double"/>
                <w:lang w:val="es-ES_tradnl"/>
              </w:rPr>
              <w:t>Responsable</w:t>
            </w:r>
            <w:r>
              <w:rPr>
                <w:lang w:val="es-ES_tradnl"/>
              </w:rPr>
              <w:t>(s)</w:t>
            </w:r>
          </w:p>
        </w:tc>
      </w:tr>
    </w:tbl>
    <w:p w14:paraId="71AD0C47" w14:textId="77777777" w:rsidR="00E3544A" w:rsidRDefault="00E3544A" w:rsidP="00E3544A">
      <w:pPr>
        <w:pStyle w:val="Epgrafe"/>
        <w:keepNext/>
        <w:jc w:val="center"/>
        <w:rPr>
          <w:lang w:val="es-ES_tradnl"/>
        </w:rPr>
      </w:pPr>
      <w:proofErr w:type="spellStart"/>
      <w:r>
        <w:rPr>
          <w:lang w:val="es-ES_tradnl"/>
        </w:rPr>
        <w:lastRenderedPageBreak/>
        <w:t>Table</w:t>
      </w:r>
      <w:proofErr w:type="spellEnd"/>
      <w:r>
        <w:rPr>
          <w:lang w:val="es-ES_tradnl"/>
        </w:rPr>
        <w:t xml:space="preserve"> </w:t>
      </w:r>
      <w:proofErr w:type="gramStart"/>
      <w:r>
        <w:rPr>
          <w:lang w:val="es-ES_tradnl"/>
        </w:rPr>
        <w:t>1 :</w:t>
      </w:r>
      <w:proofErr w:type="gramEnd"/>
      <w:r>
        <w:rPr>
          <w:lang w:val="es-ES_tradnl"/>
        </w:rPr>
        <w:t xml:space="preserve"> Estructura del documento de riesgos del proyecto</w:t>
      </w:r>
    </w:p>
    <w:p w14:paraId="16BCFE0D" w14:textId="77777777" w:rsidR="00E3544A" w:rsidRDefault="00E3544A" w:rsidP="00E3544A">
      <w:pPr>
        <w:pStyle w:val="Ttulo3"/>
        <w:rPr>
          <w:lang w:val="es-ES_tradnl"/>
        </w:rPr>
      </w:pPr>
      <w:r>
        <w:rPr>
          <w:lang w:val="es-ES_tradnl"/>
        </w:rPr>
        <w:t>8.3.6 Producto de trabajo</w:t>
      </w:r>
    </w:p>
    <w:p w14:paraId="6B6AEEBE" w14:textId="77777777" w:rsidR="00E3544A" w:rsidRDefault="00E3544A" w:rsidP="00E3544A">
      <w:r>
        <w:t xml:space="preserve">Como producto </w:t>
      </w:r>
      <w:proofErr w:type="gramStart"/>
      <w:r>
        <w:t>se  tendrá</w:t>
      </w:r>
      <w:proofErr w:type="gramEnd"/>
      <w:r>
        <w:t xml:space="preserve"> la actualización del documento (riesgos del proyecto), y este será muy importante para la labor gerencial.</w:t>
      </w:r>
    </w:p>
    <w:p w14:paraId="0055EDCE" w14:textId="77777777" w:rsidR="00E3544A" w:rsidRDefault="00E3544A" w:rsidP="00E3544A">
      <w:pPr>
        <w:rPr>
          <w:lang w:val="es-ES_tradnl"/>
        </w:rPr>
      </w:pPr>
    </w:p>
    <w:p w14:paraId="156B13D3" w14:textId="77777777" w:rsidR="00FB0410" w:rsidRPr="00E3544A" w:rsidRDefault="00FB0410" w:rsidP="00FB0410">
      <w:pPr>
        <w:jc w:val="both"/>
        <w:rPr>
          <w:lang w:val="es-ES_tradnl"/>
        </w:rPr>
      </w:pPr>
    </w:p>
    <w:p w14:paraId="1C16DA24" w14:textId="77777777" w:rsidR="00FB0410" w:rsidRPr="00FB0410" w:rsidRDefault="00FB0410" w:rsidP="00FB0410">
      <w:pPr>
        <w:jc w:val="both"/>
      </w:pPr>
    </w:p>
    <w:p w14:paraId="1755EFBF" w14:textId="64A7571A" w:rsidR="00D9745F" w:rsidRPr="00595763" w:rsidRDefault="00D9745F" w:rsidP="00014AF3">
      <w:pPr>
        <w:pStyle w:val="Ttulo2"/>
        <w:jc w:val="both"/>
        <w:rPr>
          <w:rFonts w:ascii="Arial" w:hAnsi="Arial"/>
          <w:sz w:val="28"/>
          <w:lang w:val="es-CO"/>
        </w:rPr>
      </w:pPr>
      <w:bookmarkStart w:id="121" w:name="_Toc333053735"/>
      <w:bookmarkStart w:id="122" w:name="_Toc333653893"/>
      <w:r w:rsidRPr="00595763">
        <w:rPr>
          <w:rFonts w:ascii="Arial" w:hAnsi="Arial"/>
          <w:sz w:val="28"/>
          <w:lang w:val="es-CO"/>
        </w:rPr>
        <w:t xml:space="preserve">8.4 </w:t>
      </w:r>
      <w:bookmarkEnd w:id="121"/>
      <w:r w:rsidR="00AB52A4">
        <w:rPr>
          <w:rFonts w:ascii="Arial" w:hAnsi="Arial" w:cs="Arial"/>
          <w:sz w:val="28"/>
          <w:szCs w:val="28"/>
          <w:lang w:val="es-CO"/>
        </w:rPr>
        <w:t xml:space="preserve">Gerencia de </w:t>
      </w:r>
      <w:r w:rsidR="00860FEE">
        <w:rPr>
          <w:rFonts w:ascii="Arial" w:hAnsi="Arial" w:cs="Arial"/>
          <w:sz w:val="28"/>
          <w:szCs w:val="28"/>
          <w:lang w:val="es-CO"/>
        </w:rPr>
        <w:t>Configuración</w:t>
      </w:r>
      <w:bookmarkEnd w:id="122"/>
      <w:r w:rsidR="00AB52A4">
        <w:rPr>
          <w:rFonts w:ascii="Arial" w:hAnsi="Arial" w:cs="Arial"/>
          <w:sz w:val="28"/>
          <w:szCs w:val="28"/>
          <w:lang w:val="es-CO"/>
        </w:rPr>
        <w:t xml:space="preserve"> </w:t>
      </w:r>
    </w:p>
    <w:p w14:paraId="56DB35AC" w14:textId="02C56048" w:rsidR="00D9745F" w:rsidRPr="00595763" w:rsidRDefault="00D9745F" w:rsidP="00014AF3">
      <w:pPr>
        <w:pStyle w:val="Ttulo2"/>
        <w:jc w:val="both"/>
        <w:rPr>
          <w:rFonts w:ascii="Arial" w:hAnsi="Arial"/>
          <w:sz w:val="28"/>
        </w:rPr>
      </w:pPr>
      <w:bookmarkStart w:id="123" w:name="_Toc333053736"/>
      <w:bookmarkStart w:id="124" w:name="_Toc333653894"/>
      <w:r w:rsidRPr="00595763">
        <w:rPr>
          <w:rFonts w:ascii="Arial" w:hAnsi="Arial"/>
          <w:sz w:val="28"/>
        </w:rPr>
        <w:t xml:space="preserve">8.5 </w:t>
      </w:r>
      <w:bookmarkEnd w:id="123"/>
      <w:r w:rsidR="0088137B">
        <w:rPr>
          <w:rFonts w:ascii="Arial" w:hAnsi="Arial" w:cs="Arial"/>
          <w:sz w:val="28"/>
          <w:szCs w:val="28"/>
          <w:lang w:val="es-CO"/>
        </w:rPr>
        <w:t xml:space="preserve">Gerencia de </w:t>
      </w:r>
      <w:r w:rsidR="00860FEE">
        <w:rPr>
          <w:rFonts w:ascii="Arial" w:hAnsi="Arial" w:cs="Arial"/>
          <w:sz w:val="28"/>
          <w:szCs w:val="28"/>
          <w:lang w:val="es-CO"/>
        </w:rPr>
        <w:t>la Información</w:t>
      </w:r>
      <w:bookmarkEnd w:id="124"/>
    </w:p>
    <w:p w14:paraId="70DAAF96" w14:textId="77777777" w:rsidR="003346F1" w:rsidRDefault="003346F1" w:rsidP="00014AF3">
      <w:pPr>
        <w:pStyle w:val="Ttulo3"/>
        <w:jc w:val="both"/>
        <w:rPr>
          <w:rFonts w:ascii="Arial" w:hAnsi="Arial" w:cs="Arial"/>
          <w:sz w:val="28"/>
          <w:szCs w:val="28"/>
        </w:rPr>
      </w:pPr>
      <w:bookmarkStart w:id="125" w:name="_Toc333053737"/>
      <w:bookmarkStart w:id="126" w:name="_Toc333053738"/>
      <w:r w:rsidRPr="00597305">
        <w:rPr>
          <w:rFonts w:ascii="Arial" w:hAnsi="Arial" w:cs="Arial"/>
          <w:sz w:val="28"/>
          <w:szCs w:val="28"/>
        </w:rPr>
        <w:t xml:space="preserve">8.5.1 </w:t>
      </w:r>
      <w:proofErr w:type="spellStart"/>
      <w:r w:rsidRPr="00597305">
        <w:rPr>
          <w:rFonts w:ascii="Arial" w:hAnsi="Arial" w:cs="Arial"/>
          <w:sz w:val="28"/>
          <w:szCs w:val="28"/>
        </w:rPr>
        <w:t>Documentation</w:t>
      </w:r>
      <w:bookmarkEnd w:id="125"/>
      <w:proofErr w:type="spellEnd"/>
      <w:r>
        <w:rPr>
          <w:rFonts w:ascii="Arial" w:hAnsi="Arial" w:cs="Arial"/>
          <w:sz w:val="28"/>
          <w:szCs w:val="28"/>
        </w:rPr>
        <w:t xml:space="preserve"> Plan</w:t>
      </w:r>
    </w:p>
    <w:p w14:paraId="108EF1C0" w14:textId="77777777" w:rsidR="003346F1" w:rsidRDefault="003346F1" w:rsidP="00014AF3">
      <w:pPr>
        <w:jc w:val="both"/>
      </w:pPr>
    </w:p>
    <w:p w14:paraId="56DD07B9" w14:textId="77777777" w:rsidR="003346F1" w:rsidRDefault="003346F1" w:rsidP="00014AF3">
      <w:pPr>
        <w:jc w:val="both"/>
      </w:pPr>
      <w:r>
        <w:t xml:space="preserve">El objetivo de la documentación de este proyecto es que el cliente tenga un sustento de cada uno de las etapas y pasos que ejecuta la organización </w:t>
      </w:r>
      <w:proofErr w:type="spellStart"/>
      <w:r>
        <w:t>Fifth</w:t>
      </w:r>
      <w:proofErr w:type="spellEnd"/>
      <w:r>
        <w:t xml:space="preserve"> </w:t>
      </w:r>
      <w:proofErr w:type="spellStart"/>
      <w:r>
        <w:t>Floor</w:t>
      </w:r>
      <w:proofErr w:type="spellEnd"/>
      <w:r>
        <w:t xml:space="preserve"> </w:t>
      </w:r>
      <w:proofErr w:type="spellStart"/>
      <w:r>
        <w:t>Corp</w:t>
      </w:r>
      <w:proofErr w:type="spellEnd"/>
      <w:r>
        <w:t xml:space="preserve"> en el desarrollo del proyecto, los documentos que estarán sustentando este desarrollo son:</w:t>
      </w:r>
    </w:p>
    <w:p w14:paraId="787E2E27" w14:textId="77777777" w:rsidR="003346F1" w:rsidRPr="00F4132A" w:rsidRDefault="003346F1" w:rsidP="00014AF3">
      <w:pPr>
        <w:pStyle w:val="Prrafodelista"/>
        <w:numPr>
          <w:ilvl w:val="0"/>
          <w:numId w:val="31"/>
        </w:numPr>
        <w:jc w:val="both"/>
        <w:rPr>
          <w:lang w:val="en-US"/>
        </w:rPr>
      </w:pPr>
      <w:r w:rsidRPr="00F4132A">
        <w:rPr>
          <w:lang w:val="en-US"/>
        </w:rPr>
        <w:t>SPMP -Software Project Management Plan</w:t>
      </w:r>
    </w:p>
    <w:p w14:paraId="1BBD883B" w14:textId="77777777" w:rsidR="003346F1" w:rsidRDefault="003346F1" w:rsidP="00014AF3">
      <w:pPr>
        <w:pStyle w:val="Prrafodelista"/>
        <w:numPr>
          <w:ilvl w:val="0"/>
          <w:numId w:val="31"/>
        </w:numPr>
        <w:jc w:val="both"/>
      </w:pPr>
      <w:r>
        <w:t xml:space="preserve">SRS - Software </w:t>
      </w:r>
      <w:proofErr w:type="spellStart"/>
      <w:r>
        <w:t>Requirements</w:t>
      </w:r>
      <w:proofErr w:type="spellEnd"/>
      <w:r>
        <w:t xml:space="preserve"> </w:t>
      </w:r>
      <w:proofErr w:type="spellStart"/>
      <w:r>
        <w:t>Specificaions</w:t>
      </w:r>
      <w:proofErr w:type="spellEnd"/>
    </w:p>
    <w:p w14:paraId="511FEEDD" w14:textId="77777777" w:rsidR="003346F1" w:rsidRDefault="003346F1" w:rsidP="00014AF3">
      <w:pPr>
        <w:pStyle w:val="Prrafodelista"/>
        <w:numPr>
          <w:ilvl w:val="0"/>
          <w:numId w:val="31"/>
        </w:numPr>
        <w:jc w:val="both"/>
      </w:pPr>
      <w:r>
        <w:t xml:space="preserve">SDD – Software </w:t>
      </w:r>
      <w:proofErr w:type="spellStart"/>
      <w:r>
        <w:t>Design</w:t>
      </w:r>
      <w:proofErr w:type="spellEnd"/>
      <w:r>
        <w:t xml:space="preserve"> </w:t>
      </w:r>
      <w:proofErr w:type="spellStart"/>
      <w:r>
        <w:t>Description</w:t>
      </w:r>
      <w:proofErr w:type="spellEnd"/>
    </w:p>
    <w:p w14:paraId="511B6D4D" w14:textId="77777777" w:rsidR="003346F1" w:rsidRDefault="003346F1" w:rsidP="00014AF3">
      <w:pPr>
        <w:pStyle w:val="Prrafodelista"/>
        <w:numPr>
          <w:ilvl w:val="0"/>
          <w:numId w:val="31"/>
        </w:numPr>
        <w:jc w:val="both"/>
      </w:pPr>
      <w:r>
        <w:t>Manual del usuario e instalación.</w:t>
      </w:r>
    </w:p>
    <w:p w14:paraId="243CF4B9" w14:textId="77777777" w:rsidR="003346F1" w:rsidRDefault="003346F1" w:rsidP="00014AF3">
      <w:pPr>
        <w:jc w:val="both"/>
      </w:pPr>
      <w:commentRangeStart w:id="127"/>
      <w:r w:rsidRPr="00A76E79">
        <w:rPr>
          <w:noProof/>
          <w:lang w:val="es-CO" w:eastAsia="es-CO"/>
        </w:rPr>
        <w:lastRenderedPageBreak/>
        <w:drawing>
          <wp:inline distT="0" distB="0" distL="0" distR="0" wp14:anchorId="3881E25B" wp14:editId="69D59BD7">
            <wp:extent cx="5400040" cy="3818255"/>
            <wp:effectExtent l="0" t="0" r="0" b="0"/>
            <wp:docPr id="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emntacionMM.bmp"/>
                    <pic:cNvPicPr/>
                  </pic:nvPicPr>
                  <pic:blipFill>
                    <a:blip r:embed="rId48">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a:graphicData>
            </a:graphic>
          </wp:inline>
        </w:drawing>
      </w:r>
      <w:commentRangeEnd w:id="127"/>
      <w:r>
        <w:rPr>
          <w:rStyle w:val="Refdecomentario"/>
        </w:rPr>
        <w:commentReference w:id="127"/>
      </w:r>
    </w:p>
    <w:p w14:paraId="51851733" w14:textId="77777777" w:rsidR="003346F1" w:rsidRDefault="003346F1" w:rsidP="00014AF3">
      <w:pPr>
        <w:jc w:val="both"/>
      </w:pPr>
    </w:p>
    <w:p w14:paraId="79D7EFFE" w14:textId="77777777" w:rsidR="003346F1" w:rsidRDefault="003346F1" w:rsidP="00014AF3">
      <w:pPr>
        <w:jc w:val="both"/>
      </w:pPr>
      <w:r>
        <w:t xml:space="preserve">Se espera que guiándonos por los estándares de anteriormente mencionados en la figura se de al usuario/cliente una información de calidad sobre el proyecto. También se espera reducir los riegos de fraude en la documentación llevando las referencias </w:t>
      </w:r>
      <w:commentRangeStart w:id="128"/>
      <w:r>
        <w:t>(Poner el estilo de referencia que vamos a manejar)</w:t>
      </w:r>
      <w:commentRangeEnd w:id="128"/>
      <w:r>
        <w:rPr>
          <w:rStyle w:val="Refdecomentario"/>
        </w:rPr>
        <w:commentReference w:id="128"/>
      </w:r>
      <w:r>
        <w:t>.</w:t>
      </w:r>
    </w:p>
    <w:p w14:paraId="6C1ED5C3" w14:textId="77777777" w:rsidR="003346F1" w:rsidRDefault="003346F1" w:rsidP="00014AF3">
      <w:pPr>
        <w:pStyle w:val="Ttulo4"/>
        <w:jc w:val="both"/>
      </w:pPr>
      <w:r>
        <w:t>Responsables</w:t>
      </w:r>
    </w:p>
    <w:p w14:paraId="75FB88A8" w14:textId="77777777" w:rsidR="003346F1" w:rsidRDefault="003346F1" w:rsidP="00014AF3">
      <w:pPr>
        <w:jc w:val="both"/>
      </w:pPr>
      <w:r>
        <w:t>Cada uno de los entregables tendrá un responsable el cual se encargara de la elaboración y revisión del documento para asegurar su calidad. En la siguiente imagen se puede observar como se han distribuido los responsables en la elaboración de los entregables.</w:t>
      </w:r>
    </w:p>
    <w:p w14:paraId="4DB687BF" w14:textId="77777777" w:rsidR="003346F1" w:rsidRPr="002D5D9A" w:rsidRDefault="003346F1" w:rsidP="00014AF3">
      <w:pPr>
        <w:jc w:val="both"/>
      </w:pPr>
      <w:r>
        <w:rPr>
          <w:noProof/>
          <w:lang w:val="es-CO" w:eastAsia="es-CO"/>
        </w:rPr>
        <w:lastRenderedPageBreak/>
        <w:drawing>
          <wp:inline distT="0" distB="0" distL="0" distR="0" wp14:anchorId="42C87EB1" wp14:editId="20B1223F">
            <wp:extent cx="5252085" cy="3713480"/>
            <wp:effectExtent l="0" t="0" r="5715" b="127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ablesEntregables.png"/>
                    <pic:cNvPicPr/>
                  </pic:nvPicPr>
                  <pic:blipFill>
                    <a:blip r:embed="rId49">
                      <a:extLst>
                        <a:ext uri="{28A0092B-C50C-407E-A947-70E740481C1C}">
                          <a14:useLocalDpi xmlns:a14="http://schemas.microsoft.com/office/drawing/2010/main" val="0"/>
                        </a:ext>
                      </a:extLst>
                    </a:blip>
                    <a:stretch>
                      <a:fillRect/>
                    </a:stretch>
                  </pic:blipFill>
                  <pic:spPr>
                    <a:xfrm>
                      <a:off x="0" y="0"/>
                      <a:ext cx="5252085" cy="3713480"/>
                    </a:xfrm>
                    <a:prstGeom prst="rect">
                      <a:avLst/>
                    </a:prstGeom>
                  </pic:spPr>
                </pic:pic>
              </a:graphicData>
            </a:graphic>
          </wp:inline>
        </w:drawing>
      </w:r>
    </w:p>
    <w:p w14:paraId="6E8287D2" w14:textId="77777777" w:rsidR="003346F1" w:rsidRDefault="003346F1" w:rsidP="00014AF3">
      <w:pPr>
        <w:jc w:val="both"/>
      </w:pPr>
      <w:r>
        <w:t xml:space="preserve">Los responsables en cada una de las </w:t>
      </w:r>
      <w:proofErr w:type="gramStart"/>
      <w:r>
        <w:t>entregas  estarán</w:t>
      </w:r>
      <w:proofErr w:type="gramEnd"/>
      <w:r>
        <w:t xml:space="preserve"> acompañados y apoyados por el departamento de calidad,  documentación y gerencia.</w:t>
      </w:r>
    </w:p>
    <w:p w14:paraId="20A17089" w14:textId="77777777" w:rsidR="003346F1" w:rsidRPr="003346F1" w:rsidRDefault="003346F1" w:rsidP="00014AF3">
      <w:pPr>
        <w:pStyle w:val="Ttulo4"/>
        <w:jc w:val="both"/>
      </w:pPr>
      <w:r w:rsidRPr="003346F1">
        <w:t>Plantillas y Formatos</w:t>
      </w:r>
    </w:p>
    <w:p w14:paraId="6C670B50" w14:textId="77777777" w:rsidR="003346F1" w:rsidRDefault="003346F1" w:rsidP="00014AF3">
      <w:pPr>
        <w:jc w:val="both"/>
      </w:pPr>
      <w:r w:rsidRPr="00A24807">
        <w:t xml:space="preserve">La organización </w:t>
      </w:r>
      <w:proofErr w:type="spellStart"/>
      <w:r w:rsidRPr="00A24807">
        <w:t>Fifth</w:t>
      </w:r>
      <w:proofErr w:type="spellEnd"/>
      <w:r w:rsidRPr="00A24807">
        <w:t xml:space="preserve"> </w:t>
      </w:r>
      <w:proofErr w:type="spellStart"/>
      <w:r w:rsidRPr="00A24807">
        <w:t>Floor</w:t>
      </w:r>
      <w:proofErr w:type="spellEnd"/>
      <w:r w:rsidRPr="00A24807">
        <w:t xml:space="preserve"> Corp. </w:t>
      </w:r>
      <w:r>
        <w:t>Diseño un formato el cual será estándar para los entregables de este proyecto, esto con el fin que haya un aspecto coherente entre ellos. Este estándar especifica el tipo de letra, tamaño, títulos, etc.</w:t>
      </w:r>
    </w:p>
    <w:p w14:paraId="4829EA35" w14:textId="77777777" w:rsidR="003346F1" w:rsidRDefault="003346F1" w:rsidP="00014AF3">
      <w:pPr>
        <w:jc w:val="both"/>
      </w:pPr>
      <w:r>
        <w:t xml:space="preserve">A demás de estos entregables también se han diseñado plantillas para los documentos auxiliares que acompañaran a los entregables y los que permanecerán en propiedad de la organización </w:t>
      </w:r>
      <w:proofErr w:type="spellStart"/>
      <w:r>
        <w:t>Fifth</w:t>
      </w:r>
      <w:proofErr w:type="spellEnd"/>
      <w:r>
        <w:t xml:space="preserve"> </w:t>
      </w:r>
      <w:proofErr w:type="spellStart"/>
      <w:r>
        <w:t>Floor</w:t>
      </w:r>
      <w:proofErr w:type="spellEnd"/>
      <w:r>
        <w:t xml:space="preserve"> Corp.</w:t>
      </w:r>
    </w:p>
    <w:p w14:paraId="0B0ACDB2" w14:textId="77777777" w:rsidR="003346F1" w:rsidRDefault="003346F1" w:rsidP="00014AF3">
      <w:pPr>
        <w:jc w:val="both"/>
      </w:pPr>
      <w:r>
        <w:t xml:space="preserve">Para tener un conocimiento mas amplio acerca de los formatos y plantillas que se usaran en el plan de documentación, ver anexos </w:t>
      </w:r>
      <w:commentRangeStart w:id="129"/>
      <w:r>
        <w:t>[##]</w:t>
      </w:r>
      <w:commentRangeEnd w:id="129"/>
      <w:r>
        <w:rPr>
          <w:rStyle w:val="Refdecomentario"/>
        </w:rPr>
        <w:commentReference w:id="129"/>
      </w:r>
    </w:p>
    <w:p w14:paraId="6B97DB61" w14:textId="77777777" w:rsidR="00B87FCF" w:rsidRPr="003346F1" w:rsidRDefault="00B87FCF" w:rsidP="00014AF3">
      <w:pPr>
        <w:jc w:val="both"/>
      </w:pPr>
    </w:p>
    <w:p w14:paraId="47C5B753" w14:textId="096A0955" w:rsidR="00D9745F" w:rsidRDefault="00D9745F" w:rsidP="00014AF3">
      <w:pPr>
        <w:pStyle w:val="Ttulo3"/>
        <w:jc w:val="both"/>
        <w:rPr>
          <w:rFonts w:ascii="Arial" w:hAnsi="Arial" w:cs="Arial"/>
          <w:sz w:val="28"/>
          <w:szCs w:val="28"/>
          <w:lang w:val="es-CO"/>
        </w:rPr>
      </w:pPr>
      <w:bookmarkStart w:id="130" w:name="_Toc333653896"/>
      <w:r w:rsidRPr="00595763">
        <w:rPr>
          <w:rFonts w:ascii="Arial" w:hAnsi="Arial"/>
          <w:sz w:val="28"/>
          <w:lang w:val="es-CO"/>
        </w:rPr>
        <w:t xml:space="preserve">8.5.2 </w:t>
      </w:r>
      <w:bookmarkEnd w:id="126"/>
      <w:r w:rsidR="002B3388">
        <w:rPr>
          <w:rFonts w:ascii="Arial" w:hAnsi="Arial" w:cs="Arial"/>
          <w:sz w:val="28"/>
          <w:szCs w:val="28"/>
          <w:lang w:val="es-CO"/>
        </w:rPr>
        <w:t>Comunicación</w:t>
      </w:r>
      <w:r w:rsidR="00860FEE">
        <w:rPr>
          <w:rFonts w:ascii="Arial" w:hAnsi="Arial" w:cs="Arial"/>
          <w:sz w:val="28"/>
          <w:szCs w:val="28"/>
          <w:lang w:val="es-CO"/>
        </w:rPr>
        <w:t xml:space="preserve"> y Publicidad</w:t>
      </w:r>
      <w:bookmarkEnd w:id="130"/>
    </w:p>
    <w:p w14:paraId="313B18FB" w14:textId="77777777" w:rsidR="001F52C6" w:rsidRPr="00304504" w:rsidRDefault="001F52C6" w:rsidP="00014AF3">
      <w:pPr>
        <w:jc w:val="both"/>
        <w:rPr>
          <w:lang w:val="es-CO"/>
        </w:rPr>
      </w:pPr>
      <w:r w:rsidRPr="00304504">
        <w:rPr>
          <w:lang w:val="es-CO"/>
        </w:rPr>
        <w:t xml:space="preserve">La siguiente ilustración </w:t>
      </w:r>
      <w:r>
        <w:rPr>
          <w:lang w:val="es-CO"/>
        </w:rPr>
        <w:t xml:space="preserve">muestra los </w:t>
      </w:r>
      <w:proofErr w:type="spellStart"/>
      <w:r>
        <w:rPr>
          <w:lang w:val="es-CO"/>
        </w:rPr>
        <w:t>stackholders</w:t>
      </w:r>
      <w:proofErr w:type="spellEnd"/>
      <w:r>
        <w:rPr>
          <w:lang w:val="es-CO"/>
        </w:rPr>
        <w:t xml:space="preserve"> del proyecto que necesitan recibir información acerca del proyecto y quiénes son los responsables de cada documento.</w:t>
      </w:r>
    </w:p>
    <w:p w14:paraId="21F5FFB0" w14:textId="6F249C51" w:rsidR="001F52C6" w:rsidRPr="001F52C6" w:rsidRDefault="001F52C6" w:rsidP="00014AF3">
      <w:pPr>
        <w:jc w:val="both"/>
        <w:rPr>
          <w:lang w:val="es-CO"/>
        </w:rPr>
      </w:pPr>
      <w:r>
        <w:rPr>
          <w:noProof/>
          <w:lang w:val="es-CO" w:eastAsia="es-CO"/>
        </w:rPr>
        <w:lastRenderedPageBreak/>
        <w:drawing>
          <wp:inline distT="0" distB="0" distL="0" distR="0" wp14:anchorId="6A8DD253" wp14:editId="5C8FA90E">
            <wp:extent cx="5252085" cy="3713589"/>
            <wp:effectExtent l="0" t="0" r="5715" b="1270"/>
            <wp:docPr id="5" name="Imagen 3" descr="C:\Users\Katherine\Desktop\Communication and public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herine\Desktop\Communication and publicity.bmp"/>
                    <pic:cNvPicPr>
                      <a:picLocks noChangeAspect="1" noChangeArrowheads="1"/>
                    </pic:cNvPicPr>
                  </pic:nvPicPr>
                  <pic:blipFill>
                    <a:blip r:embed="rId50"/>
                    <a:srcRect/>
                    <a:stretch>
                      <a:fillRect/>
                    </a:stretch>
                  </pic:blipFill>
                  <pic:spPr bwMode="auto">
                    <a:xfrm>
                      <a:off x="0" y="0"/>
                      <a:ext cx="5252085" cy="3713589"/>
                    </a:xfrm>
                    <a:prstGeom prst="rect">
                      <a:avLst/>
                    </a:prstGeom>
                    <a:noFill/>
                    <a:ln w="9525">
                      <a:noFill/>
                      <a:miter lim="800000"/>
                      <a:headEnd/>
                      <a:tailEnd/>
                    </a:ln>
                  </pic:spPr>
                </pic:pic>
              </a:graphicData>
            </a:graphic>
          </wp:inline>
        </w:drawing>
      </w:r>
    </w:p>
    <w:p w14:paraId="0716BBB4" w14:textId="43F4BC53" w:rsidR="00D9745F" w:rsidRDefault="00D9745F" w:rsidP="00014AF3">
      <w:pPr>
        <w:pStyle w:val="Ttulo2"/>
        <w:jc w:val="both"/>
        <w:rPr>
          <w:rFonts w:ascii="Arial" w:hAnsi="Arial" w:cs="Arial"/>
          <w:sz w:val="28"/>
          <w:szCs w:val="28"/>
          <w:lang w:val="es-CO"/>
        </w:rPr>
      </w:pPr>
      <w:bookmarkStart w:id="131" w:name="_Toc333053739"/>
      <w:bookmarkStart w:id="132" w:name="_Toc333653897"/>
      <w:r w:rsidRPr="00595763">
        <w:rPr>
          <w:rFonts w:ascii="Arial" w:hAnsi="Arial"/>
          <w:sz w:val="28"/>
          <w:lang w:val="es-CO"/>
        </w:rPr>
        <w:t xml:space="preserve">8.6 </w:t>
      </w:r>
      <w:bookmarkEnd w:id="131"/>
      <w:r w:rsidR="002B3388">
        <w:rPr>
          <w:rFonts w:ascii="Arial" w:hAnsi="Arial" w:cs="Arial"/>
          <w:sz w:val="28"/>
          <w:szCs w:val="28"/>
          <w:lang w:val="es-CO"/>
        </w:rPr>
        <w:t>Aseguramiento de la Calidad</w:t>
      </w:r>
      <w:bookmarkEnd w:id="132"/>
      <w:r w:rsidR="002B3388">
        <w:rPr>
          <w:rFonts w:ascii="Arial" w:hAnsi="Arial" w:cs="Arial"/>
          <w:sz w:val="28"/>
          <w:szCs w:val="28"/>
          <w:lang w:val="es-CO"/>
        </w:rPr>
        <w:t xml:space="preserve"> </w:t>
      </w:r>
    </w:p>
    <w:p w14:paraId="2E86849A" w14:textId="77777777" w:rsidR="00196670" w:rsidRPr="00196670" w:rsidRDefault="00196670" w:rsidP="00196670"/>
    <w:p w14:paraId="0E2BA5FC" w14:textId="1EE989B5" w:rsidR="00D9745F" w:rsidRPr="00595763" w:rsidRDefault="00D9745F" w:rsidP="00014AF3">
      <w:pPr>
        <w:pStyle w:val="Ttulo2"/>
        <w:jc w:val="both"/>
        <w:rPr>
          <w:rFonts w:ascii="Arial" w:hAnsi="Arial"/>
          <w:sz w:val="28"/>
          <w:lang w:val="es-CO"/>
        </w:rPr>
      </w:pPr>
      <w:bookmarkStart w:id="133" w:name="_Toc333053740"/>
      <w:bookmarkStart w:id="134" w:name="_Toc333653898"/>
      <w:r w:rsidRPr="00595763">
        <w:rPr>
          <w:rFonts w:ascii="Arial" w:hAnsi="Arial"/>
          <w:sz w:val="28"/>
          <w:lang w:val="es-CO"/>
        </w:rPr>
        <w:t xml:space="preserve">8.7 </w:t>
      </w:r>
      <w:bookmarkEnd w:id="133"/>
      <w:r w:rsidR="00E95B47">
        <w:rPr>
          <w:rFonts w:ascii="Arial" w:hAnsi="Arial" w:cs="Arial"/>
          <w:sz w:val="28"/>
          <w:szCs w:val="28"/>
          <w:lang w:val="es-CO"/>
        </w:rPr>
        <w:t>Medición</w:t>
      </w:r>
      <w:bookmarkEnd w:id="134"/>
      <w:r w:rsidR="009C2D89">
        <w:rPr>
          <w:rFonts w:ascii="Arial" w:hAnsi="Arial" w:cs="Arial"/>
          <w:sz w:val="28"/>
          <w:szCs w:val="28"/>
          <w:lang w:val="es-CO"/>
        </w:rPr>
        <w:t xml:space="preserve"> </w:t>
      </w:r>
    </w:p>
    <w:p w14:paraId="3B8B73DD" w14:textId="3597F746" w:rsidR="00D9745F" w:rsidRPr="00595763" w:rsidRDefault="00D9745F" w:rsidP="00014AF3">
      <w:pPr>
        <w:pStyle w:val="Ttulo2"/>
        <w:tabs>
          <w:tab w:val="center" w:pos="5460"/>
        </w:tabs>
        <w:jc w:val="both"/>
        <w:rPr>
          <w:rFonts w:ascii="Arial" w:hAnsi="Arial"/>
          <w:sz w:val="28"/>
          <w:lang w:val="es-CO"/>
        </w:rPr>
      </w:pPr>
      <w:bookmarkStart w:id="135" w:name="_Toc333053741"/>
      <w:bookmarkStart w:id="136" w:name="_Toc333653899"/>
      <w:r w:rsidRPr="00595763">
        <w:rPr>
          <w:rFonts w:ascii="Arial" w:hAnsi="Arial"/>
          <w:sz w:val="28"/>
          <w:lang w:val="es-CO"/>
        </w:rPr>
        <w:t>8.8 Re</w:t>
      </w:r>
      <w:r w:rsidR="001F52C6">
        <w:rPr>
          <w:rFonts w:ascii="Arial" w:hAnsi="Arial"/>
          <w:sz w:val="28"/>
          <w:lang w:val="es-CO"/>
        </w:rPr>
        <w:t>visiones</w:t>
      </w:r>
      <w:r w:rsidRPr="00595763">
        <w:rPr>
          <w:rFonts w:ascii="Arial" w:hAnsi="Arial"/>
          <w:sz w:val="28"/>
          <w:lang w:val="es-CO"/>
        </w:rPr>
        <w:t xml:space="preserve"> </w:t>
      </w:r>
      <w:bookmarkEnd w:id="135"/>
      <w:bookmarkEnd w:id="136"/>
      <w:r w:rsidR="001F52C6">
        <w:rPr>
          <w:rFonts w:ascii="Arial" w:hAnsi="Arial"/>
          <w:sz w:val="28"/>
          <w:lang w:val="es-CO"/>
        </w:rPr>
        <w:t>y auditorias</w:t>
      </w:r>
    </w:p>
    <w:p w14:paraId="6D93CE43" w14:textId="77777777" w:rsidR="0004205C" w:rsidRDefault="0004205C" w:rsidP="00014AF3">
      <w:pPr>
        <w:jc w:val="both"/>
      </w:pPr>
      <w:r>
        <w:t xml:space="preserve">Este plan esta encargado de describir como se garantizara la calidad de cada artefacto producido tras el desarrollo del proyecto y esta íntimamente relacionado con el plan de </w:t>
      </w:r>
      <w:commentRangeStart w:id="137"/>
      <w:r>
        <w:t xml:space="preserve">verificación y </w:t>
      </w:r>
      <w:proofErr w:type="spellStart"/>
      <w:r>
        <w:t>validacion</w:t>
      </w:r>
      <w:commentRangeEnd w:id="137"/>
      <w:proofErr w:type="spellEnd"/>
      <w:r>
        <w:rPr>
          <w:rStyle w:val="Refdecomentario"/>
        </w:rPr>
        <w:commentReference w:id="137"/>
      </w:r>
      <w:r>
        <w:t xml:space="preserve">. Estos artefactos bien pueden ser, </w:t>
      </w:r>
      <w:r w:rsidRPr="006219A5">
        <w:rPr>
          <w:b/>
        </w:rPr>
        <w:t>manuales</w:t>
      </w:r>
      <w:r>
        <w:t xml:space="preserve">, </w:t>
      </w:r>
      <w:r w:rsidRPr="006219A5">
        <w:rPr>
          <w:b/>
        </w:rPr>
        <w:t>modelos</w:t>
      </w:r>
      <w:r>
        <w:t xml:space="preserve">, </w:t>
      </w:r>
      <w:r w:rsidRPr="006219A5">
        <w:rPr>
          <w:b/>
        </w:rPr>
        <w:t>documentación</w:t>
      </w:r>
      <w:r>
        <w:t xml:space="preserve">, </w:t>
      </w:r>
      <w:r w:rsidRPr="006219A5">
        <w:rPr>
          <w:b/>
        </w:rPr>
        <w:t>código fuente</w:t>
      </w:r>
      <w:r>
        <w:t xml:space="preserve"> entre otros. Para ello se </w:t>
      </w:r>
      <w:proofErr w:type="gramStart"/>
      <w:r>
        <w:t>podrán  emplear</w:t>
      </w:r>
      <w:proofErr w:type="gramEnd"/>
      <w:r>
        <w:t xml:space="preserve"> : </w:t>
      </w:r>
      <w:r w:rsidRPr="006219A5">
        <w:rPr>
          <w:b/>
        </w:rPr>
        <w:t>auditorias</w:t>
      </w:r>
      <w:r>
        <w:t xml:space="preserve">, </w:t>
      </w:r>
      <w:r w:rsidRPr="006219A5">
        <w:rPr>
          <w:b/>
        </w:rPr>
        <w:t>revisiones</w:t>
      </w:r>
      <w:r>
        <w:t xml:space="preserve"> e </w:t>
      </w:r>
      <w:r w:rsidRPr="006219A5">
        <w:rPr>
          <w:b/>
        </w:rPr>
        <w:t>inspecciones</w:t>
      </w:r>
      <w:r>
        <w:rPr>
          <w:rStyle w:val="Refdenotaalpie"/>
          <w:b/>
        </w:rPr>
        <w:footnoteReference w:id="2"/>
      </w:r>
      <w:r>
        <w:t>,  para identificar</w:t>
      </w:r>
      <w:r w:rsidRPr="006F310D">
        <w:rPr>
          <w:b/>
        </w:rPr>
        <w:t xml:space="preserve"> anomalías</w:t>
      </w:r>
      <w:r>
        <w:t xml:space="preserve">, </w:t>
      </w:r>
      <w:r w:rsidRPr="006F310D">
        <w:rPr>
          <w:b/>
        </w:rPr>
        <w:t xml:space="preserve">errores </w:t>
      </w:r>
      <w:r>
        <w:t xml:space="preserve">o </w:t>
      </w:r>
      <w:r w:rsidRPr="006F310D">
        <w:rPr>
          <w:b/>
        </w:rPr>
        <w:t>inconsistencias.</w:t>
      </w:r>
      <w:r>
        <w:t xml:space="preserve">  </w:t>
      </w:r>
    </w:p>
    <w:p w14:paraId="5A5CCA70" w14:textId="77777777" w:rsidR="0004205C" w:rsidRDefault="0004205C" w:rsidP="00014AF3">
      <w:pPr>
        <w:jc w:val="both"/>
      </w:pPr>
    </w:p>
    <w:p w14:paraId="34CF0C52" w14:textId="77777777" w:rsidR="0004205C" w:rsidRDefault="0004205C" w:rsidP="00014AF3">
      <w:pPr>
        <w:pStyle w:val="Ttulo3"/>
        <w:jc w:val="both"/>
      </w:pPr>
      <w:r>
        <w:t>8.8.1 Objetivos</w:t>
      </w:r>
    </w:p>
    <w:p w14:paraId="06187345" w14:textId="77777777" w:rsidR="0004205C" w:rsidRDefault="0004205C" w:rsidP="00014AF3">
      <w:pPr>
        <w:pStyle w:val="Prrafodelista"/>
        <w:numPr>
          <w:ilvl w:val="0"/>
          <w:numId w:val="35"/>
        </w:numPr>
        <w:spacing w:after="0" w:line="240" w:lineRule="auto"/>
        <w:jc w:val="both"/>
      </w:pPr>
      <w:r>
        <w:t xml:space="preserve">Especificar el procedimiento que me permita a los </w:t>
      </w:r>
      <w:proofErr w:type="gramStart"/>
      <w:r>
        <w:t>miembros  de</w:t>
      </w:r>
      <w:proofErr w:type="gramEnd"/>
      <w:r>
        <w:t xml:space="preserve"> </w:t>
      </w:r>
      <w:proofErr w:type="spellStart"/>
      <w:r>
        <w:t>Fiftth</w:t>
      </w:r>
      <w:proofErr w:type="spellEnd"/>
      <w:r>
        <w:t xml:space="preserve"> </w:t>
      </w:r>
      <w:proofErr w:type="spellStart"/>
      <w:r>
        <w:t>Floor</w:t>
      </w:r>
      <w:proofErr w:type="spellEnd"/>
      <w:r>
        <w:t xml:space="preserve"> </w:t>
      </w:r>
      <w:proofErr w:type="spellStart"/>
      <w:r>
        <w:t>Corp</w:t>
      </w:r>
      <w:proofErr w:type="spellEnd"/>
      <w:r>
        <w:t xml:space="preserve">, efectuar exitosamente el </w:t>
      </w:r>
      <w:commentRangeStart w:id="138"/>
      <w:r>
        <w:t>plan de aseguramiento de la calidad</w:t>
      </w:r>
      <w:commentRangeEnd w:id="138"/>
      <w:r>
        <w:rPr>
          <w:rStyle w:val="Refdecomentario"/>
        </w:rPr>
        <w:commentReference w:id="138"/>
      </w:r>
      <w:r>
        <w:t>.</w:t>
      </w:r>
    </w:p>
    <w:p w14:paraId="730ACA7F" w14:textId="77777777" w:rsidR="0004205C" w:rsidRDefault="0004205C" w:rsidP="00014AF3">
      <w:pPr>
        <w:pStyle w:val="Prrafodelista"/>
        <w:numPr>
          <w:ilvl w:val="0"/>
          <w:numId w:val="35"/>
        </w:numPr>
        <w:spacing w:after="0" w:line="240" w:lineRule="auto"/>
        <w:jc w:val="both"/>
      </w:pPr>
      <w:r>
        <w:lastRenderedPageBreak/>
        <w:t>Asignar responsables de la ejecución de revisión y auditoria.</w:t>
      </w:r>
    </w:p>
    <w:p w14:paraId="00075F54" w14:textId="77777777" w:rsidR="0004205C" w:rsidRDefault="0004205C" w:rsidP="00014AF3">
      <w:pPr>
        <w:pStyle w:val="Ttulo3"/>
        <w:jc w:val="both"/>
      </w:pPr>
      <w:r>
        <w:t>8.8.2 Los responsables</w:t>
      </w:r>
    </w:p>
    <w:p w14:paraId="35E0D04A" w14:textId="77777777" w:rsidR="0004205C" w:rsidRDefault="0004205C" w:rsidP="00014AF3">
      <w:pPr>
        <w:jc w:val="both"/>
      </w:pPr>
      <w:r>
        <w:t xml:space="preserve">Por definición quien desarrolla el artefacto, no debe ser el mismo que esta encargado de determinar su calidad. Por ello es necesario asociar un ejecutor al artefacto y otro a </w:t>
      </w:r>
      <w:proofErr w:type="gramStart"/>
      <w:r>
        <w:t>su  revisión</w:t>
      </w:r>
      <w:proofErr w:type="gramEnd"/>
      <w:r>
        <w:t xml:space="preserve">  o auditoria desarrolladas. Al haberse definido que se trabajara por grupos </w:t>
      </w:r>
      <w:proofErr w:type="gramStart"/>
      <w:r>
        <w:t>y  luego</w:t>
      </w:r>
      <w:proofErr w:type="gramEnd"/>
      <w:r>
        <w:t xml:space="preserve"> se revisara  el trabajo de otro grupo todos los integrantes son responsables de ese proceso. Sin embargo existen las pre-entregas, donde es el Ingeniero Miguel Torres, quien en el rol de profesor se convierte en un auditor externo, y su retro alimentación será fundamental para aclarar la calidad del producto de software de manera general.</w:t>
      </w:r>
    </w:p>
    <w:p w14:paraId="0CA37843" w14:textId="77777777" w:rsidR="0004205C" w:rsidRDefault="0004205C" w:rsidP="00014AF3">
      <w:pPr>
        <w:jc w:val="both"/>
      </w:pPr>
    </w:p>
    <w:p w14:paraId="76494720" w14:textId="77777777" w:rsidR="0004205C" w:rsidRDefault="0004205C" w:rsidP="00014AF3">
      <w:pPr>
        <w:jc w:val="both"/>
      </w:pPr>
      <w:r>
        <w:t xml:space="preserve">Por otro lado cada artefacto tiene asociado un experto que será responsable de este proceso. </w:t>
      </w:r>
    </w:p>
    <w:p w14:paraId="743A9DF1" w14:textId="77777777" w:rsidR="0004205C" w:rsidRDefault="0004205C" w:rsidP="00014AF3">
      <w:pPr>
        <w:jc w:val="both"/>
      </w:pPr>
    </w:p>
    <w:p w14:paraId="07CA288E" w14:textId="77777777" w:rsidR="0004205C" w:rsidRDefault="0004205C" w:rsidP="00014AF3">
      <w:pPr>
        <w:pStyle w:val="Ttulo3"/>
        <w:jc w:val="both"/>
      </w:pPr>
      <w:r>
        <w:t xml:space="preserve">8.8.3 Puesta </w:t>
      </w:r>
      <w:proofErr w:type="gramStart"/>
      <w:r>
        <w:t>en  marcha</w:t>
      </w:r>
      <w:proofErr w:type="gramEnd"/>
    </w:p>
    <w:p w14:paraId="37C544A8" w14:textId="10C07916" w:rsidR="0004205C" w:rsidRDefault="0004205C" w:rsidP="00014AF3">
      <w:pPr>
        <w:jc w:val="both"/>
      </w:pPr>
      <w:r>
        <w:t xml:space="preserve">Vale la pena enfatizar que </w:t>
      </w:r>
      <w:proofErr w:type="gramStart"/>
      <w:r>
        <w:t>las  revisiones</w:t>
      </w:r>
      <w:proofErr w:type="gramEnd"/>
      <w:r>
        <w:t xml:space="preserve"> deben estar a lo largo de la ejecución del proyecto, realizándose con frecuencia, con el  fin de aproximarnos mas a las características de calidad definidas en el  </w:t>
      </w:r>
      <w:commentRangeStart w:id="139"/>
      <w:r>
        <w:t>plan de gestión de calidad</w:t>
      </w:r>
      <w:commentRangeEnd w:id="139"/>
      <w:r>
        <w:rPr>
          <w:rStyle w:val="Refdecomentario"/>
        </w:rPr>
        <w:commentReference w:id="139"/>
      </w:r>
      <w:r>
        <w:t xml:space="preserve">,  además estas han de ser documentadas para poder realizar cambios que sean aprobados por el departamento de calidad, y  registrado acorde al plan de administración de la configuración, efectuando las  labores del </w:t>
      </w:r>
      <w:commentRangeStart w:id="140"/>
      <w:r>
        <w:t>Plan de monitoreo y control</w:t>
      </w:r>
      <w:commentRangeEnd w:id="140"/>
      <w:r>
        <w:rPr>
          <w:rStyle w:val="Refdecomentario"/>
        </w:rPr>
        <w:commentReference w:id="140"/>
      </w:r>
      <w:r>
        <w:t>.</w:t>
      </w:r>
    </w:p>
    <w:p w14:paraId="0CE98297" w14:textId="14F4DC9F" w:rsidR="0004205C" w:rsidRDefault="0004205C" w:rsidP="00014AF3">
      <w:pPr>
        <w:jc w:val="both"/>
      </w:pPr>
      <w:r>
        <w:t xml:space="preserve">Antes de </w:t>
      </w:r>
      <w:proofErr w:type="gramStart"/>
      <w:r>
        <w:t>darse  lugar</w:t>
      </w:r>
      <w:proofErr w:type="gramEnd"/>
      <w:r>
        <w:t xml:space="preserve"> a cualquier entrega al cliente es indispensable revisar cuidadosamente el artefacto ya  unificado.</w:t>
      </w:r>
    </w:p>
    <w:p w14:paraId="7543881C" w14:textId="75ECEE96" w:rsidR="0004205C" w:rsidRPr="00E3544A" w:rsidRDefault="0004205C" w:rsidP="00014AF3">
      <w:pPr>
        <w:jc w:val="both"/>
        <w:rPr>
          <w:lang w:val="es-CO"/>
        </w:rPr>
      </w:pPr>
      <w:r w:rsidRPr="00E3544A">
        <w:rPr>
          <w:lang w:val="es-CO"/>
        </w:rPr>
        <w:t>Revision dels artefacto (Documento)</w:t>
      </w:r>
    </w:p>
    <w:p w14:paraId="61D29455" w14:textId="77777777" w:rsidR="00F95C7D" w:rsidRPr="00F013C5" w:rsidRDefault="00F95C7D" w:rsidP="00F95C7D">
      <w:pPr>
        <w:pStyle w:val="Ttulo2"/>
        <w:rPr>
          <w:rFonts w:ascii="Arial" w:hAnsi="Arial" w:cs="Arial"/>
          <w:sz w:val="28"/>
          <w:szCs w:val="28"/>
          <w:lang w:val="es-ES_tradnl"/>
        </w:rPr>
      </w:pPr>
      <w:bookmarkStart w:id="141" w:name="_Toc333053742"/>
      <w:commentRangeStart w:id="142"/>
      <w:r w:rsidRPr="00F013C5">
        <w:rPr>
          <w:rFonts w:ascii="Arial" w:hAnsi="Arial" w:cs="Arial"/>
          <w:sz w:val="28"/>
          <w:szCs w:val="28"/>
          <w:lang w:val="es-ES_tradnl"/>
        </w:rPr>
        <w:t xml:space="preserve">8.9 </w:t>
      </w:r>
      <w:r w:rsidRPr="0094070C">
        <w:rPr>
          <w:rFonts w:ascii="Arial" w:hAnsi="Arial" w:cs="Arial"/>
          <w:sz w:val="28"/>
          <w:szCs w:val="28"/>
          <w:lang w:val="es-ES_tradnl"/>
        </w:rPr>
        <w:t>Verificación</w:t>
      </w:r>
      <w:r w:rsidRPr="00F013C5">
        <w:rPr>
          <w:rFonts w:ascii="Arial" w:hAnsi="Arial" w:cs="Arial"/>
          <w:sz w:val="28"/>
          <w:szCs w:val="28"/>
          <w:lang w:val="es-ES_tradnl"/>
        </w:rPr>
        <w:t xml:space="preserve"> </w:t>
      </w:r>
      <w:r>
        <w:rPr>
          <w:rFonts w:ascii="Arial" w:hAnsi="Arial" w:cs="Arial"/>
          <w:sz w:val="28"/>
          <w:szCs w:val="28"/>
          <w:lang w:val="es-ES_tradnl"/>
        </w:rPr>
        <w:t>y</w:t>
      </w:r>
      <w:r w:rsidRPr="00F013C5">
        <w:rPr>
          <w:rFonts w:ascii="Arial" w:hAnsi="Arial" w:cs="Arial"/>
          <w:sz w:val="28"/>
          <w:szCs w:val="28"/>
          <w:lang w:val="es-ES_tradnl"/>
        </w:rPr>
        <w:t xml:space="preserve"> </w:t>
      </w:r>
      <w:bookmarkEnd w:id="141"/>
      <w:r w:rsidRPr="0094070C">
        <w:rPr>
          <w:rFonts w:ascii="Arial" w:hAnsi="Arial" w:cs="Arial"/>
          <w:sz w:val="28"/>
          <w:szCs w:val="28"/>
          <w:lang w:val="es-ES_tradnl"/>
        </w:rPr>
        <w:t>validación</w:t>
      </w:r>
      <w:commentRangeEnd w:id="142"/>
      <w:r>
        <w:rPr>
          <w:rStyle w:val="Refdecomentario"/>
          <w:rFonts w:asciiTheme="minorHAnsi" w:eastAsiaTheme="minorHAnsi" w:hAnsiTheme="minorHAnsi" w:cstheme="minorBidi"/>
          <w:b w:val="0"/>
          <w:bCs w:val="0"/>
          <w:color w:val="auto"/>
        </w:rPr>
        <w:commentReference w:id="142"/>
      </w:r>
    </w:p>
    <w:p w14:paraId="4F6F6572" w14:textId="77777777" w:rsidR="00F95C7D" w:rsidRPr="00F013C5" w:rsidRDefault="00F95C7D" w:rsidP="00F95C7D">
      <w:pPr>
        <w:jc w:val="both"/>
        <w:rPr>
          <w:lang w:val="es-ES_tradnl"/>
        </w:rPr>
      </w:pPr>
      <w:r w:rsidRPr="00F5021B">
        <w:rPr>
          <w:lang w:val="es-ES_tradnl"/>
        </w:rPr>
        <w:t>Este plan est</w:t>
      </w:r>
      <w:r>
        <w:rPr>
          <w:lang w:val="es-ES_tradnl"/>
        </w:rPr>
        <w:t>á</w:t>
      </w:r>
      <w:r w:rsidRPr="00F5021B">
        <w:rPr>
          <w:lang w:val="es-ES_tradnl"/>
        </w:rPr>
        <w:t xml:space="preserve"> enfocado en revisar s</w:t>
      </w:r>
      <w:r>
        <w:rPr>
          <w:lang w:val="es-ES_tradnl"/>
        </w:rPr>
        <w:t>í</w:t>
      </w:r>
      <w:r w:rsidRPr="00F013C5">
        <w:rPr>
          <w:lang w:val="es-ES_tradnl"/>
        </w:rPr>
        <w:t xml:space="preserve"> el software que se esta construyendo es lo que ha pedido el cliente, y la prueba que este se implementa correctamente acorde a los criterios de calidad definidos por </w:t>
      </w:r>
      <w:proofErr w:type="spellStart"/>
      <w:r w:rsidRPr="00F013C5">
        <w:rPr>
          <w:b/>
          <w:bCs/>
          <w:lang w:val="es-ES_tradnl"/>
        </w:rPr>
        <w:t>Fifth</w:t>
      </w:r>
      <w:proofErr w:type="spellEnd"/>
      <w:r w:rsidRPr="00F013C5">
        <w:rPr>
          <w:b/>
          <w:bCs/>
          <w:lang w:val="es-ES_tradnl"/>
        </w:rPr>
        <w:t xml:space="preserve"> </w:t>
      </w:r>
      <w:proofErr w:type="spellStart"/>
      <w:r w:rsidRPr="00F013C5">
        <w:rPr>
          <w:b/>
          <w:bCs/>
          <w:lang w:val="es-ES_tradnl"/>
        </w:rPr>
        <w:t>Floor</w:t>
      </w:r>
      <w:proofErr w:type="spellEnd"/>
      <w:r w:rsidRPr="00F013C5">
        <w:rPr>
          <w:b/>
          <w:bCs/>
          <w:lang w:val="es-ES_tradnl"/>
        </w:rPr>
        <w:t xml:space="preserve"> Corp.</w:t>
      </w:r>
      <w:r>
        <w:rPr>
          <w:b/>
          <w:bCs/>
          <w:lang w:val="es-ES_tradnl"/>
        </w:rPr>
        <w:t xml:space="preserve"> </w:t>
      </w:r>
      <w:r>
        <w:rPr>
          <w:bCs/>
          <w:lang w:val="es-ES_tradnl"/>
        </w:rPr>
        <w:t>Su importancia radica en el factor evolutivo del proceso de construcción de cualquier producto de software.</w:t>
      </w:r>
    </w:p>
    <w:p w14:paraId="7F939982" w14:textId="77777777" w:rsidR="00F95C7D" w:rsidRDefault="00F95C7D" w:rsidP="00F95C7D">
      <w:pPr>
        <w:pStyle w:val="Ttulo3"/>
        <w:rPr>
          <w:lang w:val="es-ES_tradnl"/>
        </w:rPr>
      </w:pPr>
      <w:r>
        <w:rPr>
          <w:lang w:val="es-ES_tradnl"/>
        </w:rPr>
        <w:t>8.9.1 Objetivos</w:t>
      </w:r>
    </w:p>
    <w:p w14:paraId="5C74FAEC" w14:textId="77777777" w:rsidR="00F95C7D" w:rsidRDefault="00F95C7D" w:rsidP="00F95C7D">
      <w:pPr>
        <w:pStyle w:val="Prrafodelista"/>
        <w:numPr>
          <w:ilvl w:val="0"/>
          <w:numId w:val="40"/>
        </w:numPr>
      </w:pPr>
      <w:r>
        <w:t>Verificar que el software construido es lo que el cliente ha pedido (ver el Plan de Aceptación del Cliente)</w:t>
      </w:r>
    </w:p>
    <w:p w14:paraId="0ECB22C1" w14:textId="77777777" w:rsidR="00F95C7D" w:rsidRDefault="00F95C7D" w:rsidP="00F95C7D">
      <w:pPr>
        <w:pStyle w:val="Prrafodelista"/>
        <w:numPr>
          <w:ilvl w:val="0"/>
          <w:numId w:val="40"/>
        </w:numPr>
      </w:pPr>
      <w:r>
        <w:t xml:space="preserve">Validar que el software construido es de calidad </w:t>
      </w:r>
    </w:p>
    <w:p w14:paraId="2200F29F" w14:textId="77777777" w:rsidR="00F95C7D" w:rsidRDefault="00F95C7D" w:rsidP="00F95C7D">
      <w:pPr>
        <w:pStyle w:val="Prrafodelista"/>
        <w:numPr>
          <w:ilvl w:val="0"/>
          <w:numId w:val="40"/>
        </w:numPr>
      </w:pPr>
      <w:r>
        <w:t>Reducir la probabilidad de entregar errores eviten la satisfacción del cliente, permitiendo identificar los para corregirlos</w:t>
      </w:r>
    </w:p>
    <w:p w14:paraId="1968938F" w14:textId="77777777" w:rsidR="00F95C7D" w:rsidRDefault="00F95C7D" w:rsidP="00F95C7D">
      <w:pPr>
        <w:pStyle w:val="Ttulo3"/>
      </w:pPr>
      <w:r>
        <w:lastRenderedPageBreak/>
        <w:t>8.9.2 Responsables</w:t>
      </w:r>
    </w:p>
    <w:p w14:paraId="5BF18799" w14:textId="77777777" w:rsidR="00F95C7D" w:rsidRDefault="00F95C7D" w:rsidP="00F95C7D">
      <w:pPr>
        <w:jc w:val="both"/>
      </w:pPr>
      <w:r>
        <w:t>Como responsables de este plan, se encuentran tanto el Administrador de configuraciones y Pruebas (Aseguradores de la calidad), así como el responsable del entregable.</w:t>
      </w:r>
    </w:p>
    <w:p w14:paraId="5BEBF0B1" w14:textId="77777777" w:rsidR="00F95C7D" w:rsidRDefault="00F95C7D" w:rsidP="00F95C7D">
      <w:pPr>
        <w:pStyle w:val="Ttulo3"/>
      </w:pPr>
      <w:r>
        <w:t>8.9.2 Puesta en marcha</w:t>
      </w:r>
    </w:p>
    <w:p w14:paraId="057D96AA" w14:textId="77777777" w:rsidR="00F95C7D" w:rsidRDefault="00F95C7D" w:rsidP="00F95C7D">
      <w:proofErr w:type="gramStart"/>
      <w:r>
        <w:t>Este  plan</w:t>
      </w:r>
      <w:proofErr w:type="gramEnd"/>
      <w:r>
        <w:t xml:space="preserve">  pretende satisfacer al cliente  y demostrar la calidad de los productos elaborados. Por ello se pretende este sea ejecutado desde el inicio del producto y mientras este exista para garantizar su </w:t>
      </w:r>
      <w:proofErr w:type="spellStart"/>
      <w:r>
        <w:t>mantenibilidad</w:t>
      </w:r>
      <w:proofErr w:type="spellEnd"/>
      <w:r>
        <w:t>, aun después de entregado al cliente. Es decir, si el cliente exige correctivos, cambios o mejoras. Estas se efectúen cumpliéndose los objetivos del plan.</w:t>
      </w:r>
    </w:p>
    <w:p w14:paraId="3E099B80" w14:textId="77777777" w:rsidR="00F95C7D" w:rsidRDefault="00F95C7D" w:rsidP="00F95C7D">
      <w:pPr>
        <w:pStyle w:val="Ttulo3"/>
      </w:pPr>
      <w:r>
        <w:t>8.9.3 Ejecución del plan</w:t>
      </w:r>
    </w:p>
    <w:p w14:paraId="119F49A1" w14:textId="77777777" w:rsidR="00F95C7D" w:rsidRDefault="00F95C7D" w:rsidP="00F95C7D">
      <w:pPr>
        <w:jc w:val="both"/>
      </w:pPr>
      <w:r>
        <w:t xml:space="preserve">Para llevar elaborar revisión así como verificación, es necesario tener en cuenta que para los artefactos han </w:t>
      </w:r>
      <w:proofErr w:type="gramStart"/>
      <w:r>
        <w:t>de  generarse</w:t>
      </w:r>
      <w:proofErr w:type="gramEnd"/>
      <w:r>
        <w:t xml:space="preserve"> actividades:</w:t>
      </w:r>
    </w:p>
    <w:p w14:paraId="26D86DF2" w14:textId="77777777" w:rsidR="00F95C7D" w:rsidRDefault="00F95C7D" w:rsidP="00F95C7D">
      <w:pPr>
        <w:pStyle w:val="Prrafodelista"/>
        <w:numPr>
          <w:ilvl w:val="0"/>
          <w:numId w:val="41"/>
        </w:numPr>
        <w:jc w:val="both"/>
      </w:pPr>
      <w:r w:rsidRPr="00D1095C">
        <w:t xml:space="preserve">Para </w:t>
      </w:r>
      <w:proofErr w:type="gramStart"/>
      <w:r w:rsidRPr="00D1095C">
        <w:t>verificar  se</w:t>
      </w:r>
      <w:proofErr w:type="gramEnd"/>
      <w:r w:rsidRPr="00D1095C">
        <w:t xml:space="preserve"> cumplan todos los requerimientos del cliente</w:t>
      </w:r>
      <w:r>
        <w:t xml:space="preserve">: A lo larga de cada entrega se realizaran trabajos en parejas, los cuales serán evaluados por otra pareja, luego por el responsable del entregable. (ver </w:t>
      </w:r>
      <w:hyperlink w:anchor="_8.6_Quality_assurance" w:history="1">
        <w:commentRangeStart w:id="143"/>
        <w:r w:rsidRPr="00B45493">
          <w:rPr>
            <w:rStyle w:val="Hipervnculo"/>
          </w:rPr>
          <w:t>Plan de Aseguramiento de la Calidad</w:t>
        </w:r>
        <w:commentRangeEnd w:id="143"/>
        <w:r w:rsidRPr="00B45493">
          <w:rPr>
            <w:rStyle w:val="Hipervnculo"/>
            <w:sz w:val="18"/>
            <w:szCs w:val="18"/>
          </w:rPr>
          <w:commentReference w:id="143"/>
        </w:r>
      </w:hyperlink>
      <w:r>
        <w:t>)</w:t>
      </w:r>
    </w:p>
    <w:p w14:paraId="57FEA931" w14:textId="77777777" w:rsidR="00F95C7D" w:rsidRDefault="00F95C7D" w:rsidP="00F95C7D">
      <w:pPr>
        <w:pStyle w:val="Prrafodelista"/>
        <w:numPr>
          <w:ilvl w:val="0"/>
          <w:numId w:val="41"/>
        </w:numPr>
        <w:jc w:val="both"/>
      </w:pPr>
      <w:r>
        <w:t xml:space="preserve">Para la verificación es necesario que realizar pruebas acordes a cada artefacto, ya sea para la documentación (ver  </w:t>
      </w:r>
      <w:hyperlink w:anchor="_8.5.1Plan_de_documentación" w:history="1">
        <w:commentRangeStart w:id="144"/>
        <w:r w:rsidRPr="00031C64">
          <w:rPr>
            <w:rStyle w:val="Hipervnculo"/>
          </w:rPr>
          <w:t>Plan de Documentación</w:t>
        </w:r>
      </w:hyperlink>
      <w:r>
        <w:t xml:space="preserve"> </w:t>
      </w:r>
      <w:commentRangeEnd w:id="144"/>
      <w:r>
        <w:rPr>
          <w:rStyle w:val="Refdecomentario"/>
        </w:rPr>
        <w:commentReference w:id="144"/>
      </w:r>
      <w:r>
        <w:t xml:space="preserve">), o entrega de prototipos (ver Plan de Pruebas a partir a partir del Octubre). </w:t>
      </w:r>
    </w:p>
    <w:p w14:paraId="5FAD9331" w14:textId="77777777" w:rsidR="00F95C7D" w:rsidRDefault="00F95C7D" w:rsidP="00F95C7D">
      <w:pPr>
        <w:pStyle w:val="Prrafodelista"/>
        <w:numPr>
          <w:ilvl w:val="0"/>
          <w:numId w:val="41"/>
        </w:numPr>
        <w:jc w:val="both"/>
      </w:pPr>
      <w:r>
        <w:t xml:space="preserve">Para la corrección de los errores es necesario tener en cuenta lo estimado en el plan de la </w:t>
      </w:r>
      <w:hyperlink w:anchor="_8.4_Manejo_de" w:history="1">
        <w:r w:rsidRPr="0038352C">
          <w:rPr>
            <w:rStyle w:val="Hipervnculo"/>
          </w:rPr>
          <w:t>administración de la configuración</w:t>
        </w:r>
      </w:hyperlink>
      <w:r>
        <w:t>, pues es allí donde los cambios se controlan para cada uno de los ítems.</w:t>
      </w:r>
    </w:p>
    <w:p w14:paraId="20F4A934" w14:textId="77777777" w:rsidR="00F95C7D" w:rsidRDefault="00F95C7D" w:rsidP="00F95C7D">
      <w:pPr>
        <w:pStyle w:val="Prrafodelista"/>
        <w:numPr>
          <w:ilvl w:val="0"/>
          <w:numId w:val="41"/>
        </w:numPr>
        <w:jc w:val="both"/>
      </w:pPr>
      <w:r>
        <w:t>Para corregir los errores es necesario ver el</w:t>
      </w:r>
      <w:r w:rsidRPr="00F013C5">
        <w:t xml:space="preserve"> plan de aseguramiento y control de la calidad</w:t>
      </w:r>
      <w:r>
        <w:t xml:space="preserve">, </w:t>
      </w:r>
      <w:proofErr w:type="gramStart"/>
      <w:r>
        <w:t>al  igual</w:t>
      </w:r>
      <w:proofErr w:type="gramEnd"/>
      <w:r>
        <w:t xml:space="preserve"> que el </w:t>
      </w:r>
      <w:hyperlink w:anchor="_8.4_Manejo_de_1" w:history="1">
        <w:r w:rsidRPr="009D088E">
          <w:rPr>
            <w:rStyle w:val="Hipervnculo"/>
          </w:rPr>
          <w:t xml:space="preserve">Plan de Administración de la </w:t>
        </w:r>
        <w:proofErr w:type="spellStart"/>
        <w:r w:rsidRPr="009D088E">
          <w:rPr>
            <w:rStyle w:val="Hipervnculo"/>
          </w:rPr>
          <w:t>Configuracion</w:t>
        </w:r>
        <w:proofErr w:type="spellEnd"/>
      </w:hyperlink>
      <w:r>
        <w:t>.</w:t>
      </w:r>
    </w:p>
    <w:p w14:paraId="650BE0AB" w14:textId="43A30B34" w:rsidR="00F95C7D" w:rsidRDefault="00E56923" w:rsidP="00F95C7D">
      <w:pPr>
        <w:jc w:val="both"/>
      </w:pPr>
      <w:r>
        <w:t xml:space="preserve">Para esto se emplearán </w:t>
      </w:r>
      <w:r w:rsidR="00F95C7D">
        <w:t>herramientas tales como los estándares, las plantillas, software para control de versión y mecanismos de comunicación. Para que todos los miembros del grupo conozcan el estado del producto y las características deseadas de cada artefacto manejado a lo largo del proyecto.</w:t>
      </w:r>
    </w:p>
    <w:p w14:paraId="3AC98F49" w14:textId="29B745AB" w:rsidR="0004205C" w:rsidRDefault="00F95C7D" w:rsidP="00014AF3">
      <w:pPr>
        <w:jc w:val="both"/>
      </w:pPr>
      <w:commentRangeStart w:id="145"/>
      <w:ins w:id="146" w:author="Alicia Beltran" w:date="2012-08-27T13:13:00Z">
        <w:r>
          <w:rPr>
            <w:noProof/>
            <w:lang w:val="es-CO" w:eastAsia="es-CO"/>
          </w:rPr>
          <w:lastRenderedPageBreak/>
          <w:drawing>
            <wp:inline distT="0" distB="0" distL="0" distR="0" wp14:anchorId="76F889FC" wp14:editId="46D02D2A">
              <wp:extent cx="5252085" cy="3713480"/>
              <wp:effectExtent l="0" t="0" r="5715" b="127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cacion y Validacion.bmp"/>
                      <pic:cNvPicPr/>
                    </pic:nvPicPr>
                    <pic:blipFill>
                      <a:blip r:embed="rId51">
                        <a:extLst>
                          <a:ext uri="{28A0092B-C50C-407E-A947-70E740481C1C}">
                            <a14:useLocalDpi xmlns:a14="http://schemas.microsoft.com/office/drawing/2010/main" val="0"/>
                          </a:ext>
                        </a:extLst>
                      </a:blip>
                      <a:stretch>
                        <a:fillRect/>
                      </a:stretch>
                    </pic:blipFill>
                    <pic:spPr>
                      <a:xfrm>
                        <a:off x="0" y="0"/>
                        <a:ext cx="5252085" cy="3713480"/>
                      </a:xfrm>
                      <a:prstGeom prst="rect">
                        <a:avLst/>
                      </a:prstGeom>
                    </pic:spPr>
                  </pic:pic>
                </a:graphicData>
              </a:graphic>
            </wp:inline>
          </w:drawing>
        </w:r>
      </w:ins>
      <w:commentRangeEnd w:id="145"/>
      <w:r>
        <w:rPr>
          <w:rStyle w:val="Refdecomentario"/>
        </w:rPr>
        <w:commentReference w:id="145"/>
      </w:r>
    </w:p>
    <w:p w14:paraId="1EC14CD5" w14:textId="2D3B9619" w:rsidR="00F95C7D" w:rsidRDefault="00F95C7D" w:rsidP="00F95C7D">
      <w:pPr>
        <w:jc w:val="both"/>
      </w:pPr>
      <w:r>
        <w:t>Proceso de verificación y validación del ítem</w:t>
      </w:r>
    </w:p>
    <w:p w14:paraId="78AD4C76" w14:textId="77777777" w:rsidR="00F95C7D" w:rsidRDefault="00F95C7D" w:rsidP="00F95C7D">
      <w:pPr>
        <w:jc w:val="both"/>
      </w:pPr>
      <w:r>
        <w:t xml:space="preserve">Aunque se espera la perfección en </w:t>
      </w:r>
      <w:proofErr w:type="gramStart"/>
      <w:r>
        <w:t>este  riguroso</w:t>
      </w:r>
      <w:proofErr w:type="gramEnd"/>
      <w:r>
        <w:t xml:space="preserve"> proceso, es claro que existe el posible riesgo de que existan  ítems que persistan con errores, ya sea por la no identificación, su tardía corrección, o porque no contamos con los recursos o capacidades para hacerlo dentro de periodo esperado.</w:t>
      </w:r>
    </w:p>
    <w:p w14:paraId="3B618FA1" w14:textId="77777777" w:rsidR="00F95C7D" w:rsidRPr="00F95C7D" w:rsidRDefault="00F95C7D" w:rsidP="00014AF3">
      <w:pPr>
        <w:jc w:val="both"/>
      </w:pPr>
    </w:p>
    <w:p w14:paraId="618AB9C3" w14:textId="77777777" w:rsidR="0004205C" w:rsidRPr="00F95C7D" w:rsidRDefault="0004205C" w:rsidP="00014AF3">
      <w:pPr>
        <w:jc w:val="both"/>
      </w:pPr>
    </w:p>
    <w:p w14:paraId="22054A4E" w14:textId="77777777" w:rsidR="0004205C" w:rsidRPr="00F95C7D" w:rsidRDefault="0004205C" w:rsidP="00014AF3">
      <w:pPr>
        <w:jc w:val="both"/>
        <w:rPr>
          <w:lang w:val="es-CO"/>
        </w:rPr>
      </w:pPr>
    </w:p>
    <w:p w14:paraId="40004B5B" w14:textId="77777777" w:rsidR="0004205C" w:rsidRPr="00F95C7D" w:rsidRDefault="0004205C" w:rsidP="00014AF3">
      <w:pPr>
        <w:pStyle w:val="Ttulo3"/>
        <w:jc w:val="both"/>
        <w:rPr>
          <w:lang w:val="es-CO"/>
        </w:rPr>
      </w:pPr>
    </w:p>
    <w:p w14:paraId="6657C4AA" w14:textId="77777777" w:rsidR="0004205C" w:rsidRPr="00F95C7D" w:rsidRDefault="0004205C" w:rsidP="00014AF3">
      <w:pPr>
        <w:pStyle w:val="Ttulo2"/>
        <w:jc w:val="both"/>
        <w:rPr>
          <w:lang w:val="es-CO"/>
        </w:rPr>
      </w:pPr>
    </w:p>
    <w:p w14:paraId="50208918" w14:textId="77777777" w:rsidR="0004205C" w:rsidRPr="00F95C7D" w:rsidRDefault="0004205C" w:rsidP="00014AF3">
      <w:pPr>
        <w:jc w:val="both"/>
        <w:rPr>
          <w:lang w:val="es-CO"/>
        </w:rPr>
      </w:pPr>
    </w:p>
    <w:p w14:paraId="0B3847AC" w14:textId="77777777" w:rsidR="0004205C" w:rsidRPr="00F95C7D" w:rsidRDefault="0004205C" w:rsidP="00014AF3">
      <w:pPr>
        <w:jc w:val="both"/>
        <w:rPr>
          <w:lang w:val="es-CO"/>
        </w:rPr>
      </w:pPr>
    </w:p>
    <w:p w14:paraId="09223ED2" w14:textId="77777777" w:rsidR="0004205C" w:rsidRPr="00F95C7D" w:rsidRDefault="0004205C" w:rsidP="00014AF3">
      <w:pPr>
        <w:jc w:val="both"/>
        <w:rPr>
          <w:lang w:val="es-CO"/>
        </w:rPr>
      </w:pPr>
    </w:p>
    <w:p w14:paraId="4C05024F" w14:textId="77777777" w:rsidR="00D9745F" w:rsidRPr="00F95C7D" w:rsidRDefault="00D9745F" w:rsidP="00014AF3">
      <w:pPr>
        <w:jc w:val="both"/>
        <w:rPr>
          <w:rFonts w:ascii="Arial" w:hAnsi="Arial"/>
          <w:sz w:val="28"/>
          <w:lang w:val="es-CO"/>
        </w:rPr>
      </w:pPr>
    </w:p>
    <w:p w14:paraId="773673D4" w14:textId="77777777" w:rsidR="00D9745F" w:rsidRPr="009B2B2D" w:rsidRDefault="00D9745F" w:rsidP="00014AF3">
      <w:pPr>
        <w:pStyle w:val="Ttulo1"/>
        <w:jc w:val="both"/>
        <w:rPr>
          <w:rFonts w:ascii="Arial" w:hAnsi="Arial"/>
          <w:lang w:val="en-US"/>
        </w:rPr>
      </w:pPr>
      <w:bookmarkStart w:id="147" w:name="_Toc333053743"/>
      <w:bookmarkStart w:id="148" w:name="_Toc333653901"/>
      <w:r w:rsidRPr="009B2B2D">
        <w:rPr>
          <w:rFonts w:ascii="Arial" w:hAnsi="Arial"/>
          <w:lang w:val="en-US"/>
        </w:rPr>
        <w:t>9. Additional plans</w:t>
      </w:r>
      <w:bookmarkEnd w:id="147"/>
      <w:bookmarkEnd w:id="148"/>
    </w:p>
    <w:p w14:paraId="7F0671C4" w14:textId="77777777" w:rsidR="00D9745F" w:rsidRPr="009B2B2D" w:rsidRDefault="00D9745F" w:rsidP="00014AF3">
      <w:pPr>
        <w:pStyle w:val="Ttulo1"/>
        <w:jc w:val="both"/>
        <w:rPr>
          <w:rFonts w:ascii="Arial" w:hAnsi="Arial"/>
          <w:lang w:val="en-US"/>
        </w:rPr>
      </w:pPr>
    </w:p>
    <w:p w14:paraId="35475FAB" w14:textId="77777777" w:rsidR="00D9745F" w:rsidRPr="009B2B2D" w:rsidRDefault="00D9745F" w:rsidP="00014AF3">
      <w:pPr>
        <w:pStyle w:val="Ttulo1"/>
        <w:jc w:val="both"/>
        <w:rPr>
          <w:rFonts w:ascii="Arial" w:hAnsi="Arial"/>
          <w:lang w:val="en-US"/>
        </w:rPr>
      </w:pPr>
      <w:bookmarkStart w:id="149" w:name="_Toc333053744"/>
      <w:bookmarkStart w:id="150" w:name="_Toc333653902"/>
      <w:r w:rsidRPr="009B2B2D">
        <w:rPr>
          <w:rFonts w:ascii="Arial" w:hAnsi="Arial"/>
          <w:lang w:val="en-US"/>
        </w:rPr>
        <w:t>10. Annexes</w:t>
      </w:r>
      <w:bookmarkEnd w:id="149"/>
      <w:bookmarkEnd w:id="150"/>
    </w:p>
    <w:p w14:paraId="0E2DF984" w14:textId="77777777" w:rsidR="00CB37B2" w:rsidRPr="00595763" w:rsidRDefault="00D9745F" w:rsidP="00014AF3">
      <w:pPr>
        <w:pStyle w:val="Ttulo1"/>
        <w:jc w:val="both"/>
        <w:rPr>
          <w:rFonts w:ascii="Arial" w:hAnsi="Arial"/>
          <w:lang w:val="es-CO"/>
        </w:rPr>
      </w:pPr>
      <w:bookmarkStart w:id="151" w:name="_Toc333053745"/>
      <w:bookmarkStart w:id="152" w:name="_Toc333653903"/>
      <w:r w:rsidRPr="00595763">
        <w:rPr>
          <w:rFonts w:ascii="Arial" w:hAnsi="Arial"/>
          <w:lang w:val="es-CO"/>
        </w:rPr>
        <w:t xml:space="preserve">11. </w:t>
      </w:r>
      <w:proofErr w:type="spellStart"/>
      <w:r w:rsidRPr="00595763">
        <w:rPr>
          <w:rFonts w:ascii="Arial" w:hAnsi="Arial"/>
          <w:lang w:val="es-CO"/>
        </w:rPr>
        <w:t>Index</w:t>
      </w:r>
      <w:bookmarkEnd w:id="151"/>
      <w:bookmarkEnd w:id="152"/>
      <w:proofErr w:type="spellEnd"/>
    </w:p>
    <w:sectPr w:rsidR="00CB37B2" w:rsidRPr="00595763" w:rsidSect="00446913">
      <w:headerReference w:type="even" r:id="rId52"/>
      <w:headerReference w:type="default" r:id="rId53"/>
      <w:footerReference w:type="even" r:id="rId54"/>
      <w:footerReference w:type="default" r:id="rId55"/>
      <w:pgSz w:w="12240" w:h="15840"/>
      <w:pgMar w:top="1843" w:right="1701" w:bottom="1701" w:left="2268" w:header="709" w:footer="709" w:gutter="0"/>
      <w:pgNumType w:chapStyle="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Cristhian Camilo Gomez Narvaez" w:date="2012-08-18T06:33:00Z" w:initials="CCGN">
    <w:p w14:paraId="5746CBAD" w14:textId="77777777" w:rsidR="00EF7FBB" w:rsidRDefault="00EF7FBB">
      <w:pPr>
        <w:pStyle w:val="Textocomentario"/>
      </w:pPr>
      <w:r>
        <w:rPr>
          <w:rStyle w:val="Refdecomentario"/>
        </w:rPr>
        <w:annotationRef/>
      </w:r>
      <w:r>
        <w:t xml:space="preserve">Referencia del documento de HP de especificación delas maquinas del </w:t>
      </w:r>
      <w:proofErr w:type="spellStart"/>
      <w:r>
        <w:t>lab</w:t>
      </w:r>
      <w:proofErr w:type="spellEnd"/>
      <w:r>
        <w:t xml:space="preserve"> de BD</w:t>
      </w:r>
    </w:p>
  </w:comment>
  <w:comment w:id="14" w:author="Cristhian Camilo Gomez Narvaez" w:date="2012-08-18T05:17:00Z" w:initials="CCGN">
    <w:p w14:paraId="52009E00" w14:textId="77777777" w:rsidR="00EF7FBB" w:rsidRDefault="00EF7FBB">
      <w:pPr>
        <w:pStyle w:val="Textocomentario"/>
      </w:pPr>
      <w:r>
        <w:rPr>
          <w:rStyle w:val="Refdecomentario"/>
        </w:rPr>
        <w:annotationRef/>
      </w:r>
      <w:r>
        <w:t>Revisar versión instalada en la sala de BD</w:t>
      </w:r>
    </w:p>
  </w:comment>
  <w:comment w:id="15" w:author="Cristhian Camilo Gomez Narvaez" w:date="2012-08-18T04:50:00Z" w:initials="CCGN">
    <w:p w14:paraId="6C17043D" w14:textId="77777777" w:rsidR="00EF7FBB" w:rsidRPr="00006E8E" w:rsidRDefault="00EF7FBB">
      <w:pPr>
        <w:pStyle w:val="Textocomentario"/>
      </w:pPr>
      <w:r>
        <w:rPr>
          <w:rStyle w:val="Refdecomentario"/>
        </w:rPr>
        <w:annotationRef/>
      </w:r>
      <w:r w:rsidRPr="00006E8E">
        <w:t>ISO IEC IEEE 16326:2009, 9126-1,9126-2,9126-3,9126-4,ISO/IES 25010, ISO/IEC 31000:2009, ISO/IEC 31010:2009 ADICIONAR LOS DEMAS ESTANDARES VERSIONAMIENTO,ETC…</w:t>
      </w:r>
    </w:p>
  </w:comment>
  <w:comment w:id="32" w:author="Katherine" w:date="2012-09-02T22:43:00Z" w:initials="K">
    <w:p w14:paraId="66F3EB93" w14:textId="5774F4F2" w:rsidR="00E56923" w:rsidRDefault="00E56923">
      <w:pPr>
        <w:pStyle w:val="Textocomentario"/>
      </w:pPr>
      <w:r>
        <w:rPr>
          <w:rStyle w:val="Refdecomentario"/>
        </w:rPr>
        <w:annotationRef/>
      </w:r>
      <w:r>
        <w:t>Falta estructura del plan (objetivos, alcance, responsables, desarrollo, recursos a emplear, productos de trabajo)</w:t>
      </w:r>
    </w:p>
  </w:comment>
  <w:comment w:id="33" w:author="Katherine" w:date="2012-09-02T22:43:00Z" w:initials="K">
    <w:p w14:paraId="6B6ADCD2" w14:textId="37F0A588" w:rsidR="00B45EE3" w:rsidRDefault="00B45EE3">
      <w:pPr>
        <w:pStyle w:val="Textocomentario"/>
      </w:pPr>
      <w:r>
        <w:rPr>
          <w:rStyle w:val="Refdecomentario"/>
        </w:rPr>
        <w:annotationRef/>
      </w:r>
      <w:r>
        <w:t>Referencia a las interfaces externas</w:t>
      </w:r>
    </w:p>
  </w:comment>
  <w:comment w:id="34" w:author="Zebaxtian" w:date="2012-09-02T22:37:00Z" w:initials="Z">
    <w:p w14:paraId="320D76D9" w14:textId="77777777" w:rsidR="00EB2285" w:rsidRDefault="00EB2285" w:rsidP="00EB2285">
      <w:pPr>
        <w:pStyle w:val="Textocomentario"/>
      </w:pPr>
      <w:r>
        <w:rPr>
          <w:rStyle w:val="Refdecomentario"/>
        </w:rPr>
        <w:annotationRef/>
      </w:r>
      <w:r>
        <w:t>Hipervínculo a la sección 1.1.2</w:t>
      </w:r>
    </w:p>
  </w:comment>
  <w:comment w:id="35" w:author="Zebaxtian" w:date="2012-09-02T22:37:00Z" w:initials="Z">
    <w:p w14:paraId="49952658" w14:textId="77777777" w:rsidR="00EB2285" w:rsidRDefault="00EB2285" w:rsidP="00EB2285">
      <w:pPr>
        <w:pStyle w:val="Textocomentario"/>
      </w:pPr>
      <w:r>
        <w:rPr>
          <w:rStyle w:val="Refdecomentario"/>
        </w:rPr>
        <w:annotationRef/>
      </w:r>
      <w:r>
        <w:t>Numero de la imagen</w:t>
      </w:r>
    </w:p>
  </w:comment>
  <w:comment w:id="37" w:author="Zebaxtian" w:date="2012-09-02T22:37:00Z" w:initials="Z">
    <w:p w14:paraId="79ECCAB1" w14:textId="77777777" w:rsidR="00EB2285" w:rsidRDefault="00EB2285" w:rsidP="00EB2285">
      <w:pPr>
        <w:pStyle w:val="Textocomentario"/>
      </w:pPr>
      <w:r>
        <w:rPr>
          <w:rStyle w:val="Refdecomentario"/>
        </w:rPr>
        <w:annotationRef/>
      </w:r>
      <w:r>
        <w:t>Hipervínculo a sección 4.4</w:t>
      </w:r>
    </w:p>
  </w:comment>
  <w:comment w:id="40" w:author="Cristhian Camilo Gomez N" w:date="2012-08-24T22:33:00Z" w:initials="CCGN">
    <w:p w14:paraId="0588E59C" w14:textId="3BEDBA47" w:rsidR="00EF7FBB" w:rsidRDefault="00EF7FBB">
      <w:pPr>
        <w:pStyle w:val="Textocomentario"/>
      </w:pPr>
      <w:r>
        <w:rPr>
          <w:rStyle w:val="Refdecomentario"/>
        </w:rPr>
        <w:annotationRef/>
      </w:r>
      <w:hyperlink r:id="rId1" w:history="1">
        <w:r>
          <w:rPr>
            <w:rStyle w:val="Hipervnculo"/>
          </w:rPr>
          <w:t>https://developer.mozilla.org/es/docs/JavaScript/Acerca_de_JavaScript</w:t>
        </w:r>
      </w:hyperlink>
    </w:p>
  </w:comment>
  <w:comment w:id="41" w:author="Cristhian Camilo Gomez N" w:date="2012-08-24T18:05:00Z" w:initials="CCGN">
    <w:p w14:paraId="791FEE68" w14:textId="05FF4B2B" w:rsidR="00EF7FBB" w:rsidRDefault="00EF7FBB">
      <w:pPr>
        <w:pStyle w:val="Textocomentario"/>
      </w:pPr>
      <w:r>
        <w:rPr>
          <w:rStyle w:val="Refdecomentario"/>
        </w:rPr>
        <w:annotationRef/>
      </w:r>
      <w:hyperlink r:id="rId2" w:history="1">
        <w:r>
          <w:rPr>
            <w:rStyle w:val="Hipervnculo"/>
          </w:rPr>
          <w:t>http://msdn.microsoft.com/library/vstudio/z1zx9t92</w:t>
        </w:r>
      </w:hyperlink>
    </w:p>
  </w:comment>
  <w:comment w:id="44" w:author="Cristhian Camilo Gomez N" w:date="2012-08-25T00:34:00Z" w:initials="CCGN">
    <w:p w14:paraId="549B0FC3" w14:textId="45978923" w:rsidR="00EF7FBB" w:rsidRDefault="00EF7FBB">
      <w:pPr>
        <w:pStyle w:val="Textocomentario"/>
      </w:pPr>
      <w:r>
        <w:rPr>
          <w:rStyle w:val="Refdecomentario"/>
        </w:rPr>
        <w:annotationRef/>
      </w:r>
      <w:hyperlink r:id="rId3" w:history="1">
        <w:r>
          <w:rPr>
            <w:rStyle w:val="Hipervnculo"/>
          </w:rPr>
          <w:t>http://unity3d.com/unity/</w:t>
        </w:r>
      </w:hyperlink>
    </w:p>
  </w:comment>
  <w:comment w:id="45" w:author="Cristhian Camilo Gomez N" w:date="2012-08-25T01:16:00Z" w:initials="CCGN">
    <w:p w14:paraId="38DCD8E1" w14:textId="41E72689" w:rsidR="00EF7FBB" w:rsidRDefault="00EF7FBB">
      <w:pPr>
        <w:pStyle w:val="Textocomentario"/>
      </w:pPr>
      <w:r>
        <w:rPr>
          <w:rStyle w:val="Refdecomentario"/>
        </w:rPr>
        <w:annotationRef/>
      </w:r>
      <w:hyperlink r:id="rId4" w:history="1">
        <w:r>
          <w:rPr>
            <w:rStyle w:val="Hipervnculo"/>
          </w:rPr>
          <w:t>http://www.microsoft.com/visualstudio/es-es</w:t>
        </w:r>
      </w:hyperlink>
    </w:p>
  </w:comment>
  <w:comment w:id="46" w:author="Cristhian Camilo Gomez N" w:date="2012-08-25T01:28:00Z" w:initials="CCGN">
    <w:p w14:paraId="79D80F91" w14:textId="06AF8225" w:rsidR="00EF7FBB" w:rsidRDefault="00EF7FBB">
      <w:pPr>
        <w:pStyle w:val="Textocomentario"/>
      </w:pPr>
      <w:r>
        <w:rPr>
          <w:rStyle w:val="Refdecomentario"/>
        </w:rPr>
        <w:annotationRef/>
      </w:r>
      <w:hyperlink r:id="rId5" w:history="1">
        <w:r>
          <w:rPr>
            <w:rStyle w:val="Hipervnculo"/>
          </w:rPr>
          <w:t>http://www.oracle.com/technetwork/developer-tools/sql-developer/overview/index.html</w:t>
        </w:r>
      </w:hyperlink>
    </w:p>
  </w:comment>
  <w:comment w:id="47" w:author="Cristhian Camilo Gomez N" w:date="2012-08-25T01:29:00Z" w:initials="CCGN">
    <w:p w14:paraId="0F274947" w14:textId="497739BA" w:rsidR="00EF7FBB" w:rsidRDefault="00EF7FBB">
      <w:pPr>
        <w:pStyle w:val="Textocomentario"/>
      </w:pPr>
      <w:r>
        <w:rPr>
          <w:rStyle w:val="Refdecomentario"/>
        </w:rPr>
        <w:annotationRef/>
      </w:r>
      <w:hyperlink r:id="rId6" w:history="1">
        <w:r>
          <w:rPr>
            <w:rStyle w:val="Hipervnculo"/>
          </w:rPr>
          <w:t>http://www.oracle.com/technetwork/developer-tools/sql-developer/overview/index.html</w:t>
        </w:r>
      </w:hyperlink>
    </w:p>
  </w:comment>
  <w:comment w:id="48" w:author="Cristhian Camilo Gomez N" w:date="2012-08-25T07:55:00Z" w:initials="CCGN">
    <w:p w14:paraId="1CDF3B5A" w14:textId="2600CD30" w:rsidR="00EF7FBB" w:rsidRDefault="00EF7FBB">
      <w:pPr>
        <w:pStyle w:val="Textocomentario"/>
      </w:pPr>
      <w:r>
        <w:rPr>
          <w:rStyle w:val="Refdecomentario"/>
        </w:rPr>
        <w:annotationRef/>
      </w:r>
      <w:hyperlink r:id="rId7" w:history="1">
        <w:r>
          <w:rPr>
            <w:rStyle w:val="Hipervnculo"/>
          </w:rPr>
          <w:t>http://www.oracle.com/technetwork/developer-tools/datamodeler/sqldeveloperdatamodelertechreview-167686.html</w:t>
        </w:r>
      </w:hyperlink>
    </w:p>
  </w:comment>
  <w:comment w:id="50" w:author="Cristhian Camilo Gomez N" w:date="2012-08-25T08:02:00Z" w:initials="CCGN">
    <w:p w14:paraId="463DE6A4" w14:textId="28E4F837" w:rsidR="00EF7FBB" w:rsidRDefault="00EF7FBB">
      <w:pPr>
        <w:pStyle w:val="Textocomentario"/>
      </w:pPr>
      <w:r>
        <w:rPr>
          <w:rStyle w:val="Refdecomentario"/>
        </w:rPr>
        <w:annotationRef/>
      </w:r>
      <w:hyperlink r:id="rId8" w:history="1">
        <w:r w:rsidRPr="00F66E18">
          <w:rPr>
            <w:color w:val="0000FF"/>
            <w:sz w:val="22"/>
            <w:szCs w:val="22"/>
            <w:u w:val="single"/>
          </w:rPr>
          <w:t>http://msdn.microsoft.com/en-us/library/zw4w595w.aspx</w:t>
        </w:r>
      </w:hyperlink>
    </w:p>
  </w:comment>
  <w:comment w:id="52" w:author="Cristhian Camilo Gomez N" w:date="2012-08-25T08:09:00Z" w:initials="CCGN">
    <w:p w14:paraId="084A6EE3" w14:textId="03A894D9" w:rsidR="00EF7FBB" w:rsidRDefault="00EF7FBB">
      <w:pPr>
        <w:pStyle w:val="Textocomentario"/>
      </w:pPr>
      <w:r>
        <w:rPr>
          <w:rStyle w:val="Refdecomentario"/>
        </w:rPr>
        <w:annotationRef/>
      </w:r>
      <w:hyperlink r:id="rId9" w:history="1">
        <w:r>
          <w:rPr>
            <w:rStyle w:val="Hipervnculo"/>
          </w:rPr>
          <w:t>http://git-scm.com/</w:t>
        </w:r>
      </w:hyperlink>
    </w:p>
  </w:comment>
  <w:comment w:id="54" w:author="Cristhian Camilo Gomez N" w:date="2012-08-25T08:18:00Z" w:initials="CCGN">
    <w:p w14:paraId="328868A3" w14:textId="2D237444" w:rsidR="00EF7FBB" w:rsidRDefault="00EF7FBB">
      <w:pPr>
        <w:pStyle w:val="Textocomentario"/>
      </w:pPr>
      <w:r>
        <w:rPr>
          <w:rStyle w:val="Refdecomentario"/>
        </w:rPr>
        <w:annotationRef/>
      </w:r>
      <w:hyperlink r:id="rId10" w:history="1">
        <w:r>
          <w:rPr>
            <w:rStyle w:val="Hipervnculo"/>
          </w:rPr>
          <w:t>http://www.sparxsystems.com.au/</w:t>
        </w:r>
      </w:hyperlink>
    </w:p>
  </w:comment>
  <w:comment w:id="55" w:author="Katherine" w:date="2012-09-02T22:40:00Z" w:initials="K">
    <w:p w14:paraId="105ED8F0" w14:textId="2F5EE7EB" w:rsidR="00EF7FBB" w:rsidRDefault="00EF7FBB">
      <w:pPr>
        <w:pStyle w:val="Textocomentario"/>
      </w:pPr>
      <w:r>
        <w:rPr>
          <w:rStyle w:val="Refdecomentario"/>
        </w:rPr>
        <w:annotationRef/>
      </w:r>
      <w:r>
        <w:t>Falta Project</w:t>
      </w:r>
      <w:r w:rsidR="00E56923">
        <w:t xml:space="preserve">, falta </w:t>
      </w:r>
      <w:proofErr w:type="spellStart"/>
      <w:r w:rsidR="00E56923">
        <w:t>Bizagi</w:t>
      </w:r>
      <w:proofErr w:type="spellEnd"/>
    </w:p>
  </w:comment>
  <w:comment w:id="57" w:author="Katherine" w:date="2012-08-29T00:35:00Z" w:initials="K">
    <w:p w14:paraId="47D7D9F0" w14:textId="24A47295" w:rsidR="00EF7FBB" w:rsidRDefault="00EF7FBB">
      <w:pPr>
        <w:pStyle w:val="Textocomentario"/>
      </w:pPr>
      <w:r>
        <w:rPr>
          <w:rStyle w:val="Refdecomentario"/>
        </w:rPr>
        <w:annotationRef/>
      </w:r>
      <w:r>
        <w:t>Falta los exploradores de internet que se utilizan los miembros del equipo</w:t>
      </w:r>
    </w:p>
  </w:comment>
  <w:comment w:id="65" w:author="Katherine" w:date="2012-08-29T00:33:00Z" w:initials="K">
    <w:p w14:paraId="4F3C2E6D" w14:textId="77777777" w:rsidR="00EF7FBB" w:rsidRDefault="00EF7FBB" w:rsidP="001F52C6">
      <w:pPr>
        <w:pStyle w:val="Textocomentario"/>
      </w:pPr>
      <w:r>
        <w:rPr>
          <w:rStyle w:val="Refdecomentario"/>
        </w:rPr>
        <w:annotationRef/>
      </w:r>
      <w:r>
        <w:t xml:space="preserve">Referencia a que es un </w:t>
      </w:r>
      <w:proofErr w:type="spellStart"/>
      <w:r>
        <w:t>stakeholder</w:t>
      </w:r>
      <w:proofErr w:type="spellEnd"/>
    </w:p>
  </w:comment>
  <w:comment w:id="68" w:author="Alice" w:date="2012-08-18T03:41:00Z" w:initials="A">
    <w:p w14:paraId="073B2F04" w14:textId="77777777" w:rsidR="00EF7FBB" w:rsidRDefault="00EF7FBB">
      <w:pPr>
        <w:pStyle w:val="Textocomentario"/>
      </w:pPr>
      <w:r>
        <w:rPr>
          <w:rStyle w:val="Refdecomentario"/>
        </w:rPr>
        <w:annotationRef/>
      </w:r>
      <w:r>
        <w:t>Referencia al folder de las hojas de vida</w:t>
      </w:r>
    </w:p>
  </w:comment>
  <w:comment w:id="69" w:author="Alice" w:date="2012-08-18T03:41:00Z" w:initials="A">
    <w:p w14:paraId="048770A4" w14:textId="77777777" w:rsidR="00EF7FBB" w:rsidRPr="00FD5458" w:rsidRDefault="00EF7FBB" w:rsidP="00FD5458">
      <w:pPr>
        <w:pStyle w:val="Textocomentario"/>
        <w:rPr>
          <w:lang w:val="en-US"/>
        </w:rPr>
      </w:pPr>
      <w:r>
        <w:rPr>
          <w:rStyle w:val="Refdecomentario"/>
        </w:rPr>
        <w:annotationRef/>
      </w:r>
      <w:r w:rsidRPr="00FD5458">
        <w:rPr>
          <w:lang w:val="en-US"/>
        </w:rPr>
        <w:t>E. Raymond, “The Cathedral and the Bazaar,” Available at http://www.tuxedo.org/</w:t>
      </w:r>
    </w:p>
    <w:p w14:paraId="5AF9024B" w14:textId="77777777" w:rsidR="00EF7FBB" w:rsidRPr="00FD5458" w:rsidRDefault="00EF7FBB" w:rsidP="00FD5458">
      <w:pPr>
        <w:pStyle w:val="Textocomentario"/>
        <w:rPr>
          <w:lang w:val="en-US"/>
        </w:rPr>
      </w:pPr>
      <w:r w:rsidRPr="00FD5458">
        <w:rPr>
          <w:lang w:val="en-US"/>
        </w:rPr>
        <w:t>~</w:t>
      </w:r>
      <w:proofErr w:type="spellStart"/>
      <w:r w:rsidRPr="00FD5458">
        <w:rPr>
          <w:lang w:val="en-US"/>
        </w:rPr>
        <w:t>esr</w:t>
      </w:r>
      <w:proofErr w:type="spellEnd"/>
      <w:r w:rsidRPr="00FD5458">
        <w:rPr>
          <w:lang w:val="en-US"/>
        </w:rPr>
        <w:t>/writings/cathedral-bazaar/cathedral-bazaar.html, 1998</w:t>
      </w:r>
    </w:p>
  </w:comment>
  <w:comment w:id="70" w:author="Alice" w:date="2012-08-18T03:41:00Z" w:initials="A">
    <w:p w14:paraId="4867E877" w14:textId="77777777" w:rsidR="00EF7FBB" w:rsidRDefault="00EF7FBB">
      <w:pPr>
        <w:pStyle w:val="Textocomentario"/>
      </w:pPr>
      <w:r>
        <w:rPr>
          <w:rStyle w:val="Refdecomentario"/>
        </w:rPr>
        <w:annotationRef/>
      </w:r>
      <w:r>
        <w:t>anexo  de las  reglas de 5F</w:t>
      </w:r>
    </w:p>
  </w:comment>
  <w:comment w:id="100" w:author="Katherine" w:date="2012-08-29T00:26:00Z" w:initials="K">
    <w:p w14:paraId="7C42D0DF" w14:textId="2900B22D" w:rsidR="00EF7FBB" w:rsidRDefault="00EF7FBB">
      <w:pPr>
        <w:pStyle w:val="Textocomentario"/>
      </w:pPr>
      <w:r>
        <w:rPr>
          <w:rStyle w:val="Refdecomentario"/>
        </w:rPr>
        <w:annotationRef/>
      </w:r>
      <w:r>
        <w:t xml:space="preserve">Para este plan se debe hacer un plan aparte como el que realizo </w:t>
      </w:r>
      <w:proofErr w:type="spellStart"/>
      <w:r>
        <w:t>Cristhian</w:t>
      </w:r>
      <w:proofErr w:type="spellEnd"/>
      <w:r>
        <w:t xml:space="preserve"> para el plan de entrenamiento.</w:t>
      </w:r>
    </w:p>
  </w:comment>
  <w:comment w:id="105" w:author="Katherine" w:date="2012-08-29T00:27:00Z" w:initials="K">
    <w:p w14:paraId="01067987" w14:textId="35EC35F5" w:rsidR="00EF7FBB" w:rsidRDefault="00EF7FBB">
      <w:pPr>
        <w:pStyle w:val="Textocomentario"/>
      </w:pPr>
      <w:r>
        <w:rPr>
          <w:rStyle w:val="Refdecomentario"/>
        </w:rPr>
        <w:annotationRef/>
      </w:r>
      <w:r>
        <w:t>Referencias a que??</w:t>
      </w:r>
    </w:p>
  </w:comment>
  <w:comment w:id="111" w:author="Katherine" w:date="2012-08-29T00:28:00Z" w:initials="K">
    <w:p w14:paraId="41DEBBF7" w14:textId="0574999D" w:rsidR="00EF7FBB" w:rsidRDefault="00EF7FBB">
      <w:pPr>
        <w:pStyle w:val="Textocomentario"/>
      </w:pPr>
      <w:r>
        <w:rPr>
          <w:rStyle w:val="Refdecomentario"/>
        </w:rPr>
        <w:annotationRef/>
      </w:r>
      <w:r>
        <w:t xml:space="preserve">El que elige las actividades a realizar es el gerente, </w:t>
      </w:r>
      <w:proofErr w:type="spellStart"/>
      <w:r>
        <w:t>el</w:t>
      </w:r>
      <w:proofErr w:type="spellEnd"/>
      <w:r>
        <w:t xml:space="preserve"> es el que en el WBS las puso , y el las asigna semana por semana.</w:t>
      </w:r>
    </w:p>
  </w:comment>
  <w:comment w:id="112" w:author="Juan Pablo Rodriguez Montoya" w:date="2012-08-25T00:29:00Z" w:initials="JP">
    <w:p w14:paraId="76F00659" w14:textId="697C7A01" w:rsidR="00EF7FBB" w:rsidRDefault="00EF7FBB">
      <w:pPr>
        <w:pStyle w:val="Textocomentario"/>
      </w:pPr>
      <w:r>
        <w:rPr>
          <w:rStyle w:val="Refdecomentario"/>
        </w:rPr>
        <w:annotationRef/>
      </w:r>
      <w:r>
        <w:t>Glosario</w:t>
      </w:r>
    </w:p>
  </w:comment>
  <w:comment w:id="113" w:author="Juan Pablo Rodriguez Montoya" w:date="2012-08-25T00:29:00Z" w:initials="JP">
    <w:p w14:paraId="78580430" w14:textId="17912EC5" w:rsidR="00EF7FBB" w:rsidRDefault="00EF7FBB">
      <w:pPr>
        <w:pStyle w:val="Textocomentario"/>
      </w:pPr>
      <w:r>
        <w:rPr>
          <w:rStyle w:val="Refdecomentario"/>
        </w:rPr>
        <w:annotationRef/>
      </w:r>
      <w:r>
        <w:t>Referencia a reglamento canales de comunicación</w:t>
      </w:r>
    </w:p>
  </w:comment>
  <w:comment w:id="114" w:author="Katherine" w:date="2012-08-29T00:30:00Z" w:initials="K">
    <w:p w14:paraId="2E5CE04E" w14:textId="2E603BA1" w:rsidR="00EF7FBB" w:rsidRDefault="00EF7FBB">
      <w:pPr>
        <w:pStyle w:val="Textocomentario"/>
      </w:pPr>
      <w:r>
        <w:rPr>
          <w:rStyle w:val="Refdecomentario"/>
        </w:rPr>
        <w:annotationRef/>
      </w:r>
      <w:r>
        <w:t xml:space="preserve">Referencia carpeta de plantillas o al plan de </w:t>
      </w:r>
      <w:proofErr w:type="spellStart"/>
      <w:r>
        <w:t>documentacion</w:t>
      </w:r>
      <w:proofErr w:type="spellEnd"/>
    </w:p>
  </w:comment>
  <w:comment w:id="115" w:author="Juan Pablo Rodriguez Montoya" w:date="2012-08-25T00:29:00Z" w:initials="JP">
    <w:p w14:paraId="676156FF" w14:textId="4554F4B4" w:rsidR="00EF7FBB" w:rsidRDefault="00EF7FBB">
      <w:pPr>
        <w:pStyle w:val="Textocomentario"/>
      </w:pPr>
      <w:r>
        <w:rPr>
          <w:rStyle w:val="Refdecomentario"/>
        </w:rPr>
        <w:annotationRef/>
      </w:r>
      <w:r>
        <w:t>Glosario</w:t>
      </w:r>
    </w:p>
  </w:comment>
  <w:comment w:id="119" w:author="Alicia Beltran" w:date="2012-09-02T22:29:00Z" w:initials="AB">
    <w:p w14:paraId="7B90B832" w14:textId="77777777" w:rsidR="00E3544A" w:rsidRDefault="00E3544A" w:rsidP="00E3544A">
      <w:pPr>
        <w:pStyle w:val="Textocomentario"/>
      </w:pPr>
      <w:r>
        <w:rPr>
          <w:rStyle w:val="Refdecomentario"/>
        </w:rPr>
        <w:annotationRef/>
      </w:r>
      <w:proofErr w:type="spellStart"/>
      <w:r>
        <w:t>Iso</w:t>
      </w:r>
      <w:proofErr w:type="spellEnd"/>
      <w:r>
        <w:t xml:space="preserve"> 31000</w:t>
      </w:r>
    </w:p>
    <w:p w14:paraId="79F7577D" w14:textId="77777777" w:rsidR="00E3544A" w:rsidRDefault="00E3544A" w:rsidP="00E3544A">
      <w:pPr>
        <w:pStyle w:val="Textocomentario"/>
      </w:pPr>
      <w:r>
        <w:t>IEEE 31010</w:t>
      </w:r>
    </w:p>
    <w:p w14:paraId="20E45245" w14:textId="77777777" w:rsidR="00E3544A" w:rsidRDefault="00E3544A" w:rsidP="00E3544A">
      <w:pPr>
        <w:pStyle w:val="Textocomentario"/>
      </w:pPr>
    </w:p>
  </w:comment>
  <w:comment w:id="120" w:author="Alicia Beltran" w:date="2012-09-02T22:29:00Z" w:initials="AB">
    <w:p w14:paraId="7234DE48" w14:textId="77777777" w:rsidR="00E3544A" w:rsidRDefault="00E3544A" w:rsidP="00E3544A">
      <w:pPr>
        <w:pStyle w:val="Textocomentario"/>
      </w:pPr>
      <w:r>
        <w:rPr>
          <w:rStyle w:val="Refdecomentario"/>
        </w:rPr>
        <w:annotationRef/>
      </w:r>
      <w:r>
        <w:t>Plan de  riesgos del proyecto</w:t>
      </w:r>
    </w:p>
  </w:comment>
  <w:comment w:id="127" w:author="Zebaxtian" w:date="2012-08-30T21:39:00Z" w:initials="Z">
    <w:p w14:paraId="467B8B7A" w14:textId="77777777" w:rsidR="00EF7FBB" w:rsidRDefault="00EF7FBB" w:rsidP="003346F1">
      <w:pPr>
        <w:pStyle w:val="Textocomentario"/>
      </w:pPr>
      <w:r>
        <w:rPr>
          <w:rStyle w:val="Refdecomentario"/>
        </w:rPr>
        <w:annotationRef/>
      </w:r>
      <w:r>
        <w:t xml:space="preserve">Revisar si se utilizaran otros estándares, el archivo esta en </w:t>
      </w:r>
      <w:proofErr w:type="spellStart"/>
      <w:r>
        <w:t>dropbox</w:t>
      </w:r>
      <w:proofErr w:type="spellEnd"/>
      <w:r>
        <w:t xml:space="preserve"> para hacer las modificaciones y subirlo a </w:t>
      </w:r>
      <w:proofErr w:type="spellStart"/>
      <w:r>
        <w:t>Git</w:t>
      </w:r>
      <w:proofErr w:type="spellEnd"/>
      <w:r>
        <w:t xml:space="preserve">, si se cambian esta imagen y la de infraestructura toca cambiarlas en el </w:t>
      </w:r>
      <w:proofErr w:type="spellStart"/>
      <w:r>
        <w:t>gibhub</w:t>
      </w:r>
      <w:proofErr w:type="spellEnd"/>
      <w:r>
        <w:t xml:space="preserve"> porque están arriba</w:t>
      </w:r>
    </w:p>
  </w:comment>
  <w:comment w:id="128" w:author="Zebaxtian" w:date="2012-08-30T21:39:00Z" w:initials="Z">
    <w:p w14:paraId="0CA290D4" w14:textId="77777777" w:rsidR="00EF7FBB" w:rsidRDefault="00EF7FBB" w:rsidP="003346F1">
      <w:pPr>
        <w:pStyle w:val="Textocomentario"/>
      </w:pPr>
      <w:r>
        <w:rPr>
          <w:rStyle w:val="Refdecomentario"/>
        </w:rPr>
        <w:annotationRef/>
      </w:r>
      <w:r>
        <w:t>Referencias que vamos a manejar???</w:t>
      </w:r>
    </w:p>
  </w:comment>
  <w:comment w:id="129" w:author="Zebaxtian" w:date="2012-08-30T21:39:00Z" w:initials="Z">
    <w:p w14:paraId="539ACFC2" w14:textId="77777777" w:rsidR="00EF7FBB" w:rsidRDefault="00EF7FBB" w:rsidP="003346F1">
      <w:pPr>
        <w:pStyle w:val="Textocomentario"/>
      </w:pPr>
      <w:r>
        <w:rPr>
          <w:rStyle w:val="Refdecomentario"/>
        </w:rPr>
        <w:annotationRef/>
      </w:r>
      <w:r>
        <w:t>En anexos deberá aparecer las plantillas para esta referencia</w:t>
      </w:r>
    </w:p>
  </w:comment>
  <w:comment w:id="137" w:author="Alicia Beltran" w:date="2012-08-30T21:44:00Z" w:initials="AB">
    <w:p w14:paraId="4818CE16" w14:textId="77777777" w:rsidR="00EF7FBB" w:rsidRDefault="00EF7FBB" w:rsidP="0004205C">
      <w:pPr>
        <w:pStyle w:val="Textocomentario"/>
      </w:pPr>
      <w:r>
        <w:rPr>
          <w:rStyle w:val="Refdecomentario"/>
        </w:rPr>
        <w:annotationRef/>
      </w:r>
      <w:proofErr w:type="spellStart"/>
      <w:r>
        <w:t>lonk</w:t>
      </w:r>
      <w:proofErr w:type="spellEnd"/>
      <w:r>
        <w:t xml:space="preserve"> </w:t>
      </w:r>
      <w:proofErr w:type="spellStart"/>
      <w:r>
        <w:t>alplan</w:t>
      </w:r>
      <w:proofErr w:type="spellEnd"/>
      <w:r>
        <w:t xml:space="preserve"> de verificación  y  validación</w:t>
      </w:r>
    </w:p>
    <w:p w14:paraId="7AA702B9" w14:textId="77777777" w:rsidR="00EF7FBB" w:rsidRDefault="00EF7FBB" w:rsidP="0004205C">
      <w:pPr>
        <w:pStyle w:val="Textocomentario"/>
      </w:pPr>
    </w:p>
  </w:comment>
  <w:comment w:id="138" w:author="Alicia Beltran" w:date="2012-08-30T21:44:00Z" w:initials="AB">
    <w:p w14:paraId="74206026" w14:textId="77777777" w:rsidR="00EF7FBB" w:rsidRDefault="00EF7FBB" w:rsidP="0004205C">
      <w:pPr>
        <w:pStyle w:val="Textocomentario"/>
      </w:pPr>
      <w:r>
        <w:rPr>
          <w:rStyle w:val="Refdecomentario"/>
        </w:rPr>
        <w:annotationRef/>
      </w:r>
      <w:proofErr w:type="spellStart"/>
      <w:r>
        <w:t>nrcesito</w:t>
      </w:r>
      <w:proofErr w:type="spellEnd"/>
      <w:r>
        <w:t xml:space="preserve">  link a ese plan de </w:t>
      </w:r>
      <w:proofErr w:type="spellStart"/>
      <w:r>
        <w:t>aseg</w:t>
      </w:r>
      <w:proofErr w:type="spellEnd"/>
      <w:r>
        <w:t xml:space="preserve"> de la calidad</w:t>
      </w:r>
    </w:p>
  </w:comment>
  <w:comment w:id="139" w:author="Alicia Beltran" w:date="2012-08-30T21:44:00Z" w:initials="AB">
    <w:p w14:paraId="19159635" w14:textId="77777777" w:rsidR="00EF7FBB" w:rsidRDefault="00EF7FBB" w:rsidP="0004205C">
      <w:pPr>
        <w:pStyle w:val="Textocomentario"/>
      </w:pPr>
      <w:r>
        <w:rPr>
          <w:rStyle w:val="Refdecomentario"/>
        </w:rPr>
        <w:annotationRef/>
      </w:r>
      <w:r>
        <w:t>link a ese plan</w:t>
      </w:r>
    </w:p>
  </w:comment>
  <w:comment w:id="140" w:author="Alicia Beltran" w:date="2012-08-30T21:44:00Z" w:initials="AB">
    <w:p w14:paraId="6C30213B" w14:textId="77777777" w:rsidR="00EF7FBB" w:rsidRDefault="00EF7FBB" w:rsidP="0004205C">
      <w:pPr>
        <w:pStyle w:val="Textocomentario"/>
      </w:pPr>
      <w:r>
        <w:rPr>
          <w:rStyle w:val="Refdecomentario"/>
        </w:rPr>
        <w:annotationRef/>
      </w:r>
      <w:r>
        <w:t xml:space="preserve">link a ese </w:t>
      </w:r>
      <w:proofErr w:type="spellStart"/>
      <w:r>
        <w:t>plna</w:t>
      </w:r>
      <w:proofErr w:type="spellEnd"/>
    </w:p>
  </w:comment>
  <w:comment w:id="142" w:author="Katherine" w:date="2012-09-02T18:48:00Z" w:initials="K">
    <w:p w14:paraId="09BB180A" w14:textId="65252D75" w:rsidR="00F95C7D" w:rsidRDefault="00F95C7D">
      <w:pPr>
        <w:pStyle w:val="Textocomentario"/>
      </w:pPr>
      <w:r>
        <w:rPr>
          <w:rStyle w:val="Refdecomentario"/>
        </w:rPr>
        <w:annotationRef/>
      </w:r>
      <w:r>
        <w:t>Revisar</w:t>
      </w:r>
    </w:p>
  </w:comment>
  <w:comment w:id="143" w:author="Alicia Beltran" w:date="2012-09-02T18:45:00Z" w:initials="AB">
    <w:p w14:paraId="13B6E37B" w14:textId="77777777" w:rsidR="00F95C7D" w:rsidRDefault="00F95C7D" w:rsidP="00F95C7D">
      <w:pPr>
        <w:pStyle w:val="Textocomentario"/>
      </w:pPr>
      <w:r>
        <w:rPr>
          <w:rStyle w:val="Refdecomentario"/>
        </w:rPr>
        <w:annotationRef/>
      </w:r>
      <w:proofErr w:type="spellStart"/>
      <w:r>
        <w:t>Sec</w:t>
      </w:r>
      <w:proofErr w:type="spellEnd"/>
      <w:r>
        <w:t xml:space="preserve"> 8.6</w:t>
      </w:r>
    </w:p>
  </w:comment>
  <w:comment w:id="144" w:author="Alicia Beltran" w:date="2012-09-02T18:45:00Z" w:initials="AB">
    <w:p w14:paraId="6A41939D" w14:textId="77777777" w:rsidR="00F95C7D" w:rsidRDefault="00F95C7D" w:rsidP="00F95C7D">
      <w:pPr>
        <w:pStyle w:val="Textocomentario"/>
      </w:pPr>
      <w:r>
        <w:rPr>
          <w:rStyle w:val="Refdecomentario"/>
        </w:rPr>
        <w:annotationRef/>
      </w:r>
      <w:r>
        <w:t>Link al  plan  de dcc</w:t>
      </w:r>
    </w:p>
  </w:comment>
  <w:comment w:id="145" w:author="Katherine" w:date="2012-09-02T18:47:00Z" w:initials="K">
    <w:p w14:paraId="61FA00F7" w14:textId="5E15E9E6" w:rsidR="00F95C7D" w:rsidRDefault="00F95C7D">
      <w:pPr>
        <w:pStyle w:val="Textocomentario"/>
      </w:pPr>
      <w:r>
        <w:rPr>
          <w:rStyle w:val="Refdecomentario"/>
        </w:rPr>
        <w:annotationRef/>
      </w:r>
      <w:r>
        <w:t xml:space="preserve">Toca cambiarlo por un diagrama </w:t>
      </w:r>
      <w:proofErr w:type="spellStart"/>
      <w:r>
        <w:t>bmp</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9E194F" w14:textId="77777777" w:rsidR="00B42C2A" w:rsidRDefault="00B42C2A" w:rsidP="00F31C00">
      <w:pPr>
        <w:spacing w:after="0" w:line="240" w:lineRule="auto"/>
      </w:pPr>
      <w:r>
        <w:separator/>
      </w:r>
    </w:p>
  </w:endnote>
  <w:endnote w:type="continuationSeparator" w:id="0">
    <w:p w14:paraId="4726A3F2" w14:textId="77777777" w:rsidR="00B42C2A" w:rsidRDefault="00B42C2A" w:rsidP="00F31C00">
      <w:pPr>
        <w:spacing w:after="0" w:line="240" w:lineRule="auto"/>
      </w:pPr>
      <w:r>
        <w:continuationSeparator/>
      </w:r>
    </w:p>
  </w:endnote>
  <w:endnote w:type="continuationNotice" w:id="1">
    <w:p w14:paraId="46558949" w14:textId="77777777" w:rsidR="00B42C2A" w:rsidRDefault="00B42C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0F6A55" w14:textId="7D25F1CE" w:rsidR="00EF7FBB" w:rsidRPr="00595763" w:rsidRDefault="00B42C2A" w:rsidP="00595763">
    <w:pPr>
      <w:pStyle w:val="Piedepgina"/>
      <w:rPr>
        <w:lang w:val="en-US"/>
      </w:rPr>
    </w:pPr>
    <w:sdt>
      <w:sdtPr>
        <w:rPr>
          <w:b/>
          <w:i/>
          <w:lang w:val="en-US"/>
        </w:rPr>
        <w:alias w:val="Company"/>
        <w:tag w:val=""/>
        <w:id w:val="1850374069"/>
        <w:dataBinding w:prefixMappings="xmlns:ns0='http://schemas.openxmlformats.org/officeDocument/2006/extended-properties' " w:xpath="/ns0:Properties[1]/ns0:Company[1]" w:storeItemID="{6668398D-A668-4E3E-A5EB-62B293D839F1}"/>
        <w:text/>
      </w:sdtPr>
      <w:sdtEndPr/>
      <w:sdtContent>
        <w:r w:rsidR="00EF7FBB" w:rsidRPr="007D5D4D">
          <w:rPr>
            <w:b/>
            <w:i/>
            <w:lang w:val="en-US"/>
          </w:rPr>
          <w:t>Fifth Floor Corp.</w:t>
        </w:r>
      </w:sdtContent>
    </w:sdt>
    <w:r w:rsidR="00EF7FBB">
      <w:rPr>
        <w:b/>
        <w:i/>
        <w:lang w:val="en-US"/>
      </w:rPr>
      <w:t xml:space="preserve">  </w:t>
    </w:r>
    <w:r w:rsidR="00EF7FBB" w:rsidRPr="0077450E" w:rsidDel="00D3705E">
      <w:rPr>
        <w:b/>
        <w:i/>
        <w:lang w:val="en-US"/>
      </w:rPr>
      <w:t xml:space="preserve"> </w:t>
    </w:r>
    <w:sdt>
      <w:sdtPr>
        <w:rPr>
          <w:b/>
          <w:i/>
        </w:rPr>
        <w:alias w:val="Publish Date"/>
        <w:tag w:val=""/>
        <w:id w:val="-728146405"/>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EndPr/>
      <w:sdtContent>
        <w:r w:rsidR="00EF7FBB">
          <w:rPr>
            <w:b/>
            <w:i/>
            <w:lang w:val="en-US"/>
          </w:rPr>
          <w:t>9/11/2012</w:t>
        </w:r>
      </w:sdtContent>
    </w:sdt>
    <w:r w:rsidR="00EF7FBB" w:rsidRPr="0077450E" w:rsidDel="00D3705E">
      <w:rPr>
        <w:b/>
        <w:i/>
        <w:lang w:val="en-US"/>
      </w:rPr>
      <w:t xml:space="preserve"> </w:t>
    </w:r>
    <w:r w:rsidR="00EF7FBB" w:rsidRPr="0077450E">
      <w:rPr>
        <w:b/>
        <w:i/>
        <w:lang w:val="en-US"/>
      </w:rPr>
      <w:tab/>
    </w:r>
    <w:r w:rsidR="00EF7FBB" w:rsidRPr="0077450E">
      <w:rPr>
        <w:b/>
        <w:i/>
        <w:lang w:val="en-US"/>
      </w:rPr>
      <w:tab/>
    </w:r>
    <w:r w:rsidR="00EF7FBB" w:rsidRPr="0077450E">
      <w:rPr>
        <w:b/>
        <w:i/>
        <w:lang w:val="en-US"/>
      </w:rPr>
      <w:tab/>
    </w:r>
    <w:r w:rsidR="00EF7FBB" w:rsidRPr="0077450E">
      <w:rPr>
        <w:b/>
        <w:i/>
        <w:lang w:val="en-US"/>
      </w:rPr>
      <w:tab/>
    </w:r>
    <w:r w:rsidR="00EF7FBB" w:rsidRPr="0077450E">
      <w:rPr>
        <w:b/>
        <w:i/>
        <w:lang w:val="en-US"/>
      </w:rPr>
      <w:tab/>
      <w:t>SPMP</w:t>
    </w:r>
    <w:r w:rsidR="00EF7FBB" w:rsidRPr="0077450E">
      <w:rPr>
        <w:i/>
        <w:lang w:val="en-US"/>
      </w:rPr>
      <w:t xml:space="preserve"> </w:t>
    </w:r>
    <w:proofErr w:type="spellStart"/>
    <w:r w:rsidR="00EF7FBB" w:rsidRPr="0077450E">
      <w:rPr>
        <w:i/>
        <w:lang w:val="en-US"/>
      </w:rPr>
      <w:t>Pagina</w:t>
    </w:r>
    <w:proofErr w:type="spellEnd"/>
    <w:r w:rsidR="00EF7FBB" w:rsidRPr="0077450E">
      <w:rPr>
        <w:b/>
        <w:i/>
        <w:lang w:val="en-US"/>
      </w:rPr>
      <w:t xml:space="preserve"> [</w:t>
    </w:r>
    <w:r w:rsidR="00EF7FBB" w:rsidRPr="00566B5C">
      <w:rPr>
        <w:b/>
        <w:i/>
      </w:rPr>
      <w:fldChar w:fldCharType="begin"/>
    </w:r>
    <w:r w:rsidR="00EF7FBB" w:rsidRPr="0077450E">
      <w:rPr>
        <w:b/>
        <w:i/>
        <w:lang w:val="en-US"/>
      </w:rPr>
      <w:instrText xml:space="preserve"> PAGE   \* MERGEFORMAT </w:instrText>
    </w:r>
    <w:r w:rsidR="00EF7FBB" w:rsidRPr="00566B5C">
      <w:rPr>
        <w:b/>
        <w:i/>
      </w:rPr>
      <w:fldChar w:fldCharType="separate"/>
    </w:r>
    <w:r w:rsidR="00B45EE3">
      <w:rPr>
        <w:b/>
        <w:i/>
        <w:noProof/>
        <w:lang w:val="en-US"/>
      </w:rPr>
      <w:t>18</w:t>
    </w:r>
    <w:r w:rsidR="00EF7FBB" w:rsidRPr="00566B5C">
      <w:rPr>
        <w:b/>
        <w:i/>
        <w:noProof/>
      </w:rPr>
      <w:fldChar w:fldCharType="end"/>
    </w:r>
    <w:r w:rsidR="00EF7FBB" w:rsidRPr="0077450E">
      <w:rPr>
        <w:b/>
        <w:i/>
        <w:lang w:val="en-US"/>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DFB51" w14:textId="77777777" w:rsidR="00EF7FBB" w:rsidRPr="008830EB" w:rsidRDefault="00EF7FBB" w:rsidP="00D3705E">
    <w:pPr>
      <w:pStyle w:val="Piedepgina"/>
      <w:tabs>
        <w:tab w:val="center" w:pos="4135"/>
        <w:tab w:val="left" w:pos="5359"/>
      </w:tabs>
      <w:rPr>
        <w:lang w:val="en-US"/>
      </w:rPr>
    </w:pPr>
    <w:r w:rsidRPr="00D3705E">
      <w:rPr>
        <w:b/>
        <w:i/>
        <w:lang w:val="en-US"/>
      </w:rPr>
      <w:t>SPMP</w:t>
    </w:r>
    <w:r w:rsidRPr="008830EB">
      <w:rPr>
        <w:b/>
        <w:i/>
        <w:lang w:val="en-US"/>
      </w:rPr>
      <w:t xml:space="preserve"> </w:t>
    </w:r>
    <w:proofErr w:type="spellStart"/>
    <w:r w:rsidRPr="008830EB">
      <w:rPr>
        <w:i/>
        <w:lang w:val="en-US"/>
      </w:rPr>
      <w:t>Pagina</w:t>
    </w:r>
    <w:proofErr w:type="spellEnd"/>
    <w:r w:rsidRPr="00265D77">
      <w:rPr>
        <w:i/>
        <w:lang w:val="en-US"/>
      </w:rPr>
      <w:t xml:space="preserve"> </w:t>
    </w:r>
    <w:r w:rsidRPr="00D3705E">
      <w:rPr>
        <w:b/>
        <w:i/>
        <w:lang w:val="en-US"/>
      </w:rPr>
      <w:t>[</w:t>
    </w:r>
    <w:r w:rsidRPr="00566B5C">
      <w:rPr>
        <w:b/>
        <w:i/>
      </w:rPr>
      <w:fldChar w:fldCharType="begin"/>
    </w:r>
    <w:r w:rsidRPr="00D3705E">
      <w:rPr>
        <w:b/>
        <w:i/>
        <w:lang w:val="en-US"/>
      </w:rPr>
      <w:instrText xml:space="preserve"> PAGE   \* MERGEFORMAT </w:instrText>
    </w:r>
    <w:r w:rsidRPr="00566B5C">
      <w:rPr>
        <w:b/>
        <w:i/>
      </w:rPr>
      <w:fldChar w:fldCharType="separate"/>
    </w:r>
    <w:r w:rsidR="00B45EE3">
      <w:rPr>
        <w:b/>
        <w:i/>
        <w:noProof/>
        <w:lang w:val="en-US"/>
      </w:rPr>
      <w:t>19</w:t>
    </w:r>
    <w:r w:rsidRPr="00566B5C">
      <w:rPr>
        <w:b/>
        <w:i/>
        <w:noProof/>
      </w:rPr>
      <w:fldChar w:fldCharType="end"/>
    </w:r>
    <w:r w:rsidRPr="00D3705E">
      <w:rPr>
        <w:b/>
        <w:i/>
        <w:lang w:val="en-US"/>
      </w:rPr>
      <w:t>]</w:t>
    </w:r>
    <w:r w:rsidRPr="00D3705E">
      <w:rPr>
        <w:b/>
        <w:i/>
        <w:lang w:val="en-US"/>
      </w:rPr>
      <w:tab/>
    </w:r>
    <w:r w:rsidRPr="00D3705E">
      <w:rPr>
        <w:b/>
        <w:i/>
        <w:lang w:val="en-US"/>
      </w:rPr>
      <w:tab/>
    </w:r>
    <w:r w:rsidRPr="00D3705E">
      <w:rPr>
        <w:b/>
        <w:i/>
        <w:lang w:val="en-US"/>
      </w:rPr>
      <w:tab/>
      <w:t xml:space="preserve">   </w:t>
    </w:r>
    <w:r w:rsidRPr="00D3705E">
      <w:rPr>
        <w:b/>
        <w:i/>
        <w:lang w:val="en-US"/>
      </w:rPr>
      <w:tab/>
    </w:r>
    <w:sdt>
      <w:sdtPr>
        <w:rPr>
          <w:b/>
          <w:i/>
          <w:lang w:val="en-US"/>
        </w:rPr>
        <w:alias w:val="Company"/>
        <w:tag w:val=""/>
        <w:id w:val="-1782717534"/>
        <w:dataBinding w:prefixMappings="xmlns:ns0='http://schemas.openxmlformats.org/officeDocument/2006/extended-properties' " w:xpath="/ns0:Properties[1]/ns0:Company[1]" w:storeItemID="{6668398D-A668-4E3E-A5EB-62B293D839F1}"/>
        <w:text/>
      </w:sdtPr>
      <w:sdtEndPr/>
      <w:sdtContent>
        <w:r w:rsidRPr="007D5D4D">
          <w:rPr>
            <w:b/>
            <w:i/>
            <w:lang w:val="en-US"/>
          </w:rPr>
          <w:t>Fifth Floor Corp.</w:t>
        </w:r>
      </w:sdtContent>
    </w:sdt>
    <w:r w:rsidRPr="00D3705E">
      <w:rPr>
        <w:b/>
        <w:i/>
        <w:lang w:val="en-US"/>
      </w:rPr>
      <w:tab/>
    </w:r>
    <w:sdt>
      <w:sdtPr>
        <w:rPr>
          <w:b/>
          <w:i/>
        </w:rPr>
        <w:alias w:val="Publish Date"/>
        <w:tag w:val=""/>
        <w:id w:val="935558964"/>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EndPr/>
      <w:sdtContent>
        <w:r>
          <w:rPr>
            <w:b/>
            <w:i/>
            <w:lang w:val="en-US"/>
          </w:rPr>
          <w:t>9/11/2012</w:t>
        </w:r>
      </w:sdtContent>
    </w:sdt>
  </w:p>
  <w:p w14:paraId="6A517EE9" w14:textId="77777777" w:rsidR="00EF7FBB" w:rsidRPr="00595763" w:rsidRDefault="00EF7FB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E65F4E" w14:textId="77777777" w:rsidR="00B42C2A" w:rsidRDefault="00B42C2A" w:rsidP="00F31C00">
      <w:pPr>
        <w:spacing w:after="0" w:line="240" w:lineRule="auto"/>
      </w:pPr>
      <w:r>
        <w:separator/>
      </w:r>
    </w:p>
  </w:footnote>
  <w:footnote w:type="continuationSeparator" w:id="0">
    <w:p w14:paraId="023F3C70" w14:textId="77777777" w:rsidR="00B42C2A" w:rsidRDefault="00B42C2A" w:rsidP="00F31C00">
      <w:pPr>
        <w:spacing w:after="0" w:line="240" w:lineRule="auto"/>
      </w:pPr>
      <w:r>
        <w:continuationSeparator/>
      </w:r>
    </w:p>
  </w:footnote>
  <w:footnote w:type="continuationNotice" w:id="1">
    <w:p w14:paraId="0DB892B3" w14:textId="77777777" w:rsidR="00B42C2A" w:rsidRDefault="00B42C2A">
      <w:pPr>
        <w:spacing w:after="0" w:line="240" w:lineRule="auto"/>
      </w:pPr>
    </w:p>
  </w:footnote>
  <w:footnote w:id="2">
    <w:p w14:paraId="0D77B432" w14:textId="77777777" w:rsidR="00EF7FBB" w:rsidRPr="00B3049E" w:rsidRDefault="00EF7FBB" w:rsidP="0004205C">
      <w:pPr>
        <w:pStyle w:val="Textonotapie"/>
        <w:rPr>
          <w:lang w:val="es-ES"/>
        </w:rPr>
      </w:pPr>
      <w:r>
        <w:rPr>
          <w:rStyle w:val="Refdenotaalpie"/>
        </w:rPr>
        <w:footnoteRef/>
      </w:r>
      <w:r>
        <w:t xml:space="preserve"> </w:t>
      </w:r>
      <w:r w:rsidRPr="00B3049E">
        <w:rPr>
          <w:lang w:val="es-ES"/>
        </w:rPr>
        <w:t xml:space="preserve">Su principal objetivo es encontrar defectos en </w:t>
      </w:r>
      <w:proofErr w:type="gramStart"/>
      <w:r w:rsidRPr="00B3049E">
        <w:rPr>
          <w:lang w:val="es-ES"/>
        </w:rPr>
        <w:t>el  programa</w:t>
      </w:r>
      <w:proofErr w:type="gramEnd"/>
      <w:r w:rsidRPr="00B3049E">
        <w:rPr>
          <w:lang w:val="es-ES"/>
        </w:rPr>
        <w:t xml:space="preserve">, en lugar de </w:t>
      </w:r>
      <w:proofErr w:type="spellStart"/>
      <w:r w:rsidRPr="00B3049E">
        <w:rPr>
          <w:lang w:val="es-ES"/>
        </w:rPr>
        <w:t>considerer</w:t>
      </w:r>
      <w:proofErr w:type="spellEnd"/>
      <w:r w:rsidRPr="00B3049E">
        <w:rPr>
          <w:lang w:val="es-ES"/>
        </w:rPr>
        <w:t xml:space="preserve"> aspectos  mayores del diseño.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F1E03" w14:textId="77777777" w:rsidR="00EF7FBB" w:rsidRPr="00433CC3" w:rsidRDefault="00EF7FBB" w:rsidP="00993B32">
    <w:pPr>
      <w:pStyle w:val="Encabezado"/>
      <w:rPr>
        <w:b/>
      </w:rPr>
    </w:pPr>
    <w:r w:rsidRPr="00595763">
      <w:rPr>
        <w:b/>
        <w:noProof/>
        <w:lang w:val="es-CO" w:eastAsia="es-CO"/>
      </w:rPr>
      <w:drawing>
        <wp:anchor distT="0" distB="0" distL="114300" distR="114300" simplePos="0" relativeHeight="251657216" behindDoc="1" locked="0" layoutInCell="1" allowOverlap="1" wp14:anchorId="13AAB379" wp14:editId="0C838E59">
          <wp:simplePos x="0" y="0"/>
          <wp:positionH relativeFrom="column">
            <wp:posOffset>-918210</wp:posOffset>
          </wp:positionH>
          <wp:positionV relativeFrom="paragraph">
            <wp:posOffset>-120650</wp:posOffset>
          </wp:positionV>
          <wp:extent cx="847725" cy="741045"/>
          <wp:effectExtent l="0" t="0" r="9525" b="1905"/>
          <wp:wrapTight wrapText="bothSides">
            <wp:wrapPolygon edited="0">
              <wp:start x="12620" y="0"/>
              <wp:lineTo x="6796" y="1666"/>
              <wp:lineTo x="0" y="6663"/>
              <wp:lineTo x="0" y="12216"/>
              <wp:lineTo x="2427" y="18879"/>
              <wp:lineTo x="5339" y="21100"/>
              <wp:lineTo x="16989" y="21100"/>
              <wp:lineTo x="19416" y="18879"/>
              <wp:lineTo x="19901" y="13326"/>
              <wp:lineTo x="19416" y="9995"/>
              <wp:lineTo x="21357" y="2776"/>
              <wp:lineTo x="20872" y="0"/>
              <wp:lineTo x="12620"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14:sizeRelH relativeFrom="page">
            <wp14:pctWidth>0</wp14:pctWidth>
          </wp14:sizeRelH>
          <wp14:sizeRelV relativeFrom="page">
            <wp14:pctHeight>0</wp14:pctHeight>
          </wp14:sizeRelV>
        </wp:anchor>
      </w:drawing>
    </w:r>
    <w:r w:rsidRPr="00433CC3">
      <w:rPr>
        <w:b/>
      </w:rPr>
      <w:t>FIFTH FLOOR CORP</w:t>
    </w:r>
  </w:p>
  <w:p w14:paraId="154F0620" w14:textId="77777777" w:rsidR="00EF7FBB" w:rsidRPr="00433CC3" w:rsidRDefault="00EF7FBB" w:rsidP="00993B32">
    <w:pPr>
      <w:pStyle w:val="Encabezado"/>
      <w:rPr>
        <w:b/>
      </w:rPr>
    </w:pPr>
    <w:r w:rsidRPr="00433CC3">
      <w:rPr>
        <w:b/>
      </w:rPr>
      <w:t>SPMP</w:t>
    </w:r>
  </w:p>
  <w:p w14:paraId="598F8CD2" w14:textId="77777777" w:rsidR="00EF7FBB" w:rsidRDefault="00EF7FBB" w:rsidP="0059576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E72D10" w14:textId="74F52186" w:rsidR="00EF7FBB" w:rsidRDefault="00EF7FBB" w:rsidP="00082A52">
    <w:pPr>
      <w:pStyle w:val="Encabezado"/>
      <w:jc w:val="right"/>
      <w:rPr>
        <w:b/>
      </w:rPr>
    </w:pPr>
    <w:r w:rsidRPr="00595763">
      <w:rPr>
        <w:b/>
        <w:noProof/>
        <w:lang w:val="es-CO" w:eastAsia="es-CO"/>
      </w:rPr>
      <w:drawing>
        <wp:anchor distT="0" distB="0" distL="114300" distR="114300" simplePos="0" relativeHeight="251656192" behindDoc="1" locked="0" layoutInCell="1" allowOverlap="1" wp14:anchorId="5379B278" wp14:editId="20D4CAE2">
          <wp:simplePos x="0" y="0"/>
          <wp:positionH relativeFrom="column">
            <wp:posOffset>5608103</wp:posOffset>
          </wp:positionH>
          <wp:positionV relativeFrom="paragraph">
            <wp:posOffset>-1905</wp:posOffset>
          </wp:positionV>
          <wp:extent cx="847725" cy="741045"/>
          <wp:effectExtent l="0" t="0" r="9525" b="190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14:sizeRelH relativeFrom="page">
            <wp14:pctWidth>0</wp14:pctWidth>
          </wp14:sizeRelH>
          <wp14:sizeRelV relativeFrom="page">
            <wp14:pctHeight>0</wp14:pctHeight>
          </wp14:sizeRelV>
        </wp:anchor>
      </w:drawing>
    </w:r>
  </w:p>
  <w:p w14:paraId="3ED201D2" w14:textId="2C6C8703" w:rsidR="00EF7FBB" w:rsidRPr="00433CC3" w:rsidRDefault="00EF7FBB" w:rsidP="00082A52">
    <w:pPr>
      <w:pStyle w:val="Encabezado"/>
      <w:jc w:val="right"/>
      <w:rPr>
        <w:b/>
      </w:rPr>
    </w:pPr>
    <w:r w:rsidRPr="00433CC3">
      <w:rPr>
        <w:b/>
      </w:rPr>
      <w:t>FIFTH FLOOR CORP</w:t>
    </w:r>
  </w:p>
  <w:p w14:paraId="199CAA69" w14:textId="77777777" w:rsidR="00EF7FBB" w:rsidRPr="00433CC3" w:rsidRDefault="00EF7FBB" w:rsidP="00082A52">
    <w:pPr>
      <w:pStyle w:val="Encabezado"/>
      <w:jc w:val="right"/>
      <w:rPr>
        <w:b/>
      </w:rPr>
    </w:pPr>
    <w:r w:rsidRPr="00433CC3">
      <w:rPr>
        <w:b/>
      </w:rPr>
      <w:t>SPMP</w:t>
    </w:r>
  </w:p>
  <w:p w14:paraId="737822C0" w14:textId="20F95FA6" w:rsidR="00EF7FBB" w:rsidRDefault="00EF7FBB" w:rsidP="00B87FCF">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A476A"/>
    <w:multiLevelType w:val="hybridMultilevel"/>
    <w:tmpl w:val="C9880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nsid w:val="120929FB"/>
    <w:multiLevelType w:val="hybridMultilevel"/>
    <w:tmpl w:val="31CCC3D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nsid w:val="12FC78D7"/>
    <w:multiLevelType w:val="hybridMultilevel"/>
    <w:tmpl w:val="502AE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FD1769"/>
    <w:multiLevelType w:val="hybridMultilevel"/>
    <w:tmpl w:val="85883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9E4F65"/>
    <w:multiLevelType w:val="hybridMultilevel"/>
    <w:tmpl w:val="4C8E4AC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nsid w:val="1563314E"/>
    <w:multiLevelType w:val="hybridMultilevel"/>
    <w:tmpl w:val="6D329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nsid w:val="1DB42A55"/>
    <w:multiLevelType w:val="hybridMultilevel"/>
    <w:tmpl w:val="4FEA2F9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3AE0A62"/>
    <w:multiLevelType w:val="hybridMultilevel"/>
    <w:tmpl w:val="357A08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25555B14"/>
    <w:multiLevelType w:val="hybridMultilevel"/>
    <w:tmpl w:val="C6E4C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9">
    <w:nsid w:val="26D329A8"/>
    <w:multiLevelType w:val="hybridMultilevel"/>
    <w:tmpl w:val="267E094E"/>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2C5D191F"/>
    <w:multiLevelType w:val="hybridMultilevel"/>
    <w:tmpl w:val="D534C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C916037"/>
    <w:multiLevelType w:val="hybridMultilevel"/>
    <w:tmpl w:val="6FBC18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E566388"/>
    <w:multiLevelType w:val="hybridMultilevel"/>
    <w:tmpl w:val="555E6066"/>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3">
    <w:nsid w:val="2E937E3D"/>
    <w:multiLevelType w:val="hybridMultilevel"/>
    <w:tmpl w:val="108AE8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4">
    <w:nsid w:val="3696537F"/>
    <w:multiLevelType w:val="hybridMultilevel"/>
    <w:tmpl w:val="084487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9647CFC"/>
    <w:multiLevelType w:val="hybridMultilevel"/>
    <w:tmpl w:val="38208FA0"/>
    <w:lvl w:ilvl="0" w:tplc="0C0A000F">
      <w:start w:val="1"/>
      <w:numFmt w:val="decimal"/>
      <w:lvlText w:val="%1."/>
      <w:lvlJc w:val="left"/>
      <w:pPr>
        <w:ind w:left="775" w:hanging="360"/>
      </w:pPr>
    </w:lvl>
    <w:lvl w:ilvl="1" w:tplc="0C0A0019" w:tentative="1">
      <w:start w:val="1"/>
      <w:numFmt w:val="lowerLetter"/>
      <w:lvlText w:val="%2."/>
      <w:lvlJc w:val="left"/>
      <w:pPr>
        <w:ind w:left="1495" w:hanging="360"/>
      </w:pPr>
    </w:lvl>
    <w:lvl w:ilvl="2" w:tplc="0C0A001B" w:tentative="1">
      <w:start w:val="1"/>
      <w:numFmt w:val="lowerRoman"/>
      <w:lvlText w:val="%3."/>
      <w:lvlJc w:val="right"/>
      <w:pPr>
        <w:ind w:left="2215" w:hanging="180"/>
      </w:pPr>
    </w:lvl>
    <w:lvl w:ilvl="3" w:tplc="0C0A000F" w:tentative="1">
      <w:start w:val="1"/>
      <w:numFmt w:val="decimal"/>
      <w:lvlText w:val="%4."/>
      <w:lvlJc w:val="left"/>
      <w:pPr>
        <w:ind w:left="2935" w:hanging="360"/>
      </w:pPr>
    </w:lvl>
    <w:lvl w:ilvl="4" w:tplc="0C0A0019" w:tentative="1">
      <w:start w:val="1"/>
      <w:numFmt w:val="lowerLetter"/>
      <w:lvlText w:val="%5."/>
      <w:lvlJc w:val="left"/>
      <w:pPr>
        <w:ind w:left="3655" w:hanging="360"/>
      </w:pPr>
    </w:lvl>
    <w:lvl w:ilvl="5" w:tplc="0C0A001B" w:tentative="1">
      <w:start w:val="1"/>
      <w:numFmt w:val="lowerRoman"/>
      <w:lvlText w:val="%6."/>
      <w:lvlJc w:val="right"/>
      <w:pPr>
        <w:ind w:left="4375" w:hanging="180"/>
      </w:pPr>
    </w:lvl>
    <w:lvl w:ilvl="6" w:tplc="0C0A000F" w:tentative="1">
      <w:start w:val="1"/>
      <w:numFmt w:val="decimal"/>
      <w:lvlText w:val="%7."/>
      <w:lvlJc w:val="left"/>
      <w:pPr>
        <w:ind w:left="5095" w:hanging="360"/>
      </w:pPr>
    </w:lvl>
    <w:lvl w:ilvl="7" w:tplc="0C0A0019" w:tentative="1">
      <w:start w:val="1"/>
      <w:numFmt w:val="lowerLetter"/>
      <w:lvlText w:val="%8."/>
      <w:lvlJc w:val="left"/>
      <w:pPr>
        <w:ind w:left="5815" w:hanging="360"/>
      </w:pPr>
    </w:lvl>
    <w:lvl w:ilvl="8" w:tplc="0C0A001B" w:tentative="1">
      <w:start w:val="1"/>
      <w:numFmt w:val="lowerRoman"/>
      <w:lvlText w:val="%9."/>
      <w:lvlJc w:val="right"/>
      <w:pPr>
        <w:ind w:left="6535" w:hanging="180"/>
      </w:pPr>
    </w:lvl>
  </w:abstractNum>
  <w:abstractNum w:abstractNumId="16">
    <w:nsid w:val="39B04D3D"/>
    <w:multiLevelType w:val="hybridMultilevel"/>
    <w:tmpl w:val="D95657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3FF01200"/>
    <w:multiLevelType w:val="hybridMultilevel"/>
    <w:tmpl w:val="6956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7E6A5D"/>
    <w:multiLevelType w:val="hybridMultilevel"/>
    <w:tmpl w:val="5C627E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0A415F2"/>
    <w:multiLevelType w:val="hybridMultilevel"/>
    <w:tmpl w:val="12BA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EF3ACB"/>
    <w:multiLevelType w:val="hybridMultilevel"/>
    <w:tmpl w:val="772C600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1">
    <w:nsid w:val="48691689"/>
    <w:multiLevelType w:val="hybridMultilevel"/>
    <w:tmpl w:val="917A9E18"/>
    <w:lvl w:ilvl="0" w:tplc="0C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E8F769B"/>
    <w:multiLevelType w:val="hybridMultilevel"/>
    <w:tmpl w:val="DB2A7DF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266501A"/>
    <w:multiLevelType w:val="hybridMultilevel"/>
    <w:tmpl w:val="816E00B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52706C7E"/>
    <w:multiLevelType w:val="hybridMultilevel"/>
    <w:tmpl w:val="B6D4915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29F6CCE"/>
    <w:multiLevelType w:val="hybridMultilevel"/>
    <w:tmpl w:val="CAF0E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7">
    <w:nsid w:val="530E0A2E"/>
    <w:multiLevelType w:val="hybridMultilevel"/>
    <w:tmpl w:val="59CEA062"/>
    <w:lvl w:ilvl="0" w:tplc="88F491CA">
      <w:start w:val="1"/>
      <w:numFmt w:val="decimal"/>
      <w:lvlText w:val="%1."/>
      <w:lvlJc w:val="left"/>
      <w:pPr>
        <w:ind w:left="1065" w:hanging="360"/>
      </w:p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28">
    <w:nsid w:val="535072D2"/>
    <w:multiLevelType w:val="hybridMultilevel"/>
    <w:tmpl w:val="428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8C29B7"/>
    <w:multiLevelType w:val="hybridMultilevel"/>
    <w:tmpl w:val="08A8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843222"/>
    <w:multiLevelType w:val="hybridMultilevel"/>
    <w:tmpl w:val="6038BE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EC61511"/>
    <w:multiLevelType w:val="hybridMultilevel"/>
    <w:tmpl w:val="AD2AB4B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2564044"/>
    <w:multiLevelType w:val="hybridMultilevel"/>
    <w:tmpl w:val="712E6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3">
    <w:nsid w:val="62AE7955"/>
    <w:multiLevelType w:val="hybridMultilevel"/>
    <w:tmpl w:val="5706F4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32B340B"/>
    <w:multiLevelType w:val="hybridMultilevel"/>
    <w:tmpl w:val="7754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E16ED4"/>
    <w:multiLevelType w:val="hybridMultilevel"/>
    <w:tmpl w:val="00E2530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nsid w:val="64C10B05"/>
    <w:multiLevelType w:val="hybridMultilevel"/>
    <w:tmpl w:val="C39E34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ACD16D8"/>
    <w:multiLevelType w:val="hybridMultilevel"/>
    <w:tmpl w:val="060094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739F5EF5"/>
    <w:multiLevelType w:val="hybridMultilevel"/>
    <w:tmpl w:val="516AC056"/>
    <w:lvl w:ilvl="0" w:tplc="0C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4AB1BAC"/>
    <w:multiLevelType w:val="hybridMultilevel"/>
    <w:tmpl w:val="BB26235C"/>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0">
    <w:nsid w:val="74CA2F54"/>
    <w:multiLevelType w:val="multilevel"/>
    <w:tmpl w:val="1830420C"/>
    <w:lvl w:ilvl="0">
      <w:start w:val="1"/>
      <w:numFmt w:val="decimal"/>
      <w:lvlText w:val="%1."/>
      <w:lvlJc w:val="left"/>
      <w:pPr>
        <w:ind w:left="1212" w:hanging="360"/>
      </w:pPr>
    </w:lvl>
    <w:lvl w:ilvl="1">
      <w:start w:val="1"/>
      <w:numFmt w:val="decimal"/>
      <w:isLgl/>
      <w:lvlText w:val="%1.%2."/>
      <w:lvlJc w:val="left"/>
      <w:pPr>
        <w:ind w:left="1572" w:hanging="720"/>
      </w:pPr>
      <w:rPr>
        <w:rFonts w:hint="default"/>
      </w:rPr>
    </w:lvl>
    <w:lvl w:ilvl="2">
      <w:start w:val="3"/>
      <w:numFmt w:val="decimal"/>
      <w:isLgl/>
      <w:lvlText w:val="%1.%2.%3."/>
      <w:lvlJc w:val="left"/>
      <w:pPr>
        <w:ind w:left="1572"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012" w:hanging="2160"/>
      </w:pPr>
      <w:rPr>
        <w:rFonts w:hint="default"/>
      </w:rPr>
    </w:lvl>
  </w:abstractNum>
  <w:abstractNum w:abstractNumId="41">
    <w:nsid w:val="75092358"/>
    <w:multiLevelType w:val="hybridMultilevel"/>
    <w:tmpl w:val="321A776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58E1730"/>
    <w:multiLevelType w:val="hybridMultilevel"/>
    <w:tmpl w:val="891687F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3">
    <w:nsid w:val="75C54BD4"/>
    <w:multiLevelType w:val="hybridMultilevel"/>
    <w:tmpl w:val="EE386A8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4">
    <w:nsid w:val="79981900"/>
    <w:multiLevelType w:val="hybridMultilevel"/>
    <w:tmpl w:val="8C983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15495D"/>
    <w:multiLevelType w:val="hybridMultilevel"/>
    <w:tmpl w:val="5462973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7E6F434B"/>
    <w:multiLevelType w:val="hybridMultilevel"/>
    <w:tmpl w:val="BE52F8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6"/>
  </w:num>
  <w:num w:numId="2">
    <w:abstractNumId w:val="29"/>
  </w:num>
  <w:num w:numId="3">
    <w:abstractNumId w:val="2"/>
  </w:num>
  <w:num w:numId="4">
    <w:abstractNumId w:val="17"/>
  </w:num>
  <w:num w:numId="5">
    <w:abstractNumId w:val="34"/>
  </w:num>
  <w:num w:numId="6">
    <w:abstractNumId w:val="28"/>
  </w:num>
  <w:num w:numId="7">
    <w:abstractNumId w:val="16"/>
  </w:num>
  <w:num w:numId="8">
    <w:abstractNumId w:val="25"/>
  </w:num>
  <w:num w:numId="9">
    <w:abstractNumId w:val="30"/>
  </w:num>
  <w:num w:numId="10">
    <w:abstractNumId w:val="42"/>
  </w:num>
  <w:num w:numId="11">
    <w:abstractNumId w:val="12"/>
  </w:num>
  <w:num w:numId="12">
    <w:abstractNumId w:val="40"/>
  </w:num>
  <w:num w:numId="13">
    <w:abstractNumId w:val="7"/>
  </w:num>
  <w:num w:numId="14">
    <w:abstractNumId w:val="9"/>
  </w:num>
  <w:num w:numId="15">
    <w:abstractNumId w:val="20"/>
  </w:num>
  <w:num w:numId="16">
    <w:abstractNumId w:val="37"/>
  </w:num>
  <w:num w:numId="17">
    <w:abstractNumId w:val="24"/>
  </w:num>
  <w:num w:numId="18">
    <w:abstractNumId w:val="6"/>
  </w:num>
  <w:num w:numId="19">
    <w:abstractNumId w:val="22"/>
  </w:num>
  <w:num w:numId="20">
    <w:abstractNumId w:val="33"/>
  </w:num>
  <w:num w:numId="21">
    <w:abstractNumId w:val="23"/>
  </w:num>
  <w:num w:numId="22">
    <w:abstractNumId w:val="31"/>
  </w:num>
  <w:num w:numId="23">
    <w:abstractNumId w:val="41"/>
  </w:num>
  <w:num w:numId="24">
    <w:abstractNumId w:val="1"/>
  </w:num>
  <w:num w:numId="25">
    <w:abstractNumId w:val="43"/>
  </w:num>
  <w:num w:numId="26">
    <w:abstractNumId w:val="15"/>
  </w:num>
  <w:num w:numId="27">
    <w:abstractNumId w:val="39"/>
  </w:num>
  <w:num w:numId="28">
    <w:abstractNumId w:val="10"/>
  </w:num>
  <w:num w:numId="29">
    <w:abstractNumId w:val="45"/>
  </w:num>
  <w:num w:numId="30">
    <w:abstractNumId w:val="11"/>
  </w:num>
  <w:num w:numId="31">
    <w:abstractNumId w:val="4"/>
  </w:num>
  <w:num w:numId="32">
    <w:abstractNumId w:val="46"/>
  </w:num>
  <w:num w:numId="33">
    <w:abstractNumId w:val="14"/>
  </w:num>
  <w:num w:numId="34">
    <w:abstractNumId w:val="26"/>
  </w:num>
  <w:num w:numId="35">
    <w:abstractNumId w:val="3"/>
  </w:num>
  <w:num w:numId="36">
    <w:abstractNumId w:val="18"/>
  </w:num>
  <w:num w:numId="37">
    <w:abstractNumId w:val="38"/>
  </w:num>
  <w:num w:numId="38">
    <w:abstractNumId w:val="21"/>
  </w:num>
  <w:num w:numId="39">
    <w:abstractNumId w:val="35"/>
  </w:num>
  <w:num w:numId="40">
    <w:abstractNumId w:val="44"/>
  </w:num>
  <w:num w:numId="41">
    <w:abstractNumId w:val="19"/>
  </w:num>
  <w:num w:numId="42">
    <w:abstractNumId w:val="18"/>
  </w:num>
  <w:num w:numId="43">
    <w:abstractNumId w:val="32"/>
  </w:num>
  <w:num w:numId="44">
    <w:abstractNumId w:val="5"/>
  </w:num>
  <w:num w:numId="45">
    <w:abstractNumId w:val="8"/>
  </w:num>
  <w:num w:numId="46">
    <w:abstractNumId w:val="0"/>
  </w:num>
  <w:num w:numId="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s-ES" w:vendorID="64" w:dllVersion="131078" w:nlCheck="1" w:checkStyle="0"/>
  <w:activeWritingStyle w:appName="MSWord" w:lang="en-US" w:vendorID="64" w:dllVersion="131078" w:nlCheck="1" w:checkStyle="1"/>
  <w:activeWritingStyle w:appName="MSWord" w:lang="es-CO" w:vendorID="64" w:dllVersion="131078" w:nlCheck="1" w:checkStyle="1"/>
  <w:activeWritingStyle w:appName="MSWord" w:lang="es-ES_tradnl" w:vendorID="64" w:dllVersion="131078" w:nlCheck="1" w:checkStyle="1"/>
  <w:proofState w:spelling="clean" w:grammar="clean"/>
  <w:defaultTabStop w:val="708"/>
  <w:hyphenationZone w:val="425"/>
  <w:evenAndOddHeaders/>
  <w:characterSpacingControl w:val="doNotCompress"/>
  <w:hdrShapeDefaults>
    <o:shapedefaults v:ext="edit" spidmax="2049" style="mso-position-horizontal-relative:margin;mso-position-vertical-relative:margin" o:allowincell="f"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45F"/>
    <w:rsid w:val="0000087E"/>
    <w:rsid w:val="000015CC"/>
    <w:rsid w:val="00006E8E"/>
    <w:rsid w:val="00012760"/>
    <w:rsid w:val="00014AF3"/>
    <w:rsid w:val="00021D3D"/>
    <w:rsid w:val="00023EBC"/>
    <w:rsid w:val="00037089"/>
    <w:rsid w:val="0004205C"/>
    <w:rsid w:val="000453FA"/>
    <w:rsid w:val="00053705"/>
    <w:rsid w:val="00053B29"/>
    <w:rsid w:val="00053FDD"/>
    <w:rsid w:val="000618AF"/>
    <w:rsid w:val="00063757"/>
    <w:rsid w:val="000676F2"/>
    <w:rsid w:val="00071C09"/>
    <w:rsid w:val="00074DE9"/>
    <w:rsid w:val="00082A52"/>
    <w:rsid w:val="00090A63"/>
    <w:rsid w:val="000A690C"/>
    <w:rsid w:val="000B1A99"/>
    <w:rsid w:val="000B29C3"/>
    <w:rsid w:val="000B65F2"/>
    <w:rsid w:val="000C28A4"/>
    <w:rsid w:val="000C6FCE"/>
    <w:rsid w:val="000D5F78"/>
    <w:rsid w:val="000E1D77"/>
    <w:rsid w:val="000E4ECF"/>
    <w:rsid w:val="000E5301"/>
    <w:rsid w:val="000F128A"/>
    <w:rsid w:val="000F2B5B"/>
    <w:rsid w:val="000F31DA"/>
    <w:rsid w:val="000F40D8"/>
    <w:rsid w:val="00110A1A"/>
    <w:rsid w:val="001138FD"/>
    <w:rsid w:val="001147BE"/>
    <w:rsid w:val="00127A7A"/>
    <w:rsid w:val="00134599"/>
    <w:rsid w:val="0013610A"/>
    <w:rsid w:val="00136A40"/>
    <w:rsid w:val="00151ACA"/>
    <w:rsid w:val="00153DF8"/>
    <w:rsid w:val="00156118"/>
    <w:rsid w:val="00161C45"/>
    <w:rsid w:val="00165D9B"/>
    <w:rsid w:val="001807D7"/>
    <w:rsid w:val="00185505"/>
    <w:rsid w:val="00195582"/>
    <w:rsid w:val="00196670"/>
    <w:rsid w:val="001A07D6"/>
    <w:rsid w:val="001A129D"/>
    <w:rsid w:val="001B0012"/>
    <w:rsid w:val="001B342C"/>
    <w:rsid w:val="001B3D86"/>
    <w:rsid w:val="001D0D11"/>
    <w:rsid w:val="001D238D"/>
    <w:rsid w:val="001D2DDB"/>
    <w:rsid w:val="001D434A"/>
    <w:rsid w:val="001D43A7"/>
    <w:rsid w:val="001D4AFB"/>
    <w:rsid w:val="001E3740"/>
    <w:rsid w:val="001E5C03"/>
    <w:rsid w:val="001F0D11"/>
    <w:rsid w:val="001F430B"/>
    <w:rsid w:val="001F52C6"/>
    <w:rsid w:val="002005C1"/>
    <w:rsid w:val="0020671D"/>
    <w:rsid w:val="00215A9C"/>
    <w:rsid w:val="002467DC"/>
    <w:rsid w:val="002610DF"/>
    <w:rsid w:val="00261C8C"/>
    <w:rsid w:val="00263F5C"/>
    <w:rsid w:val="00265D77"/>
    <w:rsid w:val="002717D4"/>
    <w:rsid w:val="0027302C"/>
    <w:rsid w:val="00275D62"/>
    <w:rsid w:val="00277440"/>
    <w:rsid w:val="00280E74"/>
    <w:rsid w:val="00281C61"/>
    <w:rsid w:val="00283B8A"/>
    <w:rsid w:val="002847FD"/>
    <w:rsid w:val="0028556F"/>
    <w:rsid w:val="00290F85"/>
    <w:rsid w:val="00293EF3"/>
    <w:rsid w:val="00296764"/>
    <w:rsid w:val="0029695F"/>
    <w:rsid w:val="002A1841"/>
    <w:rsid w:val="002A2173"/>
    <w:rsid w:val="002A752D"/>
    <w:rsid w:val="002B3388"/>
    <w:rsid w:val="002B7167"/>
    <w:rsid w:val="002B764A"/>
    <w:rsid w:val="002C1BC6"/>
    <w:rsid w:val="002C2033"/>
    <w:rsid w:val="002C62DE"/>
    <w:rsid w:val="002D538C"/>
    <w:rsid w:val="002D5D9A"/>
    <w:rsid w:val="002D70A3"/>
    <w:rsid w:val="002E259F"/>
    <w:rsid w:val="002E3131"/>
    <w:rsid w:val="002E4882"/>
    <w:rsid w:val="002E6599"/>
    <w:rsid w:val="002F5271"/>
    <w:rsid w:val="003011D6"/>
    <w:rsid w:val="0030124A"/>
    <w:rsid w:val="00301D18"/>
    <w:rsid w:val="003040E2"/>
    <w:rsid w:val="003176C0"/>
    <w:rsid w:val="00317FDB"/>
    <w:rsid w:val="003346F1"/>
    <w:rsid w:val="00335CB4"/>
    <w:rsid w:val="00354894"/>
    <w:rsid w:val="003612B4"/>
    <w:rsid w:val="00382B18"/>
    <w:rsid w:val="00385ECE"/>
    <w:rsid w:val="00386565"/>
    <w:rsid w:val="003905C0"/>
    <w:rsid w:val="003939D0"/>
    <w:rsid w:val="003A103E"/>
    <w:rsid w:val="003A3884"/>
    <w:rsid w:val="003A6582"/>
    <w:rsid w:val="003A6D2F"/>
    <w:rsid w:val="003B05C8"/>
    <w:rsid w:val="003B0CF8"/>
    <w:rsid w:val="003B7A3E"/>
    <w:rsid w:val="003C6BF8"/>
    <w:rsid w:val="003D6130"/>
    <w:rsid w:val="003F25AE"/>
    <w:rsid w:val="003F2F36"/>
    <w:rsid w:val="00401103"/>
    <w:rsid w:val="00403840"/>
    <w:rsid w:val="0040717F"/>
    <w:rsid w:val="00411EE5"/>
    <w:rsid w:val="00415C9E"/>
    <w:rsid w:val="004175B1"/>
    <w:rsid w:val="004229A8"/>
    <w:rsid w:val="00430B02"/>
    <w:rsid w:val="004358D6"/>
    <w:rsid w:val="00435FCD"/>
    <w:rsid w:val="00436757"/>
    <w:rsid w:val="00446913"/>
    <w:rsid w:val="004473C1"/>
    <w:rsid w:val="00447AD7"/>
    <w:rsid w:val="0045271C"/>
    <w:rsid w:val="00457BCC"/>
    <w:rsid w:val="00465FE6"/>
    <w:rsid w:val="004667D5"/>
    <w:rsid w:val="00476FC8"/>
    <w:rsid w:val="00485D66"/>
    <w:rsid w:val="004A49E8"/>
    <w:rsid w:val="004A7753"/>
    <w:rsid w:val="004B2298"/>
    <w:rsid w:val="004C43EB"/>
    <w:rsid w:val="004C7CA3"/>
    <w:rsid w:val="004D4489"/>
    <w:rsid w:val="004E1F4F"/>
    <w:rsid w:val="004E39FF"/>
    <w:rsid w:val="004F2EB7"/>
    <w:rsid w:val="004F6D68"/>
    <w:rsid w:val="00502E46"/>
    <w:rsid w:val="00507078"/>
    <w:rsid w:val="0053157C"/>
    <w:rsid w:val="00540A55"/>
    <w:rsid w:val="0054316A"/>
    <w:rsid w:val="00551988"/>
    <w:rsid w:val="00560B0C"/>
    <w:rsid w:val="0056115C"/>
    <w:rsid w:val="00561550"/>
    <w:rsid w:val="00562872"/>
    <w:rsid w:val="00566B5C"/>
    <w:rsid w:val="00567D09"/>
    <w:rsid w:val="00573A17"/>
    <w:rsid w:val="0057544F"/>
    <w:rsid w:val="0058475B"/>
    <w:rsid w:val="00586375"/>
    <w:rsid w:val="0059126F"/>
    <w:rsid w:val="00595763"/>
    <w:rsid w:val="00597105"/>
    <w:rsid w:val="00597305"/>
    <w:rsid w:val="005A2719"/>
    <w:rsid w:val="005A677B"/>
    <w:rsid w:val="005C6CBC"/>
    <w:rsid w:val="005D0723"/>
    <w:rsid w:val="005D7FA7"/>
    <w:rsid w:val="005E36E0"/>
    <w:rsid w:val="005E7110"/>
    <w:rsid w:val="005F5233"/>
    <w:rsid w:val="00605716"/>
    <w:rsid w:val="006130F0"/>
    <w:rsid w:val="006161CE"/>
    <w:rsid w:val="00617B4E"/>
    <w:rsid w:val="00620DD1"/>
    <w:rsid w:val="00622190"/>
    <w:rsid w:val="006247A7"/>
    <w:rsid w:val="006263D1"/>
    <w:rsid w:val="00627816"/>
    <w:rsid w:val="00633681"/>
    <w:rsid w:val="00652C1B"/>
    <w:rsid w:val="00657599"/>
    <w:rsid w:val="006621FD"/>
    <w:rsid w:val="00672B8F"/>
    <w:rsid w:val="00681D3D"/>
    <w:rsid w:val="00685013"/>
    <w:rsid w:val="00691968"/>
    <w:rsid w:val="00692F6D"/>
    <w:rsid w:val="0069422B"/>
    <w:rsid w:val="006A10A3"/>
    <w:rsid w:val="006A5521"/>
    <w:rsid w:val="006A6E3B"/>
    <w:rsid w:val="006B5826"/>
    <w:rsid w:val="006C12CB"/>
    <w:rsid w:val="006C587B"/>
    <w:rsid w:val="006D3836"/>
    <w:rsid w:val="006D4EB5"/>
    <w:rsid w:val="006D6F62"/>
    <w:rsid w:val="006E1091"/>
    <w:rsid w:val="006E13F3"/>
    <w:rsid w:val="006E2445"/>
    <w:rsid w:val="006E37F2"/>
    <w:rsid w:val="006E53F0"/>
    <w:rsid w:val="006F56D3"/>
    <w:rsid w:val="0070331B"/>
    <w:rsid w:val="00710A74"/>
    <w:rsid w:val="00710C9F"/>
    <w:rsid w:val="007171BE"/>
    <w:rsid w:val="00727649"/>
    <w:rsid w:val="007279EC"/>
    <w:rsid w:val="00730A2F"/>
    <w:rsid w:val="00736191"/>
    <w:rsid w:val="00736617"/>
    <w:rsid w:val="00747E02"/>
    <w:rsid w:val="00757938"/>
    <w:rsid w:val="00761AFF"/>
    <w:rsid w:val="0077450E"/>
    <w:rsid w:val="00774C8D"/>
    <w:rsid w:val="0077577E"/>
    <w:rsid w:val="007861C5"/>
    <w:rsid w:val="007A3BD4"/>
    <w:rsid w:val="007A7790"/>
    <w:rsid w:val="007B0672"/>
    <w:rsid w:val="007B2B4D"/>
    <w:rsid w:val="007D5B8F"/>
    <w:rsid w:val="007D5D4D"/>
    <w:rsid w:val="007D6948"/>
    <w:rsid w:val="007E5B07"/>
    <w:rsid w:val="007E641C"/>
    <w:rsid w:val="007E78E0"/>
    <w:rsid w:val="007F7442"/>
    <w:rsid w:val="00801147"/>
    <w:rsid w:val="008040D2"/>
    <w:rsid w:val="00806AC3"/>
    <w:rsid w:val="008076C4"/>
    <w:rsid w:val="00810DFF"/>
    <w:rsid w:val="0081290A"/>
    <w:rsid w:val="008355CE"/>
    <w:rsid w:val="0083689C"/>
    <w:rsid w:val="00857EE2"/>
    <w:rsid w:val="00860FEE"/>
    <w:rsid w:val="00862494"/>
    <w:rsid w:val="00865F89"/>
    <w:rsid w:val="008673B6"/>
    <w:rsid w:val="00874EE1"/>
    <w:rsid w:val="0088137B"/>
    <w:rsid w:val="008830EB"/>
    <w:rsid w:val="00886410"/>
    <w:rsid w:val="00895FEE"/>
    <w:rsid w:val="008A05FF"/>
    <w:rsid w:val="008A2CA5"/>
    <w:rsid w:val="008A7B0C"/>
    <w:rsid w:val="008B02E3"/>
    <w:rsid w:val="008B302E"/>
    <w:rsid w:val="008B4FE5"/>
    <w:rsid w:val="008C73A9"/>
    <w:rsid w:val="008D2B86"/>
    <w:rsid w:val="008E64B6"/>
    <w:rsid w:val="008E78A1"/>
    <w:rsid w:val="00900148"/>
    <w:rsid w:val="00902467"/>
    <w:rsid w:val="009031DD"/>
    <w:rsid w:val="0090338D"/>
    <w:rsid w:val="00905222"/>
    <w:rsid w:val="00930208"/>
    <w:rsid w:val="0093356D"/>
    <w:rsid w:val="00935D34"/>
    <w:rsid w:val="009367EE"/>
    <w:rsid w:val="009405F2"/>
    <w:rsid w:val="00941AC3"/>
    <w:rsid w:val="00944D00"/>
    <w:rsid w:val="00947390"/>
    <w:rsid w:val="00953B17"/>
    <w:rsid w:val="009557DE"/>
    <w:rsid w:val="009619E0"/>
    <w:rsid w:val="00962607"/>
    <w:rsid w:val="009656CB"/>
    <w:rsid w:val="00967112"/>
    <w:rsid w:val="0097192C"/>
    <w:rsid w:val="00971B03"/>
    <w:rsid w:val="00972328"/>
    <w:rsid w:val="00975A73"/>
    <w:rsid w:val="00981CBF"/>
    <w:rsid w:val="009821D8"/>
    <w:rsid w:val="00990E10"/>
    <w:rsid w:val="00993B32"/>
    <w:rsid w:val="00997136"/>
    <w:rsid w:val="009A7CBB"/>
    <w:rsid w:val="009B2B2D"/>
    <w:rsid w:val="009B6BB0"/>
    <w:rsid w:val="009C068D"/>
    <w:rsid w:val="009C2D89"/>
    <w:rsid w:val="009D624F"/>
    <w:rsid w:val="009F1CB1"/>
    <w:rsid w:val="00A0704B"/>
    <w:rsid w:val="00A10CA4"/>
    <w:rsid w:val="00A16953"/>
    <w:rsid w:val="00A212EB"/>
    <w:rsid w:val="00A305F7"/>
    <w:rsid w:val="00A309FC"/>
    <w:rsid w:val="00A3273C"/>
    <w:rsid w:val="00A33432"/>
    <w:rsid w:val="00A33958"/>
    <w:rsid w:val="00A33BDE"/>
    <w:rsid w:val="00A35BB2"/>
    <w:rsid w:val="00A460BF"/>
    <w:rsid w:val="00A46848"/>
    <w:rsid w:val="00A46F68"/>
    <w:rsid w:val="00A52936"/>
    <w:rsid w:val="00A60599"/>
    <w:rsid w:val="00A6199A"/>
    <w:rsid w:val="00A61B3C"/>
    <w:rsid w:val="00A7274C"/>
    <w:rsid w:val="00A72FAD"/>
    <w:rsid w:val="00A8258B"/>
    <w:rsid w:val="00A857DF"/>
    <w:rsid w:val="00A93D38"/>
    <w:rsid w:val="00A94207"/>
    <w:rsid w:val="00AA3556"/>
    <w:rsid w:val="00AA49C9"/>
    <w:rsid w:val="00AA6FDA"/>
    <w:rsid w:val="00AB47BF"/>
    <w:rsid w:val="00AB52A4"/>
    <w:rsid w:val="00AC5A90"/>
    <w:rsid w:val="00AD5908"/>
    <w:rsid w:val="00AE3164"/>
    <w:rsid w:val="00AF4FB5"/>
    <w:rsid w:val="00AF5CD9"/>
    <w:rsid w:val="00B077A3"/>
    <w:rsid w:val="00B129AA"/>
    <w:rsid w:val="00B147AA"/>
    <w:rsid w:val="00B1483F"/>
    <w:rsid w:val="00B24F6B"/>
    <w:rsid w:val="00B30D43"/>
    <w:rsid w:val="00B34A0A"/>
    <w:rsid w:val="00B3516B"/>
    <w:rsid w:val="00B424C3"/>
    <w:rsid w:val="00B42C2A"/>
    <w:rsid w:val="00B4525D"/>
    <w:rsid w:val="00B45EE3"/>
    <w:rsid w:val="00B477EF"/>
    <w:rsid w:val="00B513BA"/>
    <w:rsid w:val="00B67E36"/>
    <w:rsid w:val="00B715B9"/>
    <w:rsid w:val="00B75816"/>
    <w:rsid w:val="00B75BE3"/>
    <w:rsid w:val="00B80E27"/>
    <w:rsid w:val="00B832F2"/>
    <w:rsid w:val="00B87FCF"/>
    <w:rsid w:val="00B92713"/>
    <w:rsid w:val="00B93CB4"/>
    <w:rsid w:val="00B94CC9"/>
    <w:rsid w:val="00BA0D9D"/>
    <w:rsid w:val="00BB062F"/>
    <w:rsid w:val="00BC5DFE"/>
    <w:rsid w:val="00BC67CD"/>
    <w:rsid w:val="00BD0AB0"/>
    <w:rsid w:val="00BD33C5"/>
    <w:rsid w:val="00BD4837"/>
    <w:rsid w:val="00BE2B48"/>
    <w:rsid w:val="00BE35F7"/>
    <w:rsid w:val="00BF0E99"/>
    <w:rsid w:val="00BF1ECD"/>
    <w:rsid w:val="00BF46F9"/>
    <w:rsid w:val="00BF6E98"/>
    <w:rsid w:val="00BF78C3"/>
    <w:rsid w:val="00C00800"/>
    <w:rsid w:val="00C06D81"/>
    <w:rsid w:val="00C11889"/>
    <w:rsid w:val="00C13EE0"/>
    <w:rsid w:val="00C228D8"/>
    <w:rsid w:val="00C24EF5"/>
    <w:rsid w:val="00C260FE"/>
    <w:rsid w:val="00C275AD"/>
    <w:rsid w:val="00C31721"/>
    <w:rsid w:val="00C353F5"/>
    <w:rsid w:val="00C4295A"/>
    <w:rsid w:val="00C44E30"/>
    <w:rsid w:val="00C45E13"/>
    <w:rsid w:val="00C50F9C"/>
    <w:rsid w:val="00C51FC3"/>
    <w:rsid w:val="00C52140"/>
    <w:rsid w:val="00C661D2"/>
    <w:rsid w:val="00C6659B"/>
    <w:rsid w:val="00C7183A"/>
    <w:rsid w:val="00C75F35"/>
    <w:rsid w:val="00C777A0"/>
    <w:rsid w:val="00C929F2"/>
    <w:rsid w:val="00C95261"/>
    <w:rsid w:val="00CA0EEE"/>
    <w:rsid w:val="00CB04E1"/>
    <w:rsid w:val="00CB0FAE"/>
    <w:rsid w:val="00CB1A03"/>
    <w:rsid w:val="00CB37B2"/>
    <w:rsid w:val="00CB7B63"/>
    <w:rsid w:val="00CD648E"/>
    <w:rsid w:val="00CE5B3C"/>
    <w:rsid w:val="00D025FC"/>
    <w:rsid w:val="00D03A58"/>
    <w:rsid w:val="00D05A42"/>
    <w:rsid w:val="00D06CA1"/>
    <w:rsid w:val="00D1232E"/>
    <w:rsid w:val="00D148D6"/>
    <w:rsid w:val="00D32D4B"/>
    <w:rsid w:val="00D353C1"/>
    <w:rsid w:val="00D3705E"/>
    <w:rsid w:val="00D42C14"/>
    <w:rsid w:val="00D444DB"/>
    <w:rsid w:val="00D50B7F"/>
    <w:rsid w:val="00D510E6"/>
    <w:rsid w:val="00D514B9"/>
    <w:rsid w:val="00D53C37"/>
    <w:rsid w:val="00D56C03"/>
    <w:rsid w:val="00D64223"/>
    <w:rsid w:val="00D7254C"/>
    <w:rsid w:val="00D812AA"/>
    <w:rsid w:val="00D830F2"/>
    <w:rsid w:val="00D95802"/>
    <w:rsid w:val="00D9745F"/>
    <w:rsid w:val="00D97718"/>
    <w:rsid w:val="00DA395F"/>
    <w:rsid w:val="00DA5BD6"/>
    <w:rsid w:val="00DB1F25"/>
    <w:rsid w:val="00DB25D2"/>
    <w:rsid w:val="00DB7F96"/>
    <w:rsid w:val="00DC7D13"/>
    <w:rsid w:val="00DD04A7"/>
    <w:rsid w:val="00DD28E3"/>
    <w:rsid w:val="00DD5E78"/>
    <w:rsid w:val="00DE0EF2"/>
    <w:rsid w:val="00DE4DB7"/>
    <w:rsid w:val="00E14404"/>
    <w:rsid w:val="00E21D26"/>
    <w:rsid w:val="00E26E29"/>
    <w:rsid w:val="00E336F1"/>
    <w:rsid w:val="00E344C2"/>
    <w:rsid w:val="00E3544A"/>
    <w:rsid w:val="00E4136C"/>
    <w:rsid w:val="00E475E6"/>
    <w:rsid w:val="00E56923"/>
    <w:rsid w:val="00E5791F"/>
    <w:rsid w:val="00E62951"/>
    <w:rsid w:val="00E63784"/>
    <w:rsid w:val="00E85810"/>
    <w:rsid w:val="00E90B83"/>
    <w:rsid w:val="00E9193A"/>
    <w:rsid w:val="00E95B47"/>
    <w:rsid w:val="00E96EAA"/>
    <w:rsid w:val="00E97CF6"/>
    <w:rsid w:val="00EA0183"/>
    <w:rsid w:val="00EA2121"/>
    <w:rsid w:val="00EA4DE5"/>
    <w:rsid w:val="00EA7D3F"/>
    <w:rsid w:val="00EB2285"/>
    <w:rsid w:val="00EC4FAF"/>
    <w:rsid w:val="00EC7126"/>
    <w:rsid w:val="00EE06AD"/>
    <w:rsid w:val="00EE0E85"/>
    <w:rsid w:val="00EE55FE"/>
    <w:rsid w:val="00EE5D54"/>
    <w:rsid w:val="00EE6191"/>
    <w:rsid w:val="00EF00BB"/>
    <w:rsid w:val="00EF7FBB"/>
    <w:rsid w:val="00F063B1"/>
    <w:rsid w:val="00F1097B"/>
    <w:rsid w:val="00F14B5F"/>
    <w:rsid w:val="00F1534E"/>
    <w:rsid w:val="00F153B5"/>
    <w:rsid w:val="00F20A42"/>
    <w:rsid w:val="00F3024F"/>
    <w:rsid w:val="00F31C00"/>
    <w:rsid w:val="00F32C16"/>
    <w:rsid w:val="00F330A6"/>
    <w:rsid w:val="00F4132A"/>
    <w:rsid w:val="00F41E30"/>
    <w:rsid w:val="00F455FF"/>
    <w:rsid w:val="00F62E65"/>
    <w:rsid w:val="00F6316C"/>
    <w:rsid w:val="00F6477B"/>
    <w:rsid w:val="00F66E18"/>
    <w:rsid w:val="00F71FDB"/>
    <w:rsid w:val="00F74749"/>
    <w:rsid w:val="00F74B06"/>
    <w:rsid w:val="00F80307"/>
    <w:rsid w:val="00F811C5"/>
    <w:rsid w:val="00F825D3"/>
    <w:rsid w:val="00F84A9F"/>
    <w:rsid w:val="00F9376D"/>
    <w:rsid w:val="00F9464B"/>
    <w:rsid w:val="00F95C7D"/>
    <w:rsid w:val="00FA165F"/>
    <w:rsid w:val="00FA1715"/>
    <w:rsid w:val="00FA2B6E"/>
    <w:rsid w:val="00FA4E63"/>
    <w:rsid w:val="00FA7FC7"/>
    <w:rsid w:val="00FB0410"/>
    <w:rsid w:val="00FB711E"/>
    <w:rsid w:val="00FB74C8"/>
    <w:rsid w:val="00FC639E"/>
    <w:rsid w:val="00FC768A"/>
    <w:rsid w:val="00FD5458"/>
    <w:rsid w:val="00FE0B3E"/>
    <w:rsid w:val="00FE6A3B"/>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horizontal-relative:margin;mso-position-vertical-relative:margin" o:allowincell="f" fill="f" fillcolor="white" stroke="f">
      <v:fill color="white" on="f"/>
      <v:stroke on="f"/>
    </o:shapedefaults>
    <o:shapelayout v:ext="edit">
      <o:idmap v:ext="edit" data="1"/>
    </o:shapelayout>
  </w:shapeDefaults>
  <w:decimalSymbol w:val=","/>
  <w:listSeparator w:val=","/>
  <w14:docId w14:val="45E7D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534777">
      <w:bodyDiv w:val="1"/>
      <w:marLeft w:val="0"/>
      <w:marRight w:val="0"/>
      <w:marTop w:val="0"/>
      <w:marBottom w:val="0"/>
      <w:divBdr>
        <w:top w:val="none" w:sz="0" w:space="0" w:color="auto"/>
        <w:left w:val="none" w:sz="0" w:space="0" w:color="auto"/>
        <w:bottom w:val="none" w:sz="0" w:space="0" w:color="auto"/>
        <w:right w:val="none" w:sz="0" w:space="0" w:color="auto"/>
      </w:divBdr>
    </w:div>
    <w:div w:id="478305469">
      <w:bodyDiv w:val="1"/>
      <w:marLeft w:val="0"/>
      <w:marRight w:val="0"/>
      <w:marTop w:val="0"/>
      <w:marBottom w:val="0"/>
      <w:divBdr>
        <w:top w:val="none" w:sz="0" w:space="0" w:color="auto"/>
        <w:left w:val="none" w:sz="0" w:space="0" w:color="auto"/>
        <w:bottom w:val="none" w:sz="0" w:space="0" w:color="auto"/>
        <w:right w:val="none" w:sz="0" w:space="0" w:color="auto"/>
      </w:divBdr>
    </w:div>
    <w:div w:id="608583299">
      <w:bodyDiv w:val="1"/>
      <w:marLeft w:val="0"/>
      <w:marRight w:val="0"/>
      <w:marTop w:val="0"/>
      <w:marBottom w:val="0"/>
      <w:divBdr>
        <w:top w:val="none" w:sz="0" w:space="0" w:color="auto"/>
        <w:left w:val="none" w:sz="0" w:space="0" w:color="auto"/>
        <w:bottom w:val="none" w:sz="0" w:space="0" w:color="auto"/>
        <w:right w:val="none" w:sz="0" w:space="0" w:color="auto"/>
      </w:divBdr>
    </w:div>
    <w:div w:id="1241713354">
      <w:bodyDiv w:val="1"/>
      <w:marLeft w:val="0"/>
      <w:marRight w:val="0"/>
      <w:marTop w:val="0"/>
      <w:marBottom w:val="0"/>
      <w:divBdr>
        <w:top w:val="none" w:sz="0" w:space="0" w:color="auto"/>
        <w:left w:val="none" w:sz="0" w:space="0" w:color="auto"/>
        <w:bottom w:val="none" w:sz="0" w:space="0" w:color="auto"/>
        <w:right w:val="none" w:sz="0" w:space="0" w:color="auto"/>
      </w:divBdr>
    </w:div>
    <w:div w:id="1807166716">
      <w:bodyDiv w:val="1"/>
      <w:marLeft w:val="0"/>
      <w:marRight w:val="0"/>
      <w:marTop w:val="0"/>
      <w:marBottom w:val="0"/>
      <w:divBdr>
        <w:top w:val="none" w:sz="0" w:space="0" w:color="auto"/>
        <w:left w:val="none" w:sz="0" w:space="0" w:color="auto"/>
        <w:bottom w:val="none" w:sz="0" w:space="0" w:color="auto"/>
        <w:right w:val="none" w:sz="0" w:space="0" w:color="auto"/>
      </w:divBdr>
    </w:div>
    <w:div w:id="1827823913">
      <w:bodyDiv w:val="1"/>
      <w:marLeft w:val="0"/>
      <w:marRight w:val="0"/>
      <w:marTop w:val="0"/>
      <w:marBottom w:val="0"/>
      <w:divBdr>
        <w:top w:val="none" w:sz="0" w:space="0" w:color="auto"/>
        <w:left w:val="none" w:sz="0" w:space="0" w:color="auto"/>
        <w:bottom w:val="none" w:sz="0" w:space="0" w:color="auto"/>
        <w:right w:val="none" w:sz="0" w:space="0" w:color="auto"/>
      </w:divBdr>
      <w:divsChild>
        <w:div w:id="472796027">
          <w:marLeft w:val="0"/>
          <w:marRight w:val="0"/>
          <w:marTop w:val="0"/>
          <w:marBottom w:val="150"/>
          <w:divBdr>
            <w:top w:val="none" w:sz="0" w:space="0" w:color="auto"/>
            <w:left w:val="none" w:sz="0" w:space="0" w:color="auto"/>
            <w:bottom w:val="none" w:sz="0" w:space="0" w:color="auto"/>
            <w:right w:val="none" w:sz="0" w:space="0" w:color="auto"/>
          </w:divBdr>
        </w:div>
      </w:divsChild>
    </w:div>
    <w:div w:id="203672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msdn.microsoft.com/en-us/library/zw4w595w.aspx" TargetMode="External"/><Relationship Id="rId3" Type="http://schemas.openxmlformats.org/officeDocument/2006/relationships/hyperlink" Target="http://unity3d.com/unity/" TargetMode="External"/><Relationship Id="rId7" Type="http://schemas.openxmlformats.org/officeDocument/2006/relationships/hyperlink" Target="http://www.oracle.com/technetwork/developer-tools/datamodeler/sqldeveloperdatamodelertechreview-167686.html" TargetMode="External"/><Relationship Id="rId2" Type="http://schemas.openxmlformats.org/officeDocument/2006/relationships/hyperlink" Target="http://msdn.microsoft.com/library/vstudio/z1zx9t92" TargetMode="External"/><Relationship Id="rId1" Type="http://schemas.openxmlformats.org/officeDocument/2006/relationships/hyperlink" Target="https://developer.mozilla.org/es/docs/JavaScript/Acerca_de_JavaScript" TargetMode="External"/><Relationship Id="rId6" Type="http://schemas.openxmlformats.org/officeDocument/2006/relationships/hyperlink" Target="http://www.oracle.com/technetwork/developer-tools/sql-developer/overview/index.html" TargetMode="External"/><Relationship Id="rId5" Type="http://schemas.openxmlformats.org/officeDocument/2006/relationships/hyperlink" Target="http://www.oracle.com/technetwork/developer-tools/sql-developer/overview/index.html" TargetMode="External"/><Relationship Id="rId10" Type="http://schemas.openxmlformats.org/officeDocument/2006/relationships/hyperlink" Target="http://www.sparxsystems.com.au/" TargetMode="External"/><Relationship Id="rId4" Type="http://schemas.openxmlformats.org/officeDocument/2006/relationships/hyperlink" Target="http://www.microsoft.com/visualstudio/es-es" TargetMode="External"/><Relationship Id="rId9" Type="http://schemas.openxmlformats.org/officeDocument/2006/relationships/hyperlink" Target="http://git-scm.com/" TargetMode="External"/></Relationships>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styles" Target="styles.xml"/><Relationship Id="rId26" Type="http://schemas.openxmlformats.org/officeDocument/2006/relationships/hyperlink" Target="Representacion%20de%20Instrucciones%20y%20Reglas.xlsx" TargetMode="External"/><Relationship Id="rId39" Type="http://schemas.openxmlformats.org/officeDocument/2006/relationships/diagramQuickStyle" Target="diagrams/quickStyle1.xml"/><Relationship Id="rId21" Type="http://schemas.openxmlformats.org/officeDocument/2006/relationships/webSettings" Target="webSettings.xml"/><Relationship Id="rId34" Type="http://schemas.openxmlformats.org/officeDocument/2006/relationships/hyperlink" Target="http://git-scm.com/about/staging-area" TargetMode="External"/><Relationship Id="rId42" Type="http://schemas.openxmlformats.org/officeDocument/2006/relationships/hyperlink" Target="roles.png" TargetMode="External"/><Relationship Id="rId47" Type="http://schemas.microsoft.com/office/2007/relationships/diagramDrawing" Target="diagrams/drawing2.xml"/><Relationship Id="rId50" Type="http://schemas.openxmlformats.org/officeDocument/2006/relationships/image" Target="media/image7.png"/><Relationship Id="rId55" Type="http://schemas.openxmlformats.org/officeDocument/2006/relationships/footer" Target="footer2.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image" Target="media/image1.png"/><Relationship Id="rId11" Type="http://schemas.openxmlformats.org/officeDocument/2006/relationships/customXml" Target="../customXml/item11.xml"/><Relationship Id="rId24" Type="http://schemas.openxmlformats.org/officeDocument/2006/relationships/hyperlink" Target="Clue_in_Spanish_(2002).pdf" TargetMode="External"/><Relationship Id="rId32" Type="http://schemas.openxmlformats.org/officeDocument/2006/relationships/hyperlink" Target="https://developer.mozilla.org/en/JavaScript/Guide/Details_of_the_Object_Model" TargetMode="External"/><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diagramQuickStyle" Target="diagrams/quickStyle2.xml"/><Relationship Id="rId53" Type="http://schemas.openxmlformats.org/officeDocument/2006/relationships/header" Target="header2.xml"/><Relationship Id="rId5" Type="http://schemas.openxmlformats.org/officeDocument/2006/relationships/customXml" Target="../customXml/item5.xml"/><Relationship Id="rId19"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footnotes" Target="footnotes.xml"/><Relationship Id="rId27" Type="http://schemas.openxmlformats.org/officeDocument/2006/relationships/hyperlink" Target="Modelo%20de%20Ciclo%20de%20Vida.png" TargetMode="External"/><Relationship Id="rId30" Type="http://schemas.openxmlformats.org/officeDocument/2006/relationships/image" Target="media/image2.png"/><Relationship Id="rId35" Type="http://schemas.openxmlformats.org/officeDocument/2006/relationships/hyperlink" Target="http://git-scm.com/about/distributed" TargetMode="External"/><Relationship Id="rId43" Type="http://schemas.openxmlformats.org/officeDocument/2006/relationships/diagramData" Target="diagrams/data2.xml"/><Relationship Id="rId48" Type="http://schemas.openxmlformats.org/officeDocument/2006/relationships/image" Target="media/image5.png"/><Relationship Id="rId56"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image" Target="media/image8.png"/><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openxmlformats.org/officeDocument/2006/relationships/comments" Target="comments.xml"/><Relationship Id="rId33" Type="http://schemas.openxmlformats.org/officeDocument/2006/relationships/hyperlink" Target="http://git-scm.com/about/branching-and-merging" TargetMode="External"/><Relationship Id="rId38" Type="http://schemas.openxmlformats.org/officeDocument/2006/relationships/diagramLayout" Target="diagrams/layout1.xml"/><Relationship Id="rId46" Type="http://schemas.openxmlformats.org/officeDocument/2006/relationships/diagramColors" Target="diagrams/colors2.xml"/><Relationship Id="rId20" Type="http://schemas.openxmlformats.org/officeDocument/2006/relationships/settings" Target="settings.xml"/><Relationship Id="rId41" Type="http://schemas.microsoft.com/office/2007/relationships/diagramDrawing" Target="diagrams/drawing1.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endnotes" Target="endnotes.xml"/><Relationship Id="rId28" Type="http://schemas.openxmlformats.org/officeDocument/2006/relationships/hyperlink" Target="espiral.png" TargetMode="External"/><Relationship Id="rId36" Type="http://schemas.openxmlformats.org/officeDocument/2006/relationships/hyperlink" Target="Context%20Diagram.pdf" TargetMode="External"/><Relationship Id="rId49" Type="http://schemas.openxmlformats.org/officeDocument/2006/relationships/image" Target="media/image6.png"/><Relationship Id="rId57" Type="http://schemas.openxmlformats.org/officeDocument/2006/relationships/theme" Target="theme/theme1.xml"/><Relationship Id="rId10" Type="http://schemas.openxmlformats.org/officeDocument/2006/relationships/customXml" Target="../customXml/item10.xml"/><Relationship Id="rId31" Type="http://schemas.openxmlformats.org/officeDocument/2006/relationships/image" Target="media/image3.png"/><Relationship Id="rId44" Type="http://schemas.openxmlformats.org/officeDocument/2006/relationships/diagramLayout" Target="diagrams/layout2.xml"/><Relationship Id="rId5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diagrams/_rels/data2.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883B14-106E-4048-84D9-75B5EF6542AB}" type="doc">
      <dgm:prSet loTypeId="urn:microsoft.com/office/officeart/2005/8/layout/radial5" loCatId="cycle" qsTypeId="urn:microsoft.com/office/officeart/2005/8/quickstyle/simple4" qsCatId="simple" csTypeId="urn:microsoft.com/office/officeart/2005/8/colors/colorful2" csCatId="colorful" phldr="1"/>
      <dgm:spPr/>
      <dgm:t>
        <a:bodyPr/>
        <a:lstStyle/>
        <a:p>
          <a:endParaRPr lang="en-US"/>
        </a:p>
      </dgm:t>
    </dgm:pt>
    <dgm:pt modelId="{F7420165-9021-44F1-BBD5-4EE74743EFCE}">
      <dgm:prSet phldrT="[Texto]" custT="1"/>
      <dgm:spPr/>
      <dgm:t>
        <a:bodyPr/>
        <a:lstStyle/>
        <a:p>
          <a:r>
            <a:rPr lang="en-US" sz="900"/>
            <a:t>Gerente del Proyecto</a:t>
          </a:r>
        </a:p>
        <a:p>
          <a:r>
            <a:rPr lang="en-US" sz="900"/>
            <a:t>(Lider)</a:t>
          </a:r>
        </a:p>
      </dgm:t>
    </dgm:pt>
    <dgm:pt modelId="{568CB72E-5B43-4911-A23D-1C6D0FF9FE1E}" type="parTrans" cxnId="{27ADA697-3AE3-4D17-9F7B-B128329F8C9E}">
      <dgm:prSet/>
      <dgm:spPr/>
      <dgm:t>
        <a:bodyPr/>
        <a:lstStyle/>
        <a:p>
          <a:endParaRPr lang="en-US"/>
        </a:p>
      </dgm:t>
    </dgm:pt>
    <dgm:pt modelId="{BAF86FDE-BE3F-4ABD-A13D-4741774659F7}" type="sibTrans" cxnId="{27ADA697-3AE3-4D17-9F7B-B128329F8C9E}">
      <dgm:prSet/>
      <dgm:spPr/>
      <dgm:t>
        <a:bodyPr/>
        <a:lstStyle/>
        <a:p>
          <a:endParaRPr lang="en-US"/>
        </a:p>
      </dgm:t>
    </dgm:pt>
    <dgm:pt modelId="{86CA724C-E1FC-49D4-A97B-BE3180A2391E}">
      <dgm:prSet phldrT="[Texto]" custT="1"/>
      <dgm:spPr/>
      <dgm:t>
        <a:bodyPr/>
        <a:lstStyle/>
        <a:p>
          <a:r>
            <a:rPr lang="en-US" sz="800"/>
            <a:t>Arquitecto</a:t>
          </a:r>
          <a:endParaRPr lang="en-US" sz="500"/>
        </a:p>
      </dgm:t>
    </dgm:pt>
    <dgm:pt modelId="{AA3AE431-6E38-4467-A862-744AB834DF49}" type="parTrans" cxnId="{31596380-06C8-4826-8CFD-A13DEA74D0F5}">
      <dgm:prSet/>
      <dgm:spPr/>
      <dgm:t>
        <a:bodyPr/>
        <a:lstStyle/>
        <a:p>
          <a:endParaRPr lang="en-US"/>
        </a:p>
      </dgm:t>
    </dgm:pt>
    <dgm:pt modelId="{6905CCDE-D755-4FB8-87FB-BF2B1BEE595A}" type="sibTrans" cxnId="{31596380-06C8-4826-8CFD-A13DEA74D0F5}">
      <dgm:prSet/>
      <dgm:spPr/>
      <dgm:t>
        <a:bodyPr/>
        <a:lstStyle/>
        <a:p>
          <a:endParaRPr lang="en-US"/>
        </a:p>
      </dgm:t>
    </dgm:pt>
    <dgm:pt modelId="{C7F1ABC5-FBC1-49ED-BF1D-1F47C7F45F12}">
      <dgm:prSet phldrT="[Texto]" custT="1"/>
      <dgm:spPr/>
      <dgm:t>
        <a:bodyPr/>
        <a:lstStyle/>
        <a:p>
          <a:r>
            <a:rPr lang="en-US" sz="800"/>
            <a:t>Director de Configuraciones y Pruebas</a:t>
          </a:r>
        </a:p>
      </dgm:t>
    </dgm:pt>
    <dgm:pt modelId="{18B7C8EB-C745-4C20-8A9D-4D4D497341C3}" type="parTrans" cxnId="{933AC4C1-4BCF-4699-B146-9DED0CC3AFBC}">
      <dgm:prSet/>
      <dgm:spPr/>
      <dgm:t>
        <a:bodyPr/>
        <a:lstStyle/>
        <a:p>
          <a:endParaRPr lang="en-US"/>
        </a:p>
      </dgm:t>
    </dgm:pt>
    <dgm:pt modelId="{ADB49ED5-060E-4D9A-BA25-965D40F4E940}" type="sibTrans" cxnId="{933AC4C1-4BCF-4699-B146-9DED0CC3AFBC}">
      <dgm:prSet/>
      <dgm:spPr/>
      <dgm:t>
        <a:bodyPr/>
        <a:lstStyle/>
        <a:p>
          <a:endParaRPr lang="en-US"/>
        </a:p>
      </dgm:t>
    </dgm:pt>
    <dgm:pt modelId="{FB0E39E0-7DCB-49B3-AB25-32C690432D86}">
      <dgm:prSet phldrT="[Texto]" custT="1"/>
      <dgm:spPr/>
      <dgm:t>
        <a:bodyPr/>
        <a:lstStyle/>
        <a:p>
          <a:r>
            <a:rPr lang="en-US" sz="700"/>
            <a:t>Director de Desarrollo</a:t>
          </a:r>
        </a:p>
      </dgm:t>
    </dgm:pt>
    <dgm:pt modelId="{5D8AF85A-519C-4035-9396-72EB80AFC4D0}" type="parTrans" cxnId="{8A9C2FED-3BE3-4444-92C7-CE8D9D1D2C22}">
      <dgm:prSet/>
      <dgm:spPr/>
      <dgm:t>
        <a:bodyPr/>
        <a:lstStyle/>
        <a:p>
          <a:endParaRPr lang="en-US"/>
        </a:p>
      </dgm:t>
    </dgm:pt>
    <dgm:pt modelId="{F2807029-0514-4931-B99E-3BBB4E2B2C9A}" type="sibTrans" cxnId="{8A9C2FED-3BE3-4444-92C7-CE8D9D1D2C22}">
      <dgm:prSet/>
      <dgm:spPr/>
      <dgm:t>
        <a:bodyPr/>
        <a:lstStyle/>
        <a:p>
          <a:endParaRPr lang="en-US"/>
        </a:p>
      </dgm:t>
    </dgm:pt>
    <dgm:pt modelId="{6BBE6CE1-81DC-4CC1-A9D8-670CEC9AEE9C}">
      <dgm:prSet phldrT="[Texto]"/>
      <dgm:spPr/>
      <dgm:t>
        <a:bodyPr/>
        <a:lstStyle/>
        <a:p>
          <a:r>
            <a:rPr lang="en-US"/>
            <a:t>Direccion de Calidad </a:t>
          </a:r>
        </a:p>
      </dgm:t>
    </dgm:pt>
    <dgm:pt modelId="{974439A4-00BA-48AB-8561-489F4E404187}" type="parTrans" cxnId="{DFC650EB-64AE-4C6A-81C3-8321DB221483}">
      <dgm:prSet/>
      <dgm:spPr/>
      <dgm:t>
        <a:bodyPr/>
        <a:lstStyle/>
        <a:p>
          <a:endParaRPr lang="en-US"/>
        </a:p>
      </dgm:t>
    </dgm:pt>
    <dgm:pt modelId="{F1218FA7-B8FF-4B33-A613-01534F047C68}" type="sibTrans" cxnId="{DFC650EB-64AE-4C6A-81C3-8321DB221483}">
      <dgm:prSet/>
      <dgm:spPr/>
      <dgm:t>
        <a:bodyPr/>
        <a:lstStyle/>
        <a:p>
          <a:endParaRPr lang="en-US"/>
        </a:p>
      </dgm:t>
    </dgm:pt>
    <dgm:pt modelId="{BA9F920C-3E2B-4642-A0A9-FBE58E89CDE1}">
      <dgm:prSet phldrT="[Texto]" custT="1"/>
      <dgm:spPr/>
      <dgm:t>
        <a:bodyPr/>
        <a:lstStyle/>
        <a:p>
          <a:r>
            <a:rPr lang="en-US" sz="900"/>
            <a:t>Direccion de  </a:t>
          </a:r>
          <a:r>
            <a:rPr lang="en-US" sz="800"/>
            <a:t>Documen-tacion </a:t>
          </a:r>
          <a:endParaRPr lang="en-US" sz="500"/>
        </a:p>
      </dgm:t>
    </dgm:pt>
    <dgm:pt modelId="{4A398404-64D6-40A1-A816-35C4804ADDC3}" type="parTrans" cxnId="{838B5E78-76F4-40D1-85E3-E7CBD4DA0F24}">
      <dgm:prSet/>
      <dgm:spPr/>
      <dgm:t>
        <a:bodyPr/>
        <a:lstStyle/>
        <a:p>
          <a:endParaRPr lang="en-US"/>
        </a:p>
      </dgm:t>
    </dgm:pt>
    <dgm:pt modelId="{293E0468-ED3C-43A6-ADDF-A9B0CE9C211A}" type="sibTrans" cxnId="{838B5E78-76F4-40D1-85E3-E7CBD4DA0F24}">
      <dgm:prSet/>
      <dgm:spPr/>
      <dgm:t>
        <a:bodyPr/>
        <a:lstStyle/>
        <a:p>
          <a:endParaRPr lang="en-US"/>
        </a:p>
      </dgm:t>
    </dgm:pt>
    <dgm:pt modelId="{8AF19001-A37C-4074-9F2C-F49F8D2AC75D}">
      <dgm:prSet phldrT="[Texto]" custT="1"/>
      <dgm:spPr/>
      <dgm:t>
        <a:bodyPr/>
        <a:lstStyle/>
        <a:p>
          <a:r>
            <a:rPr lang="en-US" sz="900"/>
            <a:t>Analista de Sistemas</a:t>
          </a:r>
          <a:endParaRPr lang="en-US" sz="500"/>
        </a:p>
      </dgm:t>
    </dgm:pt>
    <dgm:pt modelId="{EC5CD053-991A-49C2-8E91-883958B281FE}" type="parTrans" cxnId="{6D2F47FE-6D9F-496B-BDC9-3F5511A034C2}">
      <dgm:prSet/>
      <dgm:spPr/>
      <dgm:t>
        <a:bodyPr/>
        <a:lstStyle/>
        <a:p>
          <a:endParaRPr lang="en-US"/>
        </a:p>
      </dgm:t>
    </dgm:pt>
    <dgm:pt modelId="{57AA3EEB-5158-4E45-BA54-E0B0C2410B82}" type="sibTrans" cxnId="{6D2F47FE-6D9F-496B-BDC9-3F5511A034C2}">
      <dgm:prSet/>
      <dgm:spPr/>
      <dgm:t>
        <a:bodyPr/>
        <a:lstStyle/>
        <a:p>
          <a:endParaRPr lang="en-US"/>
        </a:p>
      </dgm:t>
    </dgm:pt>
    <dgm:pt modelId="{A928D84F-F510-4455-B6F6-8A516041EA5D}">
      <dgm:prSet phldrT="[Texto]" custT="1"/>
      <dgm:spPr/>
      <dgm:t>
        <a:bodyPr/>
        <a:lstStyle/>
        <a:p>
          <a:r>
            <a:rPr lang="en-US" sz="800"/>
            <a:t>Ilustrador</a:t>
          </a:r>
          <a:endParaRPr lang="en-US" sz="500"/>
        </a:p>
      </dgm:t>
    </dgm:pt>
    <dgm:pt modelId="{7BE8DEF7-012B-4CC8-80F7-BD83343BF6A5}" type="parTrans" cxnId="{3F168B8F-903F-4725-B681-455D12E006BD}">
      <dgm:prSet/>
      <dgm:spPr/>
      <dgm:t>
        <a:bodyPr/>
        <a:lstStyle/>
        <a:p>
          <a:endParaRPr lang="en-US"/>
        </a:p>
      </dgm:t>
    </dgm:pt>
    <dgm:pt modelId="{FBFBE9A4-A8BB-4889-AA34-05F06BBBF397}" type="sibTrans" cxnId="{3F168B8F-903F-4725-B681-455D12E006BD}">
      <dgm:prSet/>
      <dgm:spPr/>
      <dgm:t>
        <a:bodyPr/>
        <a:lstStyle/>
        <a:p>
          <a:endParaRPr lang="en-US"/>
        </a:p>
      </dgm:t>
    </dgm:pt>
    <dgm:pt modelId="{1F58F8FD-546E-46CD-83C9-466EB5E78A1C}">
      <dgm:prSet phldrT="[Texto]" custT="1"/>
      <dgm:spPr/>
      <dgm:t>
        <a:bodyPr/>
        <a:lstStyle/>
        <a:p>
          <a:r>
            <a:rPr lang="en-US" sz="900"/>
            <a:t>Disenador </a:t>
          </a:r>
          <a:endParaRPr lang="en-US" sz="500"/>
        </a:p>
      </dgm:t>
    </dgm:pt>
    <dgm:pt modelId="{B7D2AFC1-0576-4693-ADD4-65B9C42A053C}" type="parTrans" cxnId="{01BB8C6D-9A12-4129-8206-175F6353C646}">
      <dgm:prSet/>
      <dgm:spPr/>
      <dgm:t>
        <a:bodyPr/>
        <a:lstStyle/>
        <a:p>
          <a:endParaRPr lang="en-US"/>
        </a:p>
      </dgm:t>
    </dgm:pt>
    <dgm:pt modelId="{78B302FC-BE0D-4913-B6BB-D30A4C11CEA3}" type="sibTrans" cxnId="{01BB8C6D-9A12-4129-8206-175F6353C646}">
      <dgm:prSet/>
      <dgm:spPr/>
      <dgm:t>
        <a:bodyPr/>
        <a:lstStyle/>
        <a:p>
          <a:endParaRPr lang="en-US"/>
        </a:p>
      </dgm:t>
    </dgm:pt>
    <dgm:pt modelId="{6A7DA7E8-A7F2-4164-98C9-450F29A3AF5A}" type="pres">
      <dgm:prSet presAssocID="{7B883B14-106E-4048-84D9-75B5EF6542AB}" presName="Name0" presStyleCnt="0">
        <dgm:presLayoutVars>
          <dgm:chMax val="1"/>
          <dgm:dir/>
          <dgm:animLvl val="ctr"/>
          <dgm:resizeHandles val="exact"/>
        </dgm:presLayoutVars>
      </dgm:prSet>
      <dgm:spPr/>
      <dgm:t>
        <a:bodyPr/>
        <a:lstStyle/>
        <a:p>
          <a:endParaRPr lang="en-US"/>
        </a:p>
      </dgm:t>
    </dgm:pt>
    <dgm:pt modelId="{814076A2-1CB4-4791-849B-6B39765CA4A0}" type="pres">
      <dgm:prSet presAssocID="{F7420165-9021-44F1-BBD5-4EE74743EFCE}" presName="centerShape" presStyleLbl="node0" presStyleIdx="0" presStyleCnt="1" custScaleX="142337" custScaleY="136737"/>
      <dgm:spPr/>
      <dgm:t>
        <a:bodyPr/>
        <a:lstStyle/>
        <a:p>
          <a:endParaRPr lang="en-US"/>
        </a:p>
      </dgm:t>
    </dgm:pt>
    <dgm:pt modelId="{6EC804A8-D5E6-4750-B72A-B626C03701E2}" type="pres">
      <dgm:prSet presAssocID="{AA3AE431-6E38-4467-A862-744AB834DF49}" presName="parTrans" presStyleLbl="sibTrans2D1" presStyleIdx="0" presStyleCnt="8" custScaleX="162733"/>
      <dgm:spPr>
        <a:prstGeom prst="leftRightArrow">
          <a:avLst/>
        </a:prstGeom>
      </dgm:spPr>
      <dgm:t>
        <a:bodyPr/>
        <a:lstStyle/>
        <a:p>
          <a:endParaRPr lang="en-US"/>
        </a:p>
      </dgm:t>
    </dgm:pt>
    <dgm:pt modelId="{1ACB7136-B320-42E0-9B56-9833EDA70F45}" type="pres">
      <dgm:prSet presAssocID="{AA3AE431-6E38-4467-A862-744AB834DF49}" presName="connectorText" presStyleLbl="sibTrans2D1" presStyleIdx="0" presStyleCnt="8"/>
      <dgm:spPr/>
      <dgm:t>
        <a:bodyPr/>
        <a:lstStyle/>
        <a:p>
          <a:endParaRPr lang="en-US"/>
        </a:p>
      </dgm:t>
    </dgm:pt>
    <dgm:pt modelId="{147A53D6-7CD7-447B-AC19-AB98CDDDA1BF}" type="pres">
      <dgm:prSet presAssocID="{86CA724C-E1FC-49D4-A97B-BE3180A2391E}" presName="node" presStyleLbl="node1" presStyleIdx="0" presStyleCnt="8">
        <dgm:presLayoutVars>
          <dgm:bulletEnabled val="1"/>
        </dgm:presLayoutVars>
      </dgm:prSet>
      <dgm:spPr/>
      <dgm:t>
        <a:bodyPr/>
        <a:lstStyle/>
        <a:p>
          <a:endParaRPr lang="en-US"/>
        </a:p>
      </dgm:t>
    </dgm:pt>
    <dgm:pt modelId="{D7990666-7F4D-4D83-A834-647CFF0C41FD}" type="pres">
      <dgm:prSet presAssocID="{EC5CD053-991A-49C2-8E91-883958B281FE}" presName="parTrans" presStyleLbl="sibTrans2D1" presStyleIdx="1" presStyleCnt="8" custScaleX="184191"/>
      <dgm:spPr>
        <a:prstGeom prst="leftRightArrow">
          <a:avLst/>
        </a:prstGeom>
      </dgm:spPr>
      <dgm:t>
        <a:bodyPr/>
        <a:lstStyle/>
        <a:p>
          <a:endParaRPr lang="en-US"/>
        </a:p>
      </dgm:t>
    </dgm:pt>
    <dgm:pt modelId="{B669C026-517D-45DD-8232-CE060975CC33}" type="pres">
      <dgm:prSet presAssocID="{EC5CD053-991A-49C2-8E91-883958B281FE}" presName="connectorText" presStyleLbl="sibTrans2D1" presStyleIdx="1" presStyleCnt="8"/>
      <dgm:spPr/>
      <dgm:t>
        <a:bodyPr/>
        <a:lstStyle/>
        <a:p>
          <a:endParaRPr lang="en-US"/>
        </a:p>
      </dgm:t>
    </dgm:pt>
    <dgm:pt modelId="{1924F538-E8FC-48EA-87A3-DBC0357ECC1B}" type="pres">
      <dgm:prSet presAssocID="{8AF19001-A37C-4074-9F2C-F49F8D2AC75D}" presName="node" presStyleLbl="node1" presStyleIdx="1" presStyleCnt="8">
        <dgm:presLayoutVars>
          <dgm:bulletEnabled val="1"/>
        </dgm:presLayoutVars>
      </dgm:prSet>
      <dgm:spPr/>
      <dgm:t>
        <a:bodyPr/>
        <a:lstStyle/>
        <a:p>
          <a:endParaRPr lang="en-US"/>
        </a:p>
      </dgm:t>
    </dgm:pt>
    <dgm:pt modelId="{A2645C85-6571-467A-B85C-A2D25318828E}" type="pres">
      <dgm:prSet presAssocID="{B7D2AFC1-0576-4693-ADD4-65B9C42A053C}" presName="parTrans" presStyleLbl="sibTrans2D1" presStyleIdx="2" presStyleCnt="8" custScaleX="229123"/>
      <dgm:spPr>
        <a:prstGeom prst="leftRightArrow">
          <a:avLst/>
        </a:prstGeom>
      </dgm:spPr>
      <dgm:t>
        <a:bodyPr/>
        <a:lstStyle/>
        <a:p>
          <a:endParaRPr lang="en-US"/>
        </a:p>
      </dgm:t>
    </dgm:pt>
    <dgm:pt modelId="{2397EC32-F7FF-406B-9F00-ECA0B7ED3EA5}" type="pres">
      <dgm:prSet presAssocID="{B7D2AFC1-0576-4693-ADD4-65B9C42A053C}" presName="connectorText" presStyleLbl="sibTrans2D1" presStyleIdx="2" presStyleCnt="8"/>
      <dgm:spPr/>
      <dgm:t>
        <a:bodyPr/>
        <a:lstStyle/>
        <a:p>
          <a:endParaRPr lang="en-US"/>
        </a:p>
      </dgm:t>
    </dgm:pt>
    <dgm:pt modelId="{EF855903-1CAE-4C32-8B66-0C3F23A76E85}" type="pres">
      <dgm:prSet presAssocID="{1F58F8FD-546E-46CD-83C9-466EB5E78A1C}" presName="node" presStyleLbl="node1" presStyleIdx="2" presStyleCnt="8" custScaleX="111417">
        <dgm:presLayoutVars>
          <dgm:bulletEnabled val="1"/>
        </dgm:presLayoutVars>
      </dgm:prSet>
      <dgm:spPr/>
      <dgm:t>
        <a:bodyPr/>
        <a:lstStyle/>
        <a:p>
          <a:endParaRPr lang="en-US"/>
        </a:p>
      </dgm:t>
    </dgm:pt>
    <dgm:pt modelId="{BCDCA649-6DFE-41E8-8B0E-932ED78283A8}" type="pres">
      <dgm:prSet presAssocID="{7BE8DEF7-012B-4CC8-80F7-BD83343BF6A5}" presName="parTrans" presStyleLbl="sibTrans2D1" presStyleIdx="3" presStyleCnt="8" custScaleX="186833"/>
      <dgm:spPr>
        <a:prstGeom prst="leftRightArrow">
          <a:avLst/>
        </a:prstGeom>
      </dgm:spPr>
      <dgm:t>
        <a:bodyPr/>
        <a:lstStyle/>
        <a:p>
          <a:endParaRPr lang="en-US"/>
        </a:p>
      </dgm:t>
    </dgm:pt>
    <dgm:pt modelId="{3ED9EAA3-91A2-4444-A8EB-FA2B9EE719E8}" type="pres">
      <dgm:prSet presAssocID="{7BE8DEF7-012B-4CC8-80F7-BD83343BF6A5}" presName="connectorText" presStyleLbl="sibTrans2D1" presStyleIdx="3" presStyleCnt="8"/>
      <dgm:spPr/>
      <dgm:t>
        <a:bodyPr/>
        <a:lstStyle/>
        <a:p>
          <a:endParaRPr lang="en-US"/>
        </a:p>
      </dgm:t>
    </dgm:pt>
    <dgm:pt modelId="{9CF613C2-FC76-400D-B3BD-18F9FBD3F76A}" type="pres">
      <dgm:prSet presAssocID="{A928D84F-F510-4455-B6F6-8A516041EA5D}" presName="node" presStyleLbl="node1" presStyleIdx="3" presStyleCnt="8">
        <dgm:presLayoutVars>
          <dgm:bulletEnabled val="1"/>
        </dgm:presLayoutVars>
      </dgm:prSet>
      <dgm:spPr/>
      <dgm:t>
        <a:bodyPr/>
        <a:lstStyle/>
        <a:p>
          <a:endParaRPr lang="en-US"/>
        </a:p>
      </dgm:t>
    </dgm:pt>
    <dgm:pt modelId="{1DA63683-A578-4DCC-9D4B-185977D621DD}" type="pres">
      <dgm:prSet presAssocID="{18B7C8EB-C745-4C20-8A9D-4D4D497341C3}" presName="parTrans" presStyleLbl="sibTrans2D1" presStyleIdx="4" presStyleCnt="8" custScaleX="155359"/>
      <dgm:spPr>
        <a:prstGeom prst="leftRightArrow">
          <a:avLst/>
        </a:prstGeom>
      </dgm:spPr>
      <dgm:t>
        <a:bodyPr/>
        <a:lstStyle/>
        <a:p>
          <a:endParaRPr lang="en-US"/>
        </a:p>
      </dgm:t>
    </dgm:pt>
    <dgm:pt modelId="{CCE865E6-A543-4DEC-83CF-FDB8D33369C6}" type="pres">
      <dgm:prSet presAssocID="{18B7C8EB-C745-4C20-8A9D-4D4D497341C3}" presName="connectorText" presStyleLbl="sibTrans2D1" presStyleIdx="4" presStyleCnt="8"/>
      <dgm:spPr/>
      <dgm:t>
        <a:bodyPr/>
        <a:lstStyle/>
        <a:p>
          <a:endParaRPr lang="en-US"/>
        </a:p>
      </dgm:t>
    </dgm:pt>
    <dgm:pt modelId="{A20C39A1-4C97-46E0-A175-37DACB63AC33}" type="pres">
      <dgm:prSet presAssocID="{C7F1ABC5-FBC1-49ED-BF1D-1F47C7F45F12}" presName="node" presStyleLbl="node1" presStyleIdx="4" presStyleCnt="8">
        <dgm:presLayoutVars>
          <dgm:bulletEnabled val="1"/>
        </dgm:presLayoutVars>
      </dgm:prSet>
      <dgm:spPr/>
      <dgm:t>
        <a:bodyPr/>
        <a:lstStyle/>
        <a:p>
          <a:endParaRPr lang="en-US"/>
        </a:p>
      </dgm:t>
    </dgm:pt>
    <dgm:pt modelId="{1642D5CD-887E-481D-8729-3966AECDA291}" type="pres">
      <dgm:prSet presAssocID="{5D8AF85A-519C-4035-9396-72EB80AFC4D0}" presName="parTrans" presStyleLbl="sibTrans2D1" presStyleIdx="5" presStyleCnt="8" custScaleX="184393"/>
      <dgm:spPr>
        <a:prstGeom prst="leftRightArrow">
          <a:avLst/>
        </a:prstGeom>
      </dgm:spPr>
      <dgm:t>
        <a:bodyPr/>
        <a:lstStyle/>
        <a:p>
          <a:endParaRPr lang="en-US"/>
        </a:p>
      </dgm:t>
    </dgm:pt>
    <dgm:pt modelId="{623AF920-100A-4B64-91D2-F35E1EAF5D6C}" type="pres">
      <dgm:prSet presAssocID="{5D8AF85A-519C-4035-9396-72EB80AFC4D0}" presName="connectorText" presStyleLbl="sibTrans2D1" presStyleIdx="5" presStyleCnt="8"/>
      <dgm:spPr/>
      <dgm:t>
        <a:bodyPr/>
        <a:lstStyle/>
        <a:p>
          <a:endParaRPr lang="en-US"/>
        </a:p>
      </dgm:t>
    </dgm:pt>
    <dgm:pt modelId="{76C477AE-2907-4A82-893D-75CA5A94CA64}" type="pres">
      <dgm:prSet presAssocID="{FB0E39E0-7DCB-49B3-AB25-32C690432D86}" presName="node" presStyleLbl="node1" presStyleIdx="5" presStyleCnt="8">
        <dgm:presLayoutVars>
          <dgm:bulletEnabled val="1"/>
        </dgm:presLayoutVars>
      </dgm:prSet>
      <dgm:spPr/>
      <dgm:t>
        <a:bodyPr/>
        <a:lstStyle/>
        <a:p>
          <a:endParaRPr lang="en-US"/>
        </a:p>
      </dgm:t>
    </dgm:pt>
    <dgm:pt modelId="{4E1AEDC5-78DE-4C9E-A2FD-6D2EEA11C00E}" type="pres">
      <dgm:prSet presAssocID="{974439A4-00BA-48AB-8561-489F4E404187}" presName="parTrans" presStyleLbl="sibTrans2D1" presStyleIdx="6" presStyleCnt="8" custScaleX="181407"/>
      <dgm:spPr>
        <a:prstGeom prst="leftRightArrow">
          <a:avLst/>
        </a:prstGeom>
      </dgm:spPr>
      <dgm:t>
        <a:bodyPr/>
        <a:lstStyle/>
        <a:p>
          <a:endParaRPr lang="en-US"/>
        </a:p>
      </dgm:t>
    </dgm:pt>
    <dgm:pt modelId="{2EBECA69-F28C-4EC1-AC8A-3BE82C984033}" type="pres">
      <dgm:prSet presAssocID="{974439A4-00BA-48AB-8561-489F4E404187}" presName="connectorText" presStyleLbl="sibTrans2D1" presStyleIdx="6" presStyleCnt="8"/>
      <dgm:spPr/>
      <dgm:t>
        <a:bodyPr/>
        <a:lstStyle/>
        <a:p>
          <a:endParaRPr lang="en-US"/>
        </a:p>
      </dgm:t>
    </dgm:pt>
    <dgm:pt modelId="{7D6524C6-6790-41F6-A510-384C4EBB0B42}" type="pres">
      <dgm:prSet presAssocID="{6BBE6CE1-81DC-4CC1-A9D8-670CEC9AEE9C}" presName="node" presStyleLbl="node1" presStyleIdx="6" presStyleCnt="8">
        <dgm:presLayoutVars>
          <dgm:bulletEnabled val="1"/>
        </dgm:presLayoutVars>
      </dgm:prSet>
      <dgm:spPr/>
      <dgm:t>
        <a:bodyPr/>
        <a:lstStyle/>
        <a:p>
          <a:endParaRPr lang="en-US"/>
        </a:p>
      </dgm:t>
    </dgm:pt>
    <dgm:pt modelId="{0DCBC6F7-D5BE-43B3-B04F-3469C2D6FC90}" type="pres">
      <dgm:prSet presAssocID="{4A398404-64D6-40A1-A816-35C4804ADDC3}" presName="parTrans" presStyleLbl="sibTrans2D1" presStyleIdx="7" presStyleCnt="8" custScaleX="163629"/>
      <dgm:spPr>
        <a:prstGeom prst="leftRightArrow">
          <a:avLst/>
        </a:prstGeom>
      </dgm:spPr>
      <dgm:t>
        <a:bodyPr/>
        <a:lstStyle/>
        <a:p>
          <a:endParaRPr lang="en-US"/>
        </a:p>
      </dgm:t>
    </dgm:pt>
    <dgm:pt modelId="{C5703348-FD55-4B75-8FC6-76375B11653F}" type="pres">
      <dgm:prSet presAssocID="{4A398404-64D6-40A1-A816-35C4804ADDC3}" presName="connectorText" presStyleLbl="sibTrans2D1" presStyleIdx="7" presStyleCnt="8"/>
      <dgm:spPr/>
      <dgm:t>
        <a:bodyPr/>
        <a:lstStyle/>
        <a:p>
          <a:endParaRPr lang="en-US"/>
        </a:p>
      </dgm:t>
    </dgm:pt>
    <dgm:pt modelId="{BD1E6539-46C9-4705-BF25-DD85A948CE3D}" type="pres">
      <dgm:prSet presAssocID="{BA9F920C-3E2B-4642-A0A9-FBE58E89CDE1}" presName="node" presStyleLbl="node1" presStyleIdx="7" presStyleCnt="8" custRadScaleRad="100356" custRadScaleInc="901">
        <dgm:presLayoutVars>
          <dgm:bulletEnabled val="1"/>
        </dgm:presLayoutVars>
      </dgm:prSet>
      <dgm:spPr/>
      <dgm:t>
        <a:bodyPr/>
        <a:lstStyle/>
        <a:p>
          <a:endParaRPr lang="en-US"/>
        </a:p>
      </dgm:t>
    </dgm:pt>
  </dgm:ptLst>
  <dgm:cxnLst>
    <dgm:cxn modelId="{9E0687D1-50BA-4BFD-A203-23252BC1CFB5}" type="presOf" srcId="{5D8AF85A-519C-4035-9396-72EB80AFC4D0}" destId="{623AF920-100A-4B64-91D2-F35E1EAF5D6C}" srcOrd="1" destOrd="0" presId="urn:microsoft.com/office/officeart/2005/8/layout/radial5"/>
    <dgm:cxn modelId="{56140DD9-5BD3-44EB-9F5E-32088D28AE32}" type="presOf" srcId="{7B883B14-106E-4048-84D9-75B5EF6542AB}" destId="{6A7DA7E8-A7F2-4164-98C9-450F29A3AF5A}" srcOrd="0" destOrd="0" presId="urn:microsoft.com/office/officeart/2005/8/layout/radial5"/>
    <dgm:cxn modelId="{01BB8C6D-9A12-4129-8206-175F6353C646}" srcId="{F7420165-9021-44F1-BBD5-4EE74743EFCE}" destId="{1F58F8FD-546E-46CD-83C9-466EB5E78A1C}" srcOrd="2" destOrd="0" parTransId="{B7D2AFC1-0576-4693-ADD4-65B9C42A053C}" sibTransId="{78B302FC-BE0D-4913-B6BB-D30A4C11CEA3}"/>
    <dgm:cxn modelId="{22AF225E-66E4-46B1-B6E3-F6F0D715642B}" type="presOf" srcId="{AA3AE431-6E38-4467-A862-744AB834DF49}" destId="{6EC804A8-D5E6-4750-B72A-B626C03701E2}" srcOrd="0" destOrd="0" presId="urn:microsoft.com/office/officeart/2005/8/layout/radial5"/>
    <dgm:cxn modelId="{44B60C71-A672-449F-81F5-781A2551648A}" type="presOf" srcId="{B7D2AFC1-0576-4693-ADD4-65B9C42A053C}" destId="{A2645C85-6571-467A-B85C-A2D25318828E}" srcOrd="0" destOrd="0" presId="urn:microsoft.com/office/officeart/2005/8/layout/radial5"/>
    <dgm:cxn modelId="{8A9C2FED-3BE3-4444-92C7-CE8D9D1D2C22}" srcId="{F7420165-9021-44F1-BBD5-4EE74743EFCE}" destId="{FB0E39E0-7DCB-49B3-AB25-32C690432D86}" srcOrd="5" destOrd="0" parTransId="{5D8AF85A-519C-4035-9396-72EB80AFC4D0}" sibTransId="{F2807029-0514-4931-B99E-3BBB4E2B2C9A}"/>
    <dgm:cxn modelId="{D965B9B5-6EFC-4DFB-827C-92E4EF03EDD9}" type="presOf" srcId="{C7F1ABC5-FBC1-49ED-BF1D-1F47C7F45F12}" destId="{A20C39A1-4C97-46E0-A175-37DACB63AC33}" srcOrd="0" destOrd="0" presId="urn:microsoft.com/office/officeart/2005/8/layout/radial5"/>
    <dgm:cxn modelId="{467C2B76-FB5B-42E5-96AA-5AAED964A53E}" type="presOf" srcId="{7BE8DEF7-012B-4CC8-80F7-BD83343BF6A5}" destId="{BCDCA649-6DFE-41E8-8B0E-932ED78283A8}" srcOrd="0" destOrd="0" presId="urn:microsoft.com/office/officeart/2005/8/layout/radial5"/>
    <dgm:cxn modelId="{42D3199D-78C4-41FE-89D6-4E1C7A36D4A9}" type="presOf" srcId="{B7D2AFC1-0576-4693-ADD4-65B9C42A053C}" destId="{2397EC32-F7FF-406B-9F00-ECA0B7ED3EA5}" srcOrd="1" destOrd="0" presId="urn:microsoft.com/office/officeart/2005/8/layout/radial5"/>
    <dgm:cxn modelId="{79ADA3A5-C284-4561-849E-12C0FA765913}" type="presOf" srcId="{7BE8DEF7-012B-4CC8-80F7-BD83343BF6A5}" destId="{3ED9EAA3-91A2-4444-A8EB-FA2B9EE719E8}" srcOrd="1" destOrd="0" presId="urn:microsoft.com/office/officeart/2005/8/layout/radial5"/>
    <dgm:cxn modelId="{F8844AA1-2F82-47BE-BB33-0B791D68A24B}" type="presOf" srcId="{4A398404-64D6-40A1-A816-35C4804ADDC3}" destId="{C5703348-FD55-4B75-8FC6-76375B11653F}" srcOrd="1" destOrd="0" presId="urn:microsoft.com/office/officeart/2005/8/layout/radial5"/>
    <dgm:cxn modelId="{83D088DD-BC23-480A-B2F2-E0CEC3C18763}" type="presOf" srcId="{4A398404-64D6-40A1-A816-35C4804ADDC3}" destId="{0DCBC6F7-D5BE-43B3-B04F-3469C2D6FC90}" srcOrd="0" destOrd="0" presId="urn:microsoft.com/office/officeart/2005/8/layout/radial5"/>
    <dgm:cxn modelId="{DFC650EB-64AE-4C6A-81C3-8321DB221483}" srcId="{F7420165-9021-44F1-BBD5-4EE74743EFCE}" destId="{6BBE6CE1-81DC-4CC1-A9D8-670CEC9AEE9C}" srcOrd="6" destOrd="0" parTransId="{974439A4-00BA-48AB-8561-489F4E404187}" sibTransId="{F1218FA7-B8FF-4B33-A613-01534F047C68}"/>
    <dgm:cxn modelId="{3FFED8A4-E458-4F40-A372-43D66612E6E4}" type="presOf" srcId="{1F58F8FD-546E-46CD-83C9-466EB5E78A1C}" destId="{EF855903-1CAE-4C32-8B66-0C3F23A76E85}" srcOrd="0" destOrd="0" presId="urn:microsoft.com/office/officeart/2005/8/layout/radial5"/>
    <dgm:cxn modelId="{418C3BFF-9239-46E5-9282-0DF9AF059A8D}" type="presOf" srcId="{5D8AF85A-519C-4035-9396-72EB80AFC4D0}" destId="{1642D5CD-887E-481D-8729-3966AECDA291}" srcOrd="0" destOrd="0" presId="urn:microsoft.com/office/officeart/2005/8/layout/radial5"/>
    <dgm:cxn modelId="{953E7551-1463-4CEB-802E-042C45D741E3}" type="presOf" srcId="{BA9F920C-3E2B-4642-A0A9-FBE58E89CDE1}" destId="{BD1E6539-46C9-4705-BF25-DD85A948CE3D}" srcOrd="0" destOrd="0" presId="urn:microsoft.com/office/officeart/2005/8/layout/radial5"/>
    <dgm:cxn modelId="{9A991AA5-B5FB-445D-87CD-D0AAE5CDBA3B}" type="presOf" srcId="{AA3AE431-6E38-4467-A862-744AB834DF49}" destId="{1ACB7136-B320-42E0-9B56-9833EDA70F45}" srcOrd="1" destOrd="0" presId="urn:microsoft.com/office/officeart/2005/8/layout/radial5"/>
    <dgm:cxn modelId="{7237D545-0F84-4613-8E38-BBE1FC45F183}" type="presOf" srcId="{6BBE6CE1-81DC-4CC1-A9D8-670CEC9AEE9C}" destId="{7D6524C6-6790-41F6-A510-384C4EBB0B42}" srcOrd="0" destOrd="0" presId="urn:microsoft.com/office/officeart/2005/8/layout/radial5"/>
    <dgm:cxn modelId="{FD1B7346-9072-48A7-A4EF-281E2410AE07}" type="presOf" srcId="{974439A4-00BA-48AB-8561-489F4E404187}" destId="{4E1AEDC5-78DE-4C9E-A2FD-6D2EEA11C00E}" srcOrd="0" destOrd="0" presId="urn:microsoft.com/office/officeart/2005/8/layout/radial5"/>
    <dgm:cxn modelId="{262E19EE-22E2-420D-8B18-E19D499F1CFF}" type="presOf" srcId="{18B7C8EB-C745-4C20-8A9D-4D4D497341C3}" destId="{1DA63683-A578-4DCC-9D4B-185977D621DD}" srcOrd="0" destOrd="0" presId="urn:microsoft.com/office/officeart/2005/8/layout/radial5"/>
    <dgm:cxn modelId="{838B5E78-76F4-40D1-85E3-E7CBD4DA0F24}" srcId="{F7420165-9021-44F1-BBD5-4EE74743EFCE}" destId="{BA9F920C-3E2B-4642-A0A9-FBE58E89CDE1}" srcOrd="7" destOrd="0" parTransId="{4A398404-64D6-40A1-A816-35C4804ADDC3}" sibTransId="{293E0468-ED3C-43A6-ADDF-A9B0CE9C211A}"/>
    <dgm:cxn modelId="{31596380-06C8-4826-8CFD-A13DEA74D0F5}" srcId="{F7420165-9021-44F1-BBD5-4EE74743EFCE}" destId="{86CA724C-E1FC-49D4-A97B-BE3180A2391E}" srcOrd="0" destOrd="0" parTransId="{AA3AE431-6E38-4467-A862-744AB834DF49}" sibTransId="{6905CCDE-D755-4FB8-87FB-BF2B1BEE595A}"/>
    <dgm:cxn modelId="{F08D0F68-94FC-4523-B6AF-2008E24F3453}" type="presOf" srcId="{F7420165-9021-44F1-BBD5-4EE74743EFCE}" destId="{814076A2-1CB4-4791-849B-6B39765CA4A0}" srcOrd="0" destOrd="0" presId="urn:microsoft.com/office/officeart/2005/8/layout/radial5"/>
    <dgm:cxn modelId="{3F168B8F-903F-4725-B681-455D12E006BD}" srcId="{F7420165-9021-44F1-BBD5-4EE74743EFCE}" destId="{A928D84F-F510-4455-B6F6-8A516041EA5D}" srcOrd="3" destOrd="0" parTransId="{7BE8DEF7-012B-4CC8-80F7-BD83343BF6A5}" sibTransId="{FBFBE9A4-A8BB-4889-AA34-05F06BBBF397}"/>
    <dgm:cxn modelId="{6D2F47FE-6D9F-496B-BDC9-3F5511A034C2}" srcId="{F7420165-9021-44F1-BBD5-4EE74743EFCE}" destId="{8AF19001-A37C-4074-9F2C-F49F8D2AC75D}" srcOrd="1" destOrd="0" parTransId="{EC5CD053-991A-49C2-8E91-883958B281FE}" sibTransId="{57AA3EEB-5158-4E45-BA54-E0B0C2410B82}"/>
    <dgm:cxn modelId="{737FCB23-29D0-4DA9-96A5-D243EACBD49D}" type="presOf" srcId="{EC5CD053-991A-49C2-8E91-883958B281FE}" destId="{D7990666-7F4D-4D83-A834-647CFF0C41FD}" srcOrd="0" destOrd="0" presId="urn:microsoft.com/office/officeart/2005/8/layout/radial5"/>
    <dgm:cxn modelId="{E8451DC8-2C4E-4D48-93FE-8F1CB480E47C}" type="presOf" srcId="{18B7C8EB-C745-4C20-8A9D-4D4D497341C3}" destId="{CCE865E6-A543-4DEC-83CF-FDB8D33369C6}" srcOrd="1" destOrd="0" presId="urn:microsoft.com/office/officeart/2005/8/layout/radial5"/>
    <dgm:cxn modelId="{27ADA697-3AE3-4D17-9F7B-B128329F8C9E}" srcId="{7B883B14-106E-4048-84D9-75B5EF6542AB}" destId="{F7420165-9021-44F1-BBD5-4EE74743EFCE}" srcOrd="0" destOrd="0" parTransId="{568CB72E-5B43-4911-A23D-1C6D0FF9FE1E}" sibTransId="{BAF86FDE-BE3F-4ABD-A13D-4741774659F7}"/>
    <dgm:cxn modelId="{22B56F57-E07D-4CC8-B1CB-EF450F04ABA6}" type="presOf" srcId="{86CA724C-E1FC-49D4-A97B-BE3180A2391E}" destId="{147A53D6-7CD7-447B-AC19-AB98CDDDA1BF}" srcOrd="0" destOrd="0" presId="urn:microsoft.com/office/officeart/2005/8/layout/radial5"/>
    <dgm:cxn modelId="{E8CDCD6F-56C0-4457-85B9-081AD204D20D}" type="presOf" srcId="{A928D84F-F510-4455-B6F6-8A516041EA5D}" destId="{9CF613C2-FC76-400D-B3BD-18F9FBD3F76A}" srcOrd="0" destOrd="0" presId="urn:microsoft.com/office/officeart/2005/8/layout/radial5"/>
    <dgm:cxn modelId="{21CA96FD-8FA2-477E-9A73-3B59774BD45A}" type="presOf" srcId="{8AF19001-A37C-4074-9F2C-F49F8D2AC75D}" destId="{1924F538-E8FC-48EA-87A3-DBC0357ECC1B}" srcOrd="0" destOrd="0" presId="urn:microsoft.com/office/officeart/2005/8/layout/radial5"/>
    <dgm:cxn modelId="{E0DD8E2A-A8DC-47D1-A5C2-3B81F0A29F57}" type="presOf" srcId="{974439A4-00BA-48AB-8561-489F4E404187}" destId="{2EBECA69-F28C-4EC1-AC8A-3BE82C984033}" srcOrd="1" destOrd="0" presId="urn:microsoft.com/office/officeart/2005/8/layout/radial5"/>
    <dgm:cxn modelId="{45099E24-B8AC-4B26-98EC-B466380E153C}" type="presOf" srcId="{FB0E39E0-7DCB-49B3-AB25-32C690432D86}" destId="{76C477AE-2907-4A82-893D-75CA5A94CA64}" srcOrd="0" destOrd="0" presId="urn:microsoft.com/office/officeart/2005/8/layout/radial5"/>
    <dgm:cxn modelId="{933AC4C1-4BCF-4699-B146-9DED0CC3AFBC}" srcId="{F7420165-9021-44F1-BBD5-4EE74743EFCE}" destId="{C7F1ABC5-FBC1-49ED-BF1D-1F47C7F45F12}" srcOrd="4" destOrd="0" parTransId="{18B7C8EB-C745-4C20-8A9D-4D4D497341C3}" sibTransId="{ADB49ED5-060E-4D9A-BA25-965D40F4E940}"/>
    <dgm:cxn modelId="{582B8AC0-09CF-42AF-8D07-9FE039A8576B}" type="presOf" srcId="{EC5CD053-991A-49C2-8E91-883958B281FE}" destId="{B669C026-517D-45DD-8232-CE060975CC33}" srcOrd="1" destOrd="0" presId="urn:microsoft.com/office/officeart/2005/8/layout/radial5"/>
    <dgm:cxn modelId="{9DB80E1C-81AA-4827-B707-EC4F655F0CC4}" type="presParOf" srcId="{6A7DA7E8-A7F2-4164-98C9-450F29A3AF5A}" destId="{814076A2-1CB4-4791-849B-6B39765CA4A0}" srcOrd="0" destOrd="0" presId="urn:microsoft.com/office/officeart/2005/8/layout/radial5"/>
    <dgm:cxn modelId="{C29AF89A-341B-4149-8232-D5D875ACCE54}" type="presParOf" srcId="{6A7DA7E8-A7F2-4164-98C9-450F29A3AF5A}" destId="{6EC804A8-D5E6-4750-B72A-B626C03701E2}" srcOrd="1" destOrd="0" presId="urn:microsoft.com/office/officeart/2005/8/layout/radial5"/>
    <dgm:cxn modelId="{2BD448EE-4C4B-4508-AD92-734256320FC5}" type="presParOf" srcId="{6EC804A8-D5E6-4750-B72A-B626C03701E2}" destId="{1ACB7136-B320-42E0-9B56-9833EDA70F45}" srcOrd="0" destOrd="0" presId="urn:microsoft.com/office/officeart/2005/8/layout/radial5"/>
    <dgm:cxn modelId="{FD420933-104F-4507-AD46-1A8737D60234}" type="presParOf" srcId="{6A7DA7E8-A7F2-4164-98C9-450F29A3AF5A}" destId="{147A53D6-7CD7-447B-AC19-AB98CDDDA1BF}" srcOrd="2" destOrd="0" presId="urn:microsoft.com/office/officeart/2005/8/layout/radial5"/>
    <dgm:cxn modelId="{DD2C818A-CA7F-407F-9A0C-AA878134631A}" type="presParOf" srcId="{6A7DA7E8-A7F2-4164-98C9-450F29A3AF5A}" destId="{D7990666-7F4D-4D83-A834-647CFF0C41FD}" srcOrd="3" destOrd="0" presId="urn:microsoft.com/office/officeart/2005/8/layout/radial5"/>
    <dgm:cxn modelId="{B5003E60-470A-4EE0-9F1E-6FF429FA887C}" type="presParOf" srcId="{D7990666-7F4D-4D83-A834-647CFF0C41FD}" destId="{B669C026-517D-45DD-8232-CE060975CC33}" srcOrd="0" destOrd="0" presId="urn:microsoft.com/office/officeart/2005/8/layout/radial5"/>
    <dgm:cxn modelId="{4230945E-1F1A-456D-8BF1-A7765B37BA72}" type="presParOf" srcId="{6A7DA7E8-A7F2-4164-98C9-450F29A3AF5A}" destId="{1924F538-E8FC-48EA-87A3-DBC0357ECC1B}" srcOrd="4" destOrd="0" presId="urn:microsoft.com/office/officeart/2005/8/layout/radial5"/>
    <dgm:cxn modelId="{7FC0A862-99CC-4453-A874-470D68AD557A}" type="presParOf" srcId="{6A7DA7E8-A7F2-4164-98C9-450F29A3AF5A}" destId="{A2645C85-6571-467A-B85C-A2D25318828E}" srcOrd="5" destOrd="0" presId="urn:microsoft.com/office/officeart/2005/8/layout/radial5"/>
    <dgm:cxn modelId="{96097838-6F89-4189-AF11-6A28CA76F23B}" type="presParOf" srcId="{A2645C85-6571-467A-B85C-A2D25318828E}" destId="{2397EC32-F7FF-406B-9F00-ECA0B7ED3EA5}" srcOrd="0" destOrd="0" presId="urn:microsoft.com/office/officeart/2005/8/layout/radial5"/>
    <dgm:cxn modelId="{9E7071E8-03E7-423D-B512-E83871F47CD5}" type="presParOf" srcId="{6A7DA7E8-A7F2-4164-98C9-450F29A3AF5A}" destId="{EF855903-1CAE-4C32-8B66-0C3F23A76E85}" srcOrd="6" destOrd="0" presId="urn:microsoft.com/office/officeart/2005/8/layout/radial5"/>
    <dgm:cxn modelId="{C92B1929-8D18-4E49-ADB4-2C19255DF615}" type="presParOf" srcId="{6A7DA7E8-A7F2-4164-98C9-450F29A3AF5A}" destId="{BCDCA649-6DFE-41E8-8B0E-932ED78283A8}" srcOrd="7" destOrd="0" presId="urn:microsoft.com/office/officeart/2005/8/layout/radial5"/>
    <dgm:cxn modelId="{E4E0206F-EAAD-490B-AF65-094A238AA398}" type="presParOf" srcId="{BCDCA649-6DFE-41E8-8B0E-932ED78283A8}" destId="{3ED9EAA3-91A2-4444-A8EB-FA2B9EE719E8}" srcOrd="0" destOrd="0" presId="urn:microsoft.com/office/officeart/2005/8/layout/radial5"/>
    <dgm:cxn modelId="{39962BBF-51FD-4FFE-974A-4A8CBC498903}" type="presParOf" srcId="{6A7DA7E8-A7F2-4164-98C9-450F29A3AF5A}" destId="{9CF613C2-FC76-400D-B3BD-18F9FBD3F76A}" srcOrd="8" destOrd="0" presId="urn:microsoft.com/office/officeart/2005/8/layout/radial5"/>
    <dgm:cxn modelId="{52A89AEE-B243-4688-8C55-E753B7206242}" type="presParOf" srcId="{6A7DA7E8-A7F2-4164-98C9-450F29A3AF5A}" destId="{1DA63683-A578-4DCC-9D4B-185977D621DD}" srcOrd="9" destOrd="0" presId="urn:microsoft.com/office/officeart/2005/8/layout/radial5"/>
    <dgm:cxn modelId="{5C14807E-75FD-492F-8BB9-E0791B378A44}" type="presParOf" srcId="{1DA63683-A578-4DCC-9D4B-185977D621DD}" destId="{CCE865E6-A543-4DEC-83CF-FDB8D33369C6}" srcOrd="0" destOrd="0" presId="urn:microsoft.com/office/officeart/2005/8/layout/radial5"/>
    <dgm:cxn modelId="{B41FD016-C7A2-4CAD-BB2C-886BF595A481}" type="presParOf" srcId="{6A7DA7E8-A7F2-4164-98C9-450F29A3AF5A}" destId="{A20C39A1-4C97-46E0-A175-37DACB63AC33}" srcOrd="10" destOrd="0" presId="urn:microsoft.com/office/officeart/2005/8/layout/radial5"/>
    <dgm:cxn modelId="{F8F0740C-2829-4619-BC63-3A11BC1845E5}" type="presParOf" srcId="{6A7DA7E8-A7F2-4164-98C9-450F29A3AF5A}" destId="{1642D5CD-887E-481D-8729-3966AECDA291}" srcOrd="11" destOrd="0" presId="urn:microsoft.com/office/officeart/2005/8/layout/radial5"/>
    <dgm:cxn modelId="{A3F27507-0A25-43F0-96D0-9DA39562DDB9}" type="presParOf" srcId="{1642D5CD-887E-481D-8729-3966AECDA291}" destId="{623AF920-100A-4B64-91D2-F35E1EAF5D6C}" srcOrd="0" destOrd="0" presId="urn:microsoft.com/office/officeart/2005/8/layout/radial5"/>
    <dgm:cxn modelId="{525FB479-D85A-49A4-9A99-CC490E17AE8E}" type="presParOf" srcId="{6A7DA7E8-A7F2-4164-98C9-450F29A3AF5A}" destId="{76C477AE-2907-4A82-893D-75CA5A94CA64}" srcOrd="12" destOrd="0" presId="urn:microsoft.com/office/officeart/2005/8/layout/radial5"/>
    <dgm:cxn modelId="{7C189838-7837-4662-9A87-4A623836B508}" type="presParOf" srcId="{6A7DA7E8-A7F2-4164-98C9-450F29A3AF5A}" destId="{4E1AEDC5-78DE-4C9E-A2FD-6D2EEA11C00E}" srcOrd="13" destOrd="0" presId="urn:microsoft.com/office/officeart/2005/8/layout/radial5"/>
    <dgm:cxn modelId="{C77B8956-CC80-49B6-849A-28C9640CA693}" type="presParOf" srcId="{4E1AEDC5-78DE-4C9E-A2FD-6D2EEA11C00E}" destId="{2EBECA69-F28C-4EC1-AC8A-3BE82C984033}" srcOrd="0" destOrd="0" presId="urn:microsoft.com/office/officeart/2005/8/layout/radial5"/>
    <dgm:cxn modelId="{41AF4D26-4A2B-42EF-BFB5-FD645BE25AC8}" type="presParOf" srcId="{6A7DA7E8-A7F2-4164-98C9-450F29A3AF5A}" destId="{7D6524C6-6790-41F6-A510-384C4EBB0B42}" srcOrd="14" destOrd="0" presId="urn:microsoft.com/office/officeart/2005/8/layout/radial5"/>
    <dgm:cxn modelId="{652C2536-4415-4630-8CDD-165FDCF175DF}" type="presParOf" srcId="{6A7DA7E8-A7F2-4164-98C9-450F29A3AF5A}" destId="{0DCBC6F7-D5BE-43B3-B04F-3469C2D6FC90}" srcOrd="15" destOrd="0" presId="urn:microsoft.com/office/officeart/2005/8/layout/radial5"/>
    <dgm:cxn modelId="{BCC40EB7-30F7-47EE-96EB-C6C5E29E04FE}" type="presParOf" srcId="{0DCBC6F7-D5BE-43B3-B04F-3469C2D6FC90}" destId="{C5703348-FD55-4B75-8FC6-76375B11653F}" srcOrd="0" destOrd="0" presId="urn:microsoft.com/office/officeart/2005/8/layout/radial5"/>
    <dgm:cxn modelId="{F95A683C-14CE-4191-8238-777DA0358626}" type="presParOf" srcId="{6A7DA7E8-A7F2-4164-98C9-450F29A3AF5A}" destId="{BD1E6539-46C9-4705-BF25-DD85A948CE3D}" srcOrd="16" destOrd="0" presId="urn:microsoft.com/office/officeart/2005/8/layout/radial5"/>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es-CO"/>
        </a:p>
      </dgm:t>
    </dgm:pt>
    <dgm:pt modelId="{72227050-30F0-4D5D-8ECF-92FADF9B123C}">
      <dgm:prSet phldrT="[Texto]"/>
      <dgm:spPr/>
      <dgm:t>
        <a:bodyPr/>
        <a:lstStyle/>
        <a:p>
          <a:r>
            <a:rPr lang="es-CO"/>
            <a:t>Gerente</a:t>
          </a:r>
        </a:p>
      </dgm:t>
    </dgm:pt>
    <dgm:pt modelId="{29691790-96C0-4407-B080-5B08064B43C1}" type="parTrans" cxnId="{DE03637D-E08D-476E-8E0C-24EFC43FFCEC}">
      <dgm:prSet/>
      <dgm:spPr/>
      <dgm:t>
        <a:bodyPr/>
        <a:lstStyle/>
        <a:p>
          <a:endParaRPr lang="es-CO"/>
        </a:p>
      </dgm:t>
    </dgm:pt>
    <dgm:pt modelId="{57D73464-E49F-4886-BA80-76C46D7736B4}" type="sibTrans" cxnId="{DE03637D-E08D-476E-8E0C-24EFC43FFCEC}">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pt>
    <dgm:pt modelId="{A0A8D4CB-A058-44BD-9639-BA68ECDC007F}" type="pres">
      <dgm:prSet presAssocID="{0D82094F-6E55-40D5-9CCE-1F03FE3D98AF}" presName="cycle" presStyleCnt="0"/>
      <dgm:spPr/>
    </dgm:pt>
    <dgm:pt modelId="{6998C099-6D80-425B-B585-5D587C9C4024}" type="pres">
      <dgm:prSet presAssocID="{0D82094F-6E55-40D5-9CCE-1F03FE3D98AF}" presName="srcNode" presStyleLbl="node1" presStyleIdx="0" presStyleCnt="1"/>
      <dgm:spPr/>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pt>
    <dgm:pt modelId="{2BF5D59C-B0C2-4423-B303-1FE2FC4EDA25}" type="pres">
      <dgm:prSet presAssocID="{0D82094F-6E55-40D5-9CCE-1F03FE3D98AF}" presName="dstNode" presStyleLbl="node1" presStyleIdx="0" presStyleCnt="1"/>
      <dgm:spPr/>
    </dgm:pt>
    <dgm:pt modelId="{56387785-80C7-4AA8-98B9-D561B43132F7}" type="pres">
      <dgm:prSet presAssocID="{72227050-30F0-4D5D-8ECF-92FADF9B123C}" presName="text_1" presStyleLbl="node1" presStyleIdx="0" presStyleCnt="1" custScaleX="74365" custScaleY="73085" custLinFactNeighborX="-21064" custLinFactNeighborY="-1183">
        <dgm:presLayoutVars>
          <dgm:bulletEnabled val="1"/>
        </dgm:presLayoutVars>
      </dgm:prSet>
      <dgm:spPr/>
      <dgm:t>
        <a:bodyPr/>
        <a:lstStyle/>
        <a:p>
          <a:endParaRPr lang="es-CO"/>
        </a:p>
      </dgm:t>
    </dgm:pt>
    <dgm:pt modelId="{487A35EB-BAC2-4CD8-9669-8A4493F3DD81}" type="pres">
      <dgm:prSet presAssocID="{72227050-30F0-4D5D-8ECF-92FADF9B123C}" presName="accent_1" presStyleCnt="0"/>
      <dgm:spPr/>
    </dgm:pt>
    <dgm:pt modelId="{B84CA92E-D971-4130-B668-4DC7BC17BCB8}" type="pres">
      <dgm:prSet presAssocID="{72227050-30F0-4D5D-8ECF-92FADF9B123C}" presName="accentRepeatNode" presStyleLbl="solidFgAcc1" presStyleIdx="0" presStyleCnt="1" custScaleX="77323" custScaleY="82125"/>
      <dgm:spPr>
        <a:blipFill rotWithShape="0">
          <a:blip xmlns:r="http://schemas.openxmlformats.org/officeDocument/2006/relationships" r:embed="rId1"/>
          <a:stretch>
            <a:fillRect/>
          </a:stretch>
        </a:blipFill>
      </dgm:spPr>
    </dgm:pt>
  </dgm:ptLst>
  <dgm:cxnLst>
    <dgm:cxn modelId="{2BA3828A-402F-4CE8-B550-5D3D4FF10847}" type="presOf" srcId="{57D73464-E49F-4886-BA80-76C46D7736B4}" destId="{04EB5AAF-A9F6-4F5F-A1BD-301005699685}" srcOrd="0" destOrd="0" presId="urn:microsoft.com/office/officeart/2008/layout/VerticalCurvedList"/>
    <dgm:cxn modelId="{462A9B6E-B201-403A-A577-1834CAB2880B}" type="presOf" srcId="{72227050-30F0-4D5D-8ECF-92FADF9B123C}" destId="{56387785-80C7-4AA8-98B9-D561B43132F7}" srcOrd="0" destOrd="0" presId="urn:microsoft.com/office/officeart/2008/layout/VerticalCurvedList"/>
    <dgm:cxn modelId="{B76170D2-ED9A-44E4-9A8D-62FC1DD99E7D}" type="presOf" srcId="{0D82094F-6E55-40D5-9CCE-1F03FE3D98AF}" destId="{D1A8A0D6-B6CE-4EFA-AA9A-C8F89665B506}" srcOrd="0" destOrd="0" presId="urn:microsoft.com/office/officeart/2008/layout/VerticalCurvedList"/>
    <dgm:cxn modelId="{DE03637D-E08D-476E-8E0C-24EFC43FFCEC}" srcId="{0D82094F-6E55-40D5-9CCE-1F03FE3D98AF}" destId="{72227050-30F0-4D5D-8ECF-92FADF9B123C}" srcOrd="0" destOrd="0" parTransId="{29691790-96C0-4407-B080-5B08064B43C1}" sibTransId="{57D73464-E49F-4886-BA80-76C46D7736B4}"/>
    <dgm:cxn modelId="{214271E2-77ED-4759-BB9B-29D9D89D5BFA}" type="presParOf" srcId="{D1A8A0D6-B6CE-4EFA-AA9A-C8F89665B506}" destId="{81A99DD1-19A9-4ECE-97B2-B03347D0EA01}" srcOrd="0" destOrd="0" presId="urn:microsoft.com/office/officeart/2008/layout/VerticalCurvedList"/>
    <dgm:cxn modelId="{786D8899-B0D9-4F70-A5F1-EC7BAF96E18B}" type="presParOf" srcId="{81A99DD1-19A9-4ECE-97B2-B03347D0EA01}" destId="{A0A8D4CB-A058-44BD-9639-BA68ECDC007F}" srcOrd="0" destOrd="0" presId="urn:microsoft.com/office/officeart/2008/layout/VerticalCurvedList"/>
    <dgm:cxn modelId="{D60859D4-0E2A-44A6-9DE5-1381B7AB8636}" type="presParOf" srcId="{A0A8D4CB-A058-44BD-9639-BA68ECDC007F}" destId="{6998C099-6D80-425B-B585-5D587C9C4024}" srcOrd="0" destOrd="0" presId="urn:microsoft.com/office/officeart/2008/layout/VerticalCurvedList"/>
    <dgm:cxn modelId="{7B28FCDE-A3E2-43C1-B8B0-41DEED07D1E5}" type="presParOf" srcId="{A0A8D4CB-A058-44BD-9639-BA68ECDC007F}" destId="{04EB5AAF-A9F6-4F5F-A1BD-301005699685}" srcOrd="1" destOrd="0" presId="urn:microsoft.com/office/officeart/2008/layout/VerticalCurvedList"/>
    <dgm:cxn modelId="{3095AF2F-3C2F-4702-8A96-F5842DFF2E94}" type="presParOf" srcId="{A0A8D4CB-A058-44BD-9639-BA68ECDC007F}" destId="{ECEE5A49-405A-45B7-9118-229EEC89FFB2}" srcOrd="2" destOrd="0" presId="urn:microsoft.com/office/officeart/2008/layout/VerticalCurvedList"/>
    <dgm:cxn modelId="{4107DA11-3A9D-4811-8C6A-C22EBC9F4D48}" type="presParOf" srcId="{A0A8D4CB-A058-44BD-9639-BA68ECDC007F}" destId="{2BF5D59C-B0C2-4423-B303-1FE2FC4EDA25}" srcOrd="3" destOrd="0" presId="urn:microsoft.com/office/officeart/2008/layout/VerticalCurvedList"/>
    <dgm:cxn modelId="{BD060DD3-CAAB-43A5-B174-53256E0E9CD1}" type="presParOf" srcId="{81A99DD1-19A9-4ECE-97B2-B03347D0EA01}" destId="{56387785-80C7-4AA8-98B9-D561B43132F7}" srcOrd="1" destOrd="0" presId="urn:microsoft.com/office/officeart/2008/layout/VerticalCurvedList"/>
    <dgm:cxn modelId="{881F83E9-F7BC-4DC1-B47D-2DE0CA82B7F8}" type="presParOf" srcId="{81A99DD1-19A9-4ECE-97B2-B03347D0EA01}" destId="{487A35EB-BAC2-4CD8-9669-8A4493F3DD81}" srcOrd="2" destOrd="0" presId="urn:microsoft.com/office/officeart/2008/layout/VerticalCurvedList"/>
    <dgm:cxn modelId="{18DBEEF0-9A5D-499E-866D-17B237DCC14C}" type="presParOf" srcId="{487A35EB-BAC2-4CD8-9669-8A4493F3DD81}" destId="{B84CA92E-D971-4130-B668-4DC7BC17BCB8}" srcOrd="0" destOrd="0" presId="urn:microsoft.com/office/officeart/2008/layout/VerticalCurvedList"/>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4076A2-1CB4-4791-849B-6B39765CA4A0}">
      <dsp:nvSpPr>
        <dsp:cNvPr id="0" name=""/>
        <dsp:cNvSpPr/>
      </dsp:nvSpPr>
      <dsp:spPr>
        <a:xfrm>
          <a:off x="2197603" y="1139435"/>
          <a:ext cx="817152" cy="78500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Gerente del Proyecto</a:t>
          </a:r>
        </a:p>
        <a:p>
          <a:pPr lvl="0" algn="ctr" defTabSz="400050">
            <a:lnSpc>
              <a:spcPct val="90000"/>
            </a:lnSpc>
            <a:spcBef>
              <a:spcPct val="0"/>
            </a:spcBef>
            <a:spcAft>
              <a:spcPct val="35000"/>
            </a:spcAft>
          </a:pPr>
          <a:r>
            <a:rPr lang="en-US" sz="900" kern="1200"/>
            <a:t>(Lider)</a:t>
          </a:r>
        </a:p>
      </dsp:txBody>
      <dsp:txXfrm>
        <a:off x="2317272" y="1254396"/>
        <a:ext cx="577814" cy="555081"/>
      </dsp:txXfrm>
    </dsp:sp>
    <dsp:sp modelId="{6EC804A8-D5E6-4750-B72A-B626C03701E2}">
      <dsp:nvSpPr>
        <dsp:cNvPr id="0" name=""/>
        <dsp:cNvSpPr/>
      </dsp:nvSpPr>
      <dsp:spPr>
        <a:xfrm rot="16200000">
          <a:off x="2415747" y="793821"/>
          <a:ext cx="380865" cy="262886"/>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55180" y="885831"/>
        <a:ext cx="301999" cy="157732"/>
      </dsp:txXfrm>
    </dsp:sp>
    <dsp:sp modelId="{147A53D6-7CD7-447B-AC19-AB98CDDDA1BF}">
      <dsp:nvSpPr>
        <dsp:cNvPr id="0" name=""/>
        <dsp:cNvSpPr/>
      </dsp:nvSpPr>
      <dsp:spPr>
        <a:xfrm>
          <a:off x="2258242" y="1969"/>
          <a:ext cx="695875" cy="69587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Arquitecto</a:t>
          </a:r>
          <a:endParaRPr lang="en-US" sz="500" kern="1200"/>
        </a:p>
      </dsp:txBody>
      <dsp:txXfrm>
        <a:off x="2360151" y="103878"/>
        <a:ext cx="492057" cy="492057"/>
      </dsp:txXfrm>
    </dsp:sp>
    <dsp:sp modelId="{D7990666-7F4D-4D83-A834-647CFF0C41FD}">
      <dsp:nvSpPr>
        <dsp:cNvPr id="0" name=""/>
        <dsp:cNvSpPr/>
      </dsp:nvSpPr>
      <dsp:spPr>
        <a:xfrm rot="18900000">
          <a:off x="2826263" y="968672"/>
          <a:ext cx="423476" cy="262886"/>
        </a:xfrm>
        <a:prstGeom prst="leftRightArrow">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7813" y="1049132"/>
        <a:ext cx="344610" cy="157732"/>
      </dsp:txXfrm>
    </dsp:sp>
    <dsp:sp modelId="{1924F538-E8FC-48EA-87A3-DBC0357ECC1B}">
      <dsp:nvSpPr>
        <dsp:cNvPr id="0" name=""/>
        <dsp:cNvSpPr/>
      </dsp:nvSpPr>
      <dsp:spPr>
        <a:xfrm>
          <a:off x="3094064" y="348178"/>
          <a:ext cx="695875" cy="695875"/>
        </a:xfrm>
        <a:prstGeom prst="ellipse">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Analista de Sistemas</a:t>
          </a:r>
          <a:endParaRPr lang="en-US" sz="500" kern="1200"/>
        </a:p>
      </dsp:txBody>
      <dsp:txXfrm>
        <a:off x="3195973" y="450087"/>
        <a:ext cx="492057" cy="492057"/>
      </dsp:txXfrm>
    </dsp:sp>
    <dsp:sp modelId="{A2645C85-6571-467A-B85C-A2D25318828E}">
      <dsp:nvSpPr>
        <dsp:cNvPr id="0" name=""/>
        <dsp:cNvSpPr/>
      </dsp:nvSpPr>
      <dsp:spPr>
        <a:xfrm>
          <a:off x="2967622" y="1400494"/>
          <a:ext cx="468487" cy="262886"/>
        </a:xfrm>
        <a:prstGeom prst="leftRightArrow">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967622" y="1453071"/>
        <a:ext cx="389621" cy="157732"/>
      </dsp:txXfrm>
    </dsp:sp>
    <dsp:sp modelId="{EF855903-1CAE-4C32-8B66-0C3F23A76E85}">
      <dsp:nvSpPr>
        <dsp:cNvPr id="0" name=""/>
        <dsp:cNvSpPr/>
      </dsp:nvSpPr>
      <dsp:spPr>
        <a:xfrm>
          <a:off x="3400548" y="1183999"/>
          <a:ext cx="775323" cy="695875"/>
        </a:xfrm>
        <a:prstGeom prst="ellipse">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Disenador </a:t>
          </a:r>
          <a:endParaRPr lang="en-US" sz="500" kern="1200"/>
        </a:p>
      </dsp:txBody>
      <dsp:txXfrm>
        <a:off x="3514091" y="1285908"/>
        <a:ext cx="548237" cy="492057"/>
      </dsp:txXfrm>
    </dsp:sp>
    <dsp:sp modelId="{BCDCA649-6DFE-41E8-8B0E-932ED78283A8}">
      <dsp:nvSpPr>
        <dsp:cNvPr id="0" name=""/>
        <dsp:cNvSpPr/>
      </dsp:nvSpPr>
      <dsp:spPr>
        <a:xfrm rot="2700000">
          <a:off x="2823226" y="1832315"/>
          <a:ext cx="429550" cy="262886"/>
        </a:xfrm>
        <a:prstGeom prst="leftRightArrow">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4776" y="1857009"/>
        <a:ext cx="350684" cy="157732"/>
      </dsp:txXfrm>
    </dsp:sp>
    <dsp:sp modelId="{9CF613C2-FC76-400D-B3BD-18F9FBD3F76A}">
      <dsp:nvSpPr>
        <dsp:cNvPr id="0" name=""/>
        <dsp:cNvSpPr/>
      </dsp:nvSpPr>
      <dsp:spPr>
        <a:xfrm>
          <a:off x="3094064" y="2019821"/>
          <a:ext cx="695875" cy="695875"/>
        </a:xfrm>
        <a:prstGeom prst="ellipse">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Ilustrador</a:t>
          </a:r>
          <a:endParaRPr lang="en-US" sz="500" kern="1200"/>
        </a:p>
      </dsp:txBody>
      <dsp:txXfrm>
        <a:off x="3195973" y="2121730"/>
        <a:ext cx="492057" cy="492057"/>
      </dsp:txXfrm>
    </dsp:sp>
    <dsp:sp modelId="{1DA63683-A578-4DCC-9D4B-185977D621DD}">
      <dsp:nvSpPr>
        <dsp:cNvPr id="0" name=""/>
        <dsp:cNvSpPr/>
      </dsp:nvSpPr>
      <dsp:spPr>
        <a:xfrm rot="5400000">
          <a:off x="2424377" y="2007167"/>
          <a:ext cx="363606" cy="262886"/>
        </a:xfrm>
        <a:prstGeom prst="leftRightArrow">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63810" y="2020311"/>
        <a:ext cx="284740" cy="157732"/>
      </dsp:txXfrm>
    </dsp:sp>
    <dsp:sp modelId="{A20C39A1-4C97-46E0-A175-37DACB63AC33}">
      <dsp:nvSpPr>
        <dsp:cNvPr id="0" name=""/>
        <dsp:cNvSpPr/>
      </dsp:nvSpPr>
      <dsp:spPr>
        <a:xfrm>
          <a:off x="2258242" y="2366029"/>
          <a:ext cx="695875" cy="695875"/>
        </a:xfrm>
        <a:prstGeom prst="ellipse">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Configuraciones y Pruebas</a:t>
          </a:r>
        </a:p>
      </dsp:txBody>
      <dsp:txXfrm>
        <a:off x="2360151" y="2467938"/>
        <a:ext cx="492057" cy="492057"/>
      </dsp:txXfrm>
    </dsp:sp>
    <dsp:sp modelId="{1642D5CD-887E-481D-8729-3966AECDA291}">
      <dsp:nvSpPr>
        <dsp:cNvPr id="0" name=""/>
        <dsp:cNvSpPr/>
      </dsp:nvSpPr>
      <dsp:spPr>
        <a:xfrm rot="8100000">
          <a:off x="1962388" y="1832315"/>
          <a:ext cx="423940" cy="262886"/>
        </a:xfrm>
        <a:prstGeom prst="leftRightArrow">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29704" y="1857009"/>
        <a:ext cx="345074" cy="157732"/>
      </dsp:txXfrm>
    </dsp:sp>
    <dsp:sp modelId="{76C477AE-2907-4A82-893D-75CA5A94CA64}">
      <dsp:nvSpPr>
        <dsp:cNvPr id="0" name=""/>
        <dsp:cNvSpPr/>
      </dsp:nvSpPr>
      <dsp:spPr>
        <a:xfrm>
          <a:off x="1422421" y="2019821"/>
          <a:ext cx="695875" cy="695875"/>
        </a:xfrm>
        <a:prstGeom prst="ellipse">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Director de Desarrollo</a:t>
          </a:r>
        </a:p>
      </dsp:txBody>
      <dsp:txXfrm>
        <a:off x="1524330" y="2121730"/>
        <a:ext cx="492057" cy="492057"/>
      </dsp:txXfrm>
    </dsp:sp>
    <dsp:sp modelId="{4E1AEDC5-78DE-4C9E-A2FD-6D2EEA11C00E}">
      <dsp:nvSpPr>
        <dsp:cNvPr id="0" name=""/>
        <dsp:cNvSpPr/>
      </dsp:nvSpPr>
      <dsp:spPr>
        <a:xfrm rot="10800000">
          <a:off x="1786671" y="1400494"/>
          <a:ext cx="409115" cy="262886"/>
        </a:xfrm>
        <a:prstGeom prst="leftRightArrow">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1865537" y="1453071"/>
        <a:ext cx="330249" cy="157732"/>
      </dsp:txXfrm>
    </dsp:sp>
    <dsp:sp modelId="{7D6524C6-6790-41F6-A510-384C4EBB0B42}">
      <dsp:nvSpPr>
        <dsp:cNvPr id="0" name=""/>
        <dsp:cNvSpPr/>
      </dsp:nvSpPr>
      <dsp:spPr>
        <a:xfrm>
          <a:off x="1076212" y="1183999"/>
          <a:ext cx="695875" cy="695875"/>
        </a:xfrm>
        <a:prstGeom prst="ellipse">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Calidad </a:t>
          </a:r>
        </a:p>
      </dsp:txBody>
      <dsp:txXfrm>
        <a:off x="1178121" y="1285908"/>
        <a:ext cx="492057" cy="492057"/>
      </dsp:txXfrm>
    </dsp:sp>
    <dsp:sp modelId="{0DCBC6F7-D5BE-43B3-B04F-3469C2D6FC90}">
      <dsp:nvSpPr>
        <dsp:cNvPr id="0" name=""/>
        <dsp:cNvSpPr/>
      </dsp:nvSpPr>
      <dsp:spPr>
        <a:xfrm rot="13512164">
          <a:off x="1984521" y="965720"/>
          <a:ext cx="379900" cy="262886"/>
        </a:xfrm>
        <a:prstGeom prst="leftRightArrow">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51739" y="1046279"/>
        <a:ext cx="301034" cy="157732"/>
      </dsp:txXfrm>
    </dsp:sp>
    <dsp:sp modelId="{BD1E6539-46C9-4705-BF25-DD85A948CE3D}">
      <dsp:nvSpPr>
        <dsp:cNvPr id="0" name=""/>
        <dsp:cNvSpPr/>
      </dsp:nvSpPr>
      <dsp:spPr>
        <a:xfrm>
          <a:off x="1422418" y="342240"/>
          <a:ext cx="695875" cy="69587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a:t>
          </a:r>
          <a:r>
            <a:rPr lang="en-US" sz="800" kern="1200"/>
            <a:t>Documen-tacion </a:t>
          </a:r>
          <a:endParaRPr lang="en-US" sz="500" kern="1200"/>
        </a:p>
      </dsp:txBody>
      <dsp:txXfrm>
        <a:off x="1524327" y="444149"/>
        <a:ext cx="492057" cy="4920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337120" y="-241315"/>
          <a:ext cx="1854230" cy="1854230"/>
        </a:xfrm>
        <a:prstGeom prst="blockArc">
          <a:avLst>
            <a:gd name="adj1" fmla="val 18900000"/>
            <a:gd name="adj2" fmla="val 2700000"/>
            <a:gd name="adj3" fmla="val 1165"/>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387785-80C7-4AA8-98B9-D561B43132F7}">
      <dsp:nvSpPr>
        <dsp:cNvPr id="0" name=""/>
        <dsp:cNvSpPr/>
      </dsp:nvSpPr>
      <dsp:spPr>
        <a:xfrm>
          <a:off x="323414" y="438580"/>
          <a:ext cx="1607104" cy="4789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58420" rIns="58420" bIns="58420" numCol="1" spcCol="1270" anchor="ctr" anchorCtr="0">
          <a:noAutofit/>
        </a:bodyPr>
        <a:lstStyle/>
        <a:p>
          <a:pPr lvl="0" algn="l" defTabSz="1022350">
            <a:lnSpc>
              <a:spcPct val="90000"/>
            </a:lnSpc>
            <a:spcBef>
              <a:spcPct val="0"/>
            </a:spcBef>
            <a:spcAft>
              <a:spcPct val="35000"/>
            </a:spcAft>
          </a:pPr>
          <a:r>
            <a:rPr lang="es-CO" sz="2300" kern="1200"/>
            <a:t>Gerente</a:t>
          </a:r>
        </a:p>
      </dsp:txBody>
      <dsp:txXfrm>
        <a:off x="323414" y="438580"/>
        <a:ext cx="1607104" cy="478933"/>
      </dsp:txXfrm>
    </dsp:sp>
    <dsp:sp modelId="{B84CA92E-D971-4130-B668-4DC7BC17BCB8}">
      <dsp:nvSpPr>
        <dsp:cNvPr id="0" name=""/>
        <dsp:cNvSpPr/>
      </dsp:nvSpPr>
      <dsp:spPr>
        <a:xfrm>
          <a:off x="184938" y="349441"/>
          <a:ext cx="633382" cy="672717"/>
        </a:xfrm>
        <a:prstGeom prst="ellipse">
          <a:avLst/>
        </a:prstGeom>
        <a:blipFill rotWithShape="0">
          <a:blip xmlns:r="http://schemas.openxmlformats.org/officeDocument/2006/relationships" r:embed="rId1"/>
          <a:stretch>
            <a:fillRect/>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2012-09-11T00:00:00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9AD8910E-15FF-42B2-A8D3-EBE0D402EDEA}">
  <ds:schemaRefs>
    <ds:schemaRef ds:uri="http://schemas.openxmlformats.org/officeDocument/2006/bibliography"/>
  </ds:schemaRefs>
</ds:datastoreItem>
</file>

<file path=customXml/itemProps11.xml><?xml version="1.0" encoding="utf-8"?>
<ds:datastoreItem xmlns:ds="http://schemas.openxmlformats.org/officeDocument/2006/customXml" ds:itemID="{6915F70E-148D-44F3-8946-9F6B30BB03E6}">
  <ds:schemaRefs>
    <ds:schemaRef ds:uri="http://schemas.openxmlformats.org/officeDocument/2006/bibliography"/>
  </ds:schemaRefs>
</ds:datastoreItem>
</file>

<file path=customXml/itemProps12.xml><?xml version="1.0" encoding="utf-8"?>
<ds:datastoreItem xmlns:ds="http://schemas.openxmlformats.org/officeDocument/2006/customXml" ds:itemID="{A9622F5F-782C-41B9-B47A-B11069DEE1CF}">
  <ds:schemaRefs>
    <ds:schemaRef ds:uri="http://schemas.openxmlformats.org/officeDocument/2006/bibliography"/>
  </ds:schemaRefs>
</ds:datastoreItem>
</file>

<file path=customXml/itemProps13.xml><?xml version="1.0" encoding="utf-8"?>
<ds:datastoreItem xmlns:ds="http://schemas.openxmlformats.org/officeDocument/2006/customXml" ds:itemID="{25B59173-02FC-4202-9882-A86C4017D015}">
  <ds:schemaRefs>
    <ds:schemaRef ds:uri="http://schemas.openxmlformats.org/officeDocument/2006/bibliography"/>
  </ds:schemaRefs>
</ds:datastoreItem>
</file>

<file path=customXml/itemProps14.xml><?xml version="1.0" encoding="utf-8"?>
<ds:datastoreItem xmlns:ds="http://schemas.openxmlformats.org/officeDocument/2006/customXml" ds:itemID="{BAF986DC-E0F1-4F93-8414-57E9FFFCB8EA}">
  <ds:schemaRefs>
    <ds:schemaRef ds:uri="http://schemas.openxmlformats.org/officeDocument/2006/bibliography"/>
  </ds:schemaRefs>
</ds:datastoreItem>
</file>

<file path=customXml/itemProps15.xml><?xml version="1.0" encoding="utf-8"?>
<ds:datastoreItem xmlns:ds="http://schemas.openxmlformats.org/officeDocument/2006/customXml" ds:itemID="{480C4222-3D43-460C-8AB3-9BBBD803B9E0}">
  <ds:schemaRefs>
    <ds:schemaRef ds:uri="http://schemas.openxmlformats.org/officeDocument/2006/bibliography"/>
  </ds:schemaRefs>
</ds:datastoreItem>
</file>

<file path=customXml/itemProps16.xml><?xml version="1.0" encoding="utf-8"?>
<ds:datastoreItem xmlns:ds="http://schemas.openxmlformats.org/officeDocument/2006/customXml" ds:itemID="{022380E9-B036-4C24-846E-8A57DCAB22B2}">
  <ds:schemaRefs>
    <ds:schemaRef ds:uri="http://schemas.openxmlformats.org/officeDocument/2006/bibliography"/>
  </ds:schemaRefs>
</ds:datastoreItem>
</file>

<file path=customXml/itemProps2.xml><?xml version="1.0" encoding="utf-8"?>
<ds:datastoreItem xmlns:ds="http://schemas.openxmlformats.org/officeDocument/2006/customXml" ds:itemID="{F424B532-C599-4905-9220-4A42A28CA295}">
  <ds:schemaRefs>
    <ds:schemaRef ds:uri="http://schemas.openxmlformats.org/officeDocument/2006/bibliography"/>
  </ds:schemaRefs>
</ds:datastoreItem>
</file>

<file path=customXml/itemProps3.xml><?xml version="1.0" encoding="utf-8"?>
<ds:datastoreItem xmlns:ds="http://schemas.openxmlformats.org/officeDocument/2006/customXml" ds:itemID="{E37A722E-CE00-4415-B5C2-1A313FB11F4E}">
  <ds:schemaRefs>
    <ds:schemaRef ds:uri="http://schemas.openxmlformats.org/officeDocument/2006/bibliography"/>
  </ds:schemaRefs>
</ds:datastoreItem>
</file>

<file path=customXml/itemProps4.xml><?xml version="1.0" encoding="utf-8"?>
<ds:datastoreItem xmlns:ds="http://schemas.openxmlformats.org/officeDocument/2006/customXml" ds:itemID="{3413D96B-D165-46D2-B6D3-9C5220F46A82}">
  <ds:schemaRefs>
    <ds:schemaRef ds:uri="http://schemas.openxmlformats.org/officeDocument/2006/bibliography"/>
  </ds:schemaRefs>
</ds:datastoreItem>
</file>

<file path=customXml/itemProps5.xml><?xml version="1.0" encoding="utf-8"?>
<ds:datastoreItem xmlns:ds="http://schemas.openxmlformats.org/officeDocument/2006/customXml" ds:itemID="{E28CA7D7-E380-4BD7-87C2-8D35443560C8}">
  <ds:schemaRefs>
    <ds:schemaRef ds:uri="http://schemas.openxmlformats.org/officeDocument/2006/bibliography"/>
  </ds:schemaRefs>
</ds:datastoreItem>
</file>

<file path=customXml/itemProps6.xml><?xml version="1.0" encoding="utf-8"?>
<ds:datastoreItem xmlns:ds="http://schemas.openxmlformats.org/officeDocument/2006/customXml" ds:itemID="{DE423E83-D104-4D5C-8A1C-E78167734287}">
  <ds:schemaRefs>
    <ds:schemaRef ds:uri="http://schemas.openxmlformats.org/officeDocument/2006/bibliography"/>
  </ds:schemaRefs>
</ds:datastoreItem>
</file>

<file path=customXml/itemProps7.xml><?xml version="1.0" encoding="utf-8"?>
<ds:datastoreItem xmlns:ds="http://schemas.openxmlformats.org/officeDocument/2006/customXml" ds:itemID="{4E474EDF-D662-486A-8351-542E27016902}">
  <ds:schemaRefs>
    <ds:schemaRef ds:uri="http://schemas.openxmlformats.org/officeDocument/2006/bibliography"/>
  </ds:schemaRefs>
</ds:datastoreItem>
</file>

<file path=customXml/itemProps8.xml><?xml version="1.0" encoding="utf-8"?>
<ds:datastoreItem xmlns:ds="http://schemas.openxmlformats.org/officeDocument/2006/customXml" ds:itemID="{5C74465C-17A4-42E4-8E39-5A7FBECE4AFA}">
  <ds:schemaRefs>
    <ds:schemaRef ds:uri="http://schemas.openxmlformats.org/officeDocument/2006/bibliography"/>
  </ds:schemaRefs>
</ds:datastoreItem>
</file>

<file path=customXml/itemProps9.xml><?xml version="1.0" encoding="utf-8"?>
<ds:datastoreItem xmlns:ds="http://schemas.openxmlformats.org/officeDocument/2006/customXml" ds:itemID="{E0D497F8-9353-4FE5-B0BA-7A13FA0CF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1681</TotalTime>
  <Pages>35</Pages>
  <Words>5783</Words>
  <Characters>31808</Characters>
  <Application>Microsoft Office Word</Application>
  <DocSecurity>0</DocSecurity>
  <Lines>265</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Fifth Floor Corp.</Company>
  <LinksUpToDate>false</LinksUpToDate>
  <CharactersWithSpaces>37516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Camilo Gomez N</dc:creator>
  <cp:lastModifiedBy>Katherine</cp:lastModifiedBy>
  <cp:revision>62</cp:revision>
  <dcterms:created xsi:type="dcterms:W3CDTF">2012-08-18T14:10:00Z</dcterms:created>
  <dcterms:modified xsi:type="dcterms:W3CDTF">2012-09-03T03:45:00Z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1FeeMK1F2XQyf0UNZ7LrwWJzStaO6s2snVWSED7INffM</vt:lpwstr>
  </property>
  <property fmtid="{D5CDD505-2E9C-101B-9397-08002B2CF9AE}" pid="4" name="Google.Documents.RevisionId">
    <vt:lpwstr>05759489580182484120</vt:lpwstr>
  </property>
  <property fmtid="{D5CDD505-2E9C-101B-9397-08002B2CF9AE}" pid="5" name="Google.Documents.PreviousRevisionId">
    <vt:lpwstr>00572776830121080760</vt:lpwstr>
  </property>
  <property fmtid="{D5CDD505-2E9C-101B-9397-08002B2CF9AE}" pid="6" name="Google.Documents.PluginVersion">
    <vt:lpwstr>2.0.2662.553</vt:lpwstr>
  </property>
  <property fmtid="{D5CDD505-2E9C-101B-9397-08002B2CF9AE}" pid="7" name="Google.Documents.MergeIncapabilityFlags">
    <vt:i4>0</vt:i4>
  </property>
</Properties>
</file>