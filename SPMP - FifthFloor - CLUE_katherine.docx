
<file path=[Content_Types].xml><?xml version="1.0" encoding="utf-8"?>
<Types xmlns="http://schemas.openxmlformats.org/package/2006/content-types">
  <Override PartName="/customXml/itemProps3.xml" ContentType="application/vnd.openxmlformats-officedocument.customXmlProperties+xml"/>
  <Override PartName="/customXml/itemProps15.xml" ContentType="application/vnd.openxmlformats-officedocument.customXmlProperties+xml"/>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customXml/itemProps1.xml" ContentType="application/vnd.openxmlformats-officedocument.customXmlProperties+xml"/>
  <Override PartName="/customXml/itemProps13.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customXml/itemProps11.xml" ContentType="application/vnd.openxmlformats-officedocument.customXmlProperties+xml"/>
  <Override PartName="/word/comments.xml" ContentType="application/vnd.openxmlformats-officedocument.wordprocessingml.comments+xml"/>
  <Override PartName="/word/diagrams/colors1.xml" ContentType="application/vnd.openxmlformats-officedocument.drawingml.diagramColors+xml"/>
  <Override PartName="/word/diagrams/drawing6.xml" ContentType="application/vnd.ms-office.drawingml.diagramDrawing+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drawing4.xml" ContentType="application/vnd.ms-office.drawingml.diagramDrawing+xml"/>
  <Override PartName="/word/diagrams/layout9.xml" ContentType="application/vnd.openxmlformats-officedocument.drawingml.diagramLayout+xml"/>
  <Override PartName="/word/diagrams/data10.xml" ContentType="application/vnd.openxmlformats-officedocument.drawingml.diagramData+xml"/>
  <Override PartName="/word/diagrams/layout10.xml" ContentType="application/vnd.openxmlformats-officedocument.drawingml.diagramLayout+xml"/>
  <Override PartName="/word/stylesWithEffects.xml" ContentType="application/vnd.ms-word.stylesWithEffects+xml"/>
  <Override PartName="/word/diagrams/drawing2.xml" ContentType="application/vnd.ms-office.drawingml.diagramDrawing+xml"/>
  <Override PartName="/word/diagrams/layout7.xml" ContentType="application/vnd.openxmlformats-officedocument.drawingml.diagramLayout+xml"/>
  <Override PartName="/word/diagrams/quickStyle9.xml" ContentType="application/vnd.openxmlformats-officedocument.drawingml.diagramStyle+xml"/>
  <Override PartName="/docProps/custom.xml" ContentType="application/vnd.openxmlformats-officedocument.custom-properties+xml"/>
  <Override PartName="/customXml/itemProps8.xml" ContentType="application/vnd.openxmlformats-officedocument.customXmlProperties+xml"/>
  <Override PartName="/word/diagrams/layout5.xml" ContentType="application/vnd.openxmlformats-officedocument.drawingml.diagramLayout+xml"/>
  <Override PartName="/word/diagrams/quickStyle7.xml" ContentType="application/vnd.openxmlformats-officedocument.drawingml.diagramStyle+xml"/>
  <Override PartName="/word/footer1.xml" ContentType="application/vnd.openxmlformats-officedocument.wordprocessingml.footer+xml"/>
  <Override PartName="/customXml/itemProps6.xml" ContentType="application/vnd.openxmlformats-officedocument.customXmlProperties+xml"/>
  <Override PartName="/word/diagrams/layout3.xml" ContentType="application/vnd.openxmlformats-officedocument.drawingml.diagramLayout+xml"/>
  <Override PartName="/word/diagrams/quickStyle5.xml" ContentType="application/vnd.openxmlformats-officedocument.drawingml.diagramStyle+xml"/>
  <Override PartName="/word/diagrams/data8.xml" ContentType="application/vnd.openxmlformats-officedocument.drawingml.diagramData+xml"/>
  <Override PartName="/word/diagrams/colors8.xml" ContentType="application/vnd.openxmlformats-officedocument.drawingml.diagramColors+xml"/>
  <Override PartName="/word/header2.xml" ContentType="application/vnd.openxmlformats-officedocument.wordprocessingml.header+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word/header1.xml" ContentType="application/vnd.openxmlformats-officedocument.wordprocessingml.header+xml"/>
  <Override PartName="/docProps/core.xml" ContentType="application/vnd.openxmlformats-package.core-properties+xml"/>
  <Override PartName="/customXml/itemProps2.xml" ContentType="application/vnd.openxmlformats-officedocument.customXmlProperties+xml"/>
  <Override PartName="/customXml/itemProps16.xml" ContentType="application/vnd.openxmlformats-officedocument.customXmlProperties+xml"/>
  <Default Extension="png" ContentType="image/png"/>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Override PartName="/word/diagrams/drawing9.xml" ContentType="application/vnd.ms-office.drawingml.diagramDrawing+xml"/>
  <Override PartName="/word/diagrams/quickStyle10.xml" ContentType="application/vnd.openxmlformats-officedocument.drawingml.diagramStyle+xml"/>
  <Override PartName="/customXml/itemProps14.xml" ContentType="application/vnd.openxmlformats-officedocument.customXmlProperties+xml"/>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Override PartName="/customXml/itemProps12.xml" ContentType="application/vnd.openxmlformats-officedocument.customXmlProperties+xml"/>
  <Override PartName="/word/diagrams/drawing5.xml" ContentType="application/vnd.ms-office.drawingml.diagramDrawing+xml"/>
  <Override PartName="/customXml/itemProps10.xml" ContentType="application/vnd.openxmlformats-officedocument.customXmlProperties+xml"/>
  <Override PartName="/word/numbering.xml" ContentType="application/vnd.openxmlformats-officedocument.wordprocessingml.numbering+xml"/>
  <Override PartName="/word/endnotes.xml" ContentType="application/vnd.openxmlformats-officedocument.wordprocessingml.endnotes+xml"/>
  <Override PartName="/word/diagrams/drawing3.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layout8.xml" ContentType="application/vnd.openxmlformats-officedocument.drawingml.diagramLayout+xml"/>
  <Override PartName="/word/footer2.xml" ContentType="application/vnd.openxmlformats-officedocument.wordprocessingml.footer+xml"/>
  <Override PartName="/customXml/itemProps9.xml" ContentType="application/vnd.openxmlformats-officedocument.customXmlProperties+xml"/>
  <Override PartName="/word/diagrams/layout6.xml" ContentType="application/vnd.openxmlformats-officedocument.drawingml.diagramLayout+xml"/>
  <Override PartName="/word/diagrams/quickStyle8.xml" ContentType="application/vnd.openxmlformats-officedocument.drawingml.diagramStyle+xml"/>
  <Override PartName="/word/diagrams/data9.xml" ContentType="application/vnd.openxmlformats-officedocument.drawingml.diagramData+xml"/>
  <Override PartName="/word/diagrams/colors10.xml" ContentType="application/vnd.openxmlformats-officedocument.drawingml.diagramColors+xml"/>
  <Override PartName="/word/theme/theme1.xml" ContentType="application/vnd.openxmlformats-officedocument.theme+xml"/>
  <Override PartName="/customXml/itemProps7.xml" ContentType="application/vnd.openxmlformats-officedocument.customXmlProperties+xml"/>
  <Override PartName="/word/diagrams/layout4.xml" ContentType="application/vnd.openxmlformats-officedocument.drawingml.diagramLayout+xml"/>
  <Override PartName="/word/diagrams/quickStyle6.xml" ContentType="application/vnd.openxmlformats-officedocument.drawingml.diagramStyle+xml"/>
  <Override PartName="/word/diagrams/data7.xml" ContentType="application/vnd.openxmlformats-officedocument.drawingml.diagramData+xml"/>
  <Override PartName="/word/diagrams/colors9.xml" ContentType="application/vnd.openxmlformats-officedocument.drawingml.diagramColors+xml"/>
  <Override PartName="/word/diagrams/drawing10.xml" ContentType="application/vnd.ms-office.drawingml.diagramDrawing+xml"/>
  <Override PartName="/word/fontTable.xml" ContentType="application/vnd.openxmlformats-officedocument.wordprocessingml.fontTa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63D1" w:rsidRPr="00E85810" w:rsidRDefault="006263D1" w:rsidP="00014AF3">
      <w:pPr>
        <w:ind w:left="708" w:hanging="708"/>
        <w:jc w:val="center"/>
        <w:rPr>
          <w:rFonts w:ascii="Arial" w:hAnsi="Arial"/>
          <w:b/>
          <w:sz w:val="32"/>
          <w:lang w:val="en-US"/>
        </w:rPr>
      </w:pPr>
      <w:r w:rsidRPr="00E85810">
        <w:rPr>
          <w:rFonts w:ascii="Arial" w:hAnsi="Arial"/>
          <w:b/>
          <w:sz w:val="32"/>
          <w:lang w:val="en-US"/>
        </w:rPr>
        <w:t>CLUE</w:t>
      </w:r>
      <w:r w:rsidR="00E85810" w:rsidRPr="00E85810">
        <w:rPr>
          <w:rFonts w:ascii="Arial" w:hAnsi="Arial"/>
          <w:b/>
          <w:sz w:val="32"/>
          <w:lang w:val="en-US"/>
        </w:rPr>
        <w:t>, DO YOU FEAR DEATH?</w:t>
      </w:r>
    </w:p>
    <w:p w:rsidR="006263D1" w:rsidRPr="00E85810" w:rsidRDefault="006263D1" w:rsidP="00014AF3">
      <w:pPr>
        <w:jc w:val="center"/>
        <w:rPr>
          <w:rFonts w:ascii="Arial" w:hAnsi="Arial"/>
          <w:b/>
          <w:sz w:val="32"/>
          <w:lang w:val="en-US"/>
        </w:rPr>
      </w:pPr>
    </w:p>
    <w:p w:rsidR="006263D1" w:rsidRPr="00E85810" w:rsidRDefault="006263D1" w:rsidP="00014AF3">
      <w:pPr>
        <w:jc w:val="center"/>
        <w:rPr>
          <w:rFonts w:ascii="Arial" w:hAnsi="Arial"/>
          <w:b/>
          <w:sz w:val="32"/>
          <w:lang w:val="en-US"/>
        </w:rPr>
      </w:pPr>
    </w:p>
    <w:p w:rsidR="006263D1" w:rsidRPr="00E85810" w:rsidRDefault="006263D1" w:rsidP="00014AF3">
      <w:pPr>
        <w:jc w:val="center"/>
        <w:rPr>
          <w:rFonts w:ascii="Arial" w:hAnsi="Arial"/>
          <w:b/>
          <w:sz w:val="32"/>
          <w:lang w:val="en-US"/>
        </w:rPr>
      </w:pPr>
    </w:p>
    <w:p w:rsidR="006263D1" w:rsidRPr="00E85810" w:rsidRDefault="006263D1" w:rsidP="00014AF3">
      <w:pPr>
        <w:jc w:val="center"/>
        <w:rPr>
          <w:rFonts w:ascii="Arial" w:hAnsi="Arial"/>
          <w:b/>
          <w:sz w:val="32"/>
          <w:lang w:val="en-US"/>
        </w:rPr>
      </w:pPr>
    </w:p>
    <w:p w:rsidR="006263D1" w:rsidRPr="00595763" w:rsidRDefault="008D6C04" w:rsidP="00014AF3">
      <w:pPr>
        <w:jc w:val="center"/>
        <w:rPr>
          <w:rFonts w:ascii="Arial" w:hAnsi="Arial"/>
          <w:b/>
          <w:sz w:val="32"/>
          <w:lang w:val="es-CO"/>
        </w:rPr>
      </w:pPr>
      <w:r>
        <w:rPr>
          <w:rFonts w:ascii="Arial" w:hAnsi="Arial"/>
          <w:b/>
          <w:sz w:val="32"/>
          <w:lang w:val="es-CO"/>
        </w:rPr>
        <w:t>7</w:t>
      </w:r>
      <w:r w:rsidR="006263D1" w:rsidRPr="00595763">
        <w:rPr>
          <w:rFonts w:ascii="Arial" w:hAnsi="Arial"/>
          <w:b/>
          <w:sz w:val="32"/>
          <w:lang w:val="es-CO"/>
        </w:rPr>
        <w:t xml:space="preserve"> DE </w:t>
      </w:r>
      <w:r>
        <w:rPr>
          <w:rFonts w:ascii="Arial" w:hAnsi="Arial"/>
          <w:b/>
          <w:sz w:val="32"/>
          <w:lang w:val="es-CO"/>
        </w:rPr>
        <w:t>SEPTIEMBRE</w:t>
      </w:r>
      <w:r w:rsidR="006263D1" w:rsidRPr="00595763">
        <w:rPr>
          <w:rFonts w:ascii="Arial" w:hAnsi="Arial"/>
          <w:b/>
          <w:sz w:val="32"/>
          <w:lang w:val="es-CO"/>
        </w:rPr>
        <w:t xml:space="preserve"> DEL 2012</w:t>
      </w:r>
    </w:p>
    <w:p w:rsidR="006263D1" w:rsidRPr="00595763" w:rsidRDefault="006263D1" w:rsidP="00014AF3">
      <w:pPr>
        <w:jc w:val="center"/>
        <w:rPr>
          <w:rFonts w:ascii="Arial" w:hAnsi="Arial"/>
          <w:b/>
          <w:sz w:val="32"/>
          <w:lang w:val="es-CO"/>
        </w:rPr>
      </w:pPr>
    </w:p>
    <w:p w:rsidR="006263D1" w:rsidRDefault="006263D1" w:rsidP="00014AF3">
      <w:pPr>
        <w:jc w:val="center"/>
        <w:rPr>
          <w:rFonts w:ascii="Arial" w:hAnsi="Arial"/>
          <w:b/>
          <w:sz w:val="32"/>
          <w:lang w:val="es-CO"/>
        </w:rPr>
      </w:pPr>
    </w:p>
    <w:p w:rsidR="00AE3164" w:rsidRPr="00595763" w:rsidRDefault="00AE3164" w:rsidP="00014AF3">
      <w:pPr>
        <w:jc w:val="center"/>
        <w:rPr>
          <w:rFonts w:ascii="Arial" w:hAnsi="Arial"/>
          <w:b/>
          <w:sz w:val="32"/>
          <w:lang w:val="es-CO"/>
        </w:rPr>
      </w:pPr>
    </w:p>
    <w:p w:rsidR="006263D1" w:rsidRPr="00595763" w:rsidRDefault="006263D1" w:rsidP="00014AF3">
      <w:pPr>
        <w:jc w:val="center"/>
        <w:rPr>
          <w:rFonts w:ascii="Arial" w:hAnsi="Arial"/>
          <w:b/>
          <w:sz w:val="32"/>
          <w:lang w:val="es-CO"/>
        </w:rPr>
      </w:pPr>
    </w:p>
    <w:p w:rsidR="006263D1" w:rsidRPr="00595763" w:rsidRDefault="006263D1" w:rsidP="00014AF3">
      <w:pPr>
        <w:jc w:val="center"/>
        <w:rPr>
          <w:rFonts w:ascii="Arial" w:hAnsi="Arial"/>
          <w:b/>
          <w:sz w:val="32"/>
          <w:lang w:val="es-CO"/>
        </w:rPr>
      </w:pPr>
    </w:p>
    <w:p w:rsidR="006263D1" w:rsidRPr="00604DFB" w:rsidRDefault="006263D1" w:rsidP="00014AF3">
      <w:pPr>
        <w:jc w:val="center"/>
        <w:rPr>
          <w:rFonts w:ascii="Arial" w:hAnsi="Arial"/>
          <w:b/>
          <w:sz w:val="32"/>
          <w:lang w:val="es-CO"/>
        </w:rPr>
      </w:pPr>
      <w:r w:rsidRPr="00604DFB">
        <w:rPr>
          <w:rFonts w:ascii="Arial" w:hAnsi="Arial"/>
          <w:b/>
          <w:sz w:val="32"/>
          <w:lang w:val="es-CO"/>
        </w:rPr>
        <w:t>DRAFT 0.1 - V. 1</w:t>
      </w:r>
    </w:p>
    <w:p w:rsidR="006263D1" w:rsidRPr="00604DFB" w:rsidRDefault="006263D1" w:rsidP="00014AF3">
      <w:pPr>
        <w:jc w:val="center"/>
        <w:rPr>
          <w:rFonts w:ascii="Arial" w:hAnsi="Arial"/>
          <w:b/>
          <w:sz w:val="32"/>
          <w:lang w:val="es-CO"/>
        </w:rPr>
      </w:pPr>
    </w:p>
    <w:p w:rsidR="006263D1" w:rsidRPr="00604DFB" w:rsidRDefault="006263D1" w:rsidP="00014AF3">
      <w:pPr>
        <w:jc w:val="center"/>
        <w:rPr>
          <w:rFonts w:ascii="Arial" w:hAnsi="Arial"/>
          <w:b/>
          <w:sz w:val="32"/>
          <w:lang w:val="es-CO"/>
        </w:rPr>
      </w:pPr>
    </w:p>
    <w:p w:rsidR="006263D1" w:rsidRPr="00604DFB" w:rsidRDefault="006263D1" w:rsidP="00014AF3">
      <w:pPr>
        <w:jc w:val="center"/>
        <w:rPr>
          <w:rFonts w:ascii="Arial" w:hAnsi="Arial"/>
          <w:b/>
          <w:sz w:val="32"/>
          <w:lang w:val="es-CO"/>
        </w:rPr>
      </w:pPr>
    </w:p>
    <w:p w:rsidR="006263D1" w:rsidRPr="00604DFB" w:rsidRDefault="006263D1" w:rsidP="00014AF3">
      <w:pPr>
        <w:jc w:val="center"/>
        <w:rPr>
          <w:rFonts w:ascii="Arial" w:hAnsi="Arial"/>
          <w:b/>
          <w:sz w:val="32"/>
          <w:lang w:val="es-CO"/>
        </w:rPr>
      </w:pPr>
    </w:p>
    <w:p w:rsidR="006263D1" w:rsidRPr="00604DFB" w:rsidRDefault="006263D1" w:rsidP="00014AF3">
      <w:pPr>
        <w:jc w:val="center"/>
        <w:rPr>
          <w:rFonts w:ascii="Arial" w:hAnsi="Arial"/>
          <w:b/>
          <w:sz w:val="32"/>
          <w:lang w:val="es-CO"/>
        </w:rPr>
      </w:pPr>
    </w:p>
    <w:p w:rsidR="006263D1" w:rsidRPr="00604DFB" w:rsidRDefault="006263D1" w:rsidP="00014AF3">
      <w:pPr>
        <w:jc w:val="center"/>
        <w:rPr>
          <w:rFonts w:ascii="Arial" w:hAnsi="Arial"/>
          <w:b/>
          <w:sz w:val="32"/>
          <w:lang w:val="es-CO"/>
        </w:rPr>
      </w:pPr>
    </w:p>
    <w:p w:rsidR="006263D1" w:rsidRPr="00604DFB" w:rsidRDefault="006263D1" w:rsidP="00014AF3">
      <w:pPr>
        <w:jc w:val="center"/>
        <w:rPr>
          <w:rFonts w:ascii="Arial" w:hAnsi="Arial"/>
          <w:b/>
          <w:sz w:val="32"/>
          <w:lang w:val="es-CO"/>
        </w:rPr>
      </w:pPr>
      <w:r w:rsidRPr="00604DFB">
        <w:rPr>
          <w:rFonts w:ascii="Arial" w:hAnsi="Arial"/>
          <w:b/>
          <w:sz w:val="32"/>
          <w:lang w:val="es-CO"/>
        </w:rPr>
        <w:t>FIFTH FLOOR CORP.</w:t>
      </w:r>
    </w:p>
    <w:p w:rsidR="00D9745F" w:rsidRPr="00595763" w:rsidRDefault="006F56D3" w:rsidP="00014AF3">
      <w:pPr>
        <w:pStyle w:val="Ttulo1"/>
        <w:jc w:val="both"/>
        <w:rPr>
          <w:rFonts w:ascii="Arial" w:hAnsi="Arial"/>
          <w:lang w:val="es-CO"/>
        </w:rPr>
      </w:pPr>
      <w:bookmarkStart w:id="0" w:name="_Toc334451251"/>
      <w:bookmarkStart w:id="1" w:name="_Toc334451467"/>
      <w:r>
        <w:rPr>
          <w:rFonts w:ascii="Arial" w:hAnsi="Arial"/>
          <w:lang w:val="es-CO"/>
        </w:rPr>
        <w:lastRenderedPageBreak/>
        <w:t>Página</w:t>
      </w:r>
      <w:r w:rsidR="002E6599">
        <w:rPr>
          <w:rFonts w:ascii="Arial" w:hAnsi="Arial"/>
          <w:lang w:val="es-CO"/>
        </w:rPr>
        <w:t xml:space="preserve"> de Firmas</w:t>
      </w:r>
      <w:bookmarkEnd w:id="0"/>
      <w:bookmarkEnd w:id="1"/>
    </w:p>
    <w:p w:rsidR="006263D1" w:rsidRPr="00595763" w:rsidRDefault="006263D1" w:rsidP="00014AF3">
      <w:pPr>
        <w:jc w:val="both"/>
        <w:rPr>
          <w:rFonts w:ascii="Arial" w:hAnsi="Arial"/>
          <w:lang w:val="es-CO"/>
        </w:rPr>
      </w:pPr>
    </w:p>
    <w:tbl>
      <w:tblPr>
        <w:tblW w:w="96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tblPr>
      <w:tblGrid>
        <w:gridCol w:w="4700"/>
        <w:gridCol w:w="4959"/>
      </w:tblGrid>
      <w:tr w:rsidR="006263D1" w:rsidRPr="00D53C37" w:rsidTr="004E454C">
        <w:trPr>
          <w:trHeight w:val="531"/>
        </w:trPr>
        <w:tc>
          <w:tcPr>
            <w:tcW w:w="4700" w:type="dxa"/>
          </w:tcPr>
          <w:p w:rsidR="006263D1" w:rsidRPr="00595763" w:rsidRDefault="006263D1" w:rsidP="00014AF3">
            <w:pPr>
              <w:jc w:val="both"/>
              <w:rPr>
                <w:rFonts w:ascii="Arial" w:hAnsi="Arial"/>
                <w:sz w:val="20"/>
                <w:lang w:val="es-CO"/>
              </w:rPr>
            </w:pPr>
          </w:p>
          <w:p w:rsidR="006263D1" w:rsidRPr="00595763" w:rsidRDefault="006263D1" w:rsidP="00014AF3">
            <w:pPr>
              <w:jc w:val="both"/>
              <w:rPr>
                <w:rFonts w:ascii="Arial" w:hAnsi="Arial"/>
                <w:sz w:val="20"/>
                <w:lang w:val="es-CO"/>
              </w:rPr>
            </w:pPr>
          </w:p>
          <w:p w:rsidR="006263D1" w:rsidRPr="00595763" w:rsidRDefault="006263D1" w:rsidP="00014AF3">
            <w:pPr>
              <w:jc w:val="both"/>
              <w:rPr>
                <w:rFonts w:ascii="Arial" w:hAnsi="Arial"/>
                <w:sz w:val="20"/>
                <w:lang w:val="es-CO"/>
              </w:rPr>
            </w:pPr>
          </w:p>
          <w:p w:rsidR="006263D1" w:rsidRPr="00595763" w:rsidRDefault="006263D1" w:rsidP="00014AF3">
            <w:pPr>
              <w:jc w:val="both"/>
              <w:rPr>
                <w:rFonts w:ascii="Arial" w:hAnsi="Arial"/>
                <w:sz w:val="20"/>
                <w:lang w:val="es-CO"/>
              </w:rPr>
            </w:pPr>
          </w:p>
        </w:tc>
        <w:tc>
          <w:tcPr>
            <w:tcW w:w="4959" w:type="dxa"/>
          </w:tcPr>
          <w:p w:rsidR="006263D1" w:rsidRPr="00595763" w:rsidRDefault="006263D1" w:rsidP="00014AF3">
            <w:pPr>
              <w:spacing w:line="360" w:lineRule="auto"/>
              <w:jc w:val="both"/>
              <w:rPr>
                <w:rFonts w:ascii="Arial" w:hAnsi="Arial"/>
                <w:sz w:val="20"/>
                <w:lang w:val="es-CO"/>
              </w:rPr>
            </w:pPr>
          </w:p>
        </w:tc>
      </w:tr>
      <w:tr w:rsidR="00EA7D3F" w:rsidRPr="00D53C37" w:rsidTr="004E454C">
        <w:trPr>
          <w:trHeight w:val="531"/>
        </w:trPr>
        <w:tc>
          <w:tcPr>
            <w:tcW w:w="4700" w:type="dxa"/>
          </w:tcPr>
          <w:p w:rsidR="00EA7D3F" w:rsidRDefault="00EA7D3F" w:rsidP="00EA7D3F">
            <w:pPr>
              <w:jc w:val="center"/>
              <w:rPr>
                <w:rFonts w:ascii="Arial" w:hAnsi="Arial"/>
                <w:b/>
                <w:sz w:val="20"/>
                <w:lang w:val="es-CO"/>
              </w:rPr>
            </w:pPr>
            <w:r w:rsidRPr="00595763">
              <w:rPr>
                <w:rFonts w:ascii="Arial" w:hAnsi="Arial"/>
                <w:b/>
                <w:sz w:val="20"/>
                <w:lang w:val="es-CO"/>
              </w:rPr>
              <w:t>Katherine Espíndola Buitrago</w:t>
            </w:r>
          </w:p>
          <w:p w:rsidR="00EA7D3F" w:rsidRPr="00595763" w:rsidRDefault="00EA7D3F" w:rsidP="00EA7D3F">
            <w:pPr>
              <w:jc w:val="center"/>
              <w:rPr>
                <w:rFonts w:ascii="Arial" w:hAnsi="Arial"/>
                <w:b/>
                <w:sz w:val="20"/>
                <w:lang w:val="es-CO"/>
              </w:rPr>
            </w:pPr>
            <w:r w:rsidRPr="00595763">
              <w:rPr>
                <w:rFonts w:ascii="Arial" w:hAnsi="Arial"/>
                <w:b/>
                <w:sz w:val="20"/>
                <w:lang w:val="es-CO"/>
              </w:rPr>
              <w:t>Gerencia y Gestión</w:t>
            </w:r>
          </w:p>
          <w:p w:rsidR="00EA7D3F" w:rsidRPr="00595763" w:rsidRDefault="00EA7D3F" w:rsidP="00EA7D3F">
            <w:pPr>
              <w:jc w:val="center"/>
              <w:rPr>
                <w:rFonts w:ascii="Arial" w:hAnsi="Arial"/>
                <w:b/>
                <w:sz w:val="20"/>
                <w:lang w:val="es-CO"/>
              </w:rPr>
            </w:pPr>
            <w:r w:rsidRPr="00595763">
              <w:rPr>
                <w:rFonts w:ascii="Arial" w:hAnsi="Arial"/>
                <w:b/>
                <w:sz w:val="20"/>
                <w:lang w:val="es-CO"/>
              </w:rPr>
              <w:t>Arquitectura y Análisis</w:t>
            </w:r>
          </w:p>
        </w:tc>
        <w:tc>
          <w:tcPr>
            <w:tcW w:w="4959" w:type="dxa"/>
          </w:tcPr>
          <w:p w:rsidR="00EA7D3F" w:rsidRPr="00595763" w:rsidRDefault="00EA7D3F" w:rsidP="00EA7D3F">
            <w:pPr>
              <w:spacing w:line="360" w:lineRule="auto"/>
              <w:jc w:val="center"/>
              <w:rPr>
                <w:rFonts w:ascii="Arial" w:hAnsi="Arial"/>
                <w:b/>
                <w:sz w:val="20"/>
                <w:lang w:val="es-CO"/>
              </w:rPr>
            </w:pPr>
            <w:proofErr w:type="spellStart"/>
            <w:r w:rsidRPr="00595763">
              <w:rPr>
                <w:rFonts w:ascii="Arial" w:hAnsi="Arial"/>
                <w:b/>
                <w:sz w:val="20"/>
                <w:lang w:val="es-CO"/>
              </w:rPr>
              <w:t>Cristhian</w:t>
            </w:r>
            <w:proofErr w:type="spellEnd"/>
            <w:r w:rsidRPr="00595763">
              <w:rPr>
                <w:rFonts w:ascii="Arial" w:hAnsi="Arial"/>
                <w:b/>
                <w:sz w:val="20"/>
                <w:lang w:val="es-CO"/>
              </w:rPr>
              <w:t xml:space="preserve"> Camilo Gómez</w:t>
            </w:r>
          </w:p>
          <w:p w:rsidR="00EA7D3F" w:rsidRPr="00595763" w:rsidRDefault="00EA7D3F" w:rsidP="00EA7D3F">
            <w:pPr>
              <w:spacing w:line="360" w:lineRule="auto"/>
              <w:jc w:val="center"/>
              <w:rPr>
                <w:rFonts w:ascii="Arial" w:hAnsi="Arial"/>
                <w:b/>
                <w:sz w:val="20"/>
                <w:lang w:val="es-CO"/>
              </w:rPr>
            </w:pPr>
            <w:r w:rsidRPr="00595763">
              <w:rPr>
                <w:rFonts w:ascii="Arial" w:hAnsi="Arial"/>
                <w:b/>
                <w:sz w:val="20"/>
                <w:lang w:val="es-CO"/>
              </w:rPr>
              <w:t>Desarrollo e Implementación</w:t>
            </w:r>
          </w:p>
        </w:tc>
      </w:tr>
      <w:tr w:rsidR="00EA7D3F" w:rsidRPr="00D53C37" w:rsidTr="004E454C">
        <w:trPr>
          <w:trHeight w:val="531"/>
        </w:trPr>
        <w:tc>
          <w:tcPr>
            <w:tcW w:w="4700" w:type="dxa"/>
          </w:tcPr>
          <w:p w:rsidR="00EA7D3F" w:rsidRPr="00595763" w:rsidRDefault="00EA7D3F" w:rsidP="00014AF3">
            <w:pPr>
              <w:jc w:val="both"/>
              <w:rPr>
                <w:rFonts w:ascii="Arial" w:hAnsi="Arial"/>
                <w:sz w:val="20"/>
                <w:lang w:val="es-CO"/>
              </w:rPr>
            </w:pPr>
          </w:p>
          <w:p w:rsidR="00EA7D3F" w:rsidRPr="00595763" w:rsidRDefault="00EA7D3F" w:rsidP="00014AF3">
            <w:pPr>
              <w:jc w:val="both"/>
              <w:rPr>
                <w:rFonts w:ascii="Arial" w:hAnsi="Arial"/>
                <w:sz w:val="20"/>
                <w:lang w:val="es-CO"/>
              </w:rPr>
            </w:pPr>
          </w:p>
          <w:p w:rsidR="00EA7D3F" w:rsidRPr="00595763" w:rsidRDefault="00EA7D3F" w:rsidP="00014AF3">
            <w:pPr>
              <w:jc w:val="both"/>
              <w:rPr>
                <w:rFonts w:ascii="Arial" w:hAnsi="Arial"/>
                <w:sz w:val="20"/>
                <w:lang w:val="es-CO"/>
              </w:rPr>
            </w:pPr>
          </w:p>
          <w:p w:rsidR="00EA7D3F" w:rsidRPr="00595763" w:rsidRDefault="00EA7D3F" w:rsidP="00014AF3">
            <w:pPr>
              <w:jc w:val="both"/>
              <w:rPr>
                <w:rFonts w:ascii="Arial" w:hAnsi="Arial"/>
                <w:sz w:val="20"/>
                <w:lang w:val="es-CO"/>
              </w:rPr>
            </w:pPr>
          </w:p>
        </w:tc>
        <w:tc>
          <w:tcPr>
            <w:tcW w:w="4959" w:type="dxa"/>
          </w:tcPr>
          <w:p w:rsidR="00EA7D3F" w:rsidRPr="00595763" w:rsidRDefault="00EA7D3F" w:rsidP="00014AF3">
            <w:pPr>
              <w:spacing w:line="360" w:lineRule="auto"/>
              <w:jc w:val="both"/>
              <w:rPr>
                <w:rFonts w:ascii="Arial" w:hAnsi="Arial"/>
                <w:sz w:val="20"/>
                <w:lang w:val="es-CO"/>
              </w:rPr>
            </w:pPr>
          </w:p>
        </w:tc>
      </w:tr>
      <w:tr w:rsidR="00EA7D3F" w:rsidRPr="00D53C37" w:rsidTr="004E454C">
        <w:trPr>
          <w:trHeight w:val="531"/>
        </w:trPr>
        <w:tc>
          <w:tcPr>
            <w:tcW w:w="4700" w:type="dxa"/>
          </w:tcPr>
          <w:p w:rsidR="00EA7D3F" w:rsidRPr="00595763" w:rsidRDefault="00EA7D3F" w:rsidP="00EA7D3F">
            <w:pPr>
              <w:jc w:val="center"/>
              <w:rPr>
                <w:rFonts w:ascii="Arial" w:hAnsi="Arial"/>
                <w:b/>
                <w:sz w:val="20"/>
                <w:lang w:val="es-CO"/>
              </w:rPr>
            </w:pPr>
            <w:r w:rsidRPr="00595763">
              <w:rPr>
                <w:rFonts w:ascii="Arial" w:hAnsi="Arial"/>
                <w:b/>
                <w:sz w:val="20"/>
                <w:lang w:val="es-CO"/>
              </w:rPr>
              <w:t>Sebastián Moreno</w:t>
            </w:r>
          </w:p>
          <w:p w:rsidR="00EA7D3F" w:rsidRPr="00595763" w:rsidRDefault="00EA7D3F" w:rsidP="00EA7D3F">
            <w:pPr>
              <w:jc w:val="center"/>
              <w:rPr>
                <w:rFonts w:ascii="Arial" w:hAnsi="Arial"/>
                <w:b/>
                <w:sz w:val="20"/>
                <w:lang w:val="es-CO"/>
              </w:rPr>
            </w:pPr>
            <w:r w:rsidRPr="00595763">
              <w:rPr>
                <w:rFonts w:ascii="Arial" w:hAnsi="Arial"/>
                <w:b/>
                <w:sz w:val="20"/>
                <w:lang w:val="es-CO"/>
              </w:rPr>
              <w:t>Diseño</w:t>
            </w:r>
          </w:p>
        </w:tc>
        <w:tc>
          <w:tcPr>
            <w:tcW w:w="4959" w:type="dxa"/>
          </w:tcPr>
          <w:p w:rsidR="00EA7D3F" w:rsidRPr="00595763" w:rsidRDefault="00EA7D3F" w:rsidP="00EA7D3F">
            <w:pPr>
              <w:jc w:val="center"/>
              <w:rPr>
                <w:rFonts w:ascii="Arial" w:hAnsi="Arial"/>
                <w:b/>
                <w:sz w:val="20"/>
                <w:lang w:val="es-CO"/>
              </w:rPr>
            </w:pPr>
            <w:r w:rsidRPr="00595763">
              <w:rPr>
                <w:rFonts w:ascii="Arial" w:hAnsi="Arial"/>
                <w:b/>
                <w:sz w:val="20"/>
                <w:lang w:val="es-CO"/>
              </w:rPr>
              <w:t>Alicia Beltrán Castañeda</w:t>
            </w:r>
          </w:p>
          <w:p w:rsidR="00EA7D3F" w:rsidRPr="00595763" w:rsidRDefault="004E454C" w:rsidP="004E454C">
            <w:pPr>
              <w:spacing w:line="360" w:lineRule="auto"/>
              <w:jc w:val="center"/>
              <w:rPr>
                <w:rFonts w:ascii="Arial" w:hAnsi="Arial"/>
                <w:b/>
                <w:sz w:val="20"/>
                <w:lang w:val="es-CO"/>
              </w:rPr>
            </w:pPr>
            <w:r>
              <w:rPr>
                <w:rFonts w:ascii="Arial" w:hAnsi="Arial"/>
                <w:b/>
                <w:sz w:val="20"/>
                <w:lang w:val="es-CO"/>
              </w:rPr>
              <w:t>Director de d</w:t>
            </w:r>
            <w:r w:rsidR="00EA7D3F" w:rsidRPr="00595763">
              <w:rPr>
                <w:rFonts w:ascii="Arial" w:hAnsi="Arial"/>
                <w:b/>
                <w:sz w:val="20"/>
                <w:lang w:val="es-CO"/>
              </w:rPr>
              <w:t>ocumentación</w:t>
            </w:r>
          </w:p>
        </w:tc>
      </w:tr>
      <w:tr w:rsidR="00EA7D3F" w:rsidRPr="00D53C37" w:rsidTr="004E454C">
        <w:trPr>
          <w:trHeight w:val="531"/>
        </w:trPr>
        <w:tc>
          <w:tcPr>
            <w:tcW w:w="4700" w:type="dxa"/>
          </w:tcPr>
          <w:p w:rsidR="00EA7D3F" w:rsidRPr="00595763" w:rsidRDefault="00EA7D3F" w:rsidP="00014AF3">
            <w:pPr>
              <w:jc w:val="both"/>
              <w:rPr>
                <w:rFonts w:ascii="Arial" w:hAnsi="Arial"/>
                <w:sz w:val="20"/>
                <w:lang w:val="es-CO"/>
              </w:rPr>
            </w:pPr>
          </w:p>
          <w:p w:rsidR="00EA7D3F" w:rsidRPr="00595763" w:rsidRDefault="00EA7D3F" w:rsidP="00014AF3">
            <w:pPr>
              <w:jc w:val="both"/>
              <w:rPr>
                <w:rFonts w:ascii="Arial" w:hAnsi="Arial"/>
                <w:sz w:val="20"/>
                <w:lang w:val="es-CO"/>
              </w:rPr>
            </w:pPr>
          </w:p>
          <w:p w:rsidR="00EA7D3F" w:rsidRPr="00595763" w:rsidRDefault="00EA7D3F" w:rsidP="00014AF3">
            <w:pPr>
              <w:jc w:val="both"/>
              <w:rPr>
                <w:rFonts w:ascii="Arial" w:hAnsi="Arial"/>
                <w:sz w:val="20"/>
                <w:lang w:val="es-CO"/>
              </w:rPr>
            </w:pPr>
          </w:p>
          <w:p w:rsidR="00EA7D3F" w:rsidRPr="00595763" w:rsidRDefault="00EA7D3F" w:rsidP="00014AF3">
            <w:pPr>
              <w:jc w:val="both"/>
              <w:rPr>
                <w:rFonts w:ascii="Arial" w:hAnsi="Arial"/>
                <w:sz w:val="20"/>
                <w:lang w:val="es-CO"/>
              </w:rPr>
            </w:pPr>
          </w:p>
        </w:tc>
        <w:tc>
          <w:tcPr>
            <w:tcW w:w="4959" w:type="dxa"/>
          </w:tcPr>
          <w:p w:rsidR="00EA7D3F" w:rsidRPr="00595763" w:rsidRDefault="00EA7D3F" w:rsidP="00014AF3">
            <w:pPr>
              <w:spacing w:line="360" w:lineRule="auto"/>
              <w:jc w:val="both"/>
              <w:rPr>
                <w:rFonts w:ascii="Arial" w:hAnsi="Arial"/>
                <w:sz w:val="20"/>
                <w:lang w:val="es-CO"/>
              </w:rPr>
            </w:pPr>
          </w:p>
        </w:tc>
      </w:tr>
      <w:tr w:rsidR="00EA7D3F" w:rsidRPr="00D53C37" w:rsidTr="004E454C">
        <w:trPr>
          <w:trHeight w:val="269"/>
        </w:trPr>
        <w:tc>
          <w:tcPr>
            <w:tcW w:w="4700" w:type="dxa"/>
          </w:tcPr>
          <w:p w:rsidR="00EA7D3F" w:rsidRPr="00595763" w:rsidRDefault="00EA7D3F" w:rsidP="00EA7D3F">
            <w:pPr>
              <w:jc w:val="center"/>
              <w:rPr>
                <w:rFonts w:ascii="Arial" w:hAnsi="Arial"/>
                <w:b/>
                <w:sz w:val="20"/>
                <w:lang w:val="es-CO"/>
              </w:rPr>
            </w:pPr>
            <w:r w:rsidRPr="00595763">
              <w:rPr>
                <w:rFonts w:ascii="Arial" w:hAnsi="Arial"/>
                <w:b/>
                <w:sz w:val="20"/>
                <w:lang w:val="es-CO"/>
              </w:rPr>
              <w:t>Juan Pablo Rodríguez</w:t>
            </w:r>
          </w:p>
          <w:p w:rsidR="00AE3164" w:rsidRPr="00595763" w:rsidRDefault="00AE3164" w:rsidP="00AE3164">
            <w:pPr>
              <w:jc w:val="center"/>
              <w:rPr>
                <w:rFonts w:ascii="Arial" w:hAnsi="Arial"/>
                <w:b/>
                <w:sz w:val="20"/>
                <w:lang w:val="es-CO"/>
              </w:rPr>
            </w:pPr>
            <w:r>
              <w:rPr>
                <w:rFonts w:ascii="Arial" w:hAnsi="Arial"/>
                <w:b/>
                <w:sz w:val="20"/>
                <w:lang w:val="es-CO"/>
              </w:rPr>
              <w:t xml:space="preserve">Director de </w:t>
            </w:r>
            <w:r w:rsidR="00EA7D3F" w:rsidRPr="00595763">
              <w:rPr>
                <w:rFonts w:ascii="Arial" w:hAnsi="Arial"/>
                <w:b/>
                <w:sz w:val="20"/>
                <w:lang w:val="es-CO"/>
              </w:rPr>
              <w:t>Calidad</w:t>
            </w:r>
            <w:r>
              <w:rPr>
                <w:rFonts w:ascii="Arial" w:hAnsi="Arial"/>
                <w:b/>
                <w:sz w:val="20"/>
                <w:lang w:val="es-CO"/>
              </w:rPr>
              <w:t>, configuraciones y pruebas</w:t>
            </w:r>
          </w:p>
        </w:tc>
        <w:tc>
          <w:tcPr>
            <w:tcW w:w="4959" w:type="dxa"/>
          </w:tcPr>
          <w:p w:rsidR="00EA7D3F" w:rsidRPr="00595763" w:rsidRDefault="00EA7D3F" w:rsidP="00EA7D3F">
            <w:pPr>
              <w:jc w:val="center"/>
              <w:rPr>
                <w:rFonts w:ascii="Arial" w:hAnsi="Arial"/>
                <w:b/>
                <w:sz w:val="20"/>
                <w:lang w:val="es-CO"/>
              </w:rPr>
            </w:pPr>
            <w:r w:rsidRPr="00595763">
              <w:rPr>
                <w:rFonts w:ascii="Arial" w:hAnsi="Arial"/>
                <w:b/>
                <w:sz w:val="20"/>
                <w:lang w:val="es-CO"/>
              </w:rPr>
              <w:t>Ing. Miguel Eduardo Torres</w:t>
            </w:r>
          </w:p>
          <w:p w:rsidR="00EA7D3F" w:rsidRPr="00595763" w:rsidRDefault="00EA7D3F" w:rsidP="00EA7D3F">
            <w:pPr>
              <w:jc w:val="center"/>
              <w:rPr>
                <w:rFonts w:ascii="Arial" w:hAnsi="Arial"/>
                <w:b/>
                <w:sz w:val="20"/>
                <w:lang w:val="es-CO"/>
              </w:rPr>
            </w:pPr>
            <w:r w:rsidRPr="00595763">
              <w:rPr>
                <w:rFonts w:ascii="Arial" w:hAnsi="Arial"/>
                <w:b/>
                <w:sz w:val="20"/>
                <w:lang w:val="es-CO"/>
              </w:rPr>
              <w:t>Auditor / Cliente</w:t>
            </w:r>
          </w:p>
        </w:tc>
      </w:tr>
    </w:tbl>
    <w:p w:rsidR="00446913" w:rsidRDefault="00446913" w:rsidP="00446913">
      <w:pPr>
        <w:rPr>
          <w:lang w:val="es-CO"/>
        </w:rPr>
      </w:pPr>
    </w:p>
    <w:p w:rsidR="00D8668B" w:rsidRPr="00446913" w:rsidRDefault="00D8668B" w:rsidP="00446913">
      <w:pPr>
        <w:rPr>
          <w:lang w:val="es-CO"/>
        </w:rPr>
      </w:pPr>
    </w:p>
    <w:p w:rsidR="00D9745F" w:rsidRPr="00595763" w:rsidRDefault="00A35BB2" w:rsidP="00014AF3">
      <w:pPr>
        <w:pStyle w:val="Ttulo1"/>
        <w:jc w:val="both"/>
        <w:rPr>
          <w:rFonts w:ascii="Arial" w:hAnsi="Arial"/>
          <w:lang w:val="es-CO"/>
        </w:rPr>
      </w:pPr>
      <w:bookmarkStart w:id="2" w:name="_Toc334451252"/>
      <w:bookmarkStart w:id="3" w:name="_Toc334451468"/>
      <w:r>
        <w:rPr>
          <w:rFonts w:ascii="Arial" w:hAnsi="Arial" w:cs="Arial"/>
          <w:lang w:val="es-CO"/>
        </w:rPr>
        <w:t>Historial de Cambios</w:t>
      </w:r>
      <w:bookmarkEnd w:id="2"/>
      <w:bookmarkEnd w:id="3"/>
    </w:p>
    <w:p w:rsidR="00D05A42" w:rsidRPr="00595763" w:rsidRDefault="00D05A42" w:rsidP="00014AF3">
      <w:pPr>
        <w:jc w:val="both"/>
        <w:rPr>
          <w:rFonts w:ascii="Arial" w:hAnsi="Arial"/>
          <w:lang w:val="es-CO"/>
        </w:rPr>
      </w:pPr>
    </w:p>
    <w:tbl>
      <w:tblPr>
        <w:tblStyle w:val="Cuadrculaclara-nfasis5"/>
        <w:tblW w:w="9464" w:type="dxa"/>
        <w:tblLayout w:type="fixed"/>
        <w:tblLook w:val="06A0"/>
      </w:tblPr>
      <w:tblGrid>
        <w:gridCol w:w="1867"/>
        <w:gridCol w:w="2264"/>
        <w:gridCol w:w="2264"/>
        <w:gridCol w:w="3056"/>
        <w:gridCol w:w="13"/>
      </w:tblGrid>
      <w:tr w:rsidR="00CB37B2" w:rsidRPr="00D53C37" w:rsidTr="008D6C04">
        <w:trPr>
          <w:gridAfter w:val="1"/>
          <w:cnfStyle w:val="100000000000"/>
          <w:wAfter w:w="13" w:type="dxa"/>
          <w:trHeight w:val="315"/>
        </w:trPr>
        <w:tc>
          <w:tcPr>
            <w:cnfStyle w:val="001000000000"/>
            <w:tcW w:w="1867" w:type="dxa"/>
            <w:noWrap/>
          </w:tcPr>
          <w:p w:rsidR="00CB37B2" w:rsidRPr="00595763" w:rsidRDefault="000B29C3" w:rsidP="00014AF3">
            <w:pPr>
              <w:spacing w:after="200" w:line="276" w:lineRule="auto"/>
              <w:jc w:val="both"/>
              <w:rPr>
                <w:rFonts w:ascii="Calibri" w:hAnsi="Calibri"/>
                <w:color w:val="000000"/>
                <w:lang w:val="es-CO"/>
              </w:rPr>
            </w:pPr>
            <w:r w:rsidRPr="00595763">
              <w:rPr>
                <w:rFonts w:ascii="Calibri" w:hAnsi="Calibri"/>
                <w:color w:val="000000"/>
                <w:lang w:val="es-CO"/>
              </w:rPr>
              <w:lastRenderedPageBreak/>
              <w:t>VERSION</w:t>
            </w:r>
          </w:p>
        </w:tc>
        <w:tc>
          <w:tcPr>
            <w:tcW w:w="2264" w:type="dxa"/>
            <w:noWrap/>
          </w:tcPr>
          <w:p w:rsidR="00CB37B2" w:rsidRPr="00595763" w:rsidRDefault="000B29C3" w:rsidP="00014AF3">
            <w:pPr>
              <w:spacing w:after="200" w:line="276" w:lineRule="auto"/>
              <w:jc w:val="both"/>
              <w:cnfStyle w:val="100000000000"/>
              <w:rPr>
                <w:rFonts w:ascii="Calibri" w:hAnsi="Calibri"/>
                <w:color w:val="000000"/>
                <w:lang w:val="es-CO"/>
              </w:rPr>
            </w:pPr>
            <w:r w:rsidRPr="00595763">
              <w:rPr>
                <w:rFonts w:ascii="Calibri" w:hAnsi="Calibri"/>
                <w:color w:val="000000"/>
                <w:lang w:val="es-CO"/>
              </w:rPr>
              <w:t>FECHA</w:t>
            </w:r>
          </w:p>
        </w:tc>
        <w:tc>
          <w:tcPr>
            <w:tcW w:w="2264" w:type="dxa"/>
            <w:noWrap/>
          </w:tcPr>
          <w:p w:rsidR="000B29C3" w:rsidRPr="00595763" w:rsidRDefault="000B29C3" w:rsidP="00014AF3">
            <w:pPr>
              <w:spacing w:after="200" w:line="276" w:lineRule="auto"/>
              <w:jc w:val="both"/>
              <w:cnfStyle w:val="100000000000"/>
              <w:rPr>
                <w:rFonts w:ascii="Calibri" w:hAnsi="Calibri"/>
                <w:color w:val="000000"/>
                <w:lang w:val="es-CO"/>
              </w:rPr>
            </w:pPr>
            <w:r w:rsidRPr="00595763">
              <w:rPr>
                <w:rFonts w:ascii="Calibri" w:hAnsi="Calibri"/>
                <w:color w:val="000000"/>
                <w:lang w:val="es-CO"/>
              </w:rPr>
              <w:t>REALIZADO POR</w:t>
            </w:r>
          </w:p>
        </w:tc>
        <w:tc>
          <w:tcPr>
            <w:tcW w:w="3056" w:type="dxa"/>
            <w:noWrap/>
          </w:tcPr>
          <w:p w:rsidR="000B29C3" w:rsidRPr="00595763" w:rsidRDefault="000B29C3" w:rsidP="00014AF3">
            <w:pPr>
              <w:spacing w:after="200" w:line="276" w:lineRule="auto"/>
              <w:jc w:val="both"/>
              <w:cnfStyle w:val="100000000000"/>
              <w:rPr>
                <w:rFonts w:ascii="Calibri" w:hAnsi="Calibri"/>
                <w:color w:val="000000"/>
                <w:lang w:val="es-CO"/>
              </w:rPr>
            </w:pPr>
            <w:r w:rsidRPr="00595763">
              <w:rPr>
                <w:rFonts w:ascii="Calibri" w:hAnsi="Calibri"/>
                <w:color w:val="000000"/>
                <w:lang w:val="es-CO"/>
              </w:rPr>
              <w:t>ADICIONES O MODIFICACIONES</w:t>
            </w:r>
          </w:p>
        </w:tc>
      </w:tr>
      <w:tr w:rsidR="00CB37B2" w:rsidRPr="00D53C37" w:rsidTr="008D6C04">
        <w:trPr>
          <w:gridAfter w:val="1"/>
          <w:wAfter w:w="13" w:type="dxa"/>
          <w:trHeight w:val="315"/>
        </w:trPr>
        <w:tc>
          <w:tcPr>
            <w:cnfStyle w:val="001000000000"/>
            <w:tcW w:w="1867" w:type="dxa"/>
            <w:noWrap/>
          </w:tcPr>
          <w:p w:rsidR="00CB37B2" w:rsidRPr="00595763" w:rsidRDefault="00F825D3" w:rsidP="00014AF3">
            <w:pPr>
              <w:spacing w:after="200" w:line="276" w:lineRule="auto"/>
              <w:jc w:val="both"/>
              <w:rPr>
                <w:rFonts w:ascii="Calibri" w:hAnsi="Calibri"/>
                <w:color w:val="000000"/>
                <w:lang w:val="es-CO"/>
              </w:rPr>
            </w:pPr>
            <w:r w:rsidRPr="00595763">
              <w:rPr>
                <w:rFonts w:ascii="Calibri" w:hAnsi="Calibri"/>
                <w:color w:val="000000"/>
                <w:lang w:val="es-CO"/>
              </w:rPr>
              <w:t>0.</w:t>
            </w:r>
            <w:r w:rsidR="000B29C3" w:rsidRPr="00595763">
              <w:rPr>
                <w:rFonts w:ascii="Calibri" w:hAnsi="Calibri"/>
                <w:color w:val="000000"/>
                <w:lang w:val="es-CO"/>
              </w:rPr>
              <w:t>1</w:t>
            </w:r>
          </w:p>
        </w:tc>
        <w:tc>
          <w:tcPr>
            <w:tcW w:w="2264" w:type="dxa"/>
            <w:noWrap/>
          </w:tcPr>
          <w:p w:rsidR="00CB37B2" w:rsidRPr="00595763" w:rsidRDefault="000B29C3" w:rsidP="00014AF3">
            <w:pPr>
              <w:spacing w:after="200" w:line="276" w:lineRule="auto"/>
              <w:jc w:val="both"/>
              <w:cnfStyle w:val="000000000000"/>
              <w:rPr>
                <w:rFonts w:ascii="Calibri" w:hAnsi="Calibri"/>
                <w:color w:val="000000"/>
                <w:lang w:val="es-CO"/>
              </w:rPr>
            </w:pPr>
            <w:r w:rsidRPr="00595763">
              <w:rPr>
                <w:rFonts w:ascii="Calibri" w:hAnsi="Calibri"/>
                <w:color w:val="000000"/>
                <w:lang w:val="es-CO"/>
              </w:rPr>
              <w:t>17/08/2012</w:t>
            </w:r>
          </w:p>
        </w:tc>
        <w:tc>
          <w:tcPr>
            <w:tcW w:w="2264" w:type="dxa"/>
            <w:noWrap/>
          </w:tcPr>
          <w:p w:rsidR="000B29C3" w:rsidRPr="00595763" w:rsidRDefault="000B29C3" w:rsidP="00014AF3">
            <w:pPr>
              <w:spacing w:after="200" w:line="276" w:lineRule="auto"/>
              <w:jc w:val="both"/>
              <w:cnfStyle w:val="000000000000"/>
              <w:rPr>
                <w:rFonts w:ascii="Calibri" w:hAnsi="Calibri"/>
                <w:color w:val="000000"/>
                <w:lang w:val="es-CO"/>
              </w:rPr>
            </w:pPr>
            <w:r w:rsidRPr="00595763">
              <w:rPr>
                <w:rFonts w:ascii="Calibri" w:hAnsi="Calibri"/>
                <w:color w:val="000000"/>
                <w:lang w:val="es-CO"/>
              </w:rPr>
              <w:t> Katherine Espíndola</w:t>
            </w:r>
          </w:p>
        </w:tc>
        <w:tc>
          <w:tcPr>
            <w:tcW w:w="3056" w:type="dxa"/>
            <w:noWrap/>
          </w:tcPr>
          <w:p w:rsidR="000B29C3" w:rsidRPr="00595763" w:rsidRDefault="000B29C3" w:rsidP="00014AF3">
            <w:pPr>
              <w:spacing w:after="200" w:line="276" w:lineRule="auto"/>
              <w:jc w:val="both"/>
              <w:cnfStyle w:val="000000000000"/>
              <w:rPr>
                <w:rFonts w:ascii="Calibri" w:hAnsi="Calibri"/>
                <w:color w:val="000000"/>
                <w:lang w:val="es-CO"/>
              </w:rPr>
            </w:pPr>
            <w:r w:rsidRPr="00595763">
              <w:rPr>
                <w:rFonts w:ascii="Calibri" w:hAnsi="Calibri"/>
                <w:color w:val="000000"/>
                <w:lang w:val="es-CO"/>
              </w:rPr>
              <w:t> </w:t>
            </w:r>
            <w:r w:rsidR="00F825D3" w:rsidRPr="00595763">
              <w:rPr>
                <w:rFonts w:ascii="Calibri" w:hAnsi="Calibri"/>
                <w:color w:val="000000"/>
                <w:lang w:val="es-CO"/>
              </w:rPr>
              <w:t xml:space="preserve">Se </w:t>
            </w:r>
            <w:r w:rsidR="002A2173" w:rsidRPr="00D53C37">
              <w:rPr>
                <w:rFonts w:ascii="Calibri" w:eastAsia="Times New Roman" w:hAnsi="Calibri" w:cs="Calibri"/>
                <w:color w:val="000000"/>
                <w:lang w:val="es-CO" w:eastAsia="es-CO"/>
              </w:rPr>
              <w:t>agregó</w:t>
            </w:r>
            <w:r w:rsidR="00F825D3" w:rsidRPr="00595763">
              <w:rPr>
                <w:rFonts w:ascii="Calibri" w:hAnsi="Calibri"/>
                <w:color w:val="000000"/>
                <w:lang w:val="es-CO"/>
              </w:rPr>
              <w:t xml:space="preserve"> la tabla de cambios al documento</w:t>
            </w:r>
          </w:p>
        </w:tc>
      </w:tr>
      <w:tr w:rsidR="00CB37B2" w:rsidRPr="00D53C37" w:rsidTr="008D6C04">
        <w:trPr>
          <w:gridAfter w:val="1"/>
          <w:wAfter w:w="13" w:type="dxa"/>
          <w:trHeight w:val="315"/>
        </w:trPr>
        <w:tc>
          <w:tcPr>
            <w:cnfStyle w:val="001000000000"/>
            <w:tcW w:w="1867" w:type="dxa"/>
            <w:noWrap/>
          </w:tcPr>
          <w:p w:rsidR="00CB37B2" w:rsidRPr="00595763" w:rsidRDefault="00CB37B2" w:rsidP="00014AF3">
            <w:pPr>
              <w:spacing w:after="200" w:line="276" w:lineRule="auto"/>
              <w:jc w:val="both"/>
              <w:rPr>
                <w:rFonts w:ascii="Calibri" w:hAnsi="Calibri"/>
                <w:color w:val="000000"/>
                <w:lang w:val="es-CO"/>
              </w:rPr>
            </w:pPr>
          </w:p>
        </w:tc>
        <w:tc>
          <w:tcPr>
            <w:tcW w:w="2264" w:type="dxa"/>
            <w:noWrap/>
          </w:tcPr>
          <w:p w:rsidR="00CB37B2" w:rsidRPr="00595763" w:rsidRDefault="00CB37B2" w:rsidP="00014AF3">
            <w:pPr>
              <w:spacing w:after="200" w:line="276" w:lineRule="auto"/>
              <w:jc w:val="both"/>
              <w:cnfStyle w:val="000000000000"/>
              <w:rPr>
                <w:rFonts w:ascii="Calibri" w:hAnsi="Calibri"/>
                <w:color w:val="000000"/>
                <w:lang w:val="es-CO"/>
              </w:rPr>
            </w:pPr>
          </w:p>
        </w:tc>
        <w:tc>
          <w:tcPr>
            <w:tcW w:w="2264" w:type="dxa"/>
            <w:noWrap/>
          </w:tcPr>
          <w:p w:rsidR="000B29C3" w:rsidRPr="00595763" w:rsidRDefault="000B29C3" w:rsidP="00014AF3">
            <w:pPr>
              <w:spacing w:after="200" w:line="276" w:lineRule="auto"/>
              <w:jc w:val="both"/>
              <w:cnfStyle w:val="000000000000"/>
              <w:rPr>
                <w:rFonts w:ascii="Calibri" w:hAnsi="Calibri"/>
                <w:color w:val="000000"/>
                <w:lang w:val="es-CO"/>
              </w:rPr>
            </w:pPr>
            <w:r w:rsidRPr="00595763">
              <w:rPr>
                <w:rFonts w:ascii="Calibri" w:hAnsi="Calibri"/>
                <w:color w:val="000000"/>
                <w:lang w:val="es-CO"/>
              </w:rPr>
              <w:t> </w:t>
            </w:r>
          </w:p>
        </w:tc>
        <w:tc>
          <w:tcPr>
            <w:tcW w:w="3056" w:type="dxa"/>
            <w:noWrap/>
          </w:tcPr>
          <w:p w:rsidR="000B29C3" w:rsidRPr="00595763" w:rsidRDefault="000B29C3" w:rsidP="00014AF3">
            <w:pPr>
              <w:spacing w:after="200" w:line="276" w:lineRule="auto"/>
              <w:jc w:val="both"/>
              <w:cnfStyle w:val="000000000000"/>
              <w:rPr>
                <w:rFonts w:ascii="Calibri" w:hAnsi="Calibri"/>
                <w:color w:val="000000"/>
                <w:lang w:val="es-CO"/>
              </w:rPr>
            </w:pPr>
            <w:r w:rsidRPr="00595763">
              <w:rPr>
                <w:rFonts w:ascii="Calibri" w:hAnsi="Calibri"/>
                <w:color w:val="000000"/>
                <w:lang w:val="es-CO"/>
              </w:rPr>
              <w:t> </w:t>
            </w:r>
          </w:p>
        </w:tc>
      </w:tr>
      <w:tr w:rsidR="00CB37B2" w:rsidRPr="00D53C37" w:rsidTr="008D6C04">
        <w:trPr>
          <w:gridAfter w:val="1"/>
          <w:wAfter w:w="13" w:type="dxa"/>
          <w:trHeight w:val="315"/>
        </w:trPr>
        <w:tc>
          <w:tcPr>
            <w:cnfStyle w:val="001000000000"/>
            <w:tcW w:w="1867" w:type="dxa"/>
            <w:noWrap/>
          </w:tcPr>
          <w:p w:rsidR="00CB37B2" w:rsidRPr="00595763" w:rsidRDefault="00CB37B2" w:rsidP="00014AF3">
            <w:pPr>
              <w:spacing w:after="200" w:line="276" w:lineRule="auto"/>
              <w:jc w:val="both"/>
              <w:rPr>
                <w:rFonts w:ascii="Calibri" w:hAnsi="Calibri"/>
                <w:color w:val="000000"/>
                <w:lang w:val="es-CO"/>
              </w:rPr>
            </w:pPr>
          </w:p>
        </w:tc>
        <w:tc>
          <w:tcPr>
            <w:tcW w:w="2264" w:type="dxa"/>
            <w:noWrap/>
          </w:tcPr>
          <w:p w:rsidR="00CB37B2" w:rsidRPr="00595763" w:rsidRDefault="00CB37B2" w:rsidP="00014AF3">
            <w:pPr>
              <w:spacing w:after="200" w:line="276" w:lineRule="auto"/>
              <w:jc w:val="both"/>
              <w:cnfStyle w:val="000000000000"/>
              <w:rPr>
                <w:rFonts w:ascii="Calibri" w:hAnsi="Calibri"/>
                <w:color w:val="000000"/>
                <w:lang w:val="es-CO"/>
              </w:rPr>
            </w:pPr>
          </w:p>
        </w:tc>
        <w:tc>
          <w:tcPr>
            <w:tcW w:w="2264" w:type="dxa"/>
            <w:noWrap/>
          </w:tcPr>
          <w:p w:rsidR="000B29C3" w:rsidRPr="00595763" w:rsidRDefault="000B29C3" w:rsidP="00014AF3">
            <w:pPr>
              <w:spacing w:after="200" w:line="276" w:lineRule="auto"/>
              <w:jc w:val="both"/>
              <w:cnfStyle w:val="000000000000"/>
              <w:rPr>
                <w:rFonts w:ascii="Calibri" w:hAnsi="Calibri"/>
                <w:color w:val="000000"/>
                <w:lang w:val="es-CO"/>
              </w:rPr>
            </w:pPr>
            <w:r w:rsidRPr="00595763">
              <w:rPr>
                <w:rFonts w:ascii="Calibri" w:hAnsi="Calibri"/>
                <w:color w:val="000000"/>
                <w:lang w:val="es-CO"/>
              </w:rPr>
              <w:t> </w:t>
            </w:r>
          </w:p>
        </w:tc>
        <w:tc>
          <w:tcPr>
            <w:tcW w:w="3056" w:type="dxa"/>
            <w:noWrap/>
          </w:tcPr>
          <w:p w:rsidR="000B29C3" w:rsidRPr="00595763" w:rsidRDefault="000B29C3" w:rsidP="00014AF3">
            <w:pPr>
              <w:spacing w:after="200" w:line="276" w:lineRule="auto"/>
              <w:jc w:val="both"/>
              <w:cnfStyle w:val="000000000000"/>
              <w:rPr>
                <w:rFonts w:ascii="Calibri" w:hAnsi="Calibri"/>
                <w:color w:val="000000"/>
                <w:lang w:val="es-CO"/>
              </w:rPr>
            </w:pPr>
            <w:r w:rsidRPr="00595763">
              <w:rPr>
                <w:rFonts w:ascii="Calibri" w:hAnsi="Calibri"/>
                <w:color w:val="000000"/>
                <w:lang w:val="es-CO"/>
              </w:rPr>
              <w:t> </w:t>
            </w:r>
          </w:p>
        </w:tc>
      </w:tr>
      <w:tr w:rsidR="000B29C3" w:rsidRPr="00D53C37" w:rsidTr="008D6C04">
        <w:trPr>
          <w:trHeight w:val="315"/>
        </w:trPr>
        <w:tc>
          <w:tcPr>
            <w:cnfStyle w:val="001000000000"/>
            <w:tcW w:w="1867" w:type="dxa"/>
            <w:noWrap/>
            <w:hideMark/>
          </w:tcPr>
          <w:p w:rsidR="000B29C3" w:rsidRPr="00595763" w:rsidRDefault="000B29C3" w:rsidP="00014AF3">
            <w:pPr>
              <w:spacing w:after="200" w:line="276" w:lineRule="auto"/>
              <w:jc w:val="both"/>
              <w:rPr>
                <w:rFonts w:ascii="Calibri" w:hAnsi="Calibri"/>
                <w:color w:val="000000"/>
                <w:lang w:val="es-CO"/>
              </w:rPr>
            </w:pPr>
          </w:p>
        </w:tc>
        <w:tc>
          <w:tcPr>
            <w:tcW w:w="2264" w:type="dxa"/>
            <w:noWrap/>
            <w:hideMark/>
          </w:tcPr>
          <w:p w:rsidR="000B29C3" w:rsidRPr="00595763" w:rsidRDefault="000B29C3" w:rsidP="00014AF3">
            <w:pPr>
              <w:spacing w:after="200" w:line="276" w:lineRule="auto"/>
              <w:jc w:val="both"/>
              <w:cnfStyle w:val="000000000000"/>
              <w:rPr>
                <w:rFonts w:ascii="Calibri" w:hAnsi="Calibri"/>
                <w:color w:val="000000"/>
                <w:lang w:val="es-CO"/>
              </w:rPr>
            </w:pPr>
          </w:p>
        </w:tc>
        <w:tc>
          <w:tcPr>
            <w:tcW w:w="2264" w:type="dxa"/>
            <w:noWrap/>
            <w:hideMark/>
          </w:tcPr>
          <w:p w:rsidR="000B29C3" w:rsidRPr="00595763" w:rsidRDefault="000B29C3" w:rsidP="00014AF3">
            <w:pPr>
              <w:spacing w:after="200" w:line="276" w:lineRule="auto"/>
              <w:jc w:val="both"/>
              <w:cnfStyle w:val="000000000000"/>
              <w:rPr>
                <w:rFonts w:ascii="Calibri" w:hAnsi="Calibri"/>
                <w:color w:val="000000"/>
                <w:lang w:val="es-CO"/>
              </w:rPr>
            </w:pPr>
            <w:r w:rsidRPr="00595763">
              <w:rPr>
                <w:rFonts w:ascii="Calibri" w:hAnsi="Calibri"/>
                <w:color w:val="000000"/>
                <w:lang w:val="es-CO"/>
              </w:rPr>
              <w:t> </w:t>
            </w:r>
          </w:p>
        </w:tc>
        <w:tc>
          <w:tcPr>
            <w:tcW w:w="3069" w:type="dxa"/>
            <w:gridSpan w:val="2"/>
            <w:noWrap/>
            <w:hideMark/>
          </w:tcPr>
          <w:p w:rsidR="000B29C3" w:rsidRPr="00595763" w:rsidRDefault="000B29C3" w:rsidP="00014AF3">
            <w:pPr>
              <w:spacing w:after="200" w:line="276" w:lineRule="auto"/>
              <w:jc w:val="both"/>
              <w:cnfStyle w:val="000000000000"/>
              <w:rPr>
                <w:rFonts w:ascii="Calibri" w:hAnsi="Calibri"/>
                <w:color w:val="000000"/>
                <w:lang w:val="es-CO"/>
              </w:rPr>
            </w:pPr>
            <w:r w:rsidRPr="00595763">
              <w:rPr>
                <w:rFonts w:ascii="Calibri" w:hAnsi="Calibri"/>
                <w:color w:val="000000"/>
                <w:lang w:val="es-CO"/>
              </w:rPr>
              <w:t> </w:t>
            </w:r>
          </w:p>
        </w:tc>
      </w:tr>
      <w:tr w:rsidR="000B29C3" w:rsidRPr="009B2B2D" w:rsidTr="008D6C04">
        <w:trPr>
          <w:trHeight w:val="315"/>
        </w:trPr>
        <w:tc>
          <w:tcPr>
            <w:cnfStyle w:val="001000000000"/>
            <w:tcW w:w="1867" w:type="dxa"/>
            <w:noWrap/>
            <w:hideMark/>
          </w:tcPr>
          <w:p w:rsidR="000B29C3" w:rsidRPr="00595763" w:rsidRDefault="000B29C3" w:rsidP="00014AF3">
            <w:pPr>
              <w:spacing w:after="200" w:line="276" w:lineRule="auto"/>
              <w:jc w:val="both"/>
              <w:rPr>
                <w:rFonts w:ascii="Calibri" w:hAnsi="Calibri"/>
                <w:color w:val="000000"/>
                <w:lang w:val="es-CO"/>
              </w:rPr>
            </w:pPr>
          </w:p>
        </w:tc>
        <w:tc>
          <w:tcPr>
            <w:tcW w:w="2264" w:type="dxa"/>
            <w:noWrap/>
            <w:hideMark/>
          </w:tcPr>
          <w:p w:rsidR="000B29C3" w:rsidRPr="00595763" w:rsidRDefault="000B29C3" w:rsidP="00014AF3">
            <w:pPr>
              <w:spacing w:after="200" w:line="276" w:lineRule="auto"/>
              <w:jc w:val="both"/>
              <w:cnfStyle w:val="000000000000"/>
              <w:rPr>
                <w:rFonts w:ascii="Calibri" w:hAnsi="Calibri"/>
                <w:color w:val="000000"/>
                <w:lang w:val="es-CO"/>
              </w:rPr>
            </w:pPr>
          </w:p>
        </w:tc>
        <w:tc>
          <w:tcPr>
            <w:tcW w:w="2264" w:type="dxa"/>
            <w:noWrap/>
            <w:hideMark/>
          </w:tcPr>
          <w:p w:rsidR="000B29C3" w:rsidRPr="00595763" w:rsidRDefault="000B29C3" w:rsidP="00014AF3">
            <w:pPr>
              <w:spacing w:after="200" w:line="276" w:lineRule="auto"/>
              <w:jc w:val="both"/>
              <w:cnfStyle w:val="000000000000"/>
              <w:rPr>
                <w:rFonts w:ascii="Calibri" w:hAnsi="Calibri"/>
                <w:color w:val="000000"/>
                <w:lang w:val="es-CO"/>
              </w:rPr>
            </w:pPr>
            <w:r w:rsidRPr="00595763">
              <w:rPr>
                <w:rFonts w:ascii="Calibri" w:hAnsi="Calibri"/>
                <w:color w:val="000000"/>
                <w:lang w:val="es-CO"/>
              </w:rPr>
              <w:t> </w:t>
            </w:r>
          </w:p>
        </w:tc>
        <w:tc>
          <w:tcPr>
            <w:tcW w:w="3069" w:type="dxa"/>
            <w:gridSpan w:val="2"/>
            <w:noWrap/>
            <w:hideMark/>
          </w:tcPr>
          <w:p w:rsidR="000B29C3" w:rsidRPr="00595763" w:rsidRDefault="000B29C3" w:rsidP="00014AF3">
            <w:pPr>
              <w:spacing w:after="200" w:line="276" w:lineRule="auto"/>
              <w:jc w:val="both"/>
              <w:cnfStyle w:val="000000000000"/>
              <w:rPr>
                <w:rFonts w:ascii="Calibri" w:hAnsi="Calibri"/>
                <w:color w:val="000000"/>
                <w:lang w:val="es-CO"/>
              </w:rPr>
            </w:pPr>
            <w:r w:rsidRPr="00595763">
              <w:rPr>
                <w:rFonts w:ascii="Calibri" w:hAnsi="Calibri"/>
                <w:color w:val="000000"/>
                <w:lang w:val="es-CO"/>
              </w:rPr>
              <w:t> </w:t>
            </w:r>
          </w:p>
        </w:tc>
      </w:tr>
      <w:tr w:rsidR="000B29C3" w:rsidRPr="00D53C37" w:rsidTr="008D6C04">
        <w:trPr>
          <w:trHeight w:val="315"/>
        </w:trPr>
        <w:tc>
          <w:tcPr>
            <w:cnfStyle w:val="001000000000"/>
            <w:tcW w:w="1867" w:type="dxa"/>
            <w:noWrap/>
            <w:hideMark/>
          </w:tcPr>
          <w:p w:rsidR="000B29C3" w:rsidRPr="00595763" w:rsidRDefault="000B29C3" w:rsidP="00014AF3">
            <w:pPr>
              <w:spacing w:after="200" w:line="276" w:lineRule="auto"/>
              <w:jc w:val="both"/>
              <w:rPr>
                <w:rFonts w:ascii="Calibri" w:hAnsi="Calibri"/>
                <w:color w:val="000000"/>
                <w:lang w:val="es-CO"/>
              </w:rPr>
            </w:pPr>
          </w:p>
        </w:tc>
        <w:tc>
          <w:tcPr>
            <w:tcW w:w="2264" w:type="dxa"/>
            <w:noWrap/>
            <w:hideMark/>
          </w:tcPr>
          <w:p w:rsidR="000B29C3" w:rsidRPr="00595763" w:rsidRDefault="000B29C3" w:rsidP="00014AF3">
            <w:pPr>
              <w:spacing w:after="200" w:line="276" w:lineRule="auto"/>
              <w:jc w:val="both"/>
              <w:cnfStyle w:val="000000000000"/>
              <w:rPr>
                <w:rFonts w:ascii="Calibri" w:hAnsi="Calibri"/>
                <w:color w:val="000000"/>
                <w:lang w:val="es-CO"/>
              </w:rPr>
            </w:pPr>
          </w:p>
        </w:tc>
        <w:tc>
          <w:tcPr>
            <w:tcW w:w="2264" w:type="dxa"/>
            <w:noWrap/>
            <w:hideMark/>
          </w:tcPr>
          <w:p w:rsidR="000B29C3" w:rsidRPr="00595763" w:rsidRDefault="000B29C3" w:rsidP="00014AF3">
            <w:pPr>
              <w:spacing w:after="200" w:line="276" w:lineRule="auto"/>
              <w:jc w:val="both"/>
              <w:cnfStyle w:val="000000000000"/>
              <w:rPr>
                <w:rFonts w:ascii="Calibri" w:hAnsi="Calibri"/>
                <w:color w:val="000000"/>
                <w:lang w:val="es-CO"/>
              </w:rPr>
            </w:pPr>
            <w:r w:rsidRPr="00595763">
              <w:rPr>
                <w:rFonts w:ascii="Calibri" w:hAnsi="Calibri"/>
                <w:color w:val="000000"/>
                <w:lang w:val="es-CO"/>
              </w:rPr>
              <w:t> </w:t>
            </w:r>
          </w:p>
        </w:tc>
        <w:tc>
          <w:tcPr>
            <w:tcW w:w="3069" w:type="dxa"/>
            <w:gridSpan w:val="2"/>
            <w:noWrap/>
            <w:hideMark/>
          </w:tcPr>
          <w:p w:rsidR="000B29C3" w:rsidRPr="00595763" w:rsidRDefault="000B29C3" w:rsidP="00014AF3">
            <w:pPr>
              <w:spacing w:after="200" w:line="276" w:lineRule="auto"/>
              <w:jc w:val="both"/>
              <w:cnfStyle w:val="000000000000"/>
              <w:rPr>
                <w:rFonts w:ascii="Calibri" w:hAnsi="Calibri"/>
                <w:color w:val="000000"/>
                <w:lang w:val="es-CO"/>
              </w:rPr>
            </w:pPr>
            <w:r w:rsidRPr="00595763">
              <w:rPr>
                <w:rFonts w:ascii="Calibri" w:hAnsi="Calibri"/>
                <w:color w:val="000000"/>
                <w:lang w:val="es-CO"/>
              </w:rPr>
              <w:t> </w:t>
            </w:r>
          </w:p>
        </w:tc>
      </w:tr>
    </w:tbl>
    <w:p w:rsidR="00CB37B2" w:rsidRPr="00595763" w:rsidRDefault="00CB37B2" w:rsidP="00014AF3">
      <w:pPr>
        <w:jc w:val="both"/>
        <w:rPr>
          <w:rFonts w:ascii="Arial" w:hAnsi="Arial"/>
          <w:lang w:val="es-CO"/>
        </w:rPr>
      </w:pPr>
    </w:p>
    <w:p w:rsidR="000B29C3" w:rsidRPr="00595763" w:rsidRDefault="000B29C3" w:rsidP="00014AF3">
      <w:pPr>
        <w:jc w:val="both"/>
        <w:rPr>
          <w:rFonts w:ascii="Arial" w:hAnsi="Arial"/>
          <w:lang w:val="es-CO"/>
        </w:rPr>
      </w:pPr>
    </w:p>
    <w:p w:rsidR="006263D1" w:rsidRPr="00595763" w:rsidRDefault="006263D1"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Default="00CB37B2" w:rsidP="00014AF3">
      <w:pPr>
        <w:jc w:val="both"/>
        <w:rPr>
          <w:rFonts w:ascii="Arial" w:hAnsi="Arial"/>
          <w:lang w:val="es-CO"/>
        </w:rPr>
      </w:pPr>
    </w:p>
    <w:p w:rsidR="00446913" w:rsidRDefault="00446913" w:rsidP="00014AF3">
      <w:pPr>
        <w:jc w:val="both"/>
        <w:rPr>
          <w:rFonts w:ascii="Arial" w:hAnsi="Arial"/>
          <w:lang w:val="es-CO"/>
        </w:rPr>
      </w:pPr>
    </w:p>
    <w:p w:rsidR="00446913" w:rsidRDefault="00446913" w:rsidP="00014AF3">
      <w:pPr>
        <w:jc w:val="both"/>
        <w:rPr>
          <w:rFonts w:ascii="Arial" w:hAnsi="Arial"/>
          <w:lang w:val="es-CO"/>
        </w:rPr>
      </w:pPr>
    </w:p>
    <w:p w:rsidR="00D8668B" w:rsidRDefault="00D8668B" w:rsidP="00014AF3">
      <w:pPr>
        <w:jc w:val="both"/>
        <w:rPr>
          <w:rFonts w:ascii="Arial" w:hAnsi="Arial"/>
          <w:lang w:val="es-CO"/>
        </w:rPr>
      </w:pPr>
    </w:p>
    <w:p w:rsidR="00D8668B" w:rsidRDefault="00D8668B" w:rsidP="00014AF3">
      <w:pPr>
        <w:jc w:val="both"/>
        <w:rPr>
          <w:rFonts w:ascii="Arial" w:hAnsi="Arial"/>
          <w:lang w:val="es-CO"/>
        </w:rPr>
      </w:pPr>
    </w:p>
    <w:p w:rsidR="00446913" w:rsidRPr="00595763" w:rsidRDefault="00446913"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D53C37" w:rsidP="00014AF3">
      <w:pPr>
        <w:pStyle w:val="Ttulo1"/>
        <w:jc w:val="both"/>
        <w:rPr>
          <w:rFonts w:ascii="Arial" w:hAnsi="Arial"/>
          <w:lang w:val="es-CO"/>
        </w:rPr>
      </w:pPr>
      <w:bookmarkStart w:id="4" w:name="_Toc334451253"/>
      <w:bookmarkStart w:id="5" w:name="_Toc334451469"/>
      <w:r w:rsidRPr="00D53C37">
        <w:rPr>
          <w:rFonts w:ascii="Arial" w:hAnsi="Arial"/>
          <w:lang w:val="es-CO"/>
        </w:rPr>
        <w:lastRenderedPageBreak/>
        <w:t>Pre</w:t>
      </w:r>
      <w:r>
        <w:rPr>
          <w:rFonts w:ascii="Arial" w:hAnsi="Arial"/>
          <w:lang w:val="es-CO"/>
        </w:rPr>
        <w:t>facio</w:t>
      </w:r>
      <w:bookmarkEnd w:id="4"/>
      <w:bookmarkEnd w:id="5"/>
      <w:r w:rsidR="00CB37B2" w:rsidRPr="00595763">
        <w:rPr>
          <w:rFonts w:ascii="Arial" w:hAnsi="Arial"/>
          <w:lang w:val="es-CO"/>
        </w:rPr>
        <w:tab/>
      </w: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9F1CB1" w:rsidRDefault="009F1CB1" w:rsidP="00014AF3">
      <w:pPr>
        <w:jc w:val="both"/>
        <w:rPr>
          <w:rFonts w:ascii="Arial" w:hAnsi="Arial"/>
          <w:lang w:val="es-CO"/>
        </w:rPr>
      </w:pPr>
      <w:r w:rsidRPr="00595763">
        <w:rPr>
          <w:rFonts w:ascii="Arial" w:hAnsi="Arial"/>
          <w:lang w:val="es-CO"/>
        </w:rPr>
        <w:br w:type="page"/>
      </w:r>
    </w:p>
    <w:p w:rsidR="00D8668B" w:rsidRDefault="00D8668B">
      <w:pPr>
        <w:pStyle w:val="TDC1"/>
        <w:tabs>
          <w:tab w:val="right" w:leader="dot" w:pos="8261"/>
        </w:tabs>
        <w:rPr>
          <w:rFonts w:ascii="Arial" w:hAnsi="Arial"/>
          <w:b/>
          <w:color w:val="365F91" w:themeColor="accent1" w:themeShade="BF"/>
          <w:sz w:val="28"/>
          <w:lang w:val="es-CO"/>
        </w:rPr>
      </w:pPr>
      <w:r>
        <w:rPr>
          <w:rFonts w:ascii="Arial" w:hAnsi="Arial"/>
          <w:b/>
          <w:color w:val="365F91" w:themeColor="accent1" w:themeShade="BF"/>
          <w:sz w:val="28"/>
          <w:lang w:val="es-CO"/>
        </w:rPr>
        <w:lastRenderedPageBreak/>
        <w:t>Contenido</w:t>
      </w:r>
    </w:p>
    <w:p w:rsidR="00D8668B" w:rsidRDefault="007354D3">
      <w:pPr>
        <w:pStyle w:val="TDC1"/>
        <w:tabs>
          <w:tab w:val="right" w:leader="dot" w:pos="8261"/>
        </w:tabs>
        <w:rPr>
          <w:rFonts w:eastAsiaTheme="minorEastAsia"/>
          <w:noProof/>
          <w:lang w:val="es-CO" w:eastAsia="es-CO"/>
        </w:rPr>
      </w:pPr>
      <w:r>
        <w:rPr>
          <w:rFonts w:ascii="Arial" w:hAnsi="Arial"/>
          <w:b/>
          <w:color w:val="365F91" w:themeColor="accent1" w:themeShade="BF"/>
          <w:sz w:val="28"/>
          <w:lang w:val="es-CO"/>
        </w:rPr>
        <w:fldChar w:fldCharType="begin"/>
      </w:r>
      <w:r w:rsidR="00D8668B">
        <w:rPr>
          <w:rFonts w:ascii="Arial" w:hAnsi="Arial"/>
          <w:b/>
          <w:color w:val="365F91" w:themeColor="accent1" w:themeShade="BF"/>
          <w:sz w:val="28"/>
          <w:lang w:val="es-CO"/>
        </w:rPr>
        <w:instrText xml:space="preserve"> TOC \o "1-5" \h \z \u </w:instrText>
      </w:r>
      <w:r>
        <w:rPr>
          <w:rFonts w:ascii="Arial" w:hAnsi="Arial"/>
          <w:b/>
          <w:color w:val="365F91" w:themeColor="accent1" w:themeShade="BF"/>
          <w:sz w:val="28"/>
          <w:lang w:val="es-CO"/>
        </w:rPr>
        <w:fldChar w:fldCharType="separate"/>
      </w:r>
      <w:hyperlink w:anchor="_Toc334451467" w:history="1">
        <w:r w:rsidR="00D8668B" w:rsidRPr="003A3ED4">
          <w:rPr>
            <w:rStyle w:val="Hipervnculo"/>
            <w:rFonts w:ascii="Arial" w:hAnsi="Arial"/>
            <w:noProof/>
            <w:lang w:val="es-CO"/>
          </w:rPr>
          <w:t>Página de Firmas</w:t>
        </w:r>
        <w:r w:rsidR="00D8668B">
          <w:rPr>
            <w:noProof/>
            <w:webHidden/>
          </w:rPr>
          <w:tab/>
        </w:r>
        <w:r>
          <w:rPr>
            <w:noProof/>
            <w:webHidden/>
          </w:rPr>
          <w:fldChar w:fldCharType="begin"/>
        </w:r>
        <w:r w:rsidR="00D8668B">
          <w:rPr>
            <w:noProof/>
            <w:webHidden/>
          </w:rPr>
          <w:instrText xml:space="preserve"> PAGEREF _Toc334451467 \h </w:instrText>
        </w:r>
        <w:r>
          <w:rPr>
            <w:noProof/>
            <w:webHidden/>
          </w:rPr>
        </w:r>
        <w:r>
          <w:rPr>
            <w:noProof/>
            <w:webHidden/>
          </w:rPr>
          <w:fldChar w:fldCharType="separate"/>
        </w:r>
        <w:r w:rsidR="00D8668B">
          <w:rPr>
            <w:noProof/>
            <w:webHidden/>
          </w:rPr>
          <w:t>2</w:t>
        </w:r>
        <w:r>
          <w:rPr>
            <w:noProof/>
            <w:webHidden/>
          </w:rPr>
          <w:fldChar w:fldCharType="end"/>
        </w:r>
      </w:hyperlink>
    </w:p>
    <w:p w:rsidR="00D8668B" w:rsidRDefault="007354D3">
      <w:pPr>
        <w:pStyle w:val="TDC1"/>
        <w:tabs>
          <w:tab w:val="right" w:leader="dot" w:pos="8261"/>
        </w:tabs>
        <w:rPr>
          <w:rFonts w:eastAsiaTheme="minorEastAsia"/>
          <w:noProof/>
          <w:lang w:val="es-CO" w:eastAsia="es-CO"/>
        </w:rPr>
      </w:pPr>
      <w:hyperlink w:anchor="_Toc334451468" w:history="1">
        <w:r w:rsidR="00D8668B" w:rsidRPr="003A3ED4">
          <w:rPr>
            <w:rStyle w:val="Hipervnculo"/>
            <w:rFonts w:ascii="Arial" w:hAnsi="Arial" w:cs="Arial"/>
            <w:noProof/>
            <w:lang w:val="es-CO"/>
          </w:rPr>
          <w:t>Historial de Cambios</w:t>
        </w:r>
        <w:r w:rsidR="00D8668B">
          <w:rPr>
            <w:noProof/>
            <w:webHidden/>
          </w:rPr>
          <w:tab/>
        </w:r>
        <w:r>
          <w:rPr>
            <w:noProof/>
            <w:webHidden/>
          </w:rPr>
          <w:fldChar w:fldCharType="begin"/>
        </w:r>
        <w:r w:rsidR="00D8668B">
          <w:rPr>
            <w:noProof/>
            <w:webHidden/>
          </w:rPr>
          <w:instrText xml:space="preserve"> PAGEREF _Toc334451468 \h </w:instrText>
        </w:r>
        <w:r>
          <w:rPr>
            <w:noProof/>
            <w:webHidden/>
          </w:rPr>
        </w:r>
        <w:r>
          <w:rPr>
            <w:noProof/>
            <w:webHidden/>
          </w:rPr>
          <w:fldChar w:fldCharType="separate"/>
        </w:r>
        <w:r w:rsidR="00D8668B">
          <w:rPr>
            <w:noProof/>
            <w:webHidden/>
          </w:rPr>
          <w:t>2</w:t>
        </w:r>
        <w:r>
          <w:rPr>
            <w:noProof/>
            <w:webHidden/>
          </w:rPr>
          <w:fldChar w:fldCharType="end"/>
        </w:r>
      </w:hyperlink>
    </w:p>
    <w:p w:rsidR="00D8668B" w:rsidRDefault="007354D3">
      <w:pPr>
        <w:pStyle w:val="TDC1"/>
        <w:tabs>
          <w:tab w:val="right" w:leader="dot" w:pos="8261"/>
        </w:tabs>
        <w:rPr>
          <w:rFonts w:eastAsiaTheme="minorEastAsia"/>
          <w:noProof/>
          <w:lang w:val="es-CO" w:eastAsia="es-CO"/>
        </w:rPr>
      </w:pPr>
      <w:hyperlink w:anchor="_Toc334451469" w:history="1">
        <w:r w:rsidR="00D8668B" w:rsidRPr="003A3ED4">
          <w:rPr>
            <w:rStyle w:val="Hipervnculo"/>
            <w:rFonts w:ascii="Arial" w:hAnsi="Arial"/>
            <w:noProof/>
            <w:lang w:val="es-CO"/>
          </w:rPr>
          <w:t>Prefacio</w:t>
        </w:r>
        <w:r w:rsidR="00D8668B">
          <w:rPr>
            <w:noProof/>
            <w:webHidden/>
          </w:rPr>
          <w:tab/>
        </w:r>
        <w:r>
          <w:rPr>
            <w:noProof/>
            <w:webHidden/>
          </w:rPr>
          <w:fldChar w:fldCharType="begin"/>
        </w:r>
        <w:r w:rsidR="00D8668B">
          <w:rPr>
            <w:noProof/>
            <w:webHidden/>
          </w:rPr>
          <w:instrText xml:space="preserve"> PAGEREF _Toc334451469 \h </w:instrText>
        </w:r>
        <w:r>
          <w:rPr>
            <w:noProof/>
            <w:webHidden/>
          </w:rPr>
        </w:r>
        <w:r>
          <w:rPr>
            <w:noProof/>
            <w:webHidden/>
          </w:rPr>
          <w:fldChar w:fldCharType="separate"/>
        </w:r>
        <w:r w:rsidR="00D8668B">
          <w:rPr>
            <w:noProof/>
            <w:webHidden/>
          </w:rPr>
          <w:t>4</w:t>
        </w:r>
        <w:r>
          <w:rPr>
            <w:noProof/>
            <w:webHidden/>
          </w:rPr>
          <w:fldChar w:fldCharType="end"/>
        </w:r>
      </w:hyperlink>
    </w:p>
    <w:p w:rsidR="00D8668B" w:rsidRDefault="007354D3">
      <w:pPr>
        <w:pStyle w:val="TDC1"/>
        <w:tabs>
          <w:tab w:val="right" w:leader="dot" w:pos="8261"/>
        </w:tabs>
        <w:rPr>
          <w:rFonts w:eastAsiaTheme="minorEastAsia"/>
          <w:noProof/>
          <w:lang w:val="es-CO" w:eastAsia="es-CO"/>
        </w:rPr>
      </w:pPr>
      <w:hyperlink w:anchor="_Toc334451470" w:history="1">
        <w:r w:rsidR="00D8668B" w:rsidRPr="003A3ED4">
          <w:rPr>
            <w:rStyle w:val="Hipervnculo"/>
            <w:rFonts w:ascii="Arial" w:hAnsi="Arial"/>
            <w:noProof/>
            <w:lang w:val="es-CO"/>
          </w:rPr>
          <w:t>Lista de Figuras</w:t>
        </w:r>
        <w:r w:rsidR="00D8668B">
          <w:rPr>
            <w:noProof/>
            <w:webHidden/>
          </w:rPr>
          <w:tab/>
        </w:r>
        <w:r>
          <w:rPr>
            <w:noProof/>
            <w:webHidden/>
          </w:rPr>
          <w:fldChar w:fldCharType="begin"/>
        </w:r>
        <w:r w:rsidR="00D8668B">
          <w:rPr>
            <w:noProof/>
            <w:webHidden/>
          </w:rPr>
          <w:instrText xml:space="preserve"> PAGEREF _Toc334451470 \h </w:instrText>
        </w:r>
        <w:r>
          <w:rPr>
            <w:noProof/>
            <w:webHidden/>
          </w:rPr>
        </w:r>
        <w:r>
          <w:rPr>
            <w:noProof/>
            <w:webHidden/>
          </w:rPr>
          <w:fldChar w:fldCharType="separate"/>
        </w:r>
        <w:r w:rsidR="00D8668B">
          <w:rPr>
            <w:noProof/>
            <w:webHidden/>
          </w:rPr>
          <w:t>9</w:t>
        </w:r>
        <w:r>
          <w:rPr>
            <w:noProof/>
            <w:webHidden/>
          </w:rPr>
          <w:fldChar w:fldCharType="end"/>
        </w:r>
      </w:hyperlink>
    </w:p>
    <w:p w:rsidR="00D8668B" w:rsidRDefault="007354D3">
      <w:pPr>
        <w:pStyle w:val="TDC1"/>
        <w:tabs>
          <w:tab w:val="right" w:leader="dot" w:pos="8261"/>
        </w:tabs>
        <w:rPr>
          <w:rFonts w:eastAsiaTheme="minorEastAsia"/>
          <w:noProof/>
          <w:lang w:val="es-CO" w:eastAsia="es-CO"/>
        </w:rPr>
      </w:pPr>
      <w:hyperlink w:anchor="_Toc334451471" w:history="1">
        <w:r w:rsidR="00D8668B" w:rsidRPr="003A3ED4">
          <w:rPr>
            <w:rStyle w:val="Hipervnculo"/>
            <w:rFonts w:ascii="Arial" w:hAnsi="Arial"/>
            <w:noProof/>
            <w:lang w:val="es-CO"/>
          </w:rPr>
          <w:t>Lista de Tablas</w:t>
        </w:r>
        <w:r w:rsidR="00D8668B">
          <w:rPr>
            <w:noProof/>
            <w:webHidden/>
          </w:rPr>
          <w:tab/>
        </w:r>
        <w:r>
          <w:rPr>
            <w:noProof/>
            <w:webHidden/>
          </w:rPr>
          <w:fldChar w:fldCharType="begin"/>
        </w:r>
        <w:r w:rsidR="00D8668B">
          <w:rPr>
            <w:noProof/>
            <w:webHidden/>
          </w:rPr>
          <w:instrText xml:space="preserve"> PAGEREF _Toc334451471 \h </w:instrText>
        </w:r>
        <w:r>
          <w:rPr>
            <w:noProof/>
            <w:webHidden/>
          </w:rPr>
        </w:r>
        <w:r>
          <w:rPr>
            <w:noProof/>
            <w:webHidden/>
          </w:rPr>
          <w:fldChar w:fldCharType="separate"/>
        </w:r>
        <w:r w:rsidR="00D8668B">
          <w:rPr>
            <w:noProof/>
            <w:webHidden/>
          </w:rPr>
          <w:t>10</w:t>
        </w:r>
        <w:r>
          <w:rPr>
            <w:noProof/>
            <w:webHidden/>
          </w:rPr>
          <w:fldChar w:fldCharType="end"/>
        </w:r>
      </w:hyperlink>
    </w:p>
    <w:p w:rsidR="00D8668B" w:rsidRDefault="007354D3">
      <w:pPr>
        <w:pStyle w:val="TDC1"/>
        <w:tabs>
          <w:tab w:val="right" w:leader="dot" w:pos="8261"/>
        </w:tabs>
        <w:rPr>
          <w:rFonts w:eastAsiaTheme="minorEastAsia"/>
          <w:noProof/>
          <w:lang w:val="es-CO" w:eastAsia="es-CO"/>
        </w:rPr>
      </w:pPr>
      <w:hyperlink w:anchor="_Toc334451472" w:history="1">
        <w:r w:rsidR="00D8668B" w:rsidRPr="003A3ED4">
          <w:rPr>
            <w:rStyle w:val="Hipervnculo"/>
            <w:rFonts w:ascii="Arial" w:hAnsi="Arial" w:cs="Arial"/>
            <w:noProof/>
            <w:lang w:val="es-CO"/>
          </w:rPr>
          <w:t>1. Visión global del proyecto</w:t>
        </w:r>
        <w:r w:rsidR="00D8668B">
          <w:rPr>
            <w:noProof/>
            <w:webHidden/>
          </w:rPr>
          <w:tab/>
        </w:r>
        <w:r>
          <w:rPr>
            <w:noProof/>
            <w:webHidden/>
          </w:rPr>
          <w:fldChar w:fldCharType="begin"/>
        </w:r>
        <w:r w:rsidR="00D8668B">
          <w:rPr>
            <w:noProof/>
            <w:webHidden/>
          </w:rPr>
          <w:instrText xml:space="preserve"> PAGEREF _Toc334451472 \h </w:instrText>
        </w:r>
        <w:r>
          <w:rPr>
            <w:noProof/>
            <w:webHidden/>
          </w:rPr>
        </w:r>
        <w:r>
          <w:rPr>
            <w:noProof/>
            <w:webHidden/>
          </w:rPr>
          <w:fldChar w:fldCharType="separate"/>
        </w:r>
        <w:r w:rsidR="00D8668B">
          <w:rPr>
            <w:noProof/>
            <w:webHidden/>
          </w:rPr>
          <w:t>11</w:t>
        </w:r>
        <w:r>
          <w:rPr>
            <w:noProof/>
            <w:webHidden/>
          </w:rPr>
          <w:fldChar w:fldCharType="end"/>
        </w:r>
      </w:hyperlink>
    </w:p>
    <w:p w:rsidR="00D8668B" w:rsidRDefault="007354D3">
      <w:pPr>
        <w:pStyle w:val="TDC2"/>
        <w:tabs>
          <w:tab w:val="right" w:leader="dot" w:pos="8261"/>
        </w:tabs>
        <w:rPr>
          <w:rFonts w:eastAsiaTheme="minorEastAsia"/>
          <w:noProof/>
          <w:lang w:val="es-CO" w:eastAsia="es-CO"/>
        </w:rPr>
      </w:pPr>
      <w:hyperlink w:anchor="_Toc334451473" w:history="1">
        <w:r w:rsidR="00D8668B" w:rsidRPr="003A3ED4">
          <w:rPr>
            <w:rStyle w:val="Hipervnculo"/>
            <w:rFonts w:ascii="Arial" w:hAnsi="Arial"/>
            <w:noProof/>
            <w:lang w:val="es-CO"/>
          </w:rPr>
          <w:t>1.1 Resumen del Proyecto</w:t>
        </w:r>
        <w:r w:rsidR="00D8668B">
          <w:rPr>
            <w:noProof/>
            <w:webHidden/>
          </w:rPr>
          <w:tab/>
        </w:r>
        <w:r>
          <w:rPr>
            <w:noProof/>
            <w:webHidden/>
          </w:rPr>
          <w:fldChar w:fldCharType="begin"/>
        </w:r>
        <w:r w:rsidR="00D8668B">
          <w:rPr>
            <w:noProof/>
            <w:webHidden/>
          </w:rPr>
          <w:instrText xml:space="preserve"> PAGEREF _Toc334451473 \h </w:instrText>
        </w:r>
        <w:r>
          <w:rPr>
            <w:noProof/>
            <w:webHidden/>
          </w:rPr>
        </w:r>
        <w:r>
          <w:rPr>
            <w:noProof/>
            <w:webHidden/>
          </w:rPr>
          <w:fldChar w:fldCharType="separate"/>
        </w:r>
        <w:r w:rsidR="00D8668B">
          <w:rPr>
            <w:noProof/>
            <w:webHidden/>
          </w:rPr>
          <w:t>11</w:t>
        </w:r>
        <w:r>
          <w:rPr>
            <w:noProof/>
            <w:webHidden/>
          </w:rPr>
          <w:fldChar w:fldCharType="end"/>
        </w:r>
      </w:hyperlink>
    </w:p>
    <w:p w:rsidR="00D8668B" w:rsidRDefault="007354D3">
      <w:pPr>
        <w:pStyle w:val="TDC3"/>
        <w:tabs>
          <w:tab w:val="right" w:leader="dot" w:pos="8261"/>
        </w:tabs>
        <w:rPr>
          <w:rFonts w:eastAsiaTheme="minorEastAsia"/>
          <w:noProof/>
          <w:lang w:val="es-CO" w:eastAsia="es-CO"/>
        </w:rPr>
      </w:pPr>
      <w:hyperlink w:anchor="_Toc334451474" w:history="1">
        <w:r w:rsidR="00D8668B" w:rsidRPr="003A3ED4">
          <w:rPr>
            <w:rStyle w:val="Hipervnculo"/>
            <w:rFonts w:ascii="Arial" w:hAnsi="Arial"/>
            <w:noProof/>
            <w:lang w:val="es-CO"/>
          </w:rPr>
          <w:t>1.1.1 Propósito, Alcance y Objetivos</w:t>
        </w:r>
        <w:r w:rsidR="00D8668B">
          <w:rPr>
            <w:noProof/>
            <w:webHidden/>
          </w:rPr>
          <w:tab/>
        </w:r>
        <w:r>
          <w:rPr>
            <w:noProof/>
            <w:webHidden/>
          </w:rPr>
          <w:fldChar w:fldCharType="begin"/>
        </w:r>
        <w:r w:rsidR="00D8668B">
          <w:rPr>
            <w:noProof/>
            <w:webHidden/>
          </w:rPr>
          <w:instrText xml:space="preserve"> PAGEREF _Toc334451474 \h </w:instrText>
        </w:r>
        <w:r>
          <w:rPr>
            <w:noProof/>
            <w:webHidden/>
          </w:rPr>
        </w:r>
        <w:r>
          <w:rPr>
            <w:noProof/>
            <w:webHidden/>
          </w:rPr>
          <w:fldChar w:fldCharType="separate"/>
        </w:r>
        <w:r w:rsidR="00D8668B">
          <w:rPr>
            <w:noProof/>
            <w:webHidden/>
          </w:rPr>
          <w:t>11</w:t>
        </w:r>
        <w:r>
          <w:rPr>
            <w:noProof/>
            <w:webHidden/>
          </w:rPr>
          <w:fldChar w:fldCharType="end"/>
        </w:r>
      </w:hyperlink>
    </w:p>
    <w:p w:rsidR="00D8668B" w:rsidRDefault="007354D3">
      <w:pPr>
        <w:pStyle w:val="TDC3"/>
        <w:tabs>
          <w:tab w:val="right" w:leader="dot" w:pos="8261"/>
        </w:tabs>
        <w:rPr>
          <w:rFonts w:eastAsiaTheme="minorEastAsia"/>
          <w:noProof/>
          <w:lang w:val="es-CO" w:eastAsia="es-CO"/>
        </w:rPr>
      </w:pPr>
      <w:hyperlink w:anchor="_Toc334451475" w:history="1">
        <w:r w:rsidR="00D8668B" w:rsidRPr="003A3ED4">
          <w:rPr>
            <w:rStyle w:val="Hipervnculo"/>
            <w:rFonts w:ascii="Arial" w:hAnsi="Arial"/>
            <w:noProof/>
            <w:lang w:val="es-CO"/>
          </w:rPr>
          <w:t xml:space="preserve">1.1.2 </w:t>
        </w:r>
        <w:r w:rsidR="00D8668B" w:rsidRPr="003A3ED4">
          <w:rPr>
            <w:rStyle w:val="Hipervnculo"/>
            <w:rFonts w:ascii="Arial" w:hAnsi="Arial" w:cs="Arial"/>
            <w:noProof/>
            <w:lang w:val="es-CO"/>
          </w:rPr>
          <w:t>Suposiciones y Restricciones</w:t>
        </w:r>
        <w:r w:rsidR="00D8668B">
          <w:rPr>
            <w:noProof/>
            <w:webHidden/>
          </w:rPr>
          <w:tab/>
        </w:r>
        <w:r>
          <w:rPr>
            <w:noProof/>
            <w:webHidden/>
          </w:rPr>
          <w:fldChar w:fldCharType="begin"/>
        </w:r>
        <w:r w:rsidR="00D8668B">
          <w:rPr>
            <w:noProof/>
            <w:webHidden/>
          </w:rPr>
          <w:instrText xml:space="preserve"> PAGEREF _Toc334451475 \h </w:instrText>
        </w:r>
        <w:r>
          <w:rPr>
            <w:noProof/>
            <w:webHidden/>
          </w:rPr>
        </w:r>
        <w:r>
          <w:rPr>
            <w:noProof/>
            <w:webHidden/>
          </w:rPr>
          <w:fldChar w:fldCharType="separate"/>
        </w:r>
        <w:r w:rsidR="00D8668B">
          <w:rPr>
            <w:noProof/>
            <w:webHidden/>
          </w:rPr>
          <w:t>11</w:t>
        </w:r>
        <w:r>
          <w:rPr>
            <w:noProof/>
            <w:webHidden/>
          </w:rPr>
          <w:fldChar w:fldCharType="end"/>
        </w:r>
      </w:hyperlink>
    </w:p>
    <w:p w:rsidR="00D8668B" w:rsidRDefault="007354D3">
      <w:pPr>
        <w:pStyle w:val="TDC4"/>
        <w:tabs>
          <w:tab w:val="right" w:leader="dot" w:pos="8261"/>
        </w:tabs>
        <w:rPr>
          <w:rFonts w:eastAsiaTheme="minorEastAsia"/>
          <w:noProof/>
          <w:lang w:val="es-CO" w:eastAsia="es-CO"/>
        </w:rPr>
      </w:pPr>
      <w:hyperlink w:anchor="_Toc334451476" w:history="1">
        <w:r w:rsidR="00D8668B" w:rsidRPr="003A3ED4">
          <w:rPr>
            <w:rStyle w:val="Hipervnculo"/>
            <w:noProof/>
            <w:lang w:val="es-CO"/>
          </w:rPr>
          <w:t>Restricciones</w:t>
        </w:r>
        <w:r w:rsidR="00D8668B">
          <w:rPr>
            <w:noProof/>
            <w:webHidden/>
          </w:rPr>
          <w:tab/>
        </w:r>
        <w:r>
          <w:rPr>
            <w:noProof/>
            <w:webHidden/>
          </w:rPr>
          <w:fldChar w:fldCharType="begin"/>
        </w:r>
        <w:r w:rsidR="00D8668B">
          <w:rPr>
            <w:noProof/>
            <w:webHidden/>
          </w:rPr>
          <w:instrText xml:space="preserve"> PAGEREF _Toc334451476 \h </w:instrText>
        </w:r>
        <w:r>
          <w:rPr>
            <w:noProof/>
            <w:webHidden/>
          </w:rPr>
        </w:r>
        <w:r>
          <w:rPr>
            <w:noProof/>
            <w:webHidden/>
          </w:rPr>
          <w:fldChar w:fldCharType="separate"/>
        </w:r>
        <w:r w:rsidR="00D8668B">
          <w:rPr>
            <w:noProof/>
            <w:webHidden/>
          </w:rPr>
          <w:t>12</w:t>
        </w:r>
        <w:r>
          <w:rPr>
            <w:noProof/>
            <w:webHidden/>
          </w:rPr>
          <w:fldChar w:fldCharType="end"/>
        </w:r>
      </w:hyperlink>
    </w:p>
    <w:p w:rsidR="00D8668B" w:rsidRDefault="007354D3">
      <w:pPr>
        <w:pStyle w:val="TDC4"/>
        <w:tabs>
          <w:tab w:val="right" w:leader="dot" w:pos="8261"/>
        </w:tabs>
        <w:rPr>
          <w:rFonts w:eastAsiaTheme="minorEastAsia"/>
          <w:noProof/>
          <w:lang w:val="es-CO" w:eastAsia="es-CO"/>
        </w:rPr>
      </w:pPr>
      <w:hyperlink w:anchor="_Toc334451477" w:history="1">
        <w:r w:rsidR="00D8668B" w:rsidRPr="003A3ED4">
          <w:rPr>
            <w:rStyle w:val="Hipervnculo"/>
            <w:noProof/>
            <w:lang w:val="es-CO"/>
          </w:rPr>
          <w:t>Supuestos</w:t>
        </w:r>
        <w:r w:rsidR="00D8668B">
          <w:rPr>
            <w:noProof/>
            <w:webHidden/>
          </w:rPr>
          <w:tab/>
        </w:r>
        <w:r>
          <w:rPr>
            <w:noProof/>
            <w:webHidden/>
          </w:rPr>
          <w:fldChar w:fldCharType="begin"/>
        </w:r>
        <w:r w:rsidR="00D8668B">
          <w:rPr>
            <w:noProof/>
            <w:webHidden/>
          </w:rPr>
          <w:instrText xml:space="preserve"> PAGEREF _Toc334451477 \h </w:instrText>
        </w:r>
        <w:r>
          <w:rPr>
            <w:noProof/>
            <w:webHidden/>
          </w:rPr>
        </w:r>
        <w:r>
          <w:rPr>
            <w:noProof/>
            <w:webHidden/>
          </w:rPr>
          <w:fldChar w:fldCharType="separate"/>
        </w:r>
        <w:r w:rsidR="00D8668B">
          <w:rPr>
            <w:noProof/>
            <w:webHidden/>
          </w:rPr>
          <w:t>13</w:t>
        </w:r>
        <w:r>
          <w:rPr>
            <w:noProof/>
            <w:webHidden/>
          </w:rPr>
          <w:fldChar w:fldCharType="end"/>
        </w:r>
      </w:hyperlink>
    </w:p>
    <w:p w:rsidR="00D8668B" w:rsidRDefault="007354D3">
      <w:pPr>
        <w:pStyle w:val="TDC3"/>
        <w:tabs>
          <w:tab w:val="right" w:leader="dot" w:pos="8261"/>
        </w:tabs>
        <w:rPr>
          <w:rFonts w:eastAsiaTheme="minorEastAsia"/>
          <w:noProof/>
          <w:lang w:val="es-CO" w:eastAsia="es-CO"/>
        </w:rPr>
      </w:pPr>
      <w:hyperlink w:anchor="_Toc334451478" w:history="1">
        <w:r w:rsidR="00D8668B" w:rsidRPr="003A3ED4">
          <w:rPr>
            <w:rStyle w:val="Hipervnculo"/>
            <w:rFonts w:ascii="Arial" w:hAnsi="Arial"/>
            <w:noProof/>
            <w:lang w:val="es-CO"/>
          </w:rPr>
          <w:t>1.1.3. Entregables del proyecto</w:t>
        </w:r>
        <w:r w:rsidR="00D8668B">
          <w:rPr>
            <w:noProof/>
            <w:webHidden/>
          </w:rPr>
          <w:tab/>
        </w:r>
        <w:r>
          <w:rPr>
            <w:noProof/>
            <w:webHidden/>
          </w:rPr>
          <w:fldChar w:fldCharType="begin"/>
        </w:r>
        <w:r w:rsidR="00D8668B">
          <w:rPr>
            <w:noProof/>
            <w:webHidden/>
          </w:rPr>
          <w:instrText xml:space="preserve"> PAGEREF _Toc334451478 \h </w:instrText>
        </w:r>
        <w:r>
          <w:rPr>
            <w:noProof/>
            <w:webHidden/>
          </w:rPr>
        </w:r>
        <w:r>
          <w:rPr>
            <w:noProof/>
            <w:webHidden/>
          </w:rPr>
          <w:fldChar w:fldCharType="separate"/>
        </w:r>
        <w:r w:rsidR="00D8668B">
          <w:rPr>
            <w:noProof/>
            <w:webHidden/>
          </w:rPr>
          <w:t>13</w:t>
        </w:r>
        <w:r>
          <w:rPr>
            <w:noProof/>
            <w:webHidden/>
          </w:rPr>
          <w:fldChar w:fldCharType="end"/>
        </w:r>
      </w:hyperlink>
    </w:p>
    <w:p w:rsidR="00D8668B" w:rsidRDefault="007354D3">
      <w:pPr>
        <w:pStyle w:val="TDC3"/>
        <w:tabs>
          <w:tab w:val="right" w:leader="dot" w:pos="8261"/>
        </w:tabs>
        <w:rPr>
          <w:rFonts w:eastAsiaTheme="minorEastAsia"/>
          <w:noProof/>
          <w:lang w:val="es-CO" w:eastAsia="es-CO"/>
        </w:rPr>
      </w:pPr>
      <w:hyperlink w:anchor="_Toc334451479" w:history="1">
        <w:r w:rsidR="00D8668B" w:rsidRPr="003A3ED4">
          <w:rPr>
            <w:rStyle w:val="Hipervnculo"/>
            <w:rFonts w:ascii="Arial" w:hAnsi="Arial"/>
            <w:noProof/>
            <w:lang w:val="es-CO"/>
          </w:rPr>
          <w:t>1.1.4 Resumen de Calendarios y Presupuestos</w:t>
        </w:r>
        <w:r w:rsidR="00D8668B">
          <w:rPr>
            <w:noProof/>
            <w:webHidden/>
          </w:rPr>
          <w:tab/>
        </w:r>
        <w:r>
          <w:rPr>
            <w:noProof/>
            <w:webHidden/>
          </w:rPr>
          <w:fldChar w:fldCharType="begin"/>
        </w:r>
        <w:r w:rsidR="00D8668B">
          <w:rPr>
            <w:noProof/>
            <w:webHidden/>
          </w:rPr>
          <w:instrText xml:space="preserve"> PAGEREF _Toc334451479 \h </w:instrText>
        </w:r>
        <w:r>
          <w:rPr>
            <w:noProof/>
            <w:webHidden/>
          </w:rPr>
        </w:r>
        <w:r>
          <w:rPr>
            <w:noProof/>
            <w:webHidden/>
          </w:rPr>
          <w:fldChar w:fldCharType="separate"/>
        </w:r>
        <w:r w:rsidR="00D8668B">
          <w:rPr>
            <w:noProof/>
            <w:webHidden/>
          </w:rPr>
          <w:t>16</w:t>
        </w:r>
        <w:r>
          <w:rPr>
            <w:noProof/>
            <w:webHidden/>
          </w:rPr>
          <w:fldChar w:fldCharType="end"/>
        </w:r>
      </w:hyperlink>
    </w:p>
    <w:p w:rsidR="00D8668B" w:rsidRDefault="007354D3">
      <w:pPr>
        <w:pStyle w:val="TDC2"/>
        <w:tabs>
          <w:tab w:val="right" w:leader="dot" w:pos="8261"/>
        </w:tabs>
        <w:rPr>
          <w:rFonts w:eastAsiaTheme="minorEastAsia"/>
          <w:noProof/>
          <w:lang w:val="es-CO" w:eastAsia="es-CO"/>
        </w:rPr>
      </w:pPr>
      <w:hyperlink w:anchor="_Toc334451480" w:history="1">
        <w:r w:rsidR="00D8668B" w:rsidRPr="003A3ED4">
          <w:rPr>
            <w:rStyle w:val="Hipervnculo"/>
            <w:rFonts w:ascii="Arial" w:hAnsi="Arial"/>
            <w:noProof/>
            <w:lang w:val="es-CO"/>
          </w:rPr>
          <w:t>1.2 Evolución del Plan</w:t>
        </w:r>
        <w:r w:rsidR="00D8668B">
          <w:rPr>
            <w:noProof/>
            <w:webHidden/>
          </w:rPr>
          <w:tab/>
        </w:r>
        <w:r>
          <w:rPr>
            <w:noProof/>
            <w:webHidden/>
          </w:rPr>
          <w:fldChar w:fldCharType="begin"/>
        </w:r>
        <w:r w:rsidR="00D8668B">
          <w:rPr>
            <w:noProof/>
            <w:webHidden/>
          </w:rPr>
          <w:instrText xml:space="preserve"> PAGEREF _Toc334451480 \h </w:instrText>
        </w:r>
        <w:r>
          <w:rPr>
            <w:noProof/>
            <w:webHidden/>
          </w:rPr>
        </w:r>
        <w:r>
          <w:rPr>
            <w:noProof/>
            <w:webHidden/>
          </w:rPr>
          <w:fldChar w:fldCharType="separate"/>
        </w:r>
        <w:r w:rsidR="00D8668B">
          <w:rPr>
            <w:noProof/>
            <w:webHidden/>
          </w:rPr>
          <w:t>16</w:t>
        </w:r>
        <w:r>
          <w:rPr>
            <w:noProof/>
            <w:webHidden/>
          </w:rPr>
          <w:fldChar w:fldCharType="end"/>
        </w:r>
      </w:hyperlink>
    </w:p>
    <w:p w:rsidR="00D8668B" w:rsidRDefault="007354D3">
      <w:pPr>
        <w:pStyle w:val="TDC3"/>
        <w:tabs>
          <w:tab w:val="right" w:leader="dot" w:pos="8261"/>
        </w:tabs>
        <w:rPr>
          <w:rFonts w:eastAsiaTheme="minorEastAsia"/>
          <w:noProof/>
          <w:lang w:val="es-CO" w:eastAsia="es-CO"/>
        </w:rPr>
      </w:pPr>
      <w:hyperlink w:anchor="_Toc334451481" w:history="1">
        <w:r w:rsidR="00D8668B" w:rsidRPr="003A3ED4">
          <w:rPr>
            <w:rStyle w:val="Hipervnculo"/>
            <w:rFonts w:ascii="Arial" w:hAnsi="Arial"/>
            <w:noProof/>
            <w:lang w:val="es-CO"/>
          </w:rPr>
          <w:t>1.2.1. Objetivos</w:t>
        </w:r>
        <w:r w:rsidR="00D8668B">
          <w:rPr>
            <w:noProof/>
            <w:webHidden/>
          </w:rPr>
          <w:tab/>
        </w:r>
        <w:r>
          <w:rPr>
            <w:noProof/>
            <w:webHidden/>
          </w:rPr>
          <w:fldChar w:fldCharType="begin"/>
        </w:r>
        <w:r w:rsidR="00D8668B">
          <w:rPr>
            <w:noProof/>
            <w:webHidden/>
          </w:rPr>
          <w:instrText xml:space="preserve"> PAGEREF _Toc334451481 \h </w:instrText>
        </w:r>
        <w:r>
          <w:rPr>
            <w:noProof/>
            <w:webHidden/>
          </w:rPr>
        </w:r>
        <w:r>
          <w:rPr>
            <w:noProof/>
            <w:webHidden/>
          </w:rPr>
          <w:fldChar w:fldCharType="separate"/>
        </w:r>
        <w:r w:rsidR="00D8668B">
          <w:rPr>
            <w:noProof/>
            <w:webHidden/>
          </w:rPr>
          <w:t>16</w:t>
        </w:r>
        <w:r>
          <w:rPr>
            <w:noProof/>
            <w:webHidden/>
          </w:rPr>
          <w:fldChar w:fldCharType="end"/>
        </w:r>
      </w:hyperlink>
    </w:p>
    <w:p w:rsidR="00D8668B" w:rsidRDefault="007354D3">
      <w:pPr>
        <w:pStyle w:val="TDC3"/>
        <w:tabs>
          <w:tab w:val="right" w:leader="dot" w:pos="8261"/>
        </w:tabs>
        <w:rPr>
          <w:rFonts w:eastAsiaTheme="minorEastAsia"/>
          <w:noProof/>
          <w:lang w:val="es-CO" w:eastAsia="es-CO"/>
        </w:rPr>
      </w:pPr>
      <w:hyperlink w:anchor="_Toc334451482" w:history="1">
        <w:r w:rsidR="00D8668B" w:rsidRPr="003A3ED4">
          <w:rPr>
            <w:rStyle w:val="Hipervnculo"/>
            <w:rFonts w:ascii="Arial" w:hAnsi="Arial"/>
            <w:noProof/>
            <w:lang w:val="es-CO"/>
          </w:rPr>
          <w:t>1.2.2. Alcance</w:t>
        </w:r>
        <w:r w:rsidR="00D8668B">
          <w:rPr>
            <w:noProof/>
            <w:webHidden/>
          </w:rPr>
          <w:tab/>
        </w:r>
        <w:r>
          <w:rPr>
            <w:noProof/>
            <w:webHidden/>
          </w:rPr>
          <w:fldChar w:fldCharType="begin"/>
        </w:r>
        <w:r w:rsidR="00D8668B">
          <w:rPr>
            <w:noProof/>
            <w:webHidden/>
          </w:rPr>
          <w:instrText xml:space="preserve"> PAGEREF _Toc334451482 \h </w:instrText>
        </w:r>
        <w:r>
          <w:rPr>
            <w:noProof/>
            <w:webHidden/>
          </w:rPr>
        </w:r>
        <w:r>
          <w:rPr>
            <w:noProof/>
            <w:webHidden/>
          </w:rPr>
          <w:fldChar w:fldCharType="separate"/>
        </w:r>
        <w:r w:rsidR="00D8668B">
          <w:rPr>
            <w:noProof/>
            <w:webHidden/>
          </w:rPr>
          <w:t>16</w:t>
        </w:r>
        <w:r>
          <w:rPr>
            <w:noProof/>
            <w:webHidden/>
          </w:rPr>
          <w:fldChar w:fldCharType="end"/>
        </w:r>
      </w:hyperlink>
    </w:p>
    <w:p w:rsidR="00D8668B" w:rsidRDefault="007354D3">
      <w:pPr>
        <w:pStyle w:val="TDC3"/>
        <w:tabs>
          <w:tab w:val="right" w:leader="dot" w:pos="8261"/>
        </w:tabs>
        <w:rPr>
          <w:rFonts w:eastAsiaTheme="minorEastAsia"/>
          <w:noProof/>
          <w:lang w:val="es-CO" w:eastAsia="es-CO"/>
        </w:rPr>
      </w:pPr>
      <w:hyperlink w:anchor="_Toc334451483" w:history="1">
        <w:r w:rsidR="00D8668B" w:rsidRPr="003A3ED4">
          <w:rPr>
            <w:rStyle w:val="Hipervnculo"/>
            <w:rFonts w:ascii="Arial" w:hAnsi="Arial"/>
            <w:noProof/>
            <w:lang w:val="es-CO"/>
          </w:rPr>
          <w:t>1.2.3. Responsable</w:t>
        </w:r>
        <w:r w:rsidR="00D8668B">
          <w:rPr>
            <w:noProof/>
            <w:webHidden/>
          </w:rPr>
          <w:tab/>
        </w:r>
        <w:r>
          <w:rPr>
            <w:noProof/>
            <w:webHidden/>
          </w:rPr>
          <w:fldChar w:fldCharType="begin"/>
        </w:r>
        <w:r w:rsidR="00D8668B">
          <w:rPr>
            <w:noProof/>
            <w:webHidden/>
          </w:rPr>
          <w:instrText xml:space="preserve"> PAGEREF _Toc334451483 \h </w:instrText>
        </w:r>
        <w:r>
          <w:rPr>
            <w:noProof/>
            <w:webHidden/>
          </w:rPr>
        </w:r>
        <w:r>
          <w:rPr>
            <w:noProof/>
            <w:webHidden/>
          </w:rPr>
          <w:fldChar w:fldCharType="separate"/>
        </w:r>
        <w:r w:rsidR="00D8668B">
          <w:rPr>
            <w:noProof/>
            <w:webHidden/>
          </w:rPr>
          <w:t>16</w:t>
        </w:r>
        <w:r>
          <w:rPr>
            <w:noProof/>
            <w:webHidden/>
          </w:rPr>
          <w:fldChar w:fldCharType="end"/>
        </w:r>
      </w:hyperlink>
    </w:p>
    <w:p w:rsidR="00D8668B" w:rsidRDefault="007354D3">
      <w:pPr>
        <w:pStyle w:val="TDC3"/>
        <w:tabs>
          <w:tab w:val="right" w:leader="dot" w:pos="8261"/>
        </w:tabs>
        <w:rPr>
          <w:rFonts w:eastAsiaTheme="minorEastAsia"/>
          <w:noProof/>
          <w:lang w:val="es-CO" w:eastAsia="es-CO"/>
        </w:rPr>
      </w:pPr>
      <w:hyperlink w:anchor="_Toc334451484" w:history="1">
        <w:r w:rsidR="00D8668B" w:rsidRPr="003A3ED4">
          <w:rPr>
            <w:rStyle w:val="Hipervnculo"/>
            <w:rFonts w:ascii="Arial" w:hAnsi="Arial"/>
            <w:noProof/>
            <w:lang w:val="es-CO"/>
          </w:rPr>
          <w:t>1.2.4. Desarrollo</w:t>
        </w:r>
        <w:r w:rsidR="00D8668B">
          <w:rPr>
            <w:noProof/>
            <w:webHidden/>
          </w:rPr>
          <w:tab/>
        </w:r>
        <w:r>
          <w:rPr>
            <w:noProof/>
            <w:webHidden/>
          </w:rPr>
          <w:fldChar w:fldCharType="begin"/>
        </w:r>
        <w:r w:rsidR="00D8668B">
          <w:rPr>
            <w:noProof/>
            <w:webHidden/>
          </w:rPr>
          <w:instrText xml:space="preserve"> PAGEREF _Toc334451484 \h </w:instrText>
        </w:r>
        <w:r>
          <w:rPr>
            <w:noProof/>
            <w:webHidden/>
          </w:rPr>
        </w:r>
        <w:r>
          <w:rPr>
            <w:noProof/>
            <w:webHidden/>
          </w:rPr>
          <w:fldChar w:fldCharType="separate"/>
        </w:r>
        <w:r w:rsidR="00D8668B">
          <w:rPr>
            <w:noProof/>
            <w:webHidden/>
          </w:rPr>
          <w:t>16</w:t>
        </w:r>
        <w:r>
          <w:rPr>
            <w:noProof/>
            <w:webHidden/>
          </w:rPr>
          <w:fldChar w:fldCharType="end"/>
        </w:r>
      </w:hyperlink>
    </w:p>
    <w:p w:rsidR="00D8668B" w:rsidRDefault="007354D3">
      <w:pPr>
        <w:pStyle w:val="TDC3"/>
        <w:tabs>
          <w:tab w:val="right" w:leader="dot" w:pos="8261"/>
        </w:tabs>
        <w:rPr>
          <w:rFonts w:eastAsiaTheme="minorEastAsia"/>
          <w:noProof/>
          <w:lang w:val="es-CO" w:eastAsia="es-CO"/>
        </w:rPr>
      </w:pPr>
      <w:hyperlink w:anchor="_Toc334451485" w:history="1">
        <w:r w:rsidR="00D8668B" w:rsidRPr="003A3ED4">
          <w:rPr>
            <w:rStyle w:val="Hipervnculo"/>
            <w:rFonts w:ascii="Arial" w:hAnsi="Arial"/>
            <w:noProof/>
            <w:lang w:val="es-CO"/>
          </w:rPr>
          <w:t>1.2.5. Recursos</w:t>
        </w:r>
        <w:r w:rsidR="00D8668B">
          <w:rPr>
            <w:noProof/>
            <w:webHidden/>
          </w:rPr>
          <w:tab/>
        </w:r>
        <w:r>
          <w:rPr>
            <w:noProof/>
            <w:webHidden/>
          </w:rPr>
          <w:fldChar w:fldCharType="begin"/>
        </w:r>
        <w:r w:rsidR="00D8668B">
          <w:rPr>
            <w:noProof/>
            <w:webHidden/>
          </w:rPr>
          <w:instrText xml:space="preserve"> PAGEREF _Toc334451485 \h </w:instrText>
        </w:r>
        <w:r>
          <w:rPr>
            <w:noProof/>
            <w:webHidden/>
          </w:rPr>
        </w:r>
        <w:r>
          <w:rPr>
            <w:noProof/>
            <w:webHidden/>
          </w:rPr>
          <w:fldChar w:fldCharType="separate"/>
        </w:r>
        <w:r w:rsidR="00D8668B">
          <w:rPr>
            <w:noProof/>
            <w:webHidden/>
          </w:rPr>
          <w:t>16</w:t>
        </w:r>
        <w:r>
          <w:rPr>
            <w:noProof/>
            <w:webHidden/>
          </w:rPr>
          <w:fldChar w:fldCharType="end"/>
        </w:r>
      </w:hyperlink>
    </w:p>
    <w:p w:rsidR="00D8668B" w:rsidRDefault="007354D3">
      <w:pPr>
        <w:pStyle w:val="TDC3"/>
        <w:tabs>
          <w:tab w:val="right" w:leader="dot" w:pos="8261"/>
        </w:tabs>
        <w:rPr>
          <w:rFonts w:eastAsiaTheme="minorEastAsia"/>
          <w:noProof/>
          <w:lang w:val="es-CO" w:eastAsia="es-CO"/>
        </w:rPr>
      </w:pPr>
      <w:hyperlink w:anchor="_Toc334451486" w:history="1">
        <w:r w:rsidR="00D8668B" w:rsidRPr="003A3ED4">
          <w:rPr>
            <w:rStyle w:val="Hipervnculo"/>
            <w:rFonts w:ascii="Arial" w:hAnsi="Arial"/>
            <w:noProof/>
            <w:lang w:val="es-CO"/>
          </w:rPr>
          <w:t>1.2.6. Producto de Trabajo</w:t>
        </w:r>
        <w:r w:rsidR="00D8668B">
          <w:rPr>
            <w:noProof/>
            <w:webHidden/>
          </w:rPr>
          <w:tab/>
        </w:r>
        <w:r>
          <w:rPr>
            <w:noProof/>
            <w:webHidden/>
          </w:rPr>
          <w:fldChar w:fldCharType="begin"/>
        </w:r>
        <w:r w:rsidR="00D8668B">
          <w:rPr>
            <w:noProof/>
            <w:webHidden/>
          </w:rPr>
          <w:instrText xml:space="preserve"> PAGEREF _Toc334451486 \h </w:instrText>
        </w:r>
        <w:r>
          <w:rPr>
            <w:noProof/>
            <w:webHidden/>
          </w:rPr>
        </w:r>
        <w:r>
          <w:rPr>
            <w:noProof/>
            <w:webHidden/>
          </w:rPr>
          <w:fldChar w:fldCharType="separate"/>
        </w:r>
        <w:r w:rsidR="00D8668B">
          <w:rPr>
            <w:noProof/>
            <w:webHidden/>
          </w:rPr>
          <w:t>16</w:t>
        </w:r>
        <w:r>
          <w:rPr>
            <w:noProof/>
            <w:webHidden/>
          </w:rPr>
          <w:fldChar w:fldCharType="end"/>
        </w:r>
      </w:hyperlink>
    </w:p>
    <w:p w:rsidR="00D8668B" w:rsidRDefault="007354D3">
      <w:pPr>
        <w:pStyle w:val="TDC1"/>
        <w:tabs>
          <w:tab w:val="right" w:leader="dot" w:pos="8261"/>
        </w:tabs>
        <w:rPr>
          <w:rFonts w:eastAsiaTheme="minorEastAsia"/>
          <w:noProof/>
          <w:lang w:val="es-CO" w:eastAsia="es-CO"/>
        </w:rPr>
      </w:pPr>
      <w:hyperlink w:anchor="_Toc334451487" w:history="1">
        <w:r w:rsidR="00D8668B" w:rsidRPr="003A3ED4">
          <w:rPr>
            <w:rStyle w:val="Hipervnculo"/>
            <w:rFonts w:ascii="Arial" w:hAnsi="Arial"/>
            <w:noProof/>
            <w:lang w:val="es-CO"/>
          </w:rPr>
          <w:t>2. Referencias</w:t>
        </w:r>
        <w:r w:rsidR="00D8668B">
          <w:rPr>
            <w:noProof/>
            <w:webHidden/>
          </w:rPr>
          <w:tab/>
        </w:r>
        <w:r>
          <w:rPr>
            <w:noProof/>
            <w:webHidden/>
          </w:rPr>
          <w:fldChar w:fldCharType="begin"/>
        </w:r>
        <w:r w:rsidR="00D8668B">
          <w:rPr>
            <w:noProof/>
            <w:webHidden/>
          </w:rPr>
          <w:instrText xml:space="preserve"> PAGEREF _Toc334451487 \h </w:instrText>
        </w:r>
        <w:r>
          <w:rPr>
            <w:noProof/>
            <w:webHidden/>
          </w:rPr>
        </w:r>
        <w:r>
          <w:rPr>
            <w:noProof/>
            <w:webHidden/>
          </w:rPr>
          <w:fldChar w:fldCharType="separate"/>
        </w:r>
        <w:r w:rsidR="00D8668B">
          <w:rPr>
            <w:noProof/>
            <w:webHidden/>
          </w:rPr>
          <w:t>16</w:t>
        </w:r>
        <w:r>
          <w:rPr>
            <w:noProof/>
            <w:webHidden/>
          </w:rPr>
          <w:fldChar w:fldCharType="end"/>
        </w:r>
      </w:hyperlink>
    </w:p>
    <w:p w:rsidR="00D8668B" w:rsidRDefault="007354D3">
      <w:pPr>
        <w:pStyle w:val="TDC1"/>
        <w:tabs>
          <w:tab w:val="right" w:leader="dot" w:pos="8261"/>
        </w:tabs>
        <w:rPr>
          <w:rFonts w:eastAsiaTheme="minorEastAsia"/>
          <w:noProof/>
          <w:lang w:val="es-CO" w:eastAsia="es-CO"/>
        </w:rPr>
      </w:pPr>
      <w:hyperlink w:anchor="_Toc334451488" w:history="1">
        <w:r w:rsidR="00D8668B" w:rsidRPr="003A3ED4">
          <w:rPr>
            <w:rStyle w:val="Hipervnculo"/>
            <w:rFonts w:ascii="Arial" w:hAnsi="Arial"/>
            <w:noProof/>
            <w:lang w:val="es-CO"/>
          </w:rPr>
          <w:t>3. Definiciones</w:t>
        </w:r>
        <w:r w:rsidR="00D8668B">
          <w:rPr>
            <w:noProof/>
            <w:webHidden/>
          </w:rPr>
          <w:tab/>
        </w:r>
        <w:r>
          <w:rPr>
            <w:noProof/>
            <w:webHidden/>
          </w:rPr>
          <w:fldChar w:fldCharType="begin"/>
        </w:r>
        <w:r w:rsidR="00D8668B">
          <w:rPr>
            <w:noProof/>
            <w:webHidden/>
          </w:rPr>
          <w:instrText xml:space="preserve"> PAGEREF _Toc334451488 \h </w:instrText>
        </w:r>
        <w:r>
          <w:rPr>
            <w:noProof/>
            <w:webHidden/>
          </w:rPr>
        </w:r>
        <w:r>
          <w:rPr>
            <w:noProof/>
            <w:webHidden/>
          </w:rPr>
          <w:fldChar w:fldCharType="separate"/>
        </w:r>
        <w:r w:rsidR="00D8668B">
          <w:rPr>
            <w:noProof/>
            <w:webHidden/>
          </w:rPr>
          <w:t>16</w:t>
        </w:r>
        <w:r>
          <w:rPr>
            <w:noProof/>
            <w:webHidden/>
          </w:rPr>
          <w:fldChar w:fldCharType="end"/>
        </w:r>
      </w:hyperlink>
    </w:p>
    <w:p w:rsidR="00D8668B" w:rsidRDefault="007354D3">
      <w:pPr>
        <w:pStyle w:val="TDC1"/>
        <w:tabs>
          <w:tab w:val="right" w:leader="dot" w:pos="8261"/>
        </w:tabs>
        <w:rPr>
          <w:rFonts w:eastAsiaTheme="minorEastAsia"/>
          <w:noProof/>
          <w:lang w:val="es-CO" w:eastAsia="es-CO"/>
        </w:rPr>
      </w:pPr>
      <w:hyperlink w:anchor="_Toc334451489" w:history="1">
        <w:r w:rsidR="00D8668B" w:rsidRPr="003A3ED4">
          <w:rPr>
            <w:rStyle w:val="Hipervnculo"/>
            <w:rFonts w:ascii="Arial" w:hAnsi="Arial"/>
            <w:noProof/>
            <w:lang w:val="es-CO"/>
          </w:rPr>
          <w:t>4. Contexto del Proyecto</w:t>
        </w:r>
        <w:r w:rsidR="00D8668B">
          <w:rPr>
            <w:noProof/>
            <w:webHidden/>
          </w:rPr>
          <w:tab/>
        </w:r>
        <w:r>
          <w:rPr>
            <w:noProof/>
            <w:webHidden/>
          </w:rPr>
          <w:fldChar w:fldCharType="begin"/>
        </w:r>
        <w:r w:rsidR="00D8668B">
          <w:rPr>
            <w:noProof/>
            <w:webHidden/>
          </w:rPr>
          <w:instrText xml:space="preserve"> PAGEREF _Toc334451489 \h </w:instrText>
        </w:r>
        <w:r>
          <w:rPr>
            <w:noProof/>
            <w:webHidden/>
          </w:rPr>
        </w:r>
        <w:r>
          <w:rPr>
            <w:noProof/>
            <w:webHidden/>
          </w:rPr>
          <w:fldChar w:fldCharType="separate"/>
        </w:r>
        <w:r w:rsidR="00D8668B">
          <w:rPr>
            <w:noProof/>
            <w:webHidden/>
          </w:rPr>
          <w:t>16</w:t>
        </w:r>
        <w:r>
          <w:rPr>
            <w:noProof/>
            <w:webHidden/>
          </w:rPr>
          <w:fldChar w:fldCharType="end"/>
        </w:r>
      </w:hyperlink>
    </w:p>
    <w:p w:rsidR="00D8668B" w:rsidRDefault="007354D3">
      <w:pPr>
        <w:pStyle w:val="TDC2"/>
        <w:tabs>
          <w:tab w:val="right" w:leader="dot" w:pos="8261"/>
        </w:tabs>
        <w:rPr>
          <w:rFonts w:eastAsiaTheme="minorEastAsia"/>
          <w:noProof/>
          <w:lang w:val="es-CO" w:eastAsia="es-CO"/>
        </w:rPr>
      </w:pPr>
      <w:hyperlink w:anchor="_Toc334451490" w:history="1">
        <w:r w:rsidR="00D8668B" w:rsidRPr="003A3ED4">
          <w:rPr>
            <w:rStyle w:val="Hipervnculo"/>
            <w:rFonts w:ascii="Arial" w:hAnsi="Arial"/>
            <w:noProof/>
            <w:lang w:val="es-CO"/>
          </w:rPr>
          <w:t>4.1 Modelo de Procesos</w:t>
        </w:r>
        <w:r w:rsidR="00D8668B">
          <w:rPr>
            <w:noProof/>
            <w:webHidden/>
          </w:rPr>
          <w:tab/>
        </w:r>
        <w:r>
          <w:rPr>
            <w:noProof/>
            <w:webHidden/>
          </w:rPr>
          <w:fldChar w:fldCharType="begin"/>
        </w:r>
        <w:r w:rsidR="00D8668B">
          <w:rPr>
            <w:noProof/>
            <w:webHidden/>
          </w:rPr>
          <w:instrText xml:space="preserve"> PAGEREF _Toc334451490 \h </w:instrText>
        </w:r>
        <w:r>
          <w:rPr>
            <w:noProof/>
            <w:webHidden/>
          </w:rPr>
        </w:r>
        <w:r>
          <w:rPr>
            <w:noProof/>
            <w:webHidden/>
          </w:rPr>
          <w:fldChar w:fldCharType="separate"/>
        </w:r>
        <w:r w:rsidR="00D8668B">
          <w:rPr>
            <w:noProof/>
            <w:webHidden/>
          </w:rPr>
          <w:t>16</w:t>
        </w:r>
        <w:r>
          <w:rPr>
            <w:noProof/>
            <w:webHidden/>
          </w:rPr>
          <w:fldChar w:fldCharType="end"/>
        </w:r>
      </w:hyperlink>
    </w:p>
    <w:p w:rsidR="00D8668B" w:rsidRDefault="007354D3">
      <w:pPr>
        <w:pStyle w:val="TDC2"/>
        <w:tabs>
          <w:tab w:val="right" w:leader="dot" w:pos="8261"/>
        </w:tabs>
        <w:rPr>
          <w:rFonts w:eastAsiaTheme="minorEastAsia"/>
          <w:noProof/>
          <w:lang w:val="es-CO" w:eastAsia="es-CO"/>
        </w:rPr>
      </w:pPr>
      <w:hyperlink w:anchor="_Toc334451491" w:history="1">
        <w:r w:rsidR="00D8668B" w:rsidRPr="003A3ED4">
          <w:rPr>
            <w:rStyle w:val="Hipervnculo"/>
            <w:rFonts w:ascii="Arial" w:hAnsi="Arial"/>
            <w:noProof/>
          </w:rPr>
          <w:t>4.3 Plan de Infraestructura</w:t>
        </w:r>
        <w:r w:rsidR="00D8668B">
          <w:rPr>
            <w:noProof/>
            <w:webHidden/>
          </w:rPr>
          <w:tab/>
        </w:r>
        <w:r>
          <w:rPr>
            <w:noProof/>
            <w:webHidden/>
          </w:rPr>
          <w:fldChar w:fldCharType="begin"/>
        </w:r>
        <w:r w:rsidR="00D8668B">
          <w:rPr>
            <w:noProof/>
            <w:webHidden/>
          </w:rPr>
          <w:instrText xml:space="preserve"> PAGEREF _Toc334451491 \h </w:instrText>
        </w:r>
        <w:r>
          <w:rPr>
            <w:noProof/>
            <w:webHidden/>
          </w:rPr>
        </w:r>
        <w:r>
          <w:rPr>
            <w:noProof/>
            <w:webHidden/>
          </w:rPr>
          <w:fldChar w:fldCharType="separate"/>
        </w:r>
        <w:r w:rsidR="00D8668B">
          <w:rPr>
            <w:noProof/>
            <w:webHidden/>
          </w:rPr>
          <w:t>16</w:t>
        </w:r>
        <w:r>
          <w:rPr>
            <w:noProof/>
            <w:webHidden/>
          </w:rPr>
          <w:fldChar w:fldCharType="end"/>
        </w:r>
      </w:hyperlink>
    </w:p>
    <w:p w:rsidR="00D8668B" w:rsidRDefault="007354D3">
      <w:pPr>
        <w:pStyle w:val="TDC3"/>
        <w:tabs>
          <w:tab w:val="right" w:leader="dot" w:pos="8261"/>
        </w:tabs>
        <w:rPr>
          <w:rFonts w:eastAsiaTheme="minorEastAsia"/>
          <w:noProof/>
          <w:lang w:val="es-CO" w:eastAsia="es-CO"/>
        </w:rPr>
      </w:pPr>
      <w:hyperlink w:anchor="_Toc334451492" w:history="1">
        <w:r w:rsidR="00D8668B" w:rsidRPr="003A3ED4">
          <w:rPr>
            <w:rStyle w:val="Hipervnculo"/>
            <w:rFonts w:ascii="Arial" w:hAnsi="Arial"/>
            <w:noProof/>
            <w:lang w:val="es-CO"/>
          </w:rPr>
          <w:t>4.3.1. Objetivos</w:t>
        </w:r>
        <w:r w:rsidR="00D8668B">
          <w:rPr>
            <w:noProof/>
            <w:webHidden/>
          </w:rPr>
          <w:tab/>
        </w:r>
        <w:r>
          <w:rPr>
            <w:noProof/>
            <w:webHidden/>
          </w:rPr>
          <w:fldChar w:fldCharType="begin"/>
        </w:r>
        <w:r w:rsidR="00D8668B">
          <w:rPr>
            <w:noProof/>
            <w:webHidden/>
          </w:rPr>
          <w:instrText xml:space="preserve"> PAGEREF _Toc334451492 \h </w:instrText>
        </w:r>
        <w:r>
          <w:rPr>
            <w:noProof/>
            <w:webHidden/>
          </w:rPr>
        </w:r>
        <w:r>
          <w:rPr>
            <w:noProof/>
            <w:webHidden/>
          </w:rPr>
          <w:fldChar w:fldCharType="separate"/>
        </w:r>
        <w:r w:rsidR="00D8668B">
          <w:rPr>
            <w:noProof/>
            <w:webHidden/>
          </w:rPr>
          <w:t>17</w:t>
        </w:r>
        <w:r>
          <w:rPr>
            <w:noProof/>
            <w:webHidden/>
          </w:rPr>
          <w:fldChar w:fldCharType="end"/>
        </w:r>
      </w:hyperlink>
    </w:p>
    <w:p w:rsidR="00D8668B" w:rsidRDefault="007354D3">
      <w:pPr>
        <w:pStyle w:val="TDC3"/>
        <w:tabs>
          <w:tab w:val="right" w:leader="dot" w:pos="8261"/>
        </w:tabs>
        <w:rPr>
          <w:rFonts w:eastAsiaTheme="minorEastAsia"/>
          <w:noProof/>
          <w:lang w:val="es-CO" w:eastAsia="es-CO"/>
        </w:rPr>
      </w:pPr>
      <w:hyperlink w:anchor="_Toc334451493" w:history="1">
        <w:r w:rsidR="00D8668B" w:rsidRPr="003A3ED4">
          <w:rPr>
            <w:rStyle w:val="Hipervnculo"/>
            <w:rFonts w:ascii="Arial" w:hAnsi="Arial"/>
            <w:noProof/>
            <w:lang w:val="es-CO"/>
          </w:rPr>
          <w:t>4.3.2. Alcance</w:t>
        </w:r>
        <w:r w:rsidR="00D8668B">
          <w:rPr>
            <w:noProof/>
            <w:webHidden/>
          </w:rPr>
          <w:tab/>
        </w:r>
        <w:r>
          <w:rPr>
            <w:noProof/>
            <w:webHidden/>
          </w:rPr>
          <w:fldChar w:fldCharType="begin"/>
        </w:r>
        <w:r w:rsidR="00D8668B">
          <w:rPr>
            <w:noProof/>
            <w:webHidden/>
          </w:rPr>
          <w:instrText xml:space="preserve"> PAGEREF _Toc334451493 \h </w:instrText>
        </w:r>
        <w:r>
          <w:rPr>
            <w:noProof/>
            <w:webHidden/>
          </w:rPr>
        </w:r>
        <w:r>
          <w:rPr>
            <w:noProof/>
            <w:webHidden/>
          </w:rPr>
          <w:fldChar w:fldCharType="separate"/>
        </w:r>
        <w:r w:rsidR="00D8668B">
          <w:rPr>
            <w:noProof/>
            <w:webHidden/>
          </w:rPr>
          <w:t>17</w:t>
        </w:r>
        <w:r>
          <w:rPr>
            <w:noProof/>
            <w:webHidden/>
          </w:rPr>
          <w:fldChar w:fldCharType="end"/>
        </w:r>
      </w:hyperlink>
    </w:p>
    <w:p w:rsidR="00D8668B" w:rsidRDefault="007354D3">
      <w:pPr>
        <w:pStyle w:val="TDC3"/>
        <w:tabs>
          <w:tab w:val="right" w:leader="dot" w:pos="8261"/>
        </w:tabs>
        <w:rPr>
          <w:rFonts w:eastAsiaTheme="minorEastAsia"/>
          <w:noProof/>
          <w:lang w:val="es-CO" w:eastAsia="es-CO"/>
        </w:rPr>
      </w:pPr>
      <w:hyperlink w:anchor="_Toc334451494" w:history="1">
        <w:r w:rsidR="00D8668B" w:rsidRPr="003A3ED4">
          <w:rPr>
            <w:rStyle w:val="Hipervnculo"/>
            <w:rFonts w:ascii="Arial" w:hAnsi="Arial"/>
            <w:noProof/>
            <w:lang w:val="es-CO"/>
          </w:rPr>
          <w:t>4.3.3. Responsable</w:t>
        </w:r>
        <w:r w:rsidR="00D8668B">
          <w:rPr>
            <w:noProof/>
            <w:webHidden/>
          </w:rPr>
          <w:tab/>
        </w:r>
        <w:r>
          <w:rPr>
            <w:noProof/>
            <w:webHidden/>
          </w:rPr>
          <w:fldChar w:fldCharType="begin"/>
        </w:r>
        <w:r w:rsidR="00D8668B">
          <w:rPr>
            <w:noProof/>
            <w:webHidden/>
          </w:rPr>
          <w:instrText xml:space="preserve"> PAGEREF _Toc334451494 \h </w:instrText>
        </w:r>
        <w:r>
          <w:rPr>
            <w:noProof/>
            <w:webHidden/>
          </w:rPr>
        </w:r>
        <w:r>
          <w:rPr>
            <w:noProof/>
            <w:webHidden/>
          </w:rPr>
          <w:fldChar w:fldCharType="separate"/>
        </w:r>
        <w:r w:rsidR="00D8668B">
          <w:rPr>
            <w:noProof/>
            <w:webHidden/>
          </w:rPr>
          <w:t>17</w:t>
        </w:r>
        <w:r>
          <w:rPr>
            <w:noProof/>
            <w:webHidden/>
          </w:rPr>
          <w:fldChar w:fldCharType="end"/>
        </w:r>
      </w:hyperlink>
    </w:p>
    <w:p w:rsidR="00D8668B" w:rsidRDefault="007354D3">
      <w:pPr>
        <w:pStyle w:val="TDC3"/>
        <w:tabs>
          <w:tab w:val="right" w:leader="dot" w:pos="8261"/>
        </w:tabs>
        <w:rPr>
          <w:rFonts w:eastAsiaTheme="minorEastAsia"/>
          <w:noProof/>
          <w:lang w:val="es-CO" w:eastAsia="es-CO"/>
        </w:rPr>
      </w:pPr>
      <w:hyperlink w:anchor="_Toc334451495" w:history="1">
        <w:r w:rsidR="00D8668B" w:rsidRPr="003A3ED4">
          <w:rPr>
            <w:rStyle w:val="Hipervnculo"/>
            <w:rFonts w:ascii="Arial" w:hAnsi="Arial"/>
            <w:noProof/>
            <w:lang w:val="es-CO"/>
          </w:rPr>
          <w:t>4.3.4. Desarrollo</w:t>
        </w:r>
        <w:r w:rsidR="00D8668B">
          <w:rPr>
            <w:noProof/>
            <w:webHidden/>
          </w:rPr>
          <w:tab/>
        </w:r>
        <w:r>
          <w:rPr>
            <w:noProof/>
            <w:webHidden/>
          </w:rPr>
          <w:fldChar w:fldCharType="begin"/>
        </w:r>
        <w:r w:rsidR="00D8668B">
          <w:rPr>
            <w:noProof/>
            <w:webHidden/>
          </w:rPr>
          <w:instrText xml:space="preserve"> PAGEREF _Toc334451495 \h </w:instrText>
        </w:r>
        <w:r>
          <w:rPr>
            <w:noProof/>
            <w:webHidden/>
          </w:rPr>
        </w:r>
        <w:r>
          <w:rPr>
            <w:noProof/>
            <w:webHidden/>
          </w:rPr>
          <w:fldChar w:fldCharType="separate"/>
        </w:r>
        <w:r w:rsidR="00D8668B">
          <w:rPr>
            <w:noProof/>
            <w:webHidden/>
          </w:rPr>
          <w:t>17</w:t>
        </w:r>
        <w:r>
          <w:rPr>
            <w:noProof/>
            <w:webHidden/>
          </w:rPr>
          <w:fldChar w:fldCharType="end"/>
        </w:r>
      </w:hyperlink>
    </w:p>
    <w:p w:rsidR="00D8668B" w:rsidRDefault="007354D3">
      <w:pPr>
        <w:pStyle w:val="TDC4"/>
        <w:tabs>
          <w:tab w:val="right" w:leader="dot" w:pos="8261"/>
        </w:tabs>
        <w:rPr>
          <w:rFonts w:eastAsiaTheme="minorEastAsia"/>
          <w:noProof/>
          <w:lang w:val="es-CO" w:eastAsia="es-CO"/>
        </w:rPr>
      </w:pPr>
      <w:hyperlink w:anchor="_Toc334451496" w:history="1">
        <w:r w:rsidR="00D8668B" w:rsidRPr="003A3ED4">
          <w:rPr>
            <w:rStyle w:val="Hipervnculo"/>
            <w:rFonts w:ascii="Arial" w:hAnsi="Arial"/>
            <w:noProof/>
            <w:lang w:val="es-CO"/>
          </w:rPr>
          <w:t>4.3.4.1. Instalaciones Físicas</w:t>
        </w:r>
        <w:r w:rsidR="00D8668B">
          <w:rPr>
            <w:noProof/>
            <w:webHidden/>
          </w:rPr>
          <w:tab/>
        </w:r>
        <w:r>
          <w:rPr>
            <w:noProof/>
            <w:webHidden/>
          </w:rPr>
          <w:fldChar w:fldCharType="begin"/>
        </w:r>
        <w:r w:rsidR="00D8668B">
          <w:rPr>
            <w:noProof/>
            <w:webHidden/>
          </w:rPr>
          <w:instrText xml:space="preserve"> PAGEREF _Toc334451496 \h </w:instrText>
        </w:r>
        <w:r>
          <w:rPr>
            <w:noProof/>
            <w:webHidden/>
          </w:rPr>
        </w:r>
        <w:r>
          <w:rPr>
            <w:noProof/>
            <w:webHidden/>
          </w:rPr>
          <w:fldChar w:fldCharType="separate"/>
        </w:r>
        <w:r w:rsidR="00D8668B">
          <w:rPr>
            <w:noProof/>
            <w:webHidden/>
          </w:rPr>
          <w:t>17</w:t>
        </w:r>
        <w:r>
          <w:rPr>
            <w:noProof/>
            <w:webHidden/>
          </w:rPr>
          <w:fldChar w:fldCharType="end"/>
        </w:r>
      </w:hyperlink>
    </w:p>
    <w:p w:rsidR="00D8668B" w:rsidRDefault="007354D3">
      <w:pPr>
        <w:pStyle w:val="TDC5"/>
        <w:tabs>
          <w:tab w:val="right" w:leader="dot" w:pos="8261"/>
        </w:tabs>
        <w:rPr>
          <w:rFonts w:eastAsiaTheme="minorEastAsia"/>
          <w:noProof/>
          <w:lang w:val="es-CO" w:eastAsia="es-CO"/>
        </w:rPr>
      </w:pPr>
      <w:hyperlink w:anchor="_Toc334451497" w:history="1">
        <w:r w:rsidR="00D8668B" w:rsidRPr="003A3ED4">
          <w:rPr>
            <w:rStyle w:val="Hipervnculo"/>
            <w:rFonts w:ascii="Arial" w:hAnsi="Arial"/>
            <w:noProof/>
            <w:lang w:val="es-CO"/>
          </w:rPr>
          <w:t>4.3.4.1.1. Instalación Pontificia Universidad Javeriana</w:t>
        </w:r>
        <w:r w:rsidR="00D8668B">
          <w:rPr>
            <w:noProof/>
            <w:webHidden/>
          </w:rPr>
          <w:tab/>
        </w:r>
        <w:r>
          <w:rPr>
            <w:noProof/>
            <w:webHidden/>
          </w:rPr>
          <w:fldChar w:fldCharType="begin"/>
        </w:r>
        <w:r w:rsidR="00D8668B">
          <w:rPr>
            <w:noProof/>
            <w:webHidden/>
          </w:rPr>
          <w:instrText xml:space="preserve"> PAGEREF _Toc334451497 \h </w:instrText>
        </w:r>
        <w:r>
          <w:rPr>
            <w:noProof/>
            <w:webHidden/>
          </w:rPr>
        </w:r>
        <w:r>
          <w:rPr>
            <w:noProof/>
            <w:webHidden/>
          </w:rPr>
          <w:fldChar w:fldCharType="separate"/>
        </w:r>
        <w:r w:rsidR="00D8668B">
          <w:rPr>
            <w:noProof/>
            <w:webHidden/>
          </w:rPr>
          <w:t>17</w:t>
        </w:r>
        <w:r>
          <w:rPr>
            <w:noProof/>
            <w:webHidden/>
          </w:rPr>
          <w:fldChar w:fldCharType="end"/>
        </w:r>
      </w:hyperlink>
    </w:p>
    <w:p w:rsidR="00D8668B" w:rsidRDefault="007354D3">
      <w:pPr>
        <w:pStyle w:val="TDC5"/>
        <w:tabs>
          <w:tab w:val="right" w:leader="dot" w:pos="8261"/>
        </w:tabs>
        <w:rPr>
          <w:rFonts w:eastAsiaTheme="minorEastAsia"/>
          <w:noProof/>
          <w:lang w:val="es-CO" w:eastAsia="es-CO"/>
        </w:rPr>
      </w:pPr>
      <w:hyperlink w:anchor="_Toc334451498" w:history="1">
        <w:r w:rsidR="00D8668B" w:rsidRPr="003A3ED4">
          <w:rPr>
            <w:rStyle w:val="Hipervnculo"/>
            <w:rFonts w:ascii="Arial" w:hAnsi="Arial"/>
            <w:noProof/>
            <w:lang w:val="es-CO"/>
          </w:rPr>
          <w:t>4.3.4.1.2. Instalaciones Fifth Floor Corp.</w:t>
        </w:r>
        <w:r w:rsidR="00D8668B">
          <w:rPr>
            <w:noProof/>
            <w:webHidden/>
          </w:rPr>
          <w:tab/>
        </w:r>
        <w:r>
          <w:rPr>
            <w:noProof/>
            <w:webHidden/>
          </w:rPr>
          <w:fldChar w:fldCharType="begin"/>
        </w:r>
        <w:r w:rsidR="00D8668B">
          <w:rPr>
            <w:noProof/>
            <w:webHidden/>
          </w:rPr>
          <w:instrText xml:space="preserve"> PAGEREF _Toc334451498 \h </w:instrText>
        </w:r>
        <w:r>
          <w:rPr>
            <w:noProof/>
            <w:webHidden/>
          </w:rPr>
        </w:r>
        <w:r>
          <w:rPr>
            <w:noProof/>
            <w:webHidden/>
          </w:rPr>
          <w:fldChar w:fldCharType="separate"/>
        </w:r>
        <w:r w:rsidR="00D8668B">
          <w:rPr>
            <w:noProof/>
            <w:webHidden/>
          </w:rPr>
          <w:t>18</w:t>
        </w:r>
        <w:r>
          <w:rPr>
            <w:noProof/>
            <w:webHidden/>
          </w:rPr>
          <w:fldChar w:fldCharType="end"/>
        </w:r>
      </w:hyperlink>
    </w:p>
    <w:p w:rsidR="00D8668B" w:rsidRDefault="007354D3">
      <w:pPr>
        <w:pStyle w:val="TDC4"/>
        <w:tabs>
          <w:tab w:val="right" w:leader="dot" w:pos="8261"/>
        </w:tabs>
        <w:rPr>
          <w:rFonts w:eastAsiaTheme="minorEastAsia"/>
          <w:noProof/>
          <w:lang w:val="es-CO" w:eastAsia="es-CO"/>
        </w:rPr>
      </w:pPr>
      <w:hyperlink w:anchor="_Toc334451499" w:history="1">
        <w:r w:rsidR="00D8668B" w:rsidRPr="003A3ED4">
          <w:rPr>
            <w:rStyle w:val="Hipervnculo"/>
            <w:rFonts w:ascii="Arial" w:hAnsi="Arial"/>
            <w:noProof/>
            <w:lang w:val="es-CO"/>
          </w:rPr>
          <w:t>4.3.4.3.  Redes de comunicación</w:t>
        </w:r>
        <w:r w:rsidR="00D8668B">
          <w:rPr>
            <w:noProof/>
            <w:webHidden/>
          </w:rPr>
          <w:tab/>
        </w:r>
        <w:r>
          <w:rPr>
            <w:noProof/>
            <w:webHidden/>
          </w:rPr>
          <w:fldChar w:fldCharType="begin"/>
        </w:r>
        <w:r w:rsidR="00D8668B">
          <w:rPr>
            <w:noProof/>
            <w:webHidden/>
          </w:rPr>
          <w:instrText xml:space="preserve"> PAGEREF _Toc334451499 \h </w:instrText>
        </w:r>
        <w:r>
          <w:rPr>
            <w:noProof/>
            <w:webHidden/>
          </w:rPr>
        </w:r>
        <w:r>
          <w:rPr>
            <w:noProof/>
            <w:webHidden/>
          </w:rPr>
          <w:fldChar w:fldCharType="separate"/>
        </w:r>
        <w:r w:rsidR="00D8668B">
          <w:rPr>
            <w:noProof/>
            <w:webHidden/>
          </w:rPr>
          <w:t>19</w:t>
        </w:r>
        <w:r>
          <w:rPr>
            <w:noProof/>
            <w:webHidden/>
          </w:rPr>
          <w:fldChar w:fldCharType="end"/>
        </w:r>
      </w:hyperlink>
    </w:p>
    <w:p w:rsidR="00D8668B" w:rsidRDefault="007354D3">
      <w:pPr>
        <w:pStyle w:val="TDC5"/>
        <w:tabs>
          <w:tab w:val="right" w:leader="dot" w:pos="8261"/>
        </w:tabs>
        <w:rPr>
          <w:rFonts w:eastAsiaTheme="minorEastAsia"/>
          <w:noProof/>
          <w:lang w:val="es-CO" w:eastAsia="es-CO"/>
        </w:rPr>
      </w:pPr>
      <w:hyperlink w:anchor="_Toc334451500" w:history="1">
        <w:r w:rsidR="00D8668B" w:rsidRPr="003A3ED4">
          <w:rPr>
            <w:rStyle w:val="Hipervnculo"/>
            <w:rFonts w:ascii="Arial" w:hAnsi="Arial"/>
            <w:noProof/>
            <w:lang w:val="es-CO"/>
          </w:rPr>
          <w:t>Internet</w:t>
        </w:r>
        <w:r w:rsidR="00D8668B">
          <w:rPr>
            <w:noProof/>
            <w:webHidden/>
          </w:rPr>
          <w:tab/>
        </w:r>
        <w:r>
          <w:rPr>
            <w:noProof/>
            <w:webHidden/>
          </w:rPr>
          <w:fldChar w:fldCharType="begin"/>
        </w:r>
        <w:r w:rsidR="00D8668B">
          <w:rPr>
            <w:noProof/>
            <w:webHidden/>
          </w:rPr>
          <w:instrText xml:space="preserve"> PAGEREF _Toc334451500 \h </w:instrText>
        </w:r>
        <w:r>
          <w:rPr>
            <w:noProof/>
            <w:webHidden/>
          </w:rPr>
        </w:r>
        <w:r>
          <w:rPr>
            <w:noProof/>
            <w:webHidden/>
          </w:rPr>
          <w:fldChar w:fldCharType="separate"/>
        </w:r>
        <w:r w:rsidR="00D8668B">
          <w:rPr>
            <w:noProof/>
            <w:webHidden/>
          </w:rPr>
          <w:t>19</w:t>
        </w:r>
        <w:r>
          <w:rPr>
            <w:noProof/>
            <w:webHidden/>
          </w:rPr>
          <w:fldChar w:fldCharType="end"/>
        </w:r>
      </w:hyperlink>
    </w:p>
    <w:p w:rsidR="00D8668B" w:rsidRDefault="007354D3">
      <w:pPr>
        <w:pStyle w:val="TDC4"/>
        <w:tabs>
          <w:tab w:val="right" w:leader="dot" w:pos="8261"/>
        </w:tabs>
        <w:rPr>
          <w:rFonts w:eastAsiaTheme="minorEastAsia"/>
          <w:noProof/>
          <w:lang w:val="es-CO" w:eastAsia="es-CO"/>
        </w:rPr>
      </w:pPr>
      <w:hyperlink w:anchor="_Toc334451501" w:history="1">
        <w:r w:rsidR="00D8668B" w:rsidRPr="003A3ED4">
          <w:rPr>
            <w:rStyle w:val="Hipervnculo"/>
            <w:rFonts w:ascii="Arial" w:hAnsi="Arial"/>
            <w:noProof/>
            <w:lang w:val="es-CO"/>
          </w:rPr>
          <w:t>4.3.4.4. Entornos de desarrollo y pruebas</w:t>
        </w:r>
        <w:r w:rsidR="00D8668B">
          <w:rPr>
            <w:noProof/>
            <w:webHidden/>
          </w:rPr>
          <w:tab/>
        </w:r>
        <w:r>
          <w:rPr>
            <w:noProof/>
            <w:webHidden/>
          </w:rPr>
          <w:fldChar w:fldCharType="begin"/>
        </w:r>
        <w:r w:rsidR="00D8668B">
          <w:rPr>
            <w:noProof/>
            <w:webHidden/>
          </w:rPr>
          <w:instrText xml:space="preserve"> PAGEREF _Toc334451501 \h </w:instrText>
        </w:r>
        <w:r>
          <w:rPr>
            <w:noProof/>
            <w:webHidden/>
          </w:rPr>
        </w:r>
        <w:r>
          <w:rPr>
            <w:noProof/>
            <w:webHidden/>
          </w:rPr>
          <w:fldChar w:fldCharType="separate"/>
        </w:r>
        <w:r w:rsidR="00D8668B">
          <w:rPr>
            <w:noProof/>
            <w:webHidden/>
          </w:rPr>
          <w:t>19</w:t>
        </w:r>
        <w:r>
          <w:rPr>
            <w:noProof/>
            <w:webHidden/>
          </w:rPr>
          <w:fldChar w:fldCharType="end"/>
        </w:r>
      </w:hyperlink>
    </w:p>
    <w:p w:rsidR="00D8668B" w:rsidRDefault="007354D3">
      <w:pPr>
        <w:pStyle w:val="TDC3"/>
        <w:tabs>
          <w:tab w:val="right" w:leader="dot" w:pos="8261"/>
        </w:tabs>
        <w:rPr>
          <w:rFonts w:eastAsiaTheme="minorEastAsia"/>
          <w:noProof/>
          <w:lang w:val="es-CO" w:eastAsia="es-CO"/>
        </w:rPr>
      </w:pPr>
      <w:hyperlink w:anchor="_Toc334451502" w:history="1">
        <w:r w:rsidR="00D8668B" w:rsidRPr="003A3ED4">
          <w:rPr>
            <w:rStyle w:val="Hipervnculo"/>
            <w:rFonts w:ascii="Arial" w:hAnsi="Arial"/>
            <w:noProof/>
            <w:lang w:val="es-CO"/>
          </w:rPr>
          <w:t>4.3.5. Recursos</w:t>
        </w:r>
        <w:r w:rsidR="00D8668B">
          <w:rPr>
            <w:noProof/>
            <w:webHidden/>
          </w:rPr>
          <w:tab/>
        </w:r>
        <w:r>
          <w:rPr>
            <w:noProof/>
            <w:webHidden/>
          </w:rPr>
          <w:fldChar w:fldCharType="begin"/>
        </w:r>
        <w:r w:rsidR="00D8668B">
          <w:rPr>
            <w:noProof/>
            <w:webHidden/>
          </w:rPr>
          <w:instrText xml:space="preserve"> PAGEREF _Toc334451502 \h </w:instrText>
        </w:r>
        <w:r>
          <w:rPr>
            <w:noProof/>
            <w:webHidden/>
          </w:rPr>
        </w:r>
        <w:r>
          <w:rPr>
            <w:noProof/>
            <w:webHidden/>
          </w:rPr>
          <w:fldChar w:fldCharType="separate"/>
        </w:r>
        <w:r w:rsidR="00D8668B">
          <w:rPr>
            <w:noProof/>
            <w:webHidden/>
          </w:rPr>
          <w:t>20</w:t>
        </w:r>
        <w:r>
          <w:rPr>
            <w:noProof/>
            <w:webHidden/>
          </w:rPr>
          <w:fldChar w:fldCharType="end"/>
        </w:r>
      </w:hyperlink>
    </w:p>
    <w:p w:rsidR="00D8668B" w:rsidRDefault="007354D3">
      <w:pPr>
        <w:pStyle w:val="TDC3"/>
        <w:tabs>
          <w:tab w:val="right" w:leader="dot" w:pos="8261"/>
        </w:tabs>
        <w:rPr>
          <w:rFonts w:eastAsiaTheme="minorEastAsia"/>
          <w:noProof/>
          <w:lang w:val="es-CO" w:eastAsia="es-CO"/>
        </w:rPr>
      </w:pPr>
      <w:hyperlink w:anchor="_Toc334451503" w:history="1">
        <w:r w:rsidR="00D8668B" w:rsidRPr="003A3ED4">
          <w:rPr>
            <w:rStyle w:val="Hipervnculo"/>
            <w:rFonts w:ascii="Arial" w:hAnsi="Arial"/>
            <w:noProof/>
            <w:lang w:val="es-CO"/>
          </w:rPr>
          <w:t>4.3.6. Producto de Trabajo</w:t>
        </w:r>
        <w:r w:rsidR="00D8668B">
          <w:rPr>
            <w:noProof/>
            <w:webHidden/>
          </w:rPr>
          <w:tab/>
        </w:r>
        <w:r>
          <w:rPr>
            <w:noProof/>
            <w:webHidden/>
          </w:rPr>
          <w:fldChar w:fldCharType="begin"/>
        </w:r>
        <w:r w:rsidR="00D8668B">
          <w:rPr>
            <w:noProof/>
            <w:webHidden/>
          </w:rPr>
          <w:instrText xml:space="preserve"> PAGEREF _Toc334451503 \h </w:instrText>
        </w:r>
        <w:r>
          <w:rPr>
            <w:noProof/>
            <w:webHidden/>
          </w:rPr>
        </w:r>
        <w:r>
          <w:rPr>
            <w:noProof/>
            <w:webHidden/>
          </w:rPr>
          <w:fldChar w:fldCharType="separate"/>
        </w:r>
        <w:r w:rsidR="00D8668B">
          <w:rPr>
            <w:noProof/>
            <w:webHidden/>
          </w:rPr>
          <w:t>20</w:t>
        </w:r>
        <w:r>
          <w:rPr>
            <w:noProof/>
            <w:webHidden/>
          </w:rPr>
          <w:fldChar w:fldCharType="end"/>
        </w:r>
      </w:hyperlink>
    </w:p>
    <w:p w:rsidR="00D8668B" w:rsidRDefault="007354D3">
      <w:pPr>
        <w:pStyle w:val="TDC2"/>
        <w:tabs>
          <w:tab w:val="right" w:leader="dot" w:pos="8261"/>
        </w:tabs>
        <w:rPr>
          <w:rFonts w:eastAsiaTheme="minorEastAsia"/>
          <w:noProof/>
          <w:lang w:val="es-CO" w:eastAsia="es-CO"/>
        </w:rPr>
      </w:pPr>
      <w:hyperlink w:anchor="_Toc334451504" w:history="1">
        <w:r w:rsidR="00D8668B" w:rsidRPr="003A3ED4">
          <w:rPr>
            <w:rStyle w:val="Hipervnculo"/>
            <w:rFonts w:ascii="Arial" w:hAnsi="Arial"/>
            <w:noProof/>
            <w:lang w:val="es-CO"/>
          </w:rPr>
          <w:t>4.4 Métodos Herramientas y Técnicas</w:t>
        </w:r>
        <w:r w:rsidR="00D8668B">
          <w:rPr>
            <w:noProof/>
            <w:webHidden/>
          </w:rPr>
          <w:tab/>
        </w:r>
        <w:r>
          <w:rPr>
            <w:noProof/>
            <w:webHidden/>
          </w:rPr>
          <w:fldChar w:fldCharType="begin"/>
        </w:r>
        <w:r w:rsidR="00D8668B">
          <w:rPr>
            <w:noProof/>
            <w:webHidden/>
          </w:rPr>
          <w:instrText xml:space="preserve"> PAGEREF _Toc334451504 \h </w:instrText>
        </w:r>
        <w:r>
          <w:rPr>
            <w:noProof/>
            <w:webHidden/>
          </w:rPr>
        </w:r>
        <w:r>
          <w:rPr>
            <w:noProof/>
            <w:webHidden/>
          </w:rPr>
          <w:fldChar w:fldCharType="separate"/>
        </w:r>
        <w:r w:rsidR="00D8668B">
          <w:rPr>
            <w:noProof/>
            <w:webHidden/>
          </w:rPr>
          <w:t>20</w:t>
        </w:r>
        <w:r>
          <w:rPr>
            <w:noProof/>
            <w:webHidden/>
          </w:rPr>
          <w:fldChar w:fldCharType="end"/>
        </w:r>
      </w:hyperlink>
    </w:p>
    <w:p w:rsidR="00D8668B" w:rsidRDefault="007354D3">
      <w:pPr>
        <w:pStyle w:val="TDC4"/>
        <w:tabs>
          <w:tab w:val="right" w:leader="dot" w:pos="8261"/>
        </w:tabs>
        <w:rPr>
          <w:rFonts w:eastAsiaTheme="minorEastAsia"/>
          <w:noProof/>
          <w:lang w:val="es-CO" w:eastAsia="es-CO"/>
        </w:rPr>
      </w:pPr>
      <w:hyperlink w:anchor="_Toc334451505" w:history="1">
        <w:r w:rsidR="00D8668B" w:rsidRPr="003A3ED4">
          <w:rPr>
            <w:rStyle w:val="Hipervnculo"/>
            <w:noProof/>
            <w:lang w:val="es-CO"/>
          </w:rPr>
          <w:t>4.4.1 Herramientas de Software</w:t>
        </w:r>
        <w:r w:rsidR="00D8668B">
          <w:rPr>
            <w:noProof/>
            <w:webHidden/>
          </w:rPr>
          <w:tab/>
        </w:r>
        <w:r>
          <w:rPr>
            <w:noProof/>
            <w:webHidden/>
          </w:rPr>
          <w:fldChar w:fldCharType="begin"/>
        </w:r>
        <w:r w:rsidR="00D8668B">
          <w:rPr>
            <w:noProof/>
            <w:webHidden/>
          </w:rPr>
          <w:instrText xml:space="preserve"> PAGEREF _Toc334451505 \h </w:instrText>
        </w:r>
        <w:r>
          <w:rPr>
            <w:noProof/>
            <w:webHidden/>
          </w:rPr>
        </w:r>
        <w:r>
          <w:rPr>
            <w:noProof/>
            <w:webHidden/>
          </w:rPr>
          <w:fldChar w:fldCharType="separate"/>
        </w:r>
        <w:r w:rsidR="00D8668B">
          <w:rPr>
            <w:noProof/>
            <w:webHidden/>
          </w:rPr>
          <w:t>20</w:t>
        </w:r>
        <w:r>
          <w:rPr>
            <w:noProof/>
            <w:webHidden/>
          </w:rPr>
          <w:fldChar w:fldCharType="end"/>
        </w:r>
      </w:hyperlink>
    </w:p>
    <w:p w:rsidR="00D8668B" w:rsidRDefault="007354D3">
      <w:pPr>
        <w:pStyle w:val="TDC5"/>
        <w:tabs>
          <w:tab w:val="right" w:leader="dot" w:pos="8261"/>
        </w:tabs>
        <w:rPr>
          <w:rFonts w:eastAsiaTheme="minorEastAsia"/>
          <w:noProof/>
          <w:lang w:val="es-CO" w:eastAsia="es-CO"/>
        </w:rPr>
      </w:pPr>
      <w:hyperlink w:anchor="_Toc334451506" w:history="1">
        <w:r w:rsidR="00D8668B" w:rsidRPr="003A3ED4">
          <w:rPr>
            <w:rStyle w:val="Hipervnculo"/>
            <w:noProof/>
            <w:lang w:val="es-CO"/>
          </w:rPr>
          <w:t>Lenguajes de programación</w:t>
        </w:r>
        <w:r w:rsidR="00D8668B">
          <w:rPr>
            <w:noProof/>
            <w:webHidden/>
          </w:rPr>
          <w:tab/>
        </w:r>
        <w:r>
          <w:rPr>
            <w:noProof/>
            <w:webHidden/>
          </w:rPr>
          <w:fldChar w:fldCharType="begin"/>
        </w:r>
        <w:r w:rsidR="00D8668B">
          <w:rPr>
            <w:noProof/>
            <w:webHidden/>
          </w:rPr>
          <w:instrText xml:space="preserve"> PAGEREF _Toc334451506 \h </w:instrText>
        </w:r>
        <w:r>
          <w:rPr>
            <w:noProof/>
            <w:webHidden/>
          </w:rPr>
        </w:r>
        <w:r>
          <w:rPr>
            <w:noProof/>
            <w:webHidden/>
          </w:rPr>
          <w:fldChar w:fldCharType="separate"/>
        </w:r>
        <w:r w:rsidR="00D8668B">
          <w:rPr>
            <w:noProof/>
            <w:webHidden/>
          </w:rPr>
          <w:t>20</w:t>
        </w:r>
        <w:r>
          <w:rPr>
            <w:noProof/>
            <w:webHidden/>
          </w:rPr>
          <w:fldChar w:fldCharType="end"/>
        </w:r>
      </w:hyperlink>
    </w:p>
    <w:p w:rsidR="00D8668B" w:rsidRDefault="007354D3">
      <w:pPr>
        <w:pStyle w:val="TDC5"/>
        <w:tabs>
          <w:tab w:val="right" w:leader="dot" w:pos="8261"/>
        </w:tabs>
        <w:rPr>
          <w:rFonts w:eastAsiaTheme="minorEastAsia"/>
          <w:noProof/>
          <w:lang w:val="es-CO" w:eastAsia="es-CO"/>
        </w:rPr>
      </w:pPr>
      <w:hyperlink w:anchor="_Toc334451507" w:history="1">
        <w:r w:rsidR="00D8668B" w:rsidRPr="003A3ED4">
          <w:rPr>
            <w:rStyle w:val="Hipervnculo"/>
            <w:noProof/>
            <w:lang w:val="es-CO"/>
          </w:rPr>
          <w:t>Sistema Operativo</w:t>
        </w:r>
        <w:r w:rsidR="00D8668B">
          <w:rPr>
            <w:noProof/>
            <w:webHidden/>
          </w:rPr>
          <w:tab/>
        </w:r>
        <w:r>
          <w:rPr>
            <w:noProof/>
            <w:webHidden/>
          </w:rPr>
          <w:fldChar w:fldCharType="begin"/>
        </w:r>
        <w:r w:rsidR="00D8668B">
          <w:rPr>
            <w:noProof/>
            <w:webHidden/>
          </w:rPr>
          <w:instrText xml:space="preserve"> PAGEREF _Toc334451507 \h </w:instrText>
        </w:r>
        <w:r>
          <w:rPr>
            <w:noProof/>
            <w:webHidden/>
          </w:rPr>
        </w:r>
        <w:r>
          <w:rPr>
            <w:noProof/>
            <w:webHidden/>
          </w:rPr>
          <w:fldChar w:fldCharType="separate"/>
        </w:r>
        <w:r w:rsidR="00D8668B">
          <w:rPr>
            <w:noProof/>
            <w:webHidden/>
          </w:rPr>
          <w:t>21</w:t>
        </w:r>
        <w:r>
          <w:rPr>
            <w:noProof/>
            <w:webHidden/>
          </w:rPr>
          <w:fldChar w:fldCharType="end"/>
        </w:r>
      </w:hyperlink>
    </w:p>
    <w:p w:rsidR="00D8668B" w:rsidRDefault="007354D3">
      <w:pPr>
        <w:pStyle w:val="TDC5"/>
        <w:tabs>
          <w:tab w:val="right" w:leader="dot" w:pos="8261"/>
        </w:tabs>
        <w:rPr>
          <w:rFonts w:eastAsiaTheme="minorEastAsia"/>
          <w:noProof/>
          <w:lang w:val="es-CO" w:eastAsia="es-CO"/>
        </w:rPr>
      </w:pPr>
      <w:hyperlink w:anchor="_Toc334451508" w:history="1">
        <w:r w:rsidR="00D8668B" w:rsidRPr="003A3ED4">
          <w:rPr>
            <w:rStyle w:val="Hipervnculo"/>
            <w:noProof/>
            <w:lang w:val="es-CO"/>
          </w:rPr>
          <w:t>Entornos de Desarrollo (IDE)</w:t>
        </w:r>
        <w:r w:rsidR="00D8668B">
          <w:rPr>
            <w:noProof/>
            <w:webHidden/>
          </w:rPr>
          <w:tab/>
        </w:r>
        <w:r>
          <w:rPr>
            <w:noProof/>
            <w:webHidden/>
          </w:rPr>
          <w:fldChar w:fldCharType="begin"/>
        </w:r>
        <w:r w:rsidR="00D8668B">
          <w:rPr>
            <w:noProof/>
            <w:webHidden/>
          </w:rPr>
          <w:instrText xml:space="preserve"> PAGEREF _Toc334451508 \h </w:instrText>
        </w:r>
        <w:r>
          <w:rPr>
            <w:noProof/>
            <w:webHidden/>
          </w:rPr>
        </w:r>
        <w:r>
          <w:rPr>
            <w:noProof/>
            <w:webHidden/>
          </w:rPr>
          <w:fldChar w:fldCharType="separate"/>
        </w:r>
        <w:r w:rsidR="00D8668B">
          <w:rPr>
            <w:noProof/>
            <w:webHidden/>
          </w:rPr>
          <w:t>21</w:t>
        </w:r>
        <w:r>
          <w:rPr>
            <w:noProof/>
            <w:webHidden/>
          </w:rPr>
          <w:fldChar w:fldCharType="end"/>
        </w:r>
      </w:hyperlink>
    </w:p>
    <w:p w:rsidR="00D8668B" w:rsidRDefault="007354D3">
      <w:pPr>
        <w:pStyle w:val="TDC5"/>
        <w:tabs>
          <w:tab w:val="right" w:leader="dot" w:pos="8261"/>
        </w:tabs>
        <w:rPr>
          <w:rFonts w:eastAsiaTheme="minorEastAsia"/>
          <w:noProof/>
          <w:lang w:val="es-CO" w:eastAsia="es-CO"/>
        </w:rPr>
      </w:pPr>
      <w:hyperlink w:anchor="_Toc334451509" w:history="1">
        <w:r w:rsidR="00D8668B" w:rsidRPr="003A3ED4">
          <w:rPr>
            <w:rStyle w:val="Hipervnculo"/>
            <w:noProof/>
            <w:lang w:val="es-CO"/>
          </w:rPr>
          <w:t>Bases de Datos</w:t>
        </w:r>
        <w:r w:rsidR="00D8668B">
          <w:rPr>
            <w:noProof/>
            <w:webHidden/>
          </w:rPr>
          <w:tab/>
        </w:r>
        <w:r>
          <w:rPr>
            <w:noProof/>
            <w:webHidden/>
          </w:rPr>
          <w:fldChar w:fldCharType="begin"/>
        </w:r>
        <w:r w:rsidR="00D8668B">
          <w:rPr>
            <w:noProof/>
            <w:webHidden/>
          </w:rPr>
          <w:instrText xml:space="preserve"> PAGEREF _Toc334451509 \h </w:instrText>
        </w:r>
        <w:r>
          <w:rPr>
            <w:noProof/>
            <w:webHidden/>
          </w:rPr>
        </w:r>
        <w:r>
          <w:rPr>
            <w:noProof/>
            <w:webHidden/>
          </w:rPr>
          <w:fldChar w:fldCharType="separate"/>
        </w:r>
        <w:r w:rsidR="00D8668B">
          <w:rPr>
            <w:noProof/>
            <w:webHidden/>
          </w:rPr>
          <w:t>21</w:t>
        </w:r>
        <w:r>
          <w:rPr>
            <w:noProof/>
            <w:webHidden/>
          </w:rPr>
          <w:fldChar w:fldCharType="end"/>
        </w:r>
      </w:hyperlink>
    </w:p>
    <w:p w:rsidR="00D8668B" w:rsidRDefault="007354D3">
      <w:pPr>
        <w:pStyle w:val="TDC5"/>
        <w:tabs>
          <w:tab w:val="left" w:pos="1320"/>
          <w:tab w:val="right" w:leader="dot" w:pos="8261"/>
        </w:tabs>
        <w:rPr>
          <w:rFonts w:eastAsiaTheme="minorEastAsia"/>
          <w:noProof/>
          <w:lang w:val="es-CO" w:eastAsia="es-CO"/>
        </w:rPr>
      </w:pPr>
      <w:hyperlink w:anchor="_Toc334451510" w:history="1">
        <w:r w:rsidR="00D8668B" w:rsidRPr="003A3ED4">
          <w:rPr>
            <w:rStyle w:val="Hipervnculo"/>
            <w:rFonts w:ascii="Symbol" w:hAnsi="Symbol"/>
            <w:noProof/>
            <w:lang w:val="es-CO"/>
          </w:rPr>
          <w:t></w:t>
        </w:r>
        <w:r w:rsidR="00D8668B">
          <w:rPr>
            <w:rFonts w:eastAsiaTheme="minorEastAsia"/>
            <w:noProof/>
            <w:lang w:val="es-CO" w:eastAsia="es-CO"/>
          </w:rPr>
          <w:tab/>
        </w:r>
        <w:r w:rsidR="00D8668B" w:rsidRPr="003A3ED4">
          <w:rPr>
            <w:rStyle w:val="Hipervnculo"/>
            <w:noProof/>
            <w:lang w:val="es-CO"/>
          </w:rPr>
          <w:t>SqlDeveloper</w:t>
        </w:r>
        <w:r w:rsidR="00D8668B">
          <w:rPr>
            <w:noProof/>
            <w:webHidden/>
          </w:rPr>
          <w:tab/>
        </w:r>
        <w:r>
          <w:rPr>
            <w:noProof/>
            <w:webHidden/>
          </w:rPr>
          <w:fldChar w:fldCharType="begin"/>
        </w:r>
        <w:r w:rsidR="00D8668B">
          <w:rPr>
            <w:noProof/>
            <w:webHidden/>
          </w:rPr>
          <w:instrText xml:space="preserve"> PAGEREF _Toc334451510 \h </w:instrText>
        </w:r>
        <w:r>
          <w:rPr>
            <w:noProof/>
            <w:webHidden/>
          </w:rPr>
        </w:r>
        <w:r>
          <w:rPr>
            <w:noProof/>
            <w:webHidden/>
          </w:rPr>
          <w:fldChar w:fldCharType="separate"/>
        </w:r>
        <w:r w:rsidR="00D8668B">
          <w:rPr>
            <w:noProof/>
            <w:webHidden/>
          </w:rPr>
          <w:t>21</w:t>
        </w:r>
        <w:r>
          <w:rPr>
            <w:noProof/>
            <w:webHidden/>
          </w:rPr>
          <w:fldChar w:fldCharType="end"/>
        </w:r>
      </w:hyperlink>
    </w:p>
    <w:p w:rsidR="00D8668B" w:rsidRDefault="007354D3">
      <w:pPr>
        <w:pStyle w:val="TDC5"/>
        <w:tabs>
          <w:tab w:val="right" w:leader="dot" w:pos="8261"/>
        </w:tabs>
        <w:rPr>
          <w:rFonts w:eastAsiaTheme="minorEastAsia"/>
          <w:noProof/>
          <w:lang w:val="es-CO" w:eastAsia="es-CO"/>
        </w:rPr>
      </w:pPr>
      <w:hyperlink w:anchor="_Toc334451511" w:history="1">
        <w:r w:rsidR="00D8668B" w:rsidRPr="003A3ED4">
          <w:rPr>
            <w:rStyle w:val="Hipervnculo"/>
            <w:noProof/>
            <w:lang w:val="es-CO"/>
          </w:rPr>
          <w:t>Frameworks.</w:t>
        </w:r>
        <w:r w:rsidR="00D8668B">
          <w:rPr>
            <w:noProof/>
            <w:webHidden/>
          </w:rPr>
          <w:tab/>
        </w:r>
        <w:r>
          <w:rPr>
            <w:noProof/>
            <w:webHidden/>
          </w:rPr>
          <w:fldChar w:fldCharType="begin"/>
        </w:r>
        <w:r w:rsidR="00D8668B">
          <w:rPr>
            <w:noProof/>
            <w:webHidden/>
          </w:rPr>
          <w:instrText xml:space="preserve"> PAGEREF _Toc334451511 \h </w:instrText>
        </w:r>
        <w:r>
          <w:rPr>
            <w:noProof/>
            <w:webHidden/>
          </w:rPr>
        </w:r>
        <w:r>
          <w:rPr>
            <w:noProof/>
            <w:webHidden/>
          </w:rPr>
          <w:fldChar w:fldCharType="separate"/>
        </w:r>
        <w:r w:rsidR="00D8668B">
          <w:rPr>
            <w:noProof/>
            <w:webHidden/>
          </w:rPr>
          <w:t>22</w:t>
        </w:r>
        <w:r>
          <w:rPr>
            <w:noProof/>
            <w:webHidden/>
          </w:rPr>
          <w:fldChar w:fldCharType="end"/>
        </w:r>
      </w:hyperlink>
    </w:p>
    <w:p w:rsidR="00D8668B" w:rsidRDefault="007354D3">
      <w:pPr>
        <w:pStyle w:val="TDC5"/>
        <w:tabs>
          <w:tab w:val="right" w:leader="dot" w:pos="8261"/>
        </w:tabs>
        <w:rPr>
          <w:rFonts w:eastAsiaTheme="minorEastAsia"/>
          <w:noProof/>
          <w:lang w:val="es-CO" w:eastAsia="es-CO"/>
        </w:rPr>
      </w:pPr>
      <w:hyperlink w:anchor="_Toc334451512" w:history="1">
        <w:r w:rsidR="00D8668B" w:rsidRPr="003A3ED4">
          <w:rPr>
            <w:rStyle w:val="Hipervnculo"/>
            <w:noProof/>
            <w:lang w:val="es-CO"/>
          </w:rPr>
          <w:t>Control de Versiones</w:t>
        </w:r>
        <w:r w:rsidR="00D8668B">
          <w:rPr>
            <w:noProof/>
            <w:webHidden/>
          </w:rPr>
          <w:tab/>
        </w:r>
        <w:r>
          <w:rPr>
            <w:noProof/>
            <w:webHidden/>
          </w:rPr>
          <w:fldChar w:fldCharType="begin"/>
        </w:r>
        <w:r w:rsidR="00D8668B">
          <w:rPr>
            <w:noProof/>
            <w:webHidden/>
          </w:rPr>
          <w:instrText xml:space="preserve"> PAGEREF _Toc334451512 \h </w:instrText>
        </w:r>
        <w:r>
          <w:rPr>
            <w:noProof/>
            <w:webHidden/>
          </w:rPr>
        </w:r>
        <w:r>
          <w:rPr>
            <w:noProof/>
            <w:webHidden/>
          </w:rPr>
          <w:fldChar w:fldCharType="separate"/>
        </w:r>
        <w:r w:rsidR="00D8668B">
          <w:rPr>
            <w:noProof/>
            <w:webHidden/>
          </w:rPr>
          <w:t>22</w:t>
        </w:r>
        <w:r>
          <w:rPr>
            <w:noProof/>
            <w:webHidden/>
          </w:rPr>
          <w:fldChar w:fldCharType="end"/>
        </w:r>
      </w:hyperlink>
    </w:p>
    <w:p w:rsidR="00D8668B" w:rsidRDefault="007354D3">
      <w:pPr>
        <w:pStyle w:val="TDC5"/>
        <w:tabs>
          <w:tab w:val="right" w:leader="dot" w:pos="8261"/>
        </w:tabs>
        <w:rPr>
          <w:rFonts w:eastAsiaTheme="minorEastAsia"/>
          <w:noProof/>
          <w:lang w:val="es-CO" w:eastAsia="es-CO"/>
        </w:rPr>
      </w:pPr>
      <w:hyperlink w:anchor="_Toc334451513" w:history="1">
        <w:r w:rsidR="00D8668B" w:rsidRPr="003A3ED4">
          <w:rPr>
            <w:rStyle w:val="Hipervnculo"/>
            <w:noProof/>
            <w:lang w:val="es-CO"/>
          </w:rPr>
          <w:t>Herramientas CASE</w:t>
        </w:r>
        <w:r w:rsidR="00D8668B">
          <w:rPr>
            <w:noProof/>
            <w:webHidden/>
          </w:rPr>
          <w:tab/>
        </w:r>
        <w:r>
          <w:rPr>
            <w:noProof/>
            <w:webHidden/>
          </w:rPr>
          <w:fldChar w:fldCharType="begin"/>
        </w:r>
        <w:r w:rsidR="00D8668B">
          <w:rPr>
            <w:noProof/>
            <w:webHidden/>
          </w:rPr>
          <w:instrText xml:space="preserve"> PAGEREF _Toc334451513 \h </w:instrText>
        </w:r>
        <w:r>
          <w:rPr>
            <w:noProof/>
            <w:webHidden/>
          </w:rPr>
        </w:r>
        <w:r>
          <w:rPr>
            <w:noProof/>
            <w:webHidden/>
          </w:rPr>
          <w:fldChar w:fldCharType="separate"/>
        </w:r>
        <w:r w:rsidR="00D8668B">
          <w:rPr>
            <w:noProof/>
            <w:webHidden/>
          </w:rPr>
          <w:t>22</w:t>
        </w:r>
        <w:r>
          <w:rPr>
            <w:noProof/>
            <w:webHidden/>
          </w:rPr>
          <w:fldChar w:fldCharType="end"/>
        </w:r>
      </w:hyperlink>
    </w:p>
    <w:p w:rsidR="00D8668B" w:rsidRDefault="007354D3">
      <w:pPr>
        <w:pStyle w:val="TDC5"/>
        <w:tabs>
          <w:tab w:val="right" w:leader="dot" w:pos="8261"/>
        </w:tabs>
        <w:rPr>
          <w:rFonts w:eastAsiaTheme="minorEastAsia"/>
          <w:noProof/>
          <w:lang w:val="es-CO" w:eastAsia="es-CO"/>
        </w:rPr>
      </w:pPr>
      <w:hyperlink w:anchor="_Toc334451514" w:history="1">
        <w:r w:rsidR="00D8668B" w:rsidRPr="003A3ED4">
          <w:rPr>
            <w:rStyle w:val="Hipervnculo"/>
            <w:noProof/>
            <w:lang w:val="es-CO"/>
          </w:rPr>
          <w:t>Diseño de Interfaz</w:t>
        </w:r>
        <w:r w:rsidR="00D8668B">
          <w:rPr>
            <w:noProof/>
            <w:webHidden/>
          </w:rPr>
          <w:tab/>
        </w:r>
        <w:r>
          <w:rPr>
            <w:noProof/>
            <w:webHidden/>
          </w:rPr>
          <w:fldChar w:fldCharType="begin"/>
        </w:r>
        <w:r w:rsidR="00D8668B">
          <w:rPr>
            <w:noProof/>
            <w:webHidden/>
          </w:rPr>
          <w:instrText xml:space="preserve"> PAGEREF _Toc334451514 \h </w:instrText>
        </w:r>
        <w:r>
          <w:rPr>
            <w:noProof/>
            <w:webHidden/>
          </w:rPr>
        </w:r>
        <w:r>
          <w:rPr>
            <w:noProof/>
            <w:webHidden/>
          </w:rPr>
          <w:fldChar w:fldCharType="separate"/>
        </w:r>
        <w:r w:rsidR="00D8668B">
          <w:rPr>
            <w:noProof/>
            <w:webHidden/>
          </w:rPr>
          <w:t>22</w:t>
        </w:r>
        <w:r>
          <w:rPr>
            <w:noProof/>
            <w:webHidden/>
          </w:rPr>
          <w:fldChar w:fldCharType="end"/>
        </w:r>
      </w:hyperlink>
    </w:p>
    <w:p w:rsidR="00D8668B" w:rsidRDefault="007354D3">
      <w:pPr>
        <w:pStyle w:val="TDC5"/>
        <w:tabs>
          <w:tab w:val="right" w:leader="dot" w:pos="8261"/>
        </w:tabs>
        <w:rPr>
          <w:rFonts w:eastAsiaTheme="minorEastAsia"/>
          <w:noProof/>
          <w:lang w:val="es-CO" w:eastAsia="es-CO"/>
        </w:rPr>
      </w:pPr>
      <w:hyperlink w:anchor="_Toc334451515" w:history="1">
        <w:r w:rsidR="00D8668B" w:rsidRPr="003A3ED4">
          <w:rPr>
            <w:rStyle w:val="Hipervnculo"/>
            <w:noProof/>
            <w:lang w:val="es-CO"/>
          </w:rPr>
          <w:t>Utilidades</w:t>
        </w:r>
        <w:r w:rsidR="00D8668B">
          <w:rPr>
            <w:noProof/>
            <w:webHidden/>
          </w:rPr>
          <w:tab/>
        </w:r>
        <w:r>
          <w:rPr>
            <w:noProof/>
            <w:webHidden/>
          </w:rPr>
          <w:fldChar w:fldCharType="begin"/>
        </w:r>
        <w:r w:rsidR="00D8668B">
          <w:rPr>
            <w:noProof/>
            <w:webHidden/>
          </w:rPr>
          <w:instrText xml:space="preserve"> PAGEREF _Toc334451515 \h </w:instrText>
        </w:r>
        <w:r>
          <w:rPr>
            <w:noProof/>
            <w:webHidden/>
          </w:rPr>
        </w:r>
        <w:r>
          <w:rPr>
            <w:noProof/>
            <w:webHidden/>
          </w:rPr>
          <w:fldChar w:fldCharType="separate"/>
        </w:r>
        <w:r w:rsidR="00D8668B">
          <w:rPr>
            <w:noProof/>
            <w:webHidden/>
          </w:rPr>
          <w:t>22</w:t>
        </w:r>
        <w:r>
          <w:rPr>
            <w:noProof/>
            <w:webHidden/>
          </w:rPr>
          <w:fldChar w:fldCharType="end"/>
        </w:r>
      </w:hyperlink>
    </w:p>
    <w:p w:rsidR="00D8668B" w:rsidRDefault="007354D3">
      <w:pPr>
        <w:pStyle w:val="TDC5"/>
        <w:tabs>
          <w:tab w:val="right" w:leader="dot" w:pos="8261"/>
        </w:tabs>
        <w:rPr>
          <w:rFonts w:eastAsiaTheme="minorEastAsia"/>
          <w:noProof/>
          <w:lang w:val="es-CO" w:eastAsia="es-CO"/>
        </w:rPr>
      </w:pPr>
      <w:hyperlink w:anchor="_Toc334451516" w:history="1">
        <w:r w:rsidR="00D8668B" w:rsidRPr="003A3ED4">
          <w:rPr>
            <w:rStyle w:val="Hipervnculo"/>
            <w:noProof/>
            <w:lang w:val="es-CO"/>
          </w:rPr>
          <w:t>Listas de Distribución de Correos</w:t>
        </w:r>
        <w:r w:rsidR="00D8668B">
          <w:rPr>
            <w:noProof/>
            <w:webHidden/>
          </w:rPr>
          <w:tab/>
        </w:r>
        <w:r>
          <w:rPr>
            <w:noProof/>
            <w:webHidden/>
          </w:rPr>
          <w:fldChar w:fldCharType="begin"/>
        </w:r>
        <w:r w:rsidR="00D8668B">
          <w:rPr>
            <w:noProof/>
            <w:webHidden/>
          </w:rPr>
          <w:instrText xml:space="preserve"> PAGEREF _Toc334451516 \h </w:instrText>
        </w:r>
        <w:r>
          <w:rPr>
            <w:noProof/>
            <w:webHidden/>
          </w:rPr>
        </w:r>
        <w:r>
          <w:rPr>
            <w:noProof/>
            <w:webHidden/>
          </w:rPr>
          <w:fldChar w:fldCharType="separate"/>
        </w:r>
        <w:r w:rsidR="00D8668B">
          <w:rPr>
            <w:noProof/>
            <w:webHidden/>
          </w:rPr>
          <w:t>23</w:t>
        </w:r>
        <w:r>
          <w:rPr>
            <w:noProof/>
            <w:webHidden/>
          </w:rPr>
          <w:fldChar w:fldCharType="end"/>
        </w:r>
      </w:hyperlink>
    </w:p>
    <w:p w:rsidR="00D8668B" w:rsidRDefault="007354D3">
      <w:pPr>
        <w:pStyle w:val="TDC4"/>
        <w:tabs>
          <w:tab w:val="right" w:leader="dot" w:pos="8261"/>
        </w:tabs>
        <w:rPr>
          <w:rFonts w:eastAsiaTheme="minorEastAsia"/>
          <w:noProof/>
          <w:lang w:val="es-CO" w:eastAsia="es-CO"/>
        </w:rPr>
      </w:pPr>
      <w:hyperlink w:anchor="_Toc334451517" w:history="1">
        <w:r w:rsidR="00D8668B" w:rsidRPr="003A3ED4">
          <w:rPr>
            <w:rStyle w:val="Hipervnculo"/>
            <w:noProof/>
            <w:lang w:val="es-CO"/>
          </w:rPr>
          <w:t>4.4.2 Herramientas de Hardware</w:t>
        </w:r>
        <w:r w:rsidR="00D8668B">
          <w:rPr>
            <w:noProof/>
            <w:webHidden/>
          </w:rPr>
          <w:tab/>
        </w:r>
        <w:r>
          <w:rPr>
            <w:noProof/>
            <w:webHidden/>
          </w:rPr>
          <w:fldChar w:fldCharType="begin"/>
        </w:r>
        <w:r w:rsidR="00D8668B">
          <w:rPr>
            <w:noProof/>
            <w:webHidden/>
          </w:rPr>
          <w:instrText xml:space="preserve"> PAGEREF _Toc334451517 \h </w:instrText>
        </w:r>
        <w:r>
          <w:rPr>
            <w:noProof/>
            <w:webHidden/>
          </w:rPr>
        </w:r>
        <w:r>
          <w:rPr>
            <w:noProof/>
            <w:webHidden/>
          </w:rPr>
          <w:fldChar w:fldCharType="separate"/>
        </w:r>
        <w:r w:rsidR="00D8668B">
          <w:rPr>
            <w:noProof/>
            <w:webHidden/>
          </w:rPr>
          <w:t>23</w:t>
        </w:r>
        <w:r>
          <w:rPr>
            <w:noProof/>
            <w:webHidden/>
          </w:rPr>
          <w:fldChar w:fldCharType="end"/>
        </w:r>
      </w:hyperlink>
    </w:p>
    <w:p w:rsidR="00D8668B" w:rsidRDefault="007354D3">
      <w:pPr>
        <w:pStyle w:val="TDC2"/>
        <w:tabs>
          <w:tab w:val="right" w:leader="dot" w:pos="8261"/>
        </w:tabs>
        <w:rPr>
          <w:rFonts w:eastAsiaTheme="minorEastAsia"/>
          <w:noProof/>
          <w:lang w:val="es-CO" w:eastAsia="es-CO"/>
        </w:rPr>
      </w:pPr>
      <w:hyperlink w:anchor="_Toc334451518" w:history="1">
        <w:r w:rsidR="00D8668B" w:rsidRPr="003A3ED4">
          <w:rPr>
            <w:rStyle w:val="Hipervnculo"/>
            <w:rFonts w:ascii="Arial" w:hAnsi="Arial"/>
            <w:noProof/>
            <w:lang w:val="es-CO"/>
          </w:rPr>
          <w:t>4.5 Plan de Aceptación del Producto</w:t>
        </w:r>
        <w:r w:rsidR="00D8668B">
          <w:rPr>
            <w:noProof/>
            <w:webHidden/>
          </w:rPr>
          <w:tab/>
        </w:r>
        <w:r>
          <w:rPr>
            <w:noProof/>
            <w:webHidden/>
          </w:rPr>
          <w:fldChar w:fldCharType="begin"/>
        </w:r>
        <w:r w:rsidR="00D8668B">
          <w:rPr>
            <w:noProof/>
            <w:webHidden/>
          </w:rPr>
          <w:instrText xml:space="preserve"> PAGEREF _Toc334451518 \h </w:instrText>
        </w:r>
        <w:r>
          <w:rPr>
            <w:noProof/>
            <w:webHidden/>
          </w:rPr>
        </w:r>
        <w:r>
          <w:rPr>
            <w:noProof/>
            <w:webHidden/>
          </w:rPr>
          <w:fldChar w:fldCharType="separate"/>
        </w:r>
        <w:r w:rsidR="00D8668B">
          <w:rPr>
            <w:noProof/>
            <w:webHidden/>
          </w:rPr>
          <w:t>23</w:t>
        </w:r>
        <w:r>
          <w:rPr>
            <w:noProof/>
            <w:webHidden/>
          </w:rPr>
          <w:fldChar w:fldCharType="end"/>
        </w:r>
      </w:hyperlink>
    </w:p>
    <w:p w:rsidR="00D8668B" w:rsidRDefault="007354D3">
      <w:pPr>
        <w:pStyle w:val="TDC2"/>
        <w:tabs>
          <w:tab w:val="right" w:leader="dot" w:pos="8261"/>
        </w:tabs>
        <w:rPr>
          <w:rFonts w:eastAsiaTheme="minorEastAsia"/>
          <w:noProof/>
          <w:lang w:val="es-CO" w:eastAsia="es-CO"/>
        </w:rPr>
      </w:pPr>
      <w:hyperlink w:anchor="_Toc334451519" w:history="1">
        <w:r w:rsidR="00D8668B" w:rsidRPr="003A3ED4">
          <w:rPr>
            <w:rStyle w:val="Hipervnculo"/>
            <w:rFonts w:ascii="Arial" w:hAnsi="Arial"/>
            <w:noProof/>
            <w:lang w:val="es-CO"/>
          </w:rPr>
          <w:t>4.6 Organización del Proyecto</w:t>
        </w:r>
        <w:r w:rsidR="00D8668B">
          <w:rPr>
            <w:noProof/>
            <w:webHidden/>
          </w:rPr>
          <w:tab/>
        </w:r>
        <w:r>
          <w:rPr>
            <w:noProof/>
            <w:webHidden/>
          </w:rPr>
          <w:fldChar w:fldCharType="begin"/>
        </w:r>
        <w:r w:rsidR="00D8668B">
          <w:rPr>
            <w:noProof/>
            <w:webHidden/>
          </w:rPr>
          <w:instrText xml:space="preserve"> PAGEREF _Toc334451519 \h </w:instrText>
        </w:r>
        <w:r>
          <w:rPr>
            <w:noProof/>
            <w:webHidden/>
          </w:rPr>
        </w:r>
        <w:r>
          <w:rPr>
            <w:noProof/>
            <w:webHidden/>
          </w:rPr>
          <w:fldChar w:fldCharType="separate"/>
        </w:r>
        <w:r w:rsidR="00D8668B">
          <w:rPr>
            <w:noProof/>
            <w:webHidden/>
          </w:rPr>
          <w:t>23</w:t>
        </w:r>
        <w:r>
          <w:rPr>
            <w:noProof/>
            <w:webHidden/>
          </w:rPr>
          <w:fldChar w:fldCharType="end"/>
        </w:r>
      </w:hyperlink>
    </w:p>
    <w:p w:rsidR="00D8668B" w:rsidRDefault="007354D3">
      <w:pPr>
        <w:pStyle w:val="TDC3"/>
        <w:tabs>
          <w:tab w:val="right" w:leader="dot" w:pos="8261"/>
        </w:tabs>
        <w:rPr>
          <w:rFonts w:eastAsiaTheme="minorEastAsia"/>
          <w:noProof/>
          <w:lang w:val="es-CO" w:eastAsia="es-CO"/>
        </w:rPr>
      </w:pPr>
      <w:hyperlink w:anchor="_Toc334451520" w:history="1">
        <w:r w:rsidR="00D8668B" w:rsidRPr="003A3ED4">
          <w:rPr>
            <w:rStyle w:val="Hipervnculo"/>
            <w:rFonts w:ascii="Arial" w:hAnsi="Arial"/>
            <w:noProof/>
            <w:lang w:val="es-CO"/>
          </w:rPr>
          <w:t>4.6.1 Interfaces Externas</w:t>
        </w:r>
        <w:r w:rsidR="00D8668B">
          <w:rPr>
            <w:noProof/>
            <w:webHidden/>
          </w:rPr>
          <w:tab/>
        </w:r>
        <w:r>
          <w:rPr>
            <w:noProof/>
            <w:webHidden/>
          </w:rPr>
          <w:fldChar w:fldCharType="begin"/>
        </w:r>
        <w:r w:rsidR="00D8668B">
          <w:rPr>
            <w:noProof/>
            <w:webHidden/>
          </w:rPr>
          <w:instrText xml:space="preserve"> PAGEREF _Toc334451520 \h </w:instrText>
        </w:r>
        <w:r>
          <w:rPr>
            <w:noProof/>
            <w:webHidden/>
          </w:rPr>
        </w:r>
        <w:r>
          <w:rPr>
            <w:noProof/>
            <w:webHidden/>
          </w:rPr>
          <w:fldChar w:fldCharType="separate"/>
        </w:r>
        <w:r w:rsidR="00D8668B">
          <w:rPr>
            <w:noProof/>
            <w:webHidden/>
          </w:rPr>
          <w:t>23</w:t>
        </w:r>
        <w:r>
          <w:rPr>
            <w:noProof/>
            <w:webHidden/>
          </w:rPr>
          <w:fldChar w:fldCharType="end"/>
        </w:r>
      </w:hyperlink>
    </w:p>
    <w:p w:rsidR="00D8668B" w:rsidRDefault="007354D3">
      <w:pPr>
        <w:pStyle w:val="TDC3"/>
        <w:tabs>
          <w:tab w:val="right" w:leader="dot" w:pos="8261"/>
        </w:tabs>
        <w:rPr>
          <w:rFonts w:eastAsiaTheme="minorEastAsia"/>
          <w:noProof/>
          <w:lang w:val="es-CO" w:eastAsia="es-CO"/>
        </w:rPr>
      </w:pPr>
      <w:hyperlink w:anchor="_Toc334451521" w:history="1">
        <w:r w:rsidR="00D8668B" w:rsidRPr="003A3ED4">
          <w:rPr>
            <w:rStyle w:val="Hipervnculo"/>
            <w:rFonts w:ascii="Arial" w:hAnsi="Arial"/>
            <w:noProof/>
            <w:lang w:val="es-CO"/>
          </w:rPr>
          <w:t xml:space="preserve">4.6.2 Interfaces </w:t>
        </w:r>
        <w:r w:rsidR="00D8668B" w:rsidRPr="003A3ED4">
          <w:rPr>
            <w:rStyle w:val="Hipervnculo"/>
            <w:rFonts w:ascii="Arial" w:hAnsi="Arial" w:cs="Arial"/>
            <w:noProof/>
            <w:lang w:val="es-CO"/>
          </w:rPr>
          <w:t>Internas</w:t>
        </w:r>
        <w:r w:rsidR="00D8668B">
          <w:rPr>
            <w:noProof/>
            <w:webHidden/>
          </w:rPr>
          <w:tab/>
        </w:r>
        <w:r>
          <w:rPr>
            <w:noProof/>
            <w:webHidden/>
          </w:rPr>
          <w:fldChar w:fldCharType="begin"/>
        </w:r>
        <w:r w:rsidR="00D8668B">
          <w:rPr>
            <w:noProof/>
            <w:webHidden/>
          </w:rPr>
          <w:instrText xml:space="preserve"> PAGEREF _Toc334451521 \h </w:instrText>
        </w:r>
        <w:r>
          <w:rPr>
            <w:noProof/>
            <w:webHidden/>
          </w:rPr>
        </w:r>
        <w:r>
          <w:rPr>
            <w:noProof/>
            <w:webHidden/>
          </w:rPr>
          <w:fldChar w:fldCharType="separate"/>
        </w:r>
        <w:r w:rsidR="00D8668B">
          <w:rPr>
            <w:noProof/>
            <w:webHidden/>
          </w:rPr>
          <w:t>23</w:t>
        </w:r>
        <w:r>
          <w:rPr>
            <w:noProof/>
            <w:webHidden/>
          </w:rPr>
          <w:fldChar w:fldCharType="end"/>
        </w:r>
      </w:hyperlink>
    </w:p>
    <w:p w:rsidR="00D8668B" w:rsidRDefault="007354D3">
      <w:pPr>
        <w:pStyle w:val="TDC3"/>
        <w:tabs>
          <w:tab w:val="right" w:leader="dot" w:pos="8261"/>
        </w:tabs>
        <w:rPr>
          <w:rFonts w:eastAsiaTheme="minorEastAsia"/>
          <w:noProof/>
          <w:lang w:val="es-CO" w:eastAsia="es-CO"/>
        </w:rPr>
      </w:pPr>
      <w:hyperlink w:anchor="_Toc334451522" w:history="1">
        <w:r w:rsidR="00D8668B" w:rsidRPr="003A3ED4">
          <w:rPr>
            <w:rStyle w:val="Hipervnculo"/>
            <w:rFonts w:ascii="Arial" w:hAnsi="Arial"/>
            <w:noProof/>
            <w:lang w:val="es-CO"/>
          </w:rPr>
          <w:t>4.6.3 Roles y Responsabilidades</w:t>
        </w:r>
        <w:r w:rsidR="00D8668B">
          <w:rPr>
            <w:noProof/>
            <w:webHidden/>
          </w:rPr>
          <w:tab/>
        </w:r>
        <w:r>
          <w:rPr>
            <w:noProof/>
            <w:webHidden/>
          </w:rPr>
          <w:fldChar w:fldCharType="begin"/>
        </w:r>
        <w:r w:rsidR="00D8668B">
          <w:rPr>
            <w:noProof/>
            <w:webHidden/>
          </w:rPr>
          <w:instrText xml:space="preserve"> PAGEREF _Toc334451522 \h </w:instrText>
        </w:r>
        <w:r>
          <w:rPr>
            <w:noProof/>
            <w:webHidden/>
          </w:rPr>
        </w:r>
        <w:r>
          <w:rPr>
            <w:noProof/>
            <w:webHidden/>
          </w:rPr>
          <w:fldChar w:fldCharType="separate"/>
        </w:r>
        <w:r w:rsidR="00D8668B">
          <w:rPr>
            <w:noProof/>
            <w:webHidden/>
          </w:rPr>
          <w:t>24</w:t>
        </w:r>
        <w:r>
          <w:rPr>
            <w:noProof/>
            <w:webHidden/>
          </w:rPr>
          <w:fldChar w:fldCharType="end"/>
        </w:r>
      </w:hyperlink>
    </w:p>
    <w:p w:rsidR="00D8668B" w:rsidRDefault="007354D3">
      <w:pPr>
        <w:pStyle w:val="TDC2"/>
        <w:tabs>
          <w:tab w:val="right" w:leader="dot" w:pos="8261"/>
        </w:tabs>
        <w:rPr>
          <w:rFonts w:eastAsiaTheme="minorEastAsia"/>
          <w:noProof/>
          <w:lang w:val="es-CO" w:eastAsia="es-CO"/>
        </w:rPr>
      </w:pPr>
      <w:hyperlink w:anchor="_Toc334451523" w:history="1">
        <w:r w:rsidR="00D8668B" w:rsidRPr="003A3ED4">
          <w:rPr>
            <w:rStyle w:val="Hipervnculo"/>
            <w:rFonts w:ascii="Arial" w:hAnsi="Arial"/>
            <w:noProof/>
            <w:lang w:val="es-CO"/>
          </w:rPr>
          <w:t>5. Planeación del Proyecto</w:t>
        </w:r>
        <w:r w:rsidR="00D8668B">
          <w:rPr>
            <w:noProof/>
            <w:webHidden/>
          </w:rPr>
          <w:tab/>
        </w:r>
        <w:r>
          <w:rPr>
            <w:noProof/>
            <w:webHidden/>
          </w:rPr>
          <w:fldChar w:fldCharType="begin"/>
        </w:r>
        <w:r w:rsidR="00D8668B">
          <w:rPr>
            <w:noProof/>
            <w:webHidden/>
          </w:rPr>
          <w:instrText xml:space="preserve"> PAGEREF _Toc334451523 \h </w:instrText>
        </w:r>
        <w:r>
          <w:rPr>
            <w:noProof/>
            <w:webHidden/>
          </w:rPr>
        </w:r>
        <w:r>
          <w:rPr>
            <w:noProof/>
            <w:webHidden/>
          </w:rPr>
          <w:fldChar w:fldCharType="separate"/>
        </w:r>
        <w:r w:rsidR="00D8668B">
          <w:rPr>
            <w:noProof/>
            <w:webHidden/>
          </w:rPr>
          <w:t>25</w:t>
        </w:r>
        <w:r>
          <w:rPr>
            <w:noProof/>
            <w:webHidden/>
          </w:rPr>
          <w:fldChar w:fldCharType="end"/>
        </w:r>
      </w:hyperlink>
    </w:p>
    <w:p w:rsidR="00D8668B" w:rsidRDefault="007354D3">
      <w:pPr>
        <w:pStyle w:val="TDC2"/>
        <w:tabs>
          <w:tab w:val="right" w:leader="dot" w:pos="8261"/>
        </w:tabs>
        <w:rPr>
          <w:rFonts w:eastAsiaTheme="minorEastAsia"/>
          <w:noProof/>
          <w:lang w:val="es-CO" w:eastAsia="es-CO"/>
        </w:rPr>
      </w:pPr>
      <w:hyperlink w:anchor="_Toc334451524" w:history="1">
        <w:r w:rsidR="00D8668B" w:rsidRPr="003A3ED4">
          <w:rPr>
            <w:rStyle w:val="Hipervnculo"/>
            <w:rFonts w:ascii="Arial" w:hAnsi="Arial"/>
            <w:noProof/>
            <w:lang w:val="es-CO"/>
          </w:rPr>
          <w:t xml:space="preserve">5.1 </w:t>
        </w:r>
        <w:r w:rsidR="00D8668B" w:rsidRPr="003A3ED4">
          <w:rPr>
            <w:rStyle w:val="Hipervnculo"/>
            <w:rFonts w:ascii="Arial" w:hAnsi="Arial" w:cs="Arial"/>
            <w:noProof/>
            <w:lang w:val="es-CO"/>
          </w:rPr>
          <w:t>Iniciación del Proyecto</w:t>
        </w:r>
        <w:r w:rsidR="00D8668B">
          <w:rPr>
            <w:noProof/>
            <w:webHidden/>
          </w:rPr>
          <w:tab/>
        </w:r>
        <w:r>
          <w:rPr>
            <w:noProof/>
            <w:webHidden/>
          </w:rPr>
          <w:fldChar w:fldCharType="begin"/>
        </w:r>
        <w:r w:rsidR="00D8668B">
          <w:rPr>
            <w:noProof/>
            <w:webHidden/>
          </w:rPr>
          <w:instrText xml:space="preserve"> PAGEREF _Toc334451524 \h </w:instrText>
        </w:r>
        <w:r>
          <w:rPr>
            <w:noProof/>
            <w:webHidden/>
          </w:rPr>
        </w:r>
        <w:r>
          <w:rPr>
            <w:noProof/>
            <w:webHidden/>
          </w:rPr>
          <w:fldChar w:fldCharType="separate"/>
        </w:r>
        <w:r w:rsidR="00D8668B">
          <w:rPr>
            <w:noProof/>
            <w:webHidden/>
          </w:rPr>
          <w:t>25</w:t>
        </w:r>
        <w:r>
          <w:rPr>
            <w:noProof/>
            <w:webHidden/>
          </w:rPr>
          <w:fldChar w:fldCharType="end"/>
        </w:r>
      </w:hyperlink>
    </w:p>
    <w:p w:rsidR="00D8668B" w:rsidRDefault="007354D3">
      <w:pPr>
        <w:pStyle w:val="TDC3"/>
        <w:tabs>
          <w:tab w:val="right" w:leader="dot" w:pos="8261"/>
        </w:tabs>
        <w:rPr>
          <w:rFonts w:eastAsiaTheme="minorEastAsia"/>
          <w:noProof/>
          <w:lang w:val="es-CO" w:eastAsia="es-CO"/>
        </w:rPr>
      </w:pPr>
      <w:hyperlink w:anchor="_Toc334451525" w:history="1">
        <w:r w:rsidR="00D8668B" w:rsidRPr="003A3ED4">
          <w:rPr>
            <w:rStyle w:val="Hipervnculo"/>
            <w:rFonts w:ascii="Arial" w:hAnsi="Arial"/>
            <w:noProof/>
            <w:lang w:val="es-CO"/>
          </w:rPr>
          <w:t>5.1.1 Plan</w:t>
        </w:r>
        <w:r w:rsidR="00D8668B" w:rsidRPr="003A3ED4">
          <w:rPr>
            <w:rStyle w:val="Hipervnculo"/>
            <w:rFonts w:ascii="Arial" w:hAnsi="Arial" w:cs="Arial"/>
            <w:noProof/>
            <w:lang w:val="es-CO"/>
          </w:rPr>
          <w:t xml:space="preserve"> de Estimación</w:t>
        </w:r>
        <w:r w:rsidR="00D8668B">
          <w:rPr>
            <w:noProof/>
            <w:webHidden/>
          </w:rPr>
          <w:tab/>
        </w:r>
        <w:r>
          <w:rPr>
            <w:noProof/>
            <w:webHidden/>
          </w:rPr>
          <w:fldChar w:fldCharType="begin"/>
        </w:r>
        <w:r w:rsidR="00D8668B">
          <w:rPr>
            <w:noProof/>
            <w:webHidden/>
          </w:rPr>
          <w:instrText xml:space="preserve"> PAGEREF _Toc334451525 \h </w:instrText>
        </w:r>
        <w:r>
          <w:rPr>
            <w:noProof/>
            <w:webHidden/>
          </w:rPr>
        </w:r>
        <w:r>
          <w:rPr>
            <w:noProof/>
            <w:webHidden/>
          </w:rPr>
          <w:fldChar w:fldCharType="separate"/>
        </w:r>
        <w:r w:rsidR="00D8668B">
          <w:rPr>
            <w:noProof/>
            <w:webHidden/>
          </w:rPr>
          <w:t>25</w:t>
        </w:r>
        <w:r>
          <w:rPr>
            <w:noProof/>
            <w:webHidden/>
          </w:rPr>
          <w:fldChar w:fldCharType="end"/>
        </w:r>
      </w:hyperlink>
    </w:p>
    <w:p w:rsidR="00D8668B" w:rsidRDefault="007354D3">
      <w:pPr>
        <w:pStyle w:val="TDC4"/>
        <w:tabs>
          <w:tab w:val="right" w:leader="dot" w:pos="8261"/>
        </w:tabs>
        <w:rPr>
          <w:rFonts w:eastAsiaTheme="minorEastAsia"/>
          <w:noProof/>
          <w:lang w:val="es-CO" w:eastAsia="es-CO"/>
        </w:rPr>
      </w:pPr>
      <w:hyperlink w:anchor="_Toc334451526" w:history="1">
        <w:r w:rsidR="00D8668B" w:rsidRPr="003A3ED4">
          <w:rPr>
            <w:rStyle w:val="Hipervnculo"/>
            <w:rFonts w:ascii="Arial" w:hAnsi="Arial"/>
            <w:noProof/>
            <w:lang w:val="es-CO"/>
          </w:rPr>
          <w:t>5.1.1.1. Objetivos</w:t>
        </w:r>
        <w:r w:rsidR="00D8668B">
          <w:rPr>
            <w:noProof/>
            <w:webHidden/>
          </w:rPr>
          <w:tab/>
        </w:r>
        <w:r>
          <w:rPr>
            <w:noProof/>
            <w:webHidden/>
          </w:rPr>
          <w:fldChar w:fldCharType="begin"/>
        </w:r>
        <w:r w:rsidR="00D8668B">
          <w:rPr>
            <w:noProof/>
            <w:webHidden/>
          </w:rPr>
          <w:instrText xml:space="preserve"> PAGEREF _Toc334451526 \h </w:instrText>
        </w:r>
        <w:r>
          <w:rPr>
            <w:noProof/>
            <w:webHidden/>
          </w:rPr>
        </w:r>
        <w:r>
          <w:rPr>
            <w:noProof/>
            <w:webHidden/>
          </w:rPr>
          <w:fldChar w:fldCharType="separate"/>
        </w:r>
        <w:r w:rsidR="00D8668B">
          <w:rPr>
            <w:noProof/>
            <w:webHidden/>
          </w:rPr>
          <w:t>25</w:t>
        </w:r>
        <w:r>
          <w:rPr>
            <w:noProof/>
            <w:webHidden/>
          </w:rPr>
          <w:fldChar w:fldCharType="end"/>
        </w:r>
      </w:hyperlink>
    </w:p>
    <w:p w:rsidR="00D8668B" w:rsidRDefault="007354D3">
      <w:pPr>
        <w:pStyle w:val="TDC4"/>
        <w:tabs>
          <w:tab w:val="right" w:leader="dot" w:pos="8261"/>
        </w:tabs>
        <w:rPr>
          <w:rFonts w:eastAsiaTheme="minorEastAsia"/>
          <w:noProof/>
          <w:lang w:val="es-CO" w:eastAsia="es-CO"/>
        </w:rPr>
      </w:pPr>
      <w:hyperlink w:anchor="_Toc334451527" w:history="1">
        <w:r w:rsidR="00D8668B" w:rsidRPr="003A3ED4">
          <w:rPr>
            <w:rStyle w:val="Hipervnculo"/>
            <w:rFonts w:ascii="Arial" w:hAnsi="Arial"/>
            <w:noProof/>
            <w:lang w:val="es-CO"/>
          </w:rPr>
          <w:t>5.1.1.2. Alcance</w:t>
        </w:r>
        <w:r w:rsidR="00D8668B">
          <w:rPr>
            <w:noProof/>
            <w:webHidden/>
          </w:rPr>
          <w:tab/>
        </w:r>
        <w:r>
          <w:rPr>
            <w:noProof/>
            <w:webHidden/>
          </w:rPr>
          <w:fldChar w:fldCharType="begin"/>
        </w:r>
        <w:r w:rsidR="00D8668B">
          <w:rPr>
            <w:noProof/>
            <w:webHidden/>
          </w:rPr>
          <w:instrText xml:space="preserve"> PAGEREF _Toc334451527 \h </w:instrText>
        </w:r>
        <w:r>
          <w:rPr>
            <w:noProof/>
            <w:webHidden/>
          </w:rPr>
        </w:r>
        <w:r>
          <w:rPr>
            <w:noProof/>
            <w:webHidden/>
          </w:rPr>
          <w:fldChar w:fldCharType="separate"/>
        </w:r>
        <w:r w:rsidR="00D8668B">
          <w:rPr>
            <w:noProof/>
            <w:webHidden/>
          </w:rPr>
          <w:t>25</w:t>
        </w:r>
        <w:r>
          <w:rPr>
            <w:noProof/>
            <w:webHidden/>
          </w:rPr>
          <w:fldChar w:fldCharType="end"/>
        </w:r>
      </w:hyperlink>
    </w:p>
    <w:p w:rsidR="00D8668B" w:rsidRDefault="007354D3">
      <w:pPr>
        <w:pStyle w:val="TDC4"/>
        <w:tabs>
          <w:tab w:val="right" w:leader="dot" w:pos="8261"/>
        </w:tabs>
        <w:rPr>
          <w:rFonts w:eastAsiaTheme="minorEastAsia"/>
          <w:noProof/>
          <w:lang w:val="es-CO" w:eastAsia="es-CO"/>
        </w:rPr>
      </w:pPr>
      <w:hyperlink w:anchor="_Toc334451528" w:history="1">
        <w:r w:rsidR="00D8668B" w:rsidRPr="003A3ED4">
          <w:rPr>
            <w:rStyle w:val="Hipervnculo"/>
            <w:rFonts w:ascii="Arial" w:hAnsi="Arial"/>
            <w:noProof/>
            <w:lang w:val="es-CO"/>
          </w:rPr>
          <w:t>5.1.1.3. Responsable</w:t>
        </w:r>
        <w:r w:rsidR="00D8668B">
          <w:rPr>
            <w:noProof/>
            <w:webHidden/>
          </w:rPr>
          <w:tab/>
        </w:r>
        <w:r>
          <w:rPr>
            <w:noProof/>
            <w:webHidden/>
          </w:rPr>
          <w:fldChar w:fldCharType="begin"/>
        </w:r>
        <w:r w:rsidR="00D8668B">
          <w:rPr>
            <w:noProof/>
            <w:webHidden/>
          </w:rPr>
          <w:instrText xml:space="preserve"> PAGEREF _Toc334451528 \h </w:instrText>
        </w:r>
        <w:r>
          <w:rPr>
            <w:noProof/>
            <w:webHidden/>
          </w:rPr>
        </w:r>
        <w:r>
          <w:rPr>
            <w:noProof/>
            <w:webHidden/>
          </w:rPr>
          <w:fldChar w:fldCharType="separate"/>
        </w:r>
        <w:r w:rsidR="00D8668B">
          <w:rPr>
            <w:noProof/>
            <w:webHidden/>
          </w:rPr>
          <w:t>25</w:t>
        </w:r>
        <w:r>
          <w:rPr>
            <w:noProof/>
            <w:webHidden/>
          </w:rPr>
          <w:fldChar w:fldCharType="end"/>
        </w:r>
      </w:hyperlink>
    </w:p>
    <w:p w:rsidR="00D8668B" w:rsidRDefault="007354D3">
      <w:pPr>
        <w:pStyle w:val="TDC4"/>
        <w:tabs>
          <w:tab w:val="right" w:leader="dot" w:pos="8261"/>
        </w:tabs>
        <w:rPr>
          <w:rFonts w:eastAsiaTheme="minorEastAsia"/>
          <w:noProof/>
          <w:lang w:val="es-CO" w:eastAsia="es-CO"/>
        </w:rPr>
      </w:pPr>
      <w:hyperlink w:anchor="_Toc334451529" w:history="1">
        <w:r w:rsidR="00D8668B" w:rsidRPr="003A3ED4">
          <w:rPr>
            <w:rStyle w:val="Hipervnculo"/>
            <w:rFonts w:ascii="Arial" w:hAnsi="Arial"/>
            <w:noProof/>
            <w:lang w:val="es-CO"/>
          </w:rPr>
          <w:t>5.1.1.4. Desarrollo</w:t>
        </w:r>
        <w:r w:rsidR="00D8668B">
          <w:rPr>
            <w:noProof/>
            <w:webHidden/>
          </w:rPr>
          <w:tab/>
        </w:r>
        <w:r>
          <w:rPr>
            <w:noProof/>
            <w:webHidden/>
          </w:rPr>
          <w:fldChar w:fldCharType="begin"/>
        </w:r>
        <w:r w:rsidR="00D8668B">
          <w:rPr>
            <w:noProof/>
            <w:webHidden/>
          </w:rPr>
          <w:instrText xml:space="preserve"> PAGEREF _Toc334451529 \h </w:instrText>
        </w:r>
        <w:r>
          <w:rPr>
            <w:noProof/>
            <w:webHidden/>
          </w:rPr>
        </w:r>
        <w:r>
          <w:rPr>
            <w:noProof/>
            <w:webHidden/>
          </w:rPr>
          <w:fldChar w:fldCharType="separate"/>
        </w:r>
        <w:r w:rsidR="00D8668B">
          <w:rPr>
            <w:noProof/>
            <w:webHidden/>
          </w:rPr>
          <w:t>25</w:t>
        </w:r>
        <w:r>
          <w:rPr>
            <w:noProof/>
            <w:webHidden/>
          </w:rPr>
          <w:fldChar w:fldCharType="end"/>
        </w:r>
      </w:hyperlink>
    </w:p>
    <w:p w:rsidR="00D8668B" w:rsidRDefault="007354D3">
      <w:pPr>
        <w:pStyle w:val="TDC4"/>
        <w:tabs>
          <w:tab w:val="right" w:leader="dot" w:pos="8261"/>
        </w:tabs>
        <w:rPr>
          <w:rFonts w:eastAsiaTheme="minorEastAsia"/>
          <w:noProof/>
          <w:lang w:val="es-CO" w:eastAsia="es-CO"/>
        </w:rPr>
      </w:pPr>
      <w:hyperlink w:anchor="_Toc334451530" w:history="1">
        <w:r w:rsidR="00D8668B" w:rsidRPr="003A3ED4">
          <w:rPr>
            <w:rStyle w:val="Hipervnculo"/>
            <w:rFonts w:ascii="Arial" w:hAnsi="Arial"/>
            <w:noProof/>
            <w:lang w:val="es-CO"/>
          </w:rPr>
          <w:t>5.1.1.5. Recursos</w:t>
        </w:r>
        <w:r w:rsidR="00D8668B">
          <w:rPr>
            <w:noProof/>
            <w:webHidden/>
          </w:rPr>
          <w:tab/>
        </w:r>
        <w:r>
          <w:rPr>
            <w:noProof/>
            <w:webHidden/>
          </w:rPr>
          <w:fldChar w:fldCharType="begin"/>
        </w:r>
        <w:r w:rsidR="00D8668B">
          <w:rPr>
            <w:noProof/>
            <w:webHidden/>
          </w:rPr>
          <w:instrText xml:space="preserve"> PAGEREF _Toc334451530 \h </w:instrText>
        </w:r>
        <w:r>
          <w:rPr>
            <w:noProof/>
            <w:webHidden/>
          </w:rPr>
        </w:r>
        <w:r>
          <w:rPr>
            <w:noProof/>
            <w:webHidden/>
          </w:rPr>
          <w:fldChar w:fldCharType="separate"/>
        </w:r>
        <w:r w:rsidR="00D8668B">
          <w:rPr>
            <w:noProof/>
            <w:webHidden/>
          </w:rPr>
          <w:t>25</w:t>
        </w:r>
        <w:r>
          <w:rPr>
            <w:noProof/>
            <w:webHidden/>
          </w:rPr>
          <w:fldChar w:fldCharType="end"/>
        </w:r>
      </w:hyperlink>
    </w:p>
    <w:p w:rsidR="00D8668B" w:rsidRDefault="007354D3">
      <w:pPr>
        <w:pStyle w:val="TDC4"/>
        <w:tabs>
          <w:tab w:val="right" w:leader="dot" w:pos="8261"/>
        </w:tabs>
        <w:rPr>
          <w:rFonts w:eastAsiaTheme="minorEastAsia"/>
          <w:noProof/>
          <w:lang w:val="es-CO" w:eastAsia="es-CO"/>
        </w:rPr>
      </w:pPr>
      <w:hyperlink w:anchor="_Toc334451531" w:history="1">
        <w:r w:rsidR="00D8668B" w:rsidRPr="003A3ED4">
          <w:rPr>
            <w:rStyle w:val="Hipervnculo"/>
            <w:rFonts w:ascii="Arial" w:hAnsi="Arial"/>
            <w:noProof/>
            <w:lang w:val="es-CO"/>
          </w:rPr>
          <w:t>5.1.1.6. Producto de Trabajo</w:t>
        </w:r>
        <w:r w:rsidR="00D8668B">
          <w:rPr>
            <w:noProof/>
            <w:webHidden/>
          </w:rPr>
          <w:tab/>
        </w:r>
        <w:r>
          <w:rPr>
            <w:noProof/>
            <w:webHidden/>
          </w:rPr>
          <w:fldChar w:fldCharType="begin"/>
        </w:r>
        <w:r w:rsidR="00D8668B">
          <w:rPr>
            <w:noProof/>
            <w:webHidden/>
          </w:rPr>
          <w:instrText xml:space="preserve"> PAGEREF _Toc334451531 \h </w:instrText>
        </w:r>
        <w:r>
          <w:rPr>
            <w:noProof/>
            <w:webHidden/>
          </w:rPr>
        </w:r>
        <w:r>
          <w:rPr>
            <w:noProof/>
            <w:webHidden/>
          </w:rPr>
          <w:fldChar w:fldCharType="separate"/>
        </w:r>
        <w:r w:rsidR="00D8668B">
          <w:rPr>
            <w:noProof/>
            <w:webHidden/>
          </w:rPr>
          <w:t>25</w:t>
        </w:r>
        <w:r>
          <w:rPr>
            <w:noProof/>
            <w:webHidden/>
          </w:rPr>
          <w:fldChar w:fldCharType="end"/>
        </w:r>
      </w:hyperlink>
    </w:p>
    <w:p w:rsidR="00D8668B" w:rsidRDefault="007354D3">
      <w:pPr>
        <w:pStyle w:val="TDC3"/>
        <w:tabs>
          <w:tab w:val="right" w:leader="dot" w:pos="8261"/>
        </w:tabs>
        <w:rPr>
          <w:rFonts w:eastAsiaTheme="minorEastAsia"/>
          <w:noProof/>
          <w:lang w:val="es-CO" w:eastAsia="es-CO"/>
        </w:rPr>
      </w:pPr>
      <w:hyperlink w:anchor="_Toc334451532" w:history="1">
        <w:r w:rsidR="00D8668B" w:rsidRPr="003A3ED4">
          <w:rPr>
            <w:rStyle w:val="Hipervnculo"/>
            <w:rFonts w:ascii="Arial" w:hAnsi="Arial"/>
            <w:noProof/>
            <w:lang w:val="es-CO"/>
          </w:rPr>
          <w:t>5.1.2 Plan</w:t>
        </w:r>
        <w:r w:rsidR="00D8668B" w:rsidRPr="003A3ED4">
          <w:rPr>
            <w:rStyle w:val="Hipervnculo"/>
            <w:rFonts w:ascii="Arial" w:hAnsi="Arial" w:cs="Arial"/>
            <w:noProof/>
            <w:lang w:val="es-CO"/>
          </w:rPr>
          <w:t xml:space="preserve"> de Personal</w:t>
        </w:r>
        <w:r w:rsidR="00D8668B">
          <w:rPr>
            <w:noProof/>
            <w:webHidden/>
          </w:rPr>
          <w:tab/>
        </w:r>
        <w:r>
          <w:rPr>
            <w:noProof/>
            <w:webHidden/>
          </w:rPr>
          <w:fldChar w:fldCharType="begin"/>
        </w:r>
        <w:r w:rsidR="00D8668B">
          <w:rPr>
            <w:noProof/>
            <w:webHidden/>
          </w:rPr>
          <w:instrText xml:space="preserve"> PAGEREF _Toc334451532 \h </w:instrText>
        </w:r>
        <w:r>
          <w:rPr>
            <w:noProof/>
            <w:webHidden/>
          </w:rPr>
        </w:r>
        <w:r>
          <w:rPr>
            <w:noProof/>
            <w:webHidden/>
          </w:rPr>
          <w:fldChar w:fldCharType="separate"/>
        </w:r>
        <w:r w:rsidR="00D8668B">
          <w:rPr>
            <w:noProof/>
            <w:webHidden/>
          </w:rPr>
          <w:t>25</w:t>
        </w:r>
        <w:r>
          <w:rPr>
            <w:noProof/>
            <w:webHidden/>
          </w:rPr>
          <w:fldChar w:fldCharType="end"/>
        </w:r>
      </w:hyperlink>
    </w:p>
    <w:p w:rsidR="00D8668B" w:rsidRDefault="007354D3">
      <w:pPr>
        <w:pStyle w:val="TDC4"/>
        <w:tabs>
          <w:tab w:val="right" w:leader="dot" w:pos="8261"/>
        </w:tabs>
        <w:rPr>
          <w:rFonts w:eastAsiaTheme="minorEastAsia"/>
          <w:noProof/>
          <w:lang w:val="es-CO" w:eastAsia="es-CO"/>
        </w:rPr>
      </w:pPr>
      <w:hyperlink w:anchor="_Toc334451533" w:history="1">
        <w:r w:rsidR="00D8668B" w:rsidRPr="003A3ED4">
          <w:rPr>
            <w:rStyle w:val="Hipervnculo"/>
            <w:rFonts w:ascii="Arial" w:hAnsi="Arial"/>
            <w:noProof/>
            <w:lang w:val="es-CO"/>
          </w:rPr>
          <w:t>5.1.2.1. Objetivos</w:t>
        </w:r>
        <w:r w:rsidR="00D8668B">
          <w:rPr>
            <w:noProof/>
            <w:webHidden/>
          </w:rPr>
          <w:tab/>
        </w:r>
        <w:r>
          <w:rPr>
            <w:noProof/>
            <w:webHidden/>
          </w:rPr>
          <w:fldChar w:fldCharType="begin"/>
        </w:r>
        <w:r w:rsidR="00D8668B">
          <w:rPr>
            <w:noProof/>
            <w:webHidden/>
          </w:rPr>
          <w:instrText xml:space="preserve"> PAGEREF _Toc334451533 \h </w:instrText>
        </w:r>
        <w:r>
          <w:rPr>
            <w:noProof/>
            <w:webHidden/>
          </w:rPr>
        </w:r>
        <w:r>
          <w:rPr>
            <w:noProof/>
            <w:webHidden/>
          </w:rPr>
          <w:fldChar w:fldCharType="separate"/>
        </w:r>
        <w:r w:rsidR="00D8668B">
          <w:rPr>
            <w:noProof/>
            <w:webHidden/>
          </w:rPr>
          <w:t>26</w:t>
        </w:r>
        <w:r>
          <w:rPr>
            <w:noProof/>
            <w:webHidden/>
          </w:rPr>
          <w:fldChar w:fldCharType="end"/>
        </w:r>
      </w:hyperlink>
    </w:p>
    <w:p w:rsidR="00D8668B" w:rsidRDefault="007354D3">
      <w:pPr>
        <w:pStyle w:val="TDC4"/>
        <w:tabs>
          <w:tab w:val="right" w:leader="dot" w:pos="8261"/>
        </w:tabs>
        <w:rPr>
          <w:rFonts w:eastAsiaTheme="minorEastAsia"/>
          <w:noProof/>
          <w:lang w:val="es-CO" w:eastAsia="es-CO"/>
        </w:rPr>
      </w:pPr>
      <w:hyperlink w:anchor="_Toc334451534" w:history="1">
        <w:r w:rsidR="00D8668B" w:rsidRPr="003A3ED4">
          <w:rPr>
            <w:rStyle w:val="Hipervnculo"/>
            <w:rFonts w:ascii="Arial" w:hAnsi="Arial"/>
            <w:noProof/>
            <w:lang w:val="es-CO"/>
          </w:rPr>
          <w:t>5.1.2.2. Alcance</w:t>
        </w:r>
        <w:r w:rsidR="00D8668B">
          <w:rPr>
            <w:noProof/>
            <w:webHidden/>
          </w:rPr>
          <w:tab/>
        </w:r>
        <w:r>
          <w:rPr>
            <w:noProof/>
            <w:webHidden/>
          </w:rPr>
          <w:fldChar w:fldCharType="begin"/>
        </w:r>
        <w:r w:rsidR="00D8668B">
          <w:rPr>
            <w:noProof/>
            <w:webHidden/>
          </w:rPr>
          <w:instrText xml:space="preserve"> PAGEREF _Toc334451534 \h </w:instrText>
        </w:r>
        <w:r>
          <w:rPr>
            <w:noProof/>
            <w:webHidden/>
          </w:rPr>
        </w:r>
        <w:r>
          <w:rPr>
            <w:noProof/>
            <w:webHidden/>
          </w:rPr>
          <w:fldChar w:fldCharType="separate"/>
        </w:r>
        <w:r w:rsidR="00D8668B">
          <w:rPr>
            <w:noProof/>
            <w:webHidden/>
          </w:rPr>
          <w:t>26</w:t>
        </w:r>
        <w:r>
          <w:rPr>
            <w:noProof/>
            <w:webHidden/>
          </w:rPr>
          <w:fldChar w:fldCharType="end"/>
        </w:r>
      </w:hyperlink>
    </w:p>
    <w:p w:rsidR="00D8668B" w:rsidRDefault="007354D3">
      <w:pPr>
        <w:pStyle w:val="TDC4"/>
        <w:tabs>
          <w:tab w:val="right" w:leader="dot" w:pos="8261"/>
        </w:tabs>
        <w:rPr>
          <w:rFonts w:eastAsiaTheme="minorEastAsia"/>
          <w:noProof/>
          <w:lang w:val="es-CO" w:eastAsia="es-CO"/>
        </w:rPr>
      </w:pPr>
      <w:hyperlink w:anchor="_Toc334451535" w:history="1">
        <w:r w:rsidR="00D8668B" w:rsidRPr="003A3ED4">
          <w:rPr>
            <w:rStyle w:val="Hipervnculo"/>
            <w:rFonts w:ascii="Arial" w:hAnsi="Arial"/>
            <w:noProof/>
            <w:lang w:val="es-CO"/>
          </w:rPr>
          <w:t>5.1.2.3. Responsable</w:t>
        </w:r>
        <w:r w:rsidR="00D8668B">
          <w:rPr>
            <w:noProof/>
            <w:webHidden/>
          </w:rPr>
          <w:tab/>
        </w:r>
        <w:r>
          <w:rPr>
            <w:noProof/>
            <w:webHidden/>
          </w:rPr>
          <w:fldChar w:fldCharType="begin"/>
        </w:r>
        <w:r w:rsidR="00D8668B">
          <w:rPr>
            <w:noProof/>
            <w:webHidden/>
          </w:rPr>
          <w:instrText xml:space="preserve"> PAGEREF _Toc334451535 \h </w:instrText>
        </w:r>
        <w:r>
          <w:rPr>
            <w:noProof/>
            <w:webHidden/>
          </w:rPr>
        </w:r>
        <w:r>
          <w:rPr>
            <w:noProof/>
            <w:webHidden/>
          </w:rPr>
          <w:fldChar w:fldCharType="separate"/>
        </w:r>
        <w:r w:rsidR="00D8668B">
          <w:rPr>
            <w:noProof/>
            <w:webHidden/>
          </w:rPr>
          <w:t>26</w:t>
        </w:r>
        <w:r>
          <w:rPr>
            <w:noProof/>
            <w:webHidden/>
          </w:rPr>
          <w:fldChar w:fldCharType="end"/>
        </w:r>
      </w:hyperlink>
    </w:p>
    <w:p w:rsidR="00D8668B" w:rsidRDefault="007354D3">
      <w:pPr>
        <w:pStyle w:val="TDC4"/>
        <w:tabs>
          <w:tab w:val="right" w:leader="dot" w:pos="8261"/>
        </w:tabs>
        <w:rPr>
          <w:rFonts w:eastAsiaTheme="minorEastAsia"/>
          <w:noProof/>
          <w:lang w:val="es-CO" w:eastAsia="es-CO"/>
        </w:rPr>
      </w:pPr>
      <w:hyperlink w:anchor="_Toc334451536" w:history="1">
        <w:r w:rsidR="00D8668B" w:rsidRPr="003A3ED4">
          <w:rPr>
            <w:rStyle w:val="Hipervnculo"/>
            <w:rFonts w:ascii="Arial" w:hAnsi="Arial"/>
            <w:noProof/>
            <w:lang w:val="es-CO"/>
          </w:rPr>
          <w:t>5.1.2.4. Desarrollo</w:t>
        </w:r>
        <w:r w:rsidR="00D8668B">
          <w:rPr>
            <w:noProof/>
            <w:webHidden/>
          </w:rPr>
          <w:tab/>
        </w:r>
        <w:r>
          <w:rPr>
            <w:noProof/>
            <w:webHidden/>
          </w:rPr>
          <w:fldChar w:fldCharType="begin"/>
        </w:r>
        <w:r w:rsidR="00D8668B">
          <w:rPr>
            <w:noProof/>
            <w:webHidden/>
          </w:rPr>
          <w:instrText xml:space="preserve"> PAGEREF _Toc334451536 \h </w:instrText>
        </w:r>
        <w:r>
          <w:rPr>
            <w:noProof/>
            <w:webHidden/>
          </w:rPr>
        </w:r>
        <w:r>
          <w:rPr>
            <w:noProof/>
            <w:webHidden/>
          </w:rPr>
          <w:fldChar w:fldCharType="separate"/>
        </w:r>
        <w:r w:rsidR="00D8668B">
          <w:rPr>
            <w:noProof/>
            <w:webHidden/>
          </w:rPr>
          <w:t>26</w:t>
        </w:r>
        <w:r>
          <w:rPr>
            <w:noProof/>
            <w:webHidden/>
          </w:rPr>
          <w:fldChar w:fldCharType="end"/>
        </w:r>
      </w:hyperlink>
    </w:p>
    <w:p w:rsidR="00D8668B" w:rsidRDefault="007354D3">
      <w:pPr>
        <w:pStyle w:val="TDC4"/>
        <w:tabs>
          <w:tab w:val="right" w:leader="dot" w:pos="8261"/>
        </w:tabs>
        <w:rPr>
          <w:rFonts w:eastAsiaTheme="minorEastAsia"/>
          <w:noProof/>
          <w:lang w:val="es-CO" w:eastAsia="es-CO"/>
        </w:rPr>
      </w:pPr>
      <w:hyperlink w:anchor="_Toc334451537" w:history="1">
        <w:r w:rsidR="00D8668B" w:rsidRPr="003A3ED4">
          <w:rPr>
            <w:rStyle w:val="Hipervnculo"/>
            <w:rFonts w:ascii="Arial" w:hAnsi="Arial"/>
            <w:noProof/>
            <w:lang w:val="es-CO"/>
          </w:rPr>
          <w:t>5.1.2.5. Recursos</w:t>
        </w:r>
        <w:r w:rsidR="00D8668B">
          <w:rPr>
            <w:noProof/>
            <w:webHidden/>
          </w:rPr>
          <w:tab/>
        </w:r>
        <w:r>
          <w:rPr>
            <w:noProof/>
            <w:webHidden/>
          </w:rPr>
          <w:fldChar w:fldCharType="begin"/>
        </w:r>
        <w:r w:rsidR="00D8668B">
          <w:rPr>
            <w:noProof/>
            <w:webHidden/>
          </w:rPr>
          <w:instrText xml:space="preserve"> PAGEREF _Toc334451537 \h </w:instrText>
        </w:r>
        <w:r>
          <w:rPr>
            <w:noProof/>
            <w:webHidden/>
          </w:rPr>
        </w:r>
        <w:r>
          <w:rPr>
            <w:noProof/>
            <w:webHidden/>
          </w:rPr>
          <w:fldChar w:fldCharType="separate"/>
        </w:r>
        <w:r w:rsidR="00D8668B">
          <w:rPr>
            <w:noProof/>
            <w:webHidden/>
          </w:rPr>
          <w:t>26</w:t>
        </w:r>
        <w:r>
          <w:rPr>
            <w:noProof/>
            <w:webHidden/>
          </w:rPr>
          <w:fldChar w:fldCharType="end"/>
        </w:r>
      </w:hyperlink>
    </w:p>
    <w:p w:rsidR="00D8668B" w:rsidRDefault="007354D3">
      <w:pPr>
        <w:pStyle w:val="TDC4"/>
        <w:tabs>
          <w:tab w:val="right" w:leader="dot" w:pos="8261"/>
        </w:tabs>
        <w:rPr>
          <w:rFonts w:eastAsiaTheme="minorEastAsia"/>
          <w:noProof/>
          <w:lang w:val="es-CO" w:eastAsia="es-CO"/>
        </w:rPr>
      </w:pPr>
      <w:hyperlink w:anchor="_Toc334451538" w:history="1">
        <w:r w:rsidR="00D8668B" w:rsidRPr="003A3ED4">
          <w:rPr>
            <w:rStyle w:val="Hipervnculo"/>
            <w:rFonts w:ascii="Arial" w:hAnsi="Arial"/>
            <w:noProof/>
            <w:lang w:val="es-CO"/>
          </w:rPr>
          <w:t>5.1.2.6. Producto de Trabajo</w:t>
        </w:r>
        <w:r w:rsidR="00D8668B">
          <w:rPr>
            <w:noProof/>
            <w:webHidden/>
          </w:rPr>
          <w:tab/>
        </w:r>
        <w:r>
          <w:rPr>
            <w:noProof/>
            <w:webHidden/>
          </w:rPr>
          <w:fldChar w:fldCharType="begin"/>
        </w:r>
        <w:r w:rsidR="00D8668B">
          <w:rPr>
            <w:noProof/>
            <w:webHidden/>
          </w:rPr>
          <w:instrText xml:space="preserve"> PAGEREF _Toc334451538 \h </w:instrText>
        </w:r>
        <w:r>
          <w:rPr>
            <w:noProof/>
            <w:webHidden/>
          </w:rPr>
        </w:r>
        <w:r>
          <w:rPr>
            <w:noProof/>
            <w:webHidden/>
          </w:rPr>
          <w:fldChar w:fldCharType="separate"/>
        </w:r>
        <w:r w:rsidR="00D8668B">
          <w:rPr>
            <w:noProof/>
            <w:webHidden/>
          </w:rPr>
          <w:t>26</w:t>
        </w:r>
        <w:r>
          <w:rPr>
            <w:noProof/>
            <w:webHidden/>
          </w:rPr>
          <w:fldChar w:fldCharType="end"/>
        </w:r>
      </w:hyperlink>
    </w:p>
    <w:p w:rsidR="00D8668B" w:rsidRDefault="007354D3">
      <w:pPr>
        <w:pStyle w:val="TDC3"/>
        <w:tabs>
          <w:tab w:val="right" w:leader="dot" w:pos="8261"/>
        </w:tabs>
        <w:rPr>
          <w:rFonts w:eastAsiaTheme="minorEastAsia"/>
          <w:noProof/>
          <w:lang w:val="es-CO" w:eastAsia="es-CO"/>
        </w:rPr>
      </w:pPr>
      <w:hyperlink w:anchor="_Toc334451539" w:history="1">
        <w:r w:rsidR="00D8668B" w:rsidRPr="003A3ED4">
          <w:rPr>
            <w:rStyle w:val="Hipervnculo"/>
            <w:rFonts w:ascii="Arial" w:hAnsi="Arial"/>
            <w:noProof/>
            <w:lang w:val="es-CO"/>
          </w:rPr>
          <w:t>5.1.4 Plan de Entrenamiento del Personal</w:t>
        </w:r>
        <w:r w:rsidR="00D8668B">
          <w:rPr>
            <w:noProof/>
            <w:webHidden/>
          </w:rPr>
          <w:tab/>
        </w:r>
        <w:r>
          <w:rPr>
            <w:noProof/>
            <w:webHidden/>
          </w:rPr>
          <w:fldChar w:fldCharType="begin"/>
        </w:r>
        <w:r w:rsidR="00D8668B">
          <w:rPr>
            <w:noProof/>
            <w:webHidden/>
          </w:rPr>
          <w:instrText xml:space="preserve"> PAGEREF _Toc334451539 \h </w:instrText>
        </w:r>
        <w:r>
          <w:rPr>
            <w:noProof/>
            <w:webHidden/>
          </w:rPr>
        </w:r>
        <w:r>
          <w:rPr>
            <w:noProof/>
            <w:webHidden/>
          </w:rPr>
          <w:fldChar w:fldCharType="separate"/>
        </w:r>
        <w:r w:rsidR="00D8668B">
          <w:rPr>
            <w:noProof/>
            <w:webHidden/>
          </w:rPr>
          <w:t>26</w:t>
        </w:r>
        <w:r>
          <w:rPr>
            <w:noProof/>
            <w:webHidden/>
          </w:rPr>
          <w:fldChar w:fldCharType="end"/>
        </w:r>
      </w:hyperlink>
    </w:p>
    <w:p w:rsidR="00D8668B" w:rsidRDefault="007354D3">
      <w:pPr>
        <w:pStyle w:val="TDC4"/>
        <w:tabs>
          <w:tab w:val="right" w:leader="dot" w:pos="8261"/>
        </w:tabs>
        <w:rPr>
          <w:rFonts w:eastAsiaTheme="minorEastAsia"/>
          <w:noProof/>
          <w:lang w:val="es-CO" w:eastAsia="es-CO"/>
        </w:rPr>
      </w:pPr>
      <w:hyperlink w:anchor="_Toc334451540" w:history="1">
        <w:r w:rsidR="00D8668B" w:rsidRPr="003A3ED4">
          <w:rPr>
            <w:rStyle w:val="Hipervnculo"/>
            <w:rFonts w:ascii="Arial" w:hAnsi="Arial"/>
            <w:noProof/>
            <w:lang w:val="es-CO"/>
          </w:rPr>
          <w:t>5.1.4.1. Objetivos</w:t>
        </w:r>
        <w:r w:rsidR="00D8668B">
          <w:rPr>
            <w:noProof/>
            <w:webHidden/>
          </w:rPr>
          <w:tab/>
        </w:r>
        <w:r>
          <w:rPr>
            <w:noProof/>
            <w:webHidden/>
          </w:rPr>
          <w:fldChar w:fldCharType="begin"/>
        </w:r>
        <w:r w:rsidR="00D8668B">
          <w:rPr>
            <w:noProof/>
            <w:webHidden/>
          </w:rPr>
          <w:instrText xml:space="preserve"> PAGEREF _Toc334451540 \h </w:instrText>
        </w:r>
        <w:r>
          <w:rPr>
            <w:noProof/>
            <w:webHidden/>
          </w:rPr>
        </w:r>
        <w:r>
          <w:rPr>
            <w:noProof/>
            <w:webHidden/>
          </w:rPr>
          <w:fldChar w:fldCharType="separate"/>
        </w:r>
        <w:r w:rsidR="00D8668B">
          <w:rPr>
            <w:noProof/>
            <w:webHidden/>
          </w:rPr>
          <w:t>26</w:t>
        </w:r>
        <w:r>
          <w:rPr>
            <w:noProof/>
            <w:webHidden/>
          </w:rPr>
          <w:fldChar w:fldCharType="end"/>
        </w:r>
      </w:hyperlink>
    </w:p>
    <w:p w:rsidR="00D8668B" w:rsidRDefault="007354D3">
      <w:pPr>
        <w:pStyle w:val="TDC4"/>
        <w:tabs>
          <w:tab w:val="right" w:leader="dot" w:pos="8261"/>
        </w:tabs>
        <w:rPr>
          <w:rFonts w:eastAsiaTheme="minorEastAsia"/>
          <w:noProof/>
          <w:lang w:val="es-CO" w:eastAsia="es-CO"/>
        </w:rPr>
      </w:pPr>
      <w:hyperlink w:anchor="_Toc334451541" w:history="1">
        <w:r w:rsidR="00D8668B" w:rsidRPr="003A3ED4">
          <w:rPr>
            <w:rStyle w:val="Hipervnculo"/>
            <w:rFonts w:ascii="Arial" w:hAnsi="Arial"/>
            <w:noProof/>
            <w:lang w:val="es-CO"/>
          </w:rPr>
          <w:t>5.1.4.2. Alcance</w:t>
        </w:r>
        <w:r w:rsidR="00D8668B">
          <w:rPr>
            <w:noProof/>
            <w:webHidden/>
          </w:rPr>
          <w:tab/>
        </w:r>
        <w:r>
          <w:rPr>
            <w:noProof/>
            <w:webHidden/>
          </w:rPr>
          <w:fldChar w:fldCharType="begin"/>
        </w:r>
        <w:r w:rsidR="00D8668B">
          <w:rPr>
            <w:noProof/>
            <w:webHidden/>
          </w:rPr>
          <w:instrText xml:space="preserve"> PAGEREF _Toc334451541 \h </w:instrText>
        </w:r>
        <w:r>
          <w:rPr>
            <w:noProof/>
            <w:webHidden/>
          </w:rPr>
        </w:r>
        <w:r>
          <w:rPr>
            <w:noProof/>
            <w:webHidden/>
          </w:rPr>
          <w:fldChar w:fldCharType="separate"/>
        </w:r>
        <w:r w:rsidR="00D8668B">
          <w:rPr>
            <w:noProof/>
            <w:webHidden/>
          </w:rPr>
          <w:t>26</w:t>
        </w:r>
        <w:r>
          <w:rPr>
            <w:noProof/>
            <w:webHidden/>
          </w:rPr>
          <w:fldChar w:fldCharType="end"/>
        </w:r>
      </w:hyperlink>
    </w:p>
    <w:p w:rsidR="00D8668B" w:rsidRDefault="007354D3">
      <w:pPr>
        <w:pStyle w:val="TDC4"/>
        <w:tabs>
          <w:tab w:val="right" w:leader="dot" w:pos="8261"/>
        </w:tabs>
        <w:rPr>
          <w:rFonts w:eastAsiaTheme="minorEastAsia"/>
          <w:noProof/>
          <w:lang w:val="es-CO" w:eastAsia="es-CO"/>
        </w:rPr>
      </w:pPr>
      <w:hyperlink w:anchor="_Toc334451542" w:history="1">
        <w:r w:rsidR="00D8668B" w:rsidRPr="003A3ED4">
          <w:rPr>
            <w:rStyle w:val="Hipervnculo"/>
            <w:rFonts w:ascii="Arial" w:hAnsi="Arial"/>
            <w:noProof/>
            <w:lang w:val="es-CO"/>
          </w:rPr>
          <w:t>5.1.4.3. Responsable</w:t>
        </w:r>
        <w:r w:rsidR="00D8668B">
          <w:rPr>
            <w:noProof/>
            <w:webHidden/>
          </w:rPr>
          <w:tab/>
        </w:r>
        <w:r>
          <w:rPr>
            <w:noProof/>
            <w:webHidden/>
          </w:rPr>
          <w:fldChar w:fldCharType="begin"/>
        </w:r>
        <w:r w:rsidR="00D8668B">
          <w:rPr>
            <w:noProof/>
            <w:webHidden/>
          </w:rPr>
          <w:instrText xml:space="preserve"> PAGEREF _Toc334451542 \h </w:instrText>
        </w:r>
        <w:r>
          <w:rPr>
            <w:noProof/>
            <w:webHidden/>
          </w:rPr>
        </w:r>
        <w:r>
          <w:rPr>
            <w:noProof/>
            <w:webHidden/>
          </w:rPr>
          <w:fldChar w:fldCharType="separate"/>
        </w:r>
        <w:r w:rsidR="00D8668B">
          <w:rPr>
            <w:noProof/>
            <w:webHidden/>
          </w:rPr>
          <w:t>26</w:t>
        </w:r>
        <w:r>
          <w:rPr>
            <w:noProof/>
            <w:webHidden/>
          </w:rPr>
          <w:fldChar w:fldCharType="end"/>
        </w:r>
      </w:hyperlink>
    </w:p>
    <w:p w:rsidR="00D8668B" w:rsidRDefault="007354D3">
      <w:pPr>
        <w:pStyle w:val="TDC4"/>
        <w:tabs>
          <w:tab w:val="right" w:leader="dot" w:pos="8261"/>
        </w:tabs>
        <w:rPr>
          <w:rFonts w:eastAsiaTheme="minorEastAsia"/>
          <w:noProof/>
          <w:lang w:val="es-CO" w:eastAsia="es-CO"/>
        </w:rPr>
      </w:pPr>
      <w:hyperlink w:anchor="_Toc334451543" w:history="1">
        <w:r w:rsidR="00D8668B" w:rsidRPr="003A3ED4">
          <w:rPr>
            <w:rStyle w:val="Hipervnculo"/>
            <w:rFonts w:ascii="Arial" w:hAnsi="Arial"/>
            <w:noProof/>
            <w:lang w:val="es-CO"/>
          </w:rPr>
          <w:t>5.1.4.4. Desarrollo</w:t>
        </w:r>
        <w:r w:rsidR="00D8668B">
          <w:rPr>
            <w:noProof/>
            <w:webHidden/>
          </w:rPr>
          <w:tab/>
        </w:r>
        <w:r>
          <w:rPr>
            <w:noProof/>
            <w:webHidden/>
          </w:rPr>
          <w:fldChar w:fldCharType="begin"/>
        </w:r>
        <w:r w:rsidR="00D8668B">
          <w:rPr>
            <w:noProof/>
            <w:webHidden/>
          </w:rPr>
          <w:instrText xml:space="preserve"> PAGEREF _Toc334451543 \h </w:instrText>
        </w:r>
        <w:r>
          <w:rPr>
            <w:noProof/>
            <w:webHidden/>
          </w:rPr>
        </w:r>
        <w:r>
          <w:rPr>
            <w:noProof/>
            <w:webHidden/>
          </w:rPr>
          <w:fldChar w:fldCharType="separate"/>
        </w:r>
        <w:r w:rsidR="00D8668B">
          <w:rPr>
            <w:noProof/>
            <w:webHidden/>
          </w:rPr>
          <w:t>26</w:t>
        </w:r>
        <w:r>
          <w:rPr>
            <w:noProof/>
            <w:webHidden/>
          </w:rPr>
          <w:fldChar w:fldCharType="end"/>
        </w:r>
      </w:hyperlink>
    </w:p>
    <w:p w:rsidR="00D8668B" w:rsidRDefault="007354D3">
      <w:pPr>
        <w:pStyle w:val="TDC4"/>
        <w:tabs>
          <w:tab w:val="right" w:leader="dot" w:pos="8261"/>
        </w:tabs>
        <w:rPr>
          <w:rFonts w:eastAsiaTheme="minorEastAsia"/>
          <w:noProof/>
          <w:lang w:val="es-CO" w:eastAsia="es-CO"/>
        </w:rPr>
      </w:pPr>
      <w:hyperlink w:anchor="_Toc334451544" w:history="1">
        <w:r w:rsidR="00D8668B" w:rsidRPr="003A3ED4">
          <w:rPr>
            <w:rStyle w:val="Hipervnculo"/>
            <w:rFonts w:ascii="Arial" w:hAnsi="Arial"/>
            <w:noProof/>
            <w:lang w:val="es-CO"/>
          </w:rPr>
          <w:t>5.1.4.5. Recursos</w:t>
        </w:r>
        <w:r w:rsidR="00D8668B">
          <w:rPr>
            <w:noProof/>
            <w:webHidden/>
          </w:rPr>
          <w:tab/>
        </w:r>
        <w:r>
          <w:rPr>
            <w:noProof/>
            <w:webHidden/>
          </w:rPr>
          <w:fldChar w:fldCharType="begin"/>
        </w:r>
        <w:r w:rsidR="00D8668B">
          <w:rPr>
            <w:noProof/>
            <w:webHidden/>
          </w:rPr>
          <w:instrText xml:space="preserve"> PAGEREF _Toc334451544 \h </w:instrText>
        </w:r>
        <w:r>
          <w:rPr>
            <w:noProof/>
            <w:webHidden/>
          </w:rPr>
        </w:r>
        <w:r>
          <w:rPr>
            <w:noProof/>
            <w:webHidden/>
          </w:rPr>
          <w:fldChar w:fldCharType="separate"/>
        </w:r>
        <w:r w:rsidR="00D8668B">
          <w:rPr>
            <w:noProof/>
            <w:webHidden/>
          </w:rPr>
          <w:t>26</w:t>
        </w:r>
        <w:r>
          <w:rPr>
            <w:noProof/>
            <w:webHidden/>
          </w:rPr>
          <w:fldChar w:fldCharType="end"/>
        </w:r>
      </w:hyperlink>
    </w:p>
    <w:p w:rsidR="00D8668B" w:rsidRDefault="007354D3">
      <w:pPr>
        <w:pStyle w:val="TDC4"/>
        <w:tabs>
          <w:tab w:val="right" w:leader="dot" w:pos="8261"/>
        </w:tabs>
        <w:rPr>
          <w:rFonts w:eastAsiaTheme="minorEastAsia"/>
          <w:noProof/>
          <w:lang w:val="es-CO" w:eastAsia="es-CO"/>
        </w:rPr>
      </w:pPr>
      <w:hyperlink w:anchor="_Toc334451545" w:history="1">
        <w:r w:rsidR="00D8668B" w:rsidRPr="003A3ED4">
          <w:rPr>
            <w:rStyle w:val="Hipervnculo"/>
            <w:rFonts w:ascii="Arial" w:hAnsi="Arial"/>
            <w:noProof/>
            <w:lang w:val="es-CO"/>
          </w:rPr>
          <w:t>5.1.4.6. Producto de Trabajo</w:t>
        </w:r>
        <w:r w:rsidR="00D8668B">
          <w:rPr>
            <w:noProof/>
            <w:webHidden/>
          </w:rPr>
          <w:tab/>
        </w:r>
        <w:r>
          <w:rPr>
            <w:noProof/>
            <w:webHidden/>
          </w:rPr>
          <w:fldChar w:fldCharType="begin"/>
        </w:r>
        <w:r w:rsidR="00D8668B">
          <w:rPr>
            <w:noProof/>
            <w:webHidden/>
          </w:rPr>
          <w:instrText xml:space="preserve"> PAGEREF _Toc334451545 \h </w:instrText>
        </w:r>
        <w:r>
          <w:rPr>
            <w:noProof/>
            <w:webHidden/>
          </w:rPr>
        </w:r>
        <w:r>
          <w:rPr>
            <w:noProof/>
            <w:webHidden/>
          </w:rPr>
          <w:fldChar w:fldCharType="separate"/>
        </w:r>
        <w:r w:rsidR="00D8668B">
          <w:rPr>
            <w:noProof/>
            <w:webHidden/>
          </w:rPr>
          <w:t>26</w:t>
        </w:r>
        <w:r>
          <w:rPr>
            <w:noProof/>
            <w:webHidden/>
          </w:rPr>
          <w:fldChar w:fldCharType="end"/>
        </w:r>
      </w:hyperlink>
    </w:p>
    <w:p w:rsidR="00D8668B" w:rsidRDefault="007354D3">
      <w:pPr>
        <w:pStyle w:val="TDC2"/>
        <w:tabs>
          <w:tab w:val="right" w:leader="dot" w:pos="8261"/>
        </w:tabs>
        <w:rPr>
          <w:rFonts w:eastAsiaTheme="minorEastAsia"/>
          <w:noProof/>
          <w:lang w:val="es-CO" w:eastAsia="es-CO"/>
        </w:rPr>
      </w:pPr>
      <w:hyperlink w:anchor="_Toc334451546" w:history="1">
        <w:r w:rsidR="00D8668B" w:rsidRPr="003A3ED4">
          <w:rPr>
            <w:rStyle w:val="Hipervnculo"/>
            <w:rFonts w:ascii="Arial" w:hAnsi="Arial" w:cs="Arial"/>
            <w:noProof/>
            <w:lang w:val="es-CO"/>
          </w:rPr>
          <w:t>5.2 Planes de Trabajo del Proyecto</w:t>
        </w:r>
        <w:r w:rsidR="00D8668B">
          <w:rPr>
            <w:noProof/>
            <w:webHidden/>
          </w:rPr>
          <w:tab/>
        </w:r>
        <w:r>
          <w:rPr>
            <w:noProof/>
            <w:webHidden/>
          </w:rPr>
          <w:fldChar w:fldCharType="begin"/>
        </w:r>
        <w:r w:rsidR="00D8668B">
          <w:rPr>
            <w:noProof/>
            <w:webHidden/>
          </w:rPr>
          <w:instrText xml:space="preserve"> PAGEREF _Toc334451546 \h </w:instrText>
        </w:r>
        <w:r>
          <w:rPr>
            <w:noProof/>
            <w:webHidden/>
          </w:rPr>
        </w:r>
        <w:r>
          <w:rPr>
            <w:noProof/>
            <w:webHidden/>
          </w:rPr>
          <w:fldChar w:fldCharType="separate"/>
        </w:r>
        <w:r w:rsidR="00D8668B">
          <w:rPr>
            <w:noProof/>
            <w:webHidden/>
          </w:rPr>
          <w:t>26</w:t>
        </w:r>
        <w:r>
          <w:rPr>
            <w:noProof/>
            <w:webHidden/>
          </w:rPr>
          <w:fldChar w:fldCharType="end"/>
        </w:r>
      </w:hyperlink>
    </w:p>
    <w:p w:rsidR="00D8668B" w:rsidRDefault="007354D3">
      <w:pPr>
        <w:pStyle w:val="TDC3"/>
        <w:tabs>
          <w:tab w:val="right" w:leader="dot" w:pos="8261"/>
        </w:tabs>
        <w:rPr>
          <w:rFonts w:eastAsiaTheme="minorEastAsia"/>
          <w:noProof/>
          <w:lang w:val="es-CO" w:eastAsia="es-CO"/>
        </w:rPr>
      </w:pPr>
      <w:hyperlink w:anchor="_Toc334451547" w:history="1">
        <w:r w:rsidR="00D8668B" w:rsidRPr="003A3ED4">
          <w:rPr>
            <w:rStyle w:val="Hipervnculo"/>
            <w:rFonts w:ascii="Arial" w:hAnsi="Arial" w:cs="Arial"/>
            <w:noProof/>
            <w:lang w:val="es-CO"/>
          </w:rPr>
          <w:t>5.2.1. Objetivos</w:t>
        </w:r>
        <w:r w:rsidR="00D8668B">
          <w:rPr>
            <w:noProof/>
            <w:webHidden/>
          </w:rPr>
          <w:tab/>
        </w:r>
        <w:r>
          <w:rPr>
            <w:noProof/>
            <w:webHidden/>
          </w:rPr>
          <w:fldChar w:fldCharType="begin"/>
        </w:r>
        <w:r w:rsidR="00D8668B">
          <w:rPr>
            <w:noProof/>
            <w:webHidden/>
          </w:rPr>
          <w:instrText xml:space="preserve"> PAGEREF _Toc334451547 \h </w:instrText>
        </w:r>
        <w:r>
          <w:rPr>
            <w:noProof/>
            <w:webHidden/>
          </w:rPr>
        </w:r>
        <w:r>
          <w:rPr>
            <w:noProof/>
            <w:webHidden/>
          </w:rPr>
          <w:fldChar w:fldCharType="separate"/>
        </w:r>
        <w:r w:rsidR="00D8668B">
          <w:rPr>
            <w:noProof/>
            <w:webHidden/>
          </w:rPr>
          <w:t>26</w:t>
        </w:r>
        <w:r>
          <w:rPr>
            <w:noProof/>
            <w:webHidden/>
          </w:rPr>
          <w:fldChar w:fldCharType="end"/>
        </w:r>
      </w:hyperlink>
    </w:p>
    <w:p w:rsidR="00D8668B" w:rsidRDefault="007354D3">
      <w:pPr>
        <w:pStyle w:val="TDC3"/>
        <w:tabs>
          <w:tab w:val="right" w:leader="dot" w:pos="8261"/>
        </w:tabs>
        <w:rPr>
          <w:rFonts w:eastAsiaTheme="minorEastAsia"/>
          <w:noProof/>
          <w:lang w:val="es-CO" w:eastAsia="es-CO"/>
        </w:rPr>
      </w:pPr>
      <w:hyperlink w:anchor="_Toc334451548" w:history="1">
        <w:r w:rsidR="00D8668B" w:rsidRPr="003A3ED4">
          <w:rPr>
            <w:rStyle w:val="Hipervnculo"/>
            <w:rFonts w:ascii="Arial" w:hAnsi="Arial" w:cs="Arial"/>
            <w:noProof/>
            <w:lang w:val="es-CO"/>
          </w:rPr>
          <w:t>5.2.2. Alcance</w:t>
        </w:r>
        <w:r w:rsidR="00D8668B">
          <w:rPr>
            <w:noProof/>
            <w:webHidden/>
          </w:rPr>
          <w:tab/>
        </w:r>
        <w:r>
          <w:rPr>
            <w:noProof/>
            <w:webHidden/>
          </w:rPr>
          <w:fldChar w:fldCharType="begin"/>
        </w:r>
        <w:r w:rsidR="00D8668B">
          <w:rPr>
            <w:noProof/>
            <w:webHidden/>
          </w:rPr>
          <w:instrText xml:space="preserve"> PAGEREF _Toc334451548 \h </w:instrText>
        </w:r>
        <w:r>
          <w:rPr>
            <w:noProof/>
            <w:webHidden/>
          </w:rPr>
        </w:r>
        <w:r>
          <w:rPr>
            <w:noProof/>
            <w:webHidden/>
          </w:rPr>
          <w:fldChar w:fldCharType="separate"/>
        </w:r>
        <w:r w:rsidR="00D8668B">
          <w:rPr>
            <w:noProof/>
            <w:webHidden/>
          </w:rPr>
          <w:t>26</w:t>
        </w:r>
        <w:r>
          <w:rPr>
            <w:noProof/>
            <w:webHidden/>
          </w:rPr>
          <w:fldChar w:fldCharType="end"/>
        </w:r>
      </w:hyperlink>
    </w:p>
    <w:p w:rsidR="00D8668B" w:rsidRDefault="007354D3">
      <w:pPr>
        <w:pStyle w:val="TDC3"/>
        <w:tabs>
          <w:tab w:val="right" w:leader="dot" w:pos="8261"/>
        </w:tabs>
        <w:rPr>
          <w:rFonts w:eastAsiaTheme="minorEastAsia"/>
          <w:noProof/>
          <w:lang w:val="es-CO" w:eastAsia="es-CO"/>
        </w:rPr>
      </w:pPr>
      <w:hyperlink w:anchor="_Toc334451549" w:history="1">
        <w:r w:rsidR="00D8668B" w:rsidRPr="003A3ED4">
          <w:rPr>
            <w:rStyle w:val="Hipervnculo"/>
            <w:rFonts w:ascii="Arial" w:hAnsi="Arial" w:cs="Arial"/>
            <w:noProof/>
            <w:lang w:val="es-CO"/>
          </w:rPr>
          <w:t>5.2.3. Responsable</w:t>
        </w:r>
        <w:r w:rsidR="00D8668B">
          <w:rPr>
            <w:noProof/>
            <w:webHidden/>
          </w:rPr>
          <w:tab/>
        </w:r>
        <w:r>
          <w:rPr>
            <w:noProof/>
            <w:webHidden/>
          </w:rPr>
          <w:fldChar w:fldCharType="begin"/>
        </w:r>
        <w:r w:rsidR="00D8668B">
          <w:rPr>
            <w:noProof/>
            <w:webHidden/>
          </w:rPr>
          <w:instrText xml:space="preserve"> PAGEREF _Toc334451549 \h </w:instrText>
        </w:r>
        <w:r>
          <w:rPr>
            <w:noProof/>
            <w:webHidden/>
          </w:rPr>
        </w:r>
        <w:r>
          <w:rPr>
            <w:noProof/>
            <w:webHidden/>
          </w:rPr>
          <w:fldChar w:fldCharType="separate"/>
        </w:r>
        <w:r w:rsidR="00D8668B">
          <w:rPr>
            <w:noProof/>
            <w:webHidden/>
          </w:rPr>
          <w:t>27</w:t>
        </w:r>
        <w:r>
          <w:rPr>
            <w:noProof/>
            <w:webHidden/>
          </w:rPr>
          <w:fldChar w:fldCharType="end"/>
        </w:r>
      </w:hyperlink>
    </w:p>
    <w:p w:rsidR="00D8668B" w:rsidRDefault="007354D3">
      <w:pPr>
        <w:pStyle w:val="TDC3"/>
        <w:tabs>
          <w:tab w:val="right" w:leader="dot" w:pos="8261"/>
        </w:tabs>
        <w:rPr>
          <w:rFonts w:eastAsiaTheme="minorEastAsia"/>
          <w:noProof/>
          <w:lang w:val="es-CO" w:eastAsia="es-CO"/>
        </w:rPr>
      </w:pPr>
      <w:hyperlink w:anchor="_Toc334451550" w:history="1">
        <w:r w:rsidR="00D8668B" w:rsidRPr="003A3ED4">
          <w:rPr>
            <w:rStyle w:val="Hipervnculo"/>
            <w:rFonts w:ascii="Arial" w:hAnsi="Arial" w:cs="Arial"/>
            <w:noProof/>
            <w:lang w:val="es-CO"/>
          </w:rPr>
          <w:t>5.2.4. Desarrollo</w:t>
        </w:r>
        <w:r w:rsidR="00D8668B">
          <w:rPr>
            <w:noProof/>
            <w:webHidden/>
          </w:rPr>
          <w:tab/>
        </w:r>
        <w:r>
          <w:rPr>
            <w:noProof/>
            <w:webHidden/>
          </w:rPr>
          <w:fldChar w:fldCharType="begin"/>
        </w:r>
        <w:r w:rsidR="00D8668B">
          <w:rPr>
            <w:noProof/>
            <w:webHidden/>
          </w:rPr>
          <w:instrText xml:space="preserve"> PAGEREF _Toc334451550 \h </w:instrText>
        </w:r>
        <w:r>
          <w:rPr>
            <w:noProof/>
            <w:webHidden/>
          </w:rPr>
        </w:r>
        <w:r>
          <w:rPr>
            <w:noProof/>
            <w:webHidden/>
          </w:rPr>
          <w:fldChar w:fldCharType="separate"/>
        </w:r>
        <w:r w:rsidR="00D8668B">
          <w:rPr>
            <w:noProof/>
            <w:webHidden/>
          </w:rPr>
          <w:t>27</w:t>
        </w:r>
        <w:r>
          <w:rPr>
            <w:noProof/>
            <w:webHidden/>
          </w:rPr>
          <w:fldChar w:fldCharType="end"/>
        </w:r>
      </w:hyperlink>
    </w:p>
    <w:p w:rsidR="00D8668B" w:rsidRDefault="007354D3">
      <w:pPr>
        <w:pStyle w:val="TDC4"/>
        <w:tabs>
          <w:tab w:val="right" w:leader="dot" w:pos="8261"/>
        </w:tabs>
        <w:rPr>
          <w:rFonts w:eastAsiaTheme="minorEastAsia"/>
          <w:noProof/>
          <w:lang w:val="es-CO" w:eastAsia="es-CO"/>
        </w:rPr>
      </w:pPr>
      <w:hyperlink w:anchor="_Toc334451551" w:history="1">
        <w:r w:rsidR="00D8668B" w:rsidRPr="003A3ED4">
          <w:rPr>
            <w:rStyle w:val="Hipervnculo"/>
            <w:rFonts w:ascii="Arial" w:hAnsi="Arial"/>
            <w:noProof/>
            <w:lang w:val="es-CO"/>
          </w:rPr>
          <w:t>5.2.4.1. Plan de Actividades de Trabajo</w:t>
        </w:r>
        <w:r w:rsidR="00D8668B">
          <w:rPr>
            <w:noProof/>
            <w:webHidden/>
          </w:rPr>
          <w:tab/>
        </w:r>
        <w:r>
          <w:rPr>
            <w:noProof/>
            <w:webHidden/>
          </w:rPr>
          <w:fldChar w:fldCharType="begin"/>
        </w:r>
        <w:r w:rsidR="00D8668B">
          <w:rPr>
            <w:noProof/>
            <w:webHidden/>
          </w:rPr>
          <w:instrText xml:space="preserve"> PAGEREF _Toc334451551 \h </w:instrText>
        </w:r>
        <w:r>
          <w:rPr>
            <w:noProof/>
            <w:webHidden/>
          </w:rPr>
        </w:r>
        <w:r>
          <w:rPr>
            <w:noProof/>
            <w:webHidden/>
          </w:rPr>
          <w:fldChar w:fldCharType="separate"/>
        </w:r>
        <w:r w:rsidR="00D8668B">
          <w:rPr>
            <w:noProof/>
            <w:webHidden/>
          </w:rPr>
          <w:t>27</w:t>
        </w:r>
        <w:r>
          <w:rPr>
            <w:noProof/>
            <w:webHidden/>
          </w:rPr>
          <w:fldChar w:fldCharType="end"/>
        </w:r>
      </w:hyperlink>
    </w:p>
    <w:p w:rsidR="00D8668B" w:rsidRDefault="007354D3">
      <w:pPr>
        <w:pStyle w:val="TDC4"/>
        <w:tabs>
          <w:tab w:val="right" w:leader="dot" w:pos="8261"/>
        </w:tabs>
        <w:rPr>
          <w:rFonts w:eastAsiaTheme="minorEastAsia"/>
          <w:noProof/>
          <w:lang w:val="es-CO" w:eastAsia="es-CO"/>
        </w:rPr>
      </w:pPr>
      <w:hyperlink w:anchor="_Toc334451552" w:history="1">
        <w:r w:rsidR="00D8668B" w:rsidRPr="003A3ED4">
          <w:rPr>
            <w:rStyle w:val="Hipervnculo"/>
            <w:rFonts w:ascii="Arial" w:hAnsi="Arial"/>
            <w:noProof/>
            <w:lang w:val="es-CO"/>
          </w:rPr>
          <w:t xml:space="preserve">5.2.4.2. </w:t>
        </w:r>
        <w:r w:rsidR="00D8668B" w:rsidRPr="003A3ED4">
          <w:rPr>
            <w:rStyle w:val="Hipervnculo"/>
            <w:rFonts w:ascii="Arial" w:hAnsi="Arial" w:cs="Arial"/>
            <w:noProof/>
            <w:lang w:val="es-CO"/>
          </w:rPr>
          <w:t>Asignación de Calendario</w:t>
        </w:r>
        <w:r w:rsidR="00D8668B">
          <w:rPr>
            <w:noProof/>
            <w:webHidden/>
          </w:rPr>
          <w:tab/>
        </w:r>
        <w:r>
          <w:rPr>
            <w:noProof/>
            <w:webHidden/>
          </w:rPr>
          <w:fldChar w:fldCharType="begin"/>
        </w:r>
        <w:r w:rsidR="00D8668B">
          <w:rPr>
            <w:noProof/>
            <w:webHidden/>
          </w:rPr>
          <w:instrText xml:space="preserve"> PAGEREF _Toc334451552 \h </w:instrText>
        </w:r>
        <w:r>
          <w:rPr>
            <w:noProof/>
            <w:webHidden/>
          </w:rPr>
        </w:r>
        <w:r>
          <w:rPr>
            <w:noProof/>
            <w:webHidden/>
          </w:rPr>
          <w:fldChar w:fldCharType="separate"/>
        </w:r>
        <w:r w:rsidR="00D8668B">
          <w:rPr>
            <w:noProof/>
            <w:webHidden/>
          </w:rPr>
          <w:t>27</w:t>
        </w:r>
        <w:r>
          <w:rPr>
            <w:noProof/>
            <w:webHidden/>
          </w:rPr>
          <w:fldChar w:fldCharType="end"/>
        </w:r>
      </w:hyperlink>
    </w:p>
    <w:p w:rsidR="00D8668B" w:rsidRDefault="007354D3">
      <w:pPr>
        <w:pStyle w:val="TDC4"/>
        <w:tabs>
          <w:tab w:val="right" w:leader="dot" w:pos="8261"/>
        </w:tabs>
        <w:rPr>
          <w:rFonts w:eastAsiaTheme="minorEastAsia"/>
          <w:noProof/>
          <w:lang w:val="es-CO" w:eastAsia="es-CO"/>
        </w:rPr>
      </w:pPr>
      <w:hyperlink w:anchor="_Toc334451553" w:history="1">
        <w:r w:rsidR="00D8668B" w:rsidRPr="003A3ED4">
          <w:rPr>
            <w:rStyle w:val="Hipervnculo"/>
            <w:rFonts w:ascii="Arial" w:hAnsi="Arial"/>
            <w:noProof/>
            <w:lang w:val="es-CO"/>
          </w:rPr>
          <w:t xml:space="preserve">5.2.4.3. </w:t>
        </w:r>
        <w:r w:rsidR="00D8668B" w:rsidRPr="003A3ED4">
          <w:rPr>
            <w:rStyle w:val="Hipervnculo"/>
            <w:rFonts w:ascii="Arial" w:hAnsi="Arial" w:cs="Arial"/>
            <w:noProof/>
            <w:lang w:val="es-CO"/>
          </w:rPr>
          <w:t>Asignación de Recursos</w:t>
        </w:r>
        <w:r w:rsidR="00D8668B">
          <w:rPr>
            <w:noProof/>
            <w:webHidden/>
          </w:rPr>
          <w:tab/>
        </w:r>
        <w:r>
          <w:rPr>
            <w:noProof/>
            <w:webHidden/>
          </w:rPr>
          <w:fldChar w:fldCharType="begin"/>
        </w:r>
        <w:r w:rsidR="00D8668B">
          <w:rPr>
            <w:noProof/>
            <w:webHidden/>
          </w:rPr>
          <w:instrText xml:space="preserve"> PAGEREF _Toc334451553 \h </w:instrText>
        </w:r>
        <w:r>
          <w:rPr>
            <w:noProof/>
            <w:webHidden/>
          </w:rPr>
        </w:r>
        <w:r>
          <w:rPr>
            <w:noProof/>
            <w:webHidden/>
          </w:rPr>
          <w:fldChar w:fldCharType="separate"/>
        </w:r>
        <w:r w:rsidR="00D8668B">
          <w:rPr>
            <w:noProof/>
            <w:webHidden/>
          </w:rPr>
          <w:t>27</w:t>
        </w:r>
        <w:r>
          <w:rPr>
            <w:noProof/>
            <w:webHidden/>
          </w:rPr>
          <w:fldChar w:fldCharType="end"/>
        </w:r>
      </w:hyperlink>
    </w:p>
    <w:p w:rsidR="00D8668B" w:rsidRDefault="007354D3">
      <w:pPr>
        <w:pStyle w:val="TDC3"/>
        <w:tabs>
          <w:tab w:val="right" w:leader="dot" w:pos="8261"/>
        </w:tabs>
        <w:rPr>
          <w:rFonts w:eastAsiaTheme="minorEastAsia"/>
          <w:noProof/>
          <w:lang w:val="es-CO" w:eastAsia="es-CO"/>
        </w:rPr>
      </w:pPr>
      <w:hyperlink w:anchor="_Toc334451554" w:history="1">
        <w:r w:rsidR="00D8668B" w:rsidRPr="003A3ED4">
          <w:rPr>
            <w:rStyle w:val="Hipervnculo"/>
            <w:rFonts w:ascii="Arial" w:hAnsi="Arial" w:cs="Arial"/>
            <w:noProof/>
            <w:lang w:val="es-CO"/>
          </w:rPr>
          <w:t>5.2.5. Recursos</w:t>
        </w:r>
        <w:r w:rsidR="00D8668B">
          <w:rPr>
            <w:noProof/>
            <w:webHidden/>
          </w:rPr>
          <w:tab/>
        </w:r>
        <w:r>
          <w:rPr>
            <w:noProof/>
            <w:webHidden/>
          </w:rPr>
          <w:fldChar w:fldCharType="begin"/>
        </w:r>
        <w:r w:rsidR="00D8668B">
          <w:rPr>
            <w:noProof/>
            <w:webHidden/>
          </w:rPr>
          <w:instrText xml:space="preserve"> PAGEREF _Toc334451554 \h </w:instrText>
        </w:r>
        <w:r>
          <w:rPr>
            <w:noProof/>
            <w:webHidden/>
          </w:rPr>
        </w:r>
        <w:r>
          <w:rPr>
            <w:noProof/>
            <w:webHidden/>
          </w:rPr>
          <w:fldChar w:fldCharType="separate"/>
        </w:r>
        <w:r w:rsidR="00D8668B">
          <w:rPr>
            <w:noProof/>
            <w:webHidden/>
          </w:rPr>
          <w:t>27</w:t>
        </w:r>
        <w:r>
          <w:rPr>
            <w:noProof/>
            <w:webHidden/>
          </w:rPr>
          <w:fldChar w:fldCharType="end"/>
        </w:r>
      </w:hyperlink>
    </w:p>
    <w:p w:rsidR="00D8668B" w:rsidRDefault="007354D3">
      <w:pPr>
        <w:pStyle w:val="TDC3"/>
        <w:tabs>
          <w:tab w:val="right" w:leader="dot" w:pos="8261"/>
        </w:tabs>
        <w:rPr>
          <w:rFonts w:eastAsiaTheme="minorEastAsia"/>
          <w:noProof/>
          <w:lang w:val="es-CO" w:eastAsia="es-CO"/>
        </w:rPr>
      </w:pPr>
      <w:hyperlink w:anchor="_Toc334451555" w:history="1">
        <w:r w:rsidR="00D8668B" w:rsidRPr="003A3ED4">
          <w:rPr>
            <w:rStyle w:val="Hipervnculo"/>
            <w:rFonts w:ascii="Arial" w:hAnsi="Arial" w:cs="Arial"/>
            <w:noProof/>
            <w:lang w:val="es-CO"/>
          </w:rPr>
          <w:t>5.2.6. Productos de trabajo</w:t>
        </w:r>
        <w:r w:rsidR="00D8668B">
          <w:rPr>
            <w:noProof/>
            <w:webHidden/>
          </w:rPr>
          <w:tab/>
        </w:r>
        <w:r>
          <w:rPr>
            <w:noProof/>
            <w:webHidden/>
          </w:rPr>
          <w:fldChar w:fldCharType="begin"/>
        </w:r>
        <w:r w:rsidR="00D8668B">
          <w:rPr>
            <w:noProof/>
            <w:webHidden/>
          </w:rPr>
          <w:instrText xml:space="preserve"> PAGEREF _Toc334451555 \h </w:instrText>
        </w:r>
        <w:r>
          <w:rPr>
            <w:noProof/>
            <w:webHidden/>
          </w:rPr>
        </w:r>
        <w:r>
          <w:rPr>
            <w:noProof/>
            <w:webHidden/>
          </w:rPr>
          <w:fldChar w:fldCharType="separate"/>
        </w:r>
        <w:r w:rsidR="00D8668B">
          <w:rPr>
            <w:noProof/>
            <w:webHidden/>
          </w:rPr>
          <w:t>27</w:t>
        </w:r>
        <w:r>
          <w:rPr>
            <w:noProof/>
            <w:webHidden/>
          </w:rPr>
          <w:fldChar w:fldCharType="end"/>
        </w:r>
      </w:hyperlink>
    </w:p>
    <w:p w:rsidR="00D8668B" w:rsidRDefault="007354D3">
      <w:pPr>
        <w:pStyle w:val="TDC1"/>
        <w:tabs>
          <w:tab w:val="right" w:leader="dot" w:pos="8261"/>
        </w:tabs>
        <w:rPr>
          <w:rFonts w:eastAsiaTheme="minorEastAsia"/>
          <w:noProof/>
          <w:lang w:val="es-CO" w:eastAsia="es-CO"/>
        </w:rPr>
      </w:pPr>
      <w:hyperlink w:anchor="_Toc334451556" w:history="1">
        <w:r w:rsidR="00D8668B" w:rsidRPr="003A3ED4">
          <w:rPr>
            <w:rStyle w:val="Hipervnculo"/>
            <w:rFonts w:ascii="Arial" w:hAnsi="Arial"/>
            <w:noProof/>
            <w:lang w:val="es-CO"/>
          </w:rPr>
          <w:t>6. Project assessment and control</w:t>
        </w:r>
        <w:r w:rsidR="00D8668B">
          <w:rPr>
            <w:noProof/>
            <w:webHidden/>
          </w:rPr>
          <w:tab/>
        </w:r>
        <w:r>
          <w:rPr>
            <w:noProof/>
            <w:webHidden/>
          </w:rPr>
          <w:fldChar w:fldCharType="begin"/>
        </w:r>
        <w:r w:rsidR="00D8668B">
          <w:rPr>
            <w:noProof/>
            <w:webHidden/>
          </w:rPr>
          <w:instrText xml:space="preserve"> PAGEREF _Toc334451556 \h </w:instrText>
        </w:r>
        <w:r>
          <w:rPr>
            <w:noProof/>
            <w:webHidden/>
          </w:rPr>
        </w:r>
        <w:r>
          <w:rPr>
            <w:noProof/>
            <w:webHidden/>
          </w:rPr>
          <w:fldChar w:fldCharType="separate"/>
        </w:r>
        <w:r w:rsidR="00D8668B">
          <w:rPr>
            <w:noProof/>
            <w:webHidden/>
          </w:rPr>
          <w:t>28</w:t>
        </w:r>
        <w:r>
          <w:rPr>
            <w:noProof/>
            <w:webHidden/>
          </w:rPr>
          <w:fldChar w:fldCharType="end"/>
        </w:r>
      </w:hyperlink>
    </w:p>
    <w:p w:rsidR="00D8668B" w:rsidRDefault="007354D3">
      <w:pPr>
        <w:pStyle w:val="TDC2"/>
        <w:tabs>
          <w:tab w:val="right" w:leader="dot" w:pos="8261"/>
        </w:tabs>
        <w:rPr>
          <w:rFonts w:eastAsiaTheme="minorEastAsia"/>
          <w:noProof/>
          <w:lang w:val="es-CO" w:eastAsia="es-CO"/>
        </w:rPr>
      </w:pPr>
      <w:hyperlink w:anchor="_Toc334451557" w:history="1">
        <w:r w:rsidR="00D8668B" w:rsidRPr="003A3ED4">
          <w:rPr>
            <w:rStyle w:val="Hipervnculo"/>
            <w:rFonts w:ascii="Arial" w:hAnsi="Arial" w:cs="Arial"/>
            <w:noProof/>
            <w:lang w:val="es-CO"/>
          </w:rPr>
          <w:t>6.1 Plan de Gerencia de Requerimientos</w:t>
        </w:r>
        <w:r w:rsidR="00D8668B">
          <w:rPr>
            <w:noProof/>
            <w:webHidden/>
          </w:rPr>
          <w:tab/>
        </w:r>
        <w:r>
          <w:rPr>
            <w:noProof/>
            <w:webHidden/>
          </w:rPr>
          <w:fldChar w:fldCharType="begin"/>
        </w:r>
        <w:r w:rsidR="00D8668B">
          <w:rPr>
            <w:noProof/>
            <w:webHidden/>
          </w:rPr>
          <w:instrText xml:space="preserve"> PAGEREF _Toc334451557 \h </w:instrText>
        </w:r>
        <w:r>
          <w:rPr>
            <w:noProof/>
            <w:webHidden/>
          </w:rPr>
        </w:r>
        <w:r>
          <w:rPr>
            <w:noProof/>
            <w:webHidden/>
          </w:rPr>
          <w:fldChar w:fldCharType="separate"/>
        </w:r>
        <w:r w:rsidR="00D8668B">
          <w:rPr>
            <w:noProof/>
            <w:webHidden/>
          </w:rPr>
          <w:t>28</w:t>
        </w:r>
        <w:r>
          <w:rPr>
            <w:noProof/>
            <w:webHidden/>
          </w:rPr>
          <w:fldChar w:fldCharType="end"/>
        </w:r>
      </w:hyperlink>
    </w:p>
    <w:p w:rsidR="00D8668B" w:rsidRDefault="007354D3">
      <w:pPr>
        <w:pStyle w:val="TDC2"/>
        <w:tabs>
          <w:tab w:val="right" w:leader="dot" w:pos="8261"/>
        </w:tabs>
        <w:rPr>
          <w:rFonts w:eastAsiaTheme="minorEastAsia"/>
          <w:noProof/>
          <w:lang w:val="es-CO" w:eastAsia="es-CO"/>
        </w:rPr>
      </w:pPr>
      <w:hyperlink w:anchor="_Toc334451558" w:history="1">
        <w:r w:rsidR="00D8668B" w:rsidRPr="003A3ED4">
          <w:rPr>
            <w:rStyle w:val="Hipervnculo"/>
            <w:rFonts w:ascii="Arial" w:hAnsi="Arial"/>
            <w:noProof/>
            <w:lang w:val="es-CO"/>
          </w:rPr>
          <w:t xml:space="preserve">6.2 </w:t>
        </w:r>
        <w:r w:rsidR="00D8668B" w:rsidRPr="003A3ED4">
          <w:rPr>
            <w:rStyle w:val="Hipervnculo"/>
            <w:rFonts w:ascii="Arial" w:hAnsi="Arial" w:cs="Arial"/>
            <w:noProof/>
            <w:lang w:val="es-CO"/>
          </w:rPr>
          <w:t>Alcance del plan de</w:t>
        </w:r>
        <w:r w:rsidR="00D8668B" w:rsidRPr="003A3ED4">
          <w:rPr>
            <w:rStyle w:val="Hipervnculo"/>
            <w:rFonts w:ascii="Arial" w:hAnsi="Arial"/>
            <w:noProof/>
            <w:lang w:val="es-CO"/>
          </w:rPr>
          <w:t xml:space="preserve"> control </w:t>
        </w:r>
        <w:r w:rsidR="00D8668B" w:rsidRPr="003A3ED4">
          <w:rPr>
            <w:rStyle w:val="Hipervnculo"/>
            <w:rFonts w:ascii="Arial" w:hAnsi="Arial" w:cs="Arial"/>
            <w:noProof/>
            <w:lang w:val="es-CO"/>
          </w:rPr>
          <w:t>de Cambios</w:t>
        </w:r>
        <w:r w:rsidR="00D8668B">
          <w:rPr>
            <w:noProof/>
            <w:webHidden/>
          </w:rPr>
          <w:tab/>
        </w:r>
        <w:r>
          <w:rPr>
            <w:noProof/>
            <w:webHidden/>
          </w:rPr>
          <w:fldChar w:fldCharType="begin"/>
        </w:r>
        <w:r w:rsidR="00D8668B">
          <w:rPr>
            <w:noProof/>
            <w:webHidden/>
          </w:rPr>
          <w:instrText xml:space="preserve"> PAGEREF _Toc334451558 \h </w:instrText>
        </w:r>
        <w:r>
          <w:rPr>
            <w:noProof/>
            <w:webHidden/>
          </w:rPr>
        </w:r>
        <w:r>
          <w:rPr>
            <w:noProof/>
            <w:webHidden/>
          </w:rPr>
          <w:fldChar w:fldCharType="separate"/>
        </w:r>
        <w:r w:rsidR="00D8668B">
          <w:rPr>
            <w:noProof/>
            <w:webHidden/>
          </w:rPr>
          <w:t>28</w:t>
        </w:r>
        <w:r>
          <w:rPr>
            <w:noProof/>
            <w:webHidden/>
          </w:rPr>
          <w:fldChar w:fldCharType="end"/>
        </w:r>
      </w:hyperlink>
    </w:p>
    <w:p w:rsidR="00D8668B" w:rsidRDefault="007354D3">
      <w:pPr>
        <w:pStyle w:val="TDC2"/>
        <w:tabs>
          <w:tab w:val="right" w:leader="dot" w:pos="8261"/>
        </w:tabs>
        <w:rPr>
          <w:rFonts w:eastAsiaTheme="minorEastAsia"/>
          <w:noProof/>
          <w:lang w:val="es-CO" w:eastAsia="es-CO"/>
        </w:rPr>
      </w:pPr>
      <w:hyperlink w:anchor="_Toc334451559" w:history="1">
        <w:r w:rsidR="00D8668B" w:rsidRPr="003A3ED4">
          <w:rPr>
            <w:rStyle w:val="Hipervnculo"/>
            <w:rFonts w:ascii="Arial" w:hAnsi="Arial"/>
            <w:noProof/>
            <w:lang w:val="es-CO"/>
          </w:rPr>
          <w:t xml:space="preserve">6.3 </w:t>
        </w:r>
        <w:r w:rsidR="00D8668B" w:rsidRPr="003A3ED4">
          <w:rPr>
            <w:rStyle w:val="Hipervnculo"/>
            <w:rFonts w:ascii="Arial" w:hAnsi="Arial" w:cs="Arial"/>
            <w:noProof/>
            <w:lang w:val="es-CO"/>
          </w:rPr>
          <w:t>Plan de</w:t>
        </w:r>
        <w:r w:rsidR="00D8668B" w:rsidRPr="003A3ED4">
          <w:rPr>
            <w:rStyle w:val="Hipervnculo"/>
            <w:rFonts w:ascii="Arial" w:hAnsi="Arial"/>
            <w:noProof/>
            <w:lang w:val="es-CO"/>
          </w:rPr>
          <w:t xml:space="preserve"> control </w:t>
        </w:r>
        <w:r w:rsidR="00D8668B" w:rsidRPr="003A3ED4">
          <w:rPr>
            <w:rStyle w:val="Hipervnculo"/>
            <w:rFonts w:ascii="Arial" w:hAnsi="Arial" w:cs="Arial"/>
            <w:noProof/>
            <w:lang w:val="es-CO"/>
          </w:rPr>
          <w:t>de Calendario</w:t>
        </w:r>
        <w:r w:rsidR="00D8668B">
          <w:rPr>
            <w:noProof/>
            <w:webHidden/>
          </w:rPr>
          <w:tab/>
        </w:r>
        <w:r>
          <w:rPr>
            <w:noProof/>
            <w:webHidden/>
          </w:rPr>
          <w:fldChar w:fldCharType="begin"/>
        </w:r>
        <w:r w:rsidR="00D8668B">
          <w:rPr>
            <w:noProof/>
            <w:webHidden/>
          </w:rPr>
          <w:instrText xml:space="preserve"> PAGEREF _Toc334451559 \h </w:instrText>
        </w:r>
        <w:r>
          <w:rPr>
            <w:noProof/>
            <w:webHidden/>
          </w:rPr>
        </w:r>
        <w:r>
          <w:rPr>
            <w:noProof/>
            <w:webHidden/>
          </w:rPr>
          <w:fldChar w:fldCharType="separate"/>
        </w:r>
        <w:r w:rsidR="00D8668B">
          <w:rPr>
            <w:noProof/>
            <w:webHidden/>
          </w:rPr>
          <w:t>28</w:t>
        </w:r>
        <w:r>
          <w:rPr>
            <w:noProof/>
            <w:webHidden/>
          </w:rPr>
          <w:fldChar w:fldCharType="end"/>
        </w:r>
      </w:hyperlink>
    </w:p>
    <w:p w:rsidR="00D8668B" w:rsidRDefault="007354D3">
      <w:pPr>
        <w:pStyle w:val="TDC2"/>
        <w:tabs>
          <w:tab w:val="right" w:leader="dot" w:pos="8261"/>
        </w:tabs>
        <w:rPr>
          <w:rFonts w:eastAsiaTheme="minorEastAsia"/>
          <w:noProof/>
          <w:lang w:val="es-CO" w:eastAsia="es-CO"/>
        </w:rPr>
      </w:pPr>
      <w:hyperlink w:anchor="_Toc334451560" w:history="1">
        <w:r w:rsidR="00D8668B" w:rsidRPr="003A3ED4">
          <w:rPr>
            <w:rStyle w:val="Hipervnculo"/>
            <w:rFonts w:ascii="Arial" w:hAnsi="Arial" w:cs="Arial"/>
            <w:noProof/>
            <w:lang w:val="es-CO"/>
          </w:rPr>
          <w:t>6.4 Plan de Control del Presupuesto</w:t>
        </w:r>
        <w:r w:rsidR="00D8668B">
          <w:rPr>
            <w:noProof/>
            <w:webHidden/>
          </w:rPr>
          <w:tab/>
        </w:r>
        <w:r>
          <w:rPr>
            <w:noProof/>
            <w:webHidden/>
          </w:rPr>
          <w:fldChar w:fldCharType="begin"/>
        </w:r>
        <w:r w:rsidR="00D8668B">
          <w:rPr>
            <w:noProof/>
            <w:webHidden/>
          </w:rPr>
          <w:instrText xml:space="preserve"> PAGEREF _Toc334451560 \h </w:instrText>
        </w:r>
        <w:r>
          <w:rPr>
            <w:noProof/>
            <w:webHidden/>
          </w:rPr>
        </w:r>
        <w:r>
          <w:rPr>
            <w:noProof/>
            <w:webHidden/>
          </w:rPr>
          <w:fldChar w:fldCharType="separate"/>
        </w:r>
        <w:r w:rsidR="00D8668B">
          <w:rPr>
            <w:noProof/>
            <w:webHidden/>
          </w:rPr>
          <w:t>28</w:t>
        </w:r>
        <w:r>
          <w:rPr>
            <w:noProof/>
            <w:webHidden/>
          </w:rPr>
          <w:fldChar w:fldCharType="end"/>
        </w:r>
      </w:hyperlink>
    </w:p>
    <w:p w:rsidR="00D8668B" w:rsidRDefault="007354D3">
      <w:pPr>
        <w:pStyle w:val="TDC2"/>
        <w:tabs>
          <w:tab w:val="right" w:leader="dot" w:pos="8261"/>
        </w:tabs>
        <w:rPr>
          <w:rFonts w:eastAsiaTheme="minorEastAsia"/>
          <w:noProof/>
          <w:lang w:val="es-CO" w:eastAsia="es-CO"/>
        </w:rPr>
      </w:pPr>
      <w:hyperlink w:anchor="_Toc334451561" w:history="1">
        <w:r w:rsidR="00D8668B" w:rsidRPr="003A3ED4">
          <w:rPr>
            <w:rStyle w:val="Hipervnculo"/>
            <w:rFonts w:ascii="Arial" w:hAnsi="Arial" w:cs="Arial"/>
            <w:noProof/>
            <w:lang w:val="es-CO"/>
          </w:rPr>
          <w:t>6.5 Plan de Aseguramiento de Calidad</w:t>
        </w:r>
        <w:r w:rsidR="00D8668B">
          <w:rPr>
            <w:noProof/>
            <w:webHidden/>
          </w:rPr>
          <w:tab/>
        </w:r>
        <w:r>
          <w:rPr>
            <w:noProof/>
            <w:webHidden/>
          </w:rPr>
          <w:fldChar w:fldCharType="begin"/>
        </w:r>
        <w:r w:rsidR="00D8668B">
          <w:rPr>
            <w:noProof/>
            <w:webHidden/>
          </w:rPr>
          <w:instrText xml:space="preserve"> PAGEREF _Toc334451561 \h </w:instrText>
        </w:r>
        <w:r>
          <w:rPr>
            <w:noProof/>
            <w:webHidden/>
          </w:rPr>
        </w:r>
        <w:r>
          <w:rPr>
            <w:noProof/>
            <w:webHidden/>
          </w:rPr>
          <w:fldChar w:fldCharType="separate"/>
        </w:r>
        <w:r w:rsidR="00D8668B">
          <w:rPr>
            <w:noProof/>
            <w:webHidden/>
          </w:rPr>
          <w:t>28</w:t>
        </w:r>
        <w:r>
          <w:rPr>
            <w:noProof/>
            <w:webHidden/>
          </w:rPr>
          <w:fldChar w:fldCharType="end"/>
        </w:r>
      </w:hyperlink>
    </w:p>
    <w:p w:rsidR="00D8668B" w:rsidRDefault="007354D3">
      <w:pPr>
        <w:pStyle w:val="TDC2"/>
        <w:tabs>
          <w:tab w:val="right" w:leader="dot" w:pos="8261"/>
        </w:tabs>
        <w:rPr>
          <w:rFonts w:eastAsiaTheme="minorEastAsia"/>
          <w:noProof/>
          <w:lang w:val="es-CO" w:eastAsia="es-CO"/>
        </w:rPr>
      </w:pPr>
      <w:hyperlink w:anchor="_Toc334451562" w:history="1">
        <w:r w:rsidR="00D8668B" w:rsidRPr="003A3ED4">
          <w:rPr>
            <w:rStyle w:val="Hipervnculo"/>
            <w:rFonts w:ascii="Arial" w:hAnsi="Arial"/>
            <w:noProof/>
            <w:lang w:val="es-CO"/>
          </w:rPr>
          <w:t xml:space="preserve">6.7 </w:t>
        </w:r>
        <w:r w:rsidR="00D8668B" w:rsidRPr="003A3ED4">
          <w:rPr>
            <w:rStyle w:val="Hipervnculo"/>
            <w:rFonts w:ascii="Arial" w:hAnsi="Arial" w:cs="Arial"/>
            <w:noProof/>
            <w:lang w:val="es-CO"/>
          </w:rPr>
          <w:t>Plan de Cierre del Proyecto</w:t>
        </w:r>
        <w:r w:rsidR="00D8668B">
          <w:rPr>
            <w:noProof/>
            <w:webHidden/>
          </w:rPr>
          <w:tab/>
        </w:r>
        <w:r>
          <w:rPr>
            <w:noProof/>
            <w:webHidden/>
          </w:rPr>
          <w:fldChar w:fldCharType="begin"/>
        </w:r>
        <w:r w:rsidR="00D8668B">
          <w:rPr>
            <w:noProof/>
            <w:webHidden/>
          </w:rPr>
          <w:instrText xml:space="preserve"> PAGEREF _Toc334451562 \h </w:instrText>
        </w:r>
        <w:r>
          <w:rPr>
            <w:noProof/>
            <w:webHidden/>
          </w:rPr>
        </w:r>
        <w:r>
          <w:rPr>
            <w:noProof/>
            <w:webHidden/>
          </w:rPr>
          <w:fldChar w:fldCharType="separate"/>
        </w:r>
        <w:r w:rsidR="00D8668B">
          <w:rPr>
            <w:noProof/>
            <w:webHidden/>
          </w:rPr>
          <w:t>28</w:t>
        </w:r>
        <w:r>
          <w:rPr>
            <w:noProof/>
            <w:webHidden/>
          </w:rPr>
          <w:fldChar w:fldCharType="end"/>
        </w:r>
      </w:hyperlink>
    </w:p>
    <w:p w:rsidR="00D8668B" w:rsidRDefault="007354D3">
      <w:pPr>
        <w:pStyle w:val="TDC1"/>
        <w:tabs>
          <w:tab w:val="right" w:leader="dot" w:pos="8261"/>
        </w:tabs>
        <w:rPr>
          <w:rFonts w:eastAsiaTheme="minorEastAsia"/>
          <w:noProof/>
          <w:lang w:val="es-CO" w:eastAsia="es-CO"/>
        </w:rPr>
      </w:pPr>
      <w:hyperlink w:anchor="_Toc334451563" w:history="1">
        <w:r w:rsidR="00D8668B" w:rsidRPr="003A3ED4">
          <w:rPr>
            <w:rStyle w:val="Hipervnculo"/>
            <w:rFonts w:ascii="Arial" w:hAnsi="Arial"/>
            <w:noProof/>
            <w:lang w:val="es-CO"/>
          </w:rPr>
          <w:t>7. Entrega del Producto</w:t>
        </w:r>
        <w:r w:rsidR="00D8668B">
          <w:rPr>
            <w:noProof/>
            <w:webHidden/>
          </w:rPr>
          <w:tab/>
        </w:r>
        <w:r>
          <w:rPr>
            <w:noProof/>
            <w:webHidden/>
          </w:rPr>
          <w:fldChar w:fldCharType="begin"/>
        </w:r>
        <w:r w:rsidR="00D8668B">
          <w:rPr>
            <w:noProof/>
            <w:webHidden/>
          </w:rPr>
          <w:instrText xml:space="preserve"> PAGEREF _Toc334451563 \h </w:instrText>
        </w:r>
        <w:r>
          <w:rPr>
            <w:noProof/>
            <w:webHidden/>
          </w:rPr>
        </w:r>
        <w:r>
          <w:rPr>
            <w:noProof/>
            <w:webHidden/>
          </w:rPr>
          <w:fldChar w:fldCharType="separate"/>
        </w:r>
        <w:r w:rsidR="00D8668B">
          <w:rPr>
            <w:noProof/>
            <w:webHidden/>
          </w:rPr>
          <w:t>28</w:t>
        </w:r>
        <w:r>
          <w:rPr>
            <w:noProof/>
            <w:webHidden/>
          </w:rPr>
          <w:fldChar w:fldCharType="end"/>
        </w:r>
      </w:hyperlink>
    </w:p>
    <w:p w:rsidR="00D8668B" w:rsidRDefault="007354D3">
      <w:pPr>
        <w:pStyle w:val="TDC1"/>
        <w:tabs>
          <w:tab w:val="right" w:leader="dot" w:pos="8261"/>
        </w:tabs>
        <w:rPr>
          <w:rFonts w:eastAsiaTheme="minorEastAsia"/>
          <w:noProof/>
          <w:lang w:val="es-CO" w:eastAsia="es-CO"/>
        </w:rPr>
      </w:pPr>
      <w:hyperlink w:anchor="_Toc334451564" w:history="1">
        <w:r w:rsidR="00D8668B" w:rsidRPr="003A3ED4">
          <w:rPr>
            <w:rStyle w:val="Hipervnculo"/>
            <w:rFonts w:ascii="Arial" w:hAnsi="Arial"/>
            <w:noProof/>
            <w:lang w:val="en-US"/>
          </w:rPr>
          <w:t>8. Supporting process plans</w:t>
        </w:r>
        <w:r w:rsidR="00D8668B">
          <w:rPr>
            <w:noProof/>
            <w:webHidden/>
          </w:rPr>
          <w:tab/>
        </w:r>
        <w:r>
          <w:rPr>
            <w:noProof/>
            <w:webHidden/>
          </w:rPr>
          <w:fldChar w:fldCharType="begin"/>
        </w:r>
        <w:r w:rsidR="00D8668B">
          <w:rPr>
            <w:noProof/>
            <w:webHidden/>
          </w:rPr>
          <w:instrText xml:space="preserve"> PAGEREF _Toc334451564 \h </w:instrText>
        </w:r>
        <w:r>
          <w:rPr>
            <w:noProof/>
            <w:webHidden/>
          </w:rPr>
        </w:r>
        <w:r>
          <w:rPr>
            <w:noProof/>
            <w:webHidden/>
          </w:rPr>
          <w:fldChar w:fldCharType="separate"/>
        </w:r>
        <w:r w:rsidR="00D8668B">
          <w:rPr>
            <w:noProof/>
            <w:webHidden/>
          </w:rPr>
          <w:t>29</w:t>
        </w:r>
        <w:r>
          <w:rPr>
            <w:noProof/>
            <w:webHidden/>
          </w:rPr>
          <w:fldChar w:fldCharType="end"/>
        </w:r>
      </w:hyperlink>
    </w:p>
    <w:p w:rsidR="00D8668B" w:rsidRDefault="007354D3">
      <w:pPr>
        <w:pStyle w:val="TDC2"/>
        <w:tabs>
          <w:tab w:val="right" w:leader="dot" w:pos="8261"/>
        </w:tabs>
        <w:rPr>
          <w:rFonts w:eastAsiaTheme="minorEastAsia"/>
          <w:noProof/>
          <w:lang w:val="es-CO" w:eastAsia="es-CO"/>
        </w:rPr>
      </w:pPr>
      <w:hyperlink w:anchor="_Toc334451565" w:history="1">
        <w:r w:rsidR="00D8668B" w:rsidRPr="003A3ED4">
          <w:rPr>
            <w:rStyle w:val="Hipervnculo"/>
            <w:rFonts w:ascii="Arial" w:hAnsi="Arial" w:cs="Arial"/>
            <w:noProof/>
            <w:lang w:val="en-US"/>
          </w:rPr>
          <w:t>8.1 Project supervision and work environment</w:t>
        </w:r>
        <w:r w:rsidR="00D8668B">
          <w:rPr>
            <w:noProof/>
            <w:webHidden/>
          </w:rPr>
          <w:tab/>
        </w:r>
        <w:r>
          <w:rPr>
            <w:noProof/>
            <w:webHidden/>
          </w:rPr>
          <w:fldChar w:fldCharType="begin"/>
        </w:r>
        <w:r w:rsidR="00D8668B">
          <w:rPr>
            <w:noProof/>
            <w:webHidden/>
          </w:rPr>
          <w:instrText xml:space="preserve"> PAGEREF _Toc334451565 \h </w:instrText>
        </w:r>
        <w:r>
          <w:rPr>
            <w:noProof/>
            <w:webHidden/>
          </w:rPr>
        </w:r>
        <w:r>
          <w:rPr>
            <w:noProof/>
            <w:webHidden/>
          </w:rPr>
          <w:fldChar w:fldCharType="separate"/>
        </w:r>
        <w:r w:rsidR="00D8668B">
          <w:rPr>
            <w:noProof/>
            <w:webHidden/>
          </w:rPr>
          <w:t>29</w:t>
        </w:r>
        <w:r>
          <w:rPr>
            <w:noProof/>
            <w:webHidden/>
          </w:rPr>
          <w:fldChar w:fldCharType="end"/>
        </w:r>
      </w:hyperlink>
    </w:p>
    <w:p w:rsidR="00D8668B" w:rsidRDefault="007354D3">
      <w:pPr>
        <w:pStyle w:val="TDC2"/>
        <w:tabs>
          <w:tab w:val="right" w:leader="dot" w:pos="8261"/>
        </w:tabs>
        <w:rPr>
          <w:rFonts w:eastAsiaTheme="minorEastAsia"/>
          <w:noProof/>
          <w:lang w:val="es-CO" w:eastAsia="es-CO"/>
        </w:rPr>
      </w:pPr>
      <w:hyperlink w:anchor="_Toc334451566" w:history="1">
        <w:r w:rsidR="00D8668B" w:rsidRPr="003A3ED4">
          <w:rPr>
            <w:rStyle w:val="Hipervnculo"/>
            <w:rFonts w:ascii="Arial" w:hAnsi="Arial"/>
            <w:noProof/>
            <w:lang w:val="es-CO"/>
          </w:rPr>
          <w:t>8.2 Decision Management</w:t>
        </w:r>
        <w:r w:rsidR="00D8668B">
          <w:rPr>
            <w:noProof/>
            <w:webHidden/>
          </w:rPr>
          <w:tab/>
        </w:r>
        <w:r>
          <w:rPr>
            <w:noProof/>
            <w:webHidden/>
          </w:rPr>
          <w:fldChar w:fldCharType="begin"/>
        </w:r>
        <w:r w:rsidR="00D8668B">
          <w:rPr>
            <w:noProof/>
            <w:webHidden/>
          </w:rPr>
          <w:instrText xml:space="preserve"> PAGEREF _Toc334451566 \h </w:instrText>
        </w:r>
        <w:r>
          <w:rPr>
            <w:noProof/>
            <w:webHidden/>
          </w:rPr>
        </w:r>
        <w:r>
          <w:rPr>
            <w:noProof/>
            <w:webHidden/>
          </w:rPr>
          <w:fldChar w:fldCharType="separate"/>
        </w:r>
        <w:r w:rsidR="00D8668B">
          <w:rPr>
            <w:noProof/>
            <w:webHidden/>
          </w:rPr>
          <w:t>29</w:t>
        </w:r>
        <w:r>
          <w:rPr>
            <w:noProof/>
            <w:webHidden/>
          </w:rPr>
          <w:fldChar w:fldCharType="end"/>
        </w:r>
      </w:hyperlink>
    </w:p>
    <w:p w:rsidR="00D8668B" w:rsidRDefault="007354D3">
      <w:pPr>
        <w:pStyle w:val="TDC2"/>
        <w:tabs>
          <w:tab w:val="right" w:leader="dot" w:pos="8261"/>
        </w:tabs>
        <w:rPr>
          <w:rFonts w:eastAsiaTheme="minorEastAsia"/>
          <w:noProof/>
          <w:lang w:val="es-CO" w:eastAsia="es-CO"/>
        </w:rPr>
      </w:pPr>
      <w:hyperlink w:anchor="_Toc334451567" w:history="1">
        <w:r w:rsidR="00D8668B" w:rsidRPr="003A3ED4">
          <w:rPr>
            <w:rStyle w:val="Hipervnculo"/>
            <w:rFonts w:ascii="Arial" w:hAnsi="Arial" w:cs="Arial"/>
            <w:noProof/>
          </w:rPr>
          <w:t>8.4 Plan de la administración de la configuración:</w:t>
        </w:r>
        <w:r w:rsidR="00D8668B">
          <w:rPr>
            <w:noProof/>
            <w:webHidden/>
          </w:rPr>
          <w:tab/>
        </w:r>
        <w:r>
          <w:rPr>
            <w:noProof/>
            <w:webHidden/>
          </w:rPr>
          <w:fldChar w:fldCharType="begin"/>
        </w:r>
        <w:r w:rsidR="00D8668B">
          <w:rPr>
            <w:noProof/>
            <w:webHidden/>
          </w:rPr>
          <w:instrText xml:space="preserve"> PAGEREF _Toc334451567 \h </w:instrText>
        </w:r>
        <w:r>
          <w:rPr>
            <w:noProof/>
            <w:webHidden/>
          </w:rPr>
        </w:r>
        <w:r>
          <w:rPr>
            <w:noProof/>
            <w:webHidden/>
          </w:rPr>
          <w:fldChar w:fldCharType="separate"/>
        </w:r>
        <w:r w:rsidR="00D8668B">
          <w:rPr>
            <w:noProof/>
            <w:webHidden/>
          </w:rPr>
          <w:t>30</w:t>
        </w:r>
        <w:r>
          <w:rPr>
            <w:noProof/>
            <w:webHidden/>
          </w:rPr>
          <w:fldChar w:fldCharType="end"/>
        </w:r>
      </w:hyperlink>
    </w:p>
    <w:p w:rsidR="00D8668B" w:rsidRDefault="007354D3">
      <w:pPr>
        <w:pStyle w:val="TDC2"/>
        <w:tabs>
          <w:tab w:val="right" w:leader="dot" w:pos="8261"/>
        </w:tabs>
        <w:rPr>
          <w:rFonts w:eastAsiaTheme="minorEastAsia"/>
          <w:noProof/>
          <w:lang w:val="es-CO" w:eastAsia="es-CO"/>
        </w:rPr>
      </w:pPr>
      <w:hyperlink w:anchor="_Toc334451568" w:history="1">
        <w:r w:rsidR="00D8668B" w:rsidRPr="003A3ED4">
          <w:rPr>
            <w:rStyle w:val="Hipervnculo"/>
            <w:rFonts w:ascii="Arial" w:hAnsi="Arial"/>
            <w:noProof/>
          </w:rPr>
          <w:t xml:space="preserve">8.5 </w:t>
        </w:r>
        <w:r w:rsidR="00D8668B" w:rsidRPr="003A3ED4">
          <w:rPr>
            <w:rStyle w:val="Hipervnculo"/>
            <w:rFonts w:ascii="Arial" w:hAnsi="Arial" w:cs="Arial"/>
            <w:noProof/>
            <w:lang w:val="es-CO"/>
          </w:rPr>
          <w:t>Gerencia de la Información</w:t>
        </w:r>
        <w:r w:rsidR="00D8668B">
          <w:rPr>
            <w:noProof/>
            <w:webHidden/>
          </w:rPr>
          <w:tab/>
        </w:r>
        <w:r>
          <w:rPr>
            <w:noProof/>
            <w:webHidden/>
          </w:rPr>
          <w:fldChar w:fldCharType="begin"/>
        </w:r>
        <w:r w:rsidR="00D8668B">
          <w:rPr>
            <w:noProof/>
            <w:webHidden/>
          </w:rPr>
          <w:instrText xml:space="preserve"> PAGEREF _Toc334451568 \h </w:instrText>
        </w:r>
        <w:r>
          <w:rPr>
            <w:noProof/>
            <w:webHidden/>
          </w:rPr>
        </w:r>
        <w:r>
          <w:rPr>
            <w:noProof/>
            <w:webHidden/>
          </w:rPr>
          <w:fldChar w:fldCharType="separate"/>
        </w:r>
        <w:r w:rsidR="00D8668B">
          <w:rPr>
            <w:noProof/>
            <w:webHidden/>
          </w:rPr>
          <w:t>30</w:t>
        </w:r>
        <w:r>
          <w:rPr>
            <w:noProof/>
            <w:webHidden/>
          </w:rPr>
          <w:fldChar w:fldCharType="end"/>
        </w:r>
      </w:hyperlink>
    </w:p>
    <w:p w:rsidR="00D8668B" w:rsidRDefault="007354D3">
      <w:pPr>
        <w:pStyle w:val="TDC3"/>
        <w:tabs>
          <w:tab w:val="right" w:leader="dot" w:pos="8261"/>
        </w:tabs>
        <w:rPr>
          <w:rFonts w:eastAsiaTheme="minorEastAsia"/>
          <w:noProof/>
          <w:lang w:val="es-CO" w:eastAsia="es-CO"/>
        </w:rPr>
      </w:pPr>
      <w:hyperlink w:anchor="_Toc334451569" w:history="1">
        <w:r w:rsidR="00D8668B" w:rsidRPr="003A3ED4">
          <w:rPr>
            <w:rStyle w:val="Hipervnculo"/>
            <w:rFonts w:ascii="Arial" w:hAnsi="Arial"/>
            <w:noProof/>
          </w:rPr>
          <w:t>8.5.1. Objetivos</w:t>
        </w:r>
        <w:r w:rsidR="00D8668B">
          <w:rPr>
            <w:noProof/>
            <w:webHidden/>
          </w:rPr>
          <w:tab/>
        </w:r>
        <w:r>
          <w:rPr>
            <w:noProof/>
            <w:webHidden/>
          </w:rPr>
          <w:fldChar w:fldCharType="begin"/>
        </w:r>
        <w:r w:rsidR="00D8668B">
          <w:rPr>
            <w:noProof/>
            <w:webHidden/>
          </w:rPr>
          <w:instrText xml:space="preserve"> PAGEREF _Toc334451569 \h </w:instrText>
        </w:r>
        <w:r>
          <w:rPr>
            <w:noProof/>
            <w:webHidden/>
          </w:rPr>
        </w:r>
        <w:r>
          <w:rPr>
            <w:noProof/>
            <w:webHidden/>
          </w:rPr>
          <w:fldChar w:fldCharType="separate"/>
        </w:r>
        <w:r w:rsidR="00D8668B">
          <w:rPr>
            <w:noProof/>
            <w:webHidden/>
          </w:rPr>
          <w:t>30</w:t>
        </w:r>
        <w:r>
          <w:rPr>
            <w:noProof/>
            <w:webHidden/>
          </w:rPr>
          <w:fldChar w:fldCharType="end"/>
        </w:r>
      </w:hyperlink>
    </w:p>
    <w:p w:rsidR="00D8668B" w:rsidRDefault="007354D3">
      <w:pPr>
        <w:pStyle w:val="TDC3"/>
        <w:tabs>
          <w:tab w:val="right" w:leader="dot" w:pos="8261"/>
        </w:tabs>
        <w:rPr>
          <w:rFonts w:eastAsiaTheme="minorEastAsia"/>
          <w:noProof/>
          <w:lang w:val="es-CO" w:eastAsia="es-CO"/>
        </w:rPr>
      </w:pPr>
      <w:hyperlink w:anchor="_Toc334451570" w:history="1">
        <w:r w:rsidR="00D8668B" w:rsidRPr="003A3ED4">
          <w:rPr>
            <w:rStyle w:val="Hipervnculo"/>
            <w:rFonts w:ascii="Arial" w:hAnsi="Arial"/>
            <w:noProof/>
          </w:rPr>
          <w:t>8.5.2. Alcance</w:t>
        </w:r>
        <w:r w:rsidR="00D8668B">
          <w:rPr>
            <w:noProof/>
            <w:webHidden/>
          </w:rPr>
          <w:tab/>
        </w:r>
        <w:r>
          <w:rPr>
            <w:noProof/>
            <w:webHidden/>
          </w:rPr>
          <w:fldChar w:fldCharType="begin"/>
        </w:r>
        <w:r w:rsidR="00D8668B">
          <w:rPr>
            <w:noProof/>
            <w:webHidden/>
          </w:rPr>
          <w:instrText xml:space="preserve"> PAGEREF _Toc334451570 \h </w:instrText>
        </w:r>
        <w:r>
          <w:rPr>
            <w:noProof/>
            <w:webHidden/>
          </w:rPr>
        </w:r>
        <w:r>
          <w:rPr>
            <w:noProof/>
            <w:webHidden/>
          </w:rPr>
          <w:fldChar w:fldCharType="separate"/>
        </w:r>
        <w:r w:rsidR="00D8668B">
          <w:rPr>
            <w:noProof/>
            <w:webHidden/>
          </w:rPr>
          <w:t>30</w:t>
        </w:r>
        <w:r>
          <w:rPr>
            <w:noProof/>
            <w:webHidden/>
          </w:rPr>
          <w:fldChar w:fldCharType="end"/>
        </w:r>
      </w:hyperlink>
    </w:p>
    <w:p w:rsidR="00D8668B" w:rsidRDefault="007354D3">
      <w:pPr>
        <w:pStyle w:val="TDC3"/>
        <w:tabs>
          <w:tab w:val="right" w:leader="dot" w:pos="8261"/>
        </w:tabs>
        <w:rPr>
          <w:rFonts w:eastAsiaTheme="minorEastAsia"/>
          <w:noProof/>
          <w:lang w:val="es-CO" w:eastAsia="es-CO"/>
        </w:rPr>
      </w:pPr>
      <w:hyperlink w:anchor="_Toc334451571" w:history="1">
        <w:r w:rsidR="00D8668B" w:rsidRPr="003A3ED4">
          <w:rPr>
            <w:rStyle w:val="Hipervnculo"/>
            <w:rFonts w:ascii="Arial" w:hAnsi="Arial"/>
            <w:noProof/>
          </w:rPr>
          <w:t>8.5.3. Desarrollo</w:t>
        </w:r>
        <w:r w:rsidR="00D8668B">
          <w:rPr>
            <w:noProof/>
            <w:webHidden/>
          </w:rPr>
          <w:tab/>
        </w:r>
        <w:r>
          <w:rPr>
            <w:noProof/>
            <w:webHidden/>
          </w:rPr>
          <w:fldChar w:fldCharType="begin"/>
        </w:r>
        <w:r w:rsidR="00D8668B">
          <w:rPr>
            <w:noProof/>
            <w:webHidden/>
          </w:rPr>
          <w:instrText xml:space="preserve"> PAGEREF _Toc334451571 \h </w:instrText>
        </w:r>
        <w:r>
          <w:rPr>
            <w:noProof/>
            <w:webHidden/>
          </w:rPr>
        </w:r>
        <w:r>
          <w:rPr>
            <w:noProof/>
            <w:webHidden/>
          </w:rPr>
          <w:fldChar w:fldCharType="separate"/>
        </w:r>
        <w:r w:rsidR="00D8668B">
          <w:rPr>
            <w:noProof/>
            <w:webHidden/>
          </w:rPr>
          <w:t>30</w:t>
        </w:r>
        <w:r>
          <w:rPr>
            <w:noProof/>
            <w:webHidden/>
          </w:rPr>
          <w:fldChar w:fldCharType="end"/>
        </w:r>
      </w:hyperlink>
    </w:p>
    <w:p w:rsidR="00D8668B" w:rsidRDefault="007354D3">
      <w:pPr>
        <w:pStyle w:val="TDC4"/>
        <w:tabs>
          <w:tab w:val="right" w:leader="dot" w:pos="8261"/>
        </w:tabs>
        <w:rPr>
          <w:rFonts w:eastAsiaTheme="minorEastAsia"/>
          <w:noProof/>
          <w:lang w:val="es-CO" w:eastAsia="es-CO"/>
        </w:rPr>
      </w:pPr>
      <w:hyperlink w:anchor="_Toc334451572" w:history="1">
        <w:r w:rsidR="00D8668B" w:rsidRPr="003A3ED4">
          <w:rPr>
            <w:rStyle w:val="Hipervnculo"/>
            <w:rFonts w:ascii="Arial" w:hAnsi="Arial" w:cs="Arial"/>
            <w:noProof/>
          </w:rPr>
          <w:t>8.5.3.1. Plan de Documentación</w:t>
        </w:r>
        <w:r w:rsidR="00D8668B">
          <w:rPr>
            <w:noProof/>
            <w:webHidden/>
          </w:rPr>
          <w:tab/>
        </w:r>
        <w:r>
          <w:rPr>
            <w:noProof/>
            <w:webHidden/>
          </w:rPr>
          <w:fldChar w:fldCharType="begin"/>
        </w:r>
        <w:r w:rsidR="00D8668B">
          <w:rPr>
            <w:noProof/>
            <w:webHidden/>
          </w:rPr>
          <w:instrText xml:space="preserve"> PAGEREF _Toc334451572 \h </w:instrText>
        </w:r>
        <w:r>
          <w:rPr>
            <w:noProof/>
            <w:webHidden/>
          </w:rPr>
        </w:r>
        <w:r>
          <w:rPr>
            <w:noProof/>
            <w:webHidden/>
          </w:rPr>
          <w:fldChar w:fldCharType="separate"/>
        </w:r>
        <w:r w:rsidR="00D8668B">
          <w:rPr>
            <w:noProof/>
            <w:webHidden/>
          </w:rPr>
          <w:t>30</w:t>
        </w:r>
        <w:r>
          <w:rPr>
            <w:noProof/>
            <w:webHidden/>
          </w:rPr>
          <w:fldChar w:fldCharType="end"/>
        </w:r>
      </w:hyperlink>
    </w:p>
    <w:p w:rsidR="00D8668B" w:rsidRDefault="007354D3">
      <w:pPr>
        <w:pStyle w:val="TDC5"/>
        <w:tabs>
          <w:tab w:val="right" w:leader="dot" w:pos="8261"/>
        </w:tabs>
        <w:rPr>
          <w:rFonts w:eastAsiaTheme="minorEastAsia"/>
          <w:noProof/>
          <w:lang w:val="es-CO" w:eastAsia="es-CO"/>
        </w:rPr>
      </w:pPr>
      <w:hyperlink w:anchor="_Toc334451573" w:history="1">
        <w:r w:rsidR="00D8668B" w:rsidRPr="003A3ED4">
          <w:rPr>
            <w:rStyle w:val="Hipervnculo"/>
            <w:rFonts w:ascii="Arial" w:hAnsi="Arial" w:cs="Arial"/>
            <w:noProof/>
          </w:rPr>
          <w:t>8.5.3</w:t>
        </w:r>
        <w:r w:rsidR="00D8668B" w:rsidRPr="003A3ED4">
          <w:rPr>
            <w:rStyle w:val="Hipervnculo"/>
            <w:rFonts w:ascii="Arial" w:hAnsi="Arial"/>
            <w:noProof/>
            <w:lang w:val="es-CO"/>
          </w:rPr>
          <w:t>.1.1. Responsable</w:t>
        </w:r>
        <w:r w:rsidR="00D8668B">
          <w:rPr>
            <w:noProof/>
            <w:webHidden/>
          </w:rPr>
          <w:tab/>
        </w:r>
        <w:r>
          <w:rPr>
            <w:noProof/>
            <w:webHidden/>
          </w:rPr>
          <w:fldChar w:fldCharType="begin"/>
        </w:r>
        <w:r w:rsidR="00D8668B">
          <w:rPr>
            <w:noProof/>
            <w:webHidden/>
          </w:rPr>
          <w:instrText xml:space="preserve"> PAGEREF _Toc334451573 \h </w:instrText>
        </w:r>
        <w:r>
          <w:rPr>
            <w:noProof/>
            <w:webHidden/>
          </w:rPr>
        </w:r>
        <w:r>
          <w:rPr>
            <w:noProof/>
            <w:webHidden/>
          </w:rPr>
          <w:fldChar w:fldCharType="separate"/>
        </w:r>
        <w:r w:rsidR="00D8668B">
          <w:rPr>
            <w:noProof/>
            <w:webHidden/>
          </w:rPr>
          <w:t>30</w:t>
        </w:r>
        <w:r>
          <w:rPr>
            <w:noProof/>
            <w:webHidden/>
          </w:rPr>
          <w:fldChar w:fldCharType="end"/>
        </w:r>
      </w:hyperlink>
    </w:p>
    <w:p w:rsidR="00D8668B" w:rsidRDefault="007354D3">
      <w:pPr>
        <w:pStyle w:val="TDC5"/>
        <w:tabs>
          <w:tab w:val="right" w:leader="dot" w:pos="8261"/>
        </w:tabs>
        <w:rPr>
          <w:rFonts w:eastAsiaTheme="minorEastAsia"/>
          <w:noProof/>
          <w:lang w:val="es-CO" w:eastAsia="es-CO"/>
        </w:rPr>
      </w:pPr>
      <w:hyperlink w:anchor="_Toc334451574" w:history="1">
        <w:r w:rsidR="00D8668B" w:rsidRPr="003A3ED4">
          <w:rPr>
            <w:rStyle w:val="Hipervnculo"/>
            <w:rFonts w:ascii="Arial" w:hAnsi="Arial" w:cs="Arial"/>
            <w:noProof/>
          </w:rPr>
          <w:t>8.5.4.1</w:t>
        </w:r>
        <w:r w:rsidR="00D8668B" w:rsidRPr="003A3ED4">
          <w:rPr>
            <w:rStyle w:val="Hipervnculo"/>
            <w:rFonts w:ascii="Arial" w:hAnsi="Arial"/>
            <w:noProof/>
            <w:lang w:val="es-CO"/>
          </w:rPr>
          <w:t>.2. Recursos</w:t>
        </w:r>
        <w:r w:rsidR="00D8668B">
          <w:rPr>
            <w:noProof/>
            <w:webHidden/>
          </w:rPr>
          <w:tab/>
        </w:r>
        <w:r>
          <w:rPr>
            <w:noProof/>
            <w:webHidden/>
          </w:rPr>
          <w:fldChar w:fldCharType="begin"/>
        </w:r>
        <w:r w:rsidR="00D8668B">
          <w:rPr>
            <w:noProof/>
            <w:webHidden/>
          </w:rPr>
          <w:instrText xml:space="preserve"> PAGEREF _Toc334451574 \h </w:instrText>
        </w:r>
        <w:r>
          <w:rPr>
            <w:noProof/>
            <w:webHidden/>
          </w:rPr>
        </w:r>
        <w:r>
          <w:rPr>
            <w:noProof/>
            <w:webHidden/>
          </w:rPr>
          <w:fldChar w:fldCharType="separate"/>
        </w:r>
        <w:r w:rsidR="00D8668B">
          <w:rPr>
            <w:noProof/>
            <w:webHidden/>
          </w:rPr>
          <w:t>30</w:t>
        </w:r>
        <w:r>
          <w:rPr>
            <w:noProof/>
            <w:webHidden/>
          </w:rPr>
          <w:fldChar w:fldCharType="end"/>
        </w:r>
      </w:hyperlink>
    </w:p>
    <w:p w:rsidR="00D8668B" w:rsidRDefault="007354D3">
      <w:pPr>
        <w:pStyle w:val="TDC5"/>
        <w:tabs>
          <w:tab w:val="right" w:leader="dot" w:pos="8261"/>
        </w:tabs>
        <w:rPr>
          <w:rFonts w:eastAsiaTheme="minorEastAsia"/>
          <w:noProof/>
          <w:lang w:val="es-CO" w:eastAsia="es-CO"/>
        </w:rPr>
      </w:pPr>
      <w:hyperlink w:anchor="_Toc334451575" w:history="1">
        <w:r w:rsidR="00D8668B" w:rsidRPr="003A3ED4">
          <w:rPr>
            <w:rStyle w:val="Hipervnculo"/>
            <w:rFonts w:ascii="Arial" w:hAnsi="Arial" w:cs="Arial"/>
            <w:noProof/>
          </w:rPr>
          <w:t>8.5.4.1</w:t>
        </w:r>
        <w:r w:rsidR="00D8668B" w:rsidRPr="003A3ED4">
          <w:rPr>
            <w:rStyle w:val="Hipervnculo"/>
            <w:rFonts w:ascii="Arial" w:hAnsi="Arial"/>
            <w:noProof/>
            <w:lang w:val="es-CO"/>
          </w:rPr>
          <w:t>.3. Producto de Trabajo</w:t>
        </w:r>
        <w:r w:rsidR="00D8668B">
          <w:rPr>
            <w:noProof/>
            <w:webHidden/>
          </w:rPr>
          <w:tab/>
        </w:r>
        <w:r>
          <w:rPr>
            <w:noProof/>
            <w:webHidden/>
          </w:rPr>
          <w:fldChar w:fldCharType="begin"/>
        </w:r>
        <w:r w:rsidR="00D8668B">
          <w:rPr>
            <w:noProof/>
            <w:webHidden/>
          </w:rPr>
          <w:instrText xml:space="preserve"> PAGEREF _Toc334451575 \h </w:instrText>
        </w:r>
        <w:r>
          <w:rPr>
            <w:noProof/>
            <w:webHidden/>
          </w:rPr>
        </w:r>
        <w:r>
          <w:rPr>
            <w:noProof/>
            <w:webHidden/>
          </w:rPr>
          <w:fldChar w:fldCharType="separate"/>
        </w:r>
        <w:r w:rsidR="00D8668B">
          <w:rPr>
            <w:noProof/>
            <w:webHidden/>
          </w:rPr>
          <w:t>30</w:t>
        </w:r>
        <w:r>
          <w:rPr>
            <w:noProof/>
            <w:webHidden/>
          </w:rPr>
          <w:fldChar w:fldCharType="end"/>
        </w:r>
      </w:hyperlink>
    </w:p>
    <w:p w:rsidR="00D8668B" w:rsidRDefault="007354D3">
      <w:pPr>
        <w:pStyle w:val="TDC4"/>
        <w:tabs>
          <w:tab w:val="right" w:leader="dot" w:pos="8261"/>
        </w:tabs>
        <w:rPr>
          <w:rFonts w:eastAsiaTheme="minorEastAsia"/>
          <w:noProof/>
          <w:lang w:val="es-CO" w:eastAsia="es-CO"/>
        </w:rPr>
      </w:pPr>
      <w:hyperlink w:anchor="_Toc334451576" w:history="1">
        <w:r w:rsidR="00D8668B" w:rsidRPr="003A3ED4">
          <w:rPr>
            <w:rStyle w:val="Hipervnculo"/>
            <w:rFonts w:ascii="Arial" w:hAnsi="Arial" w:cs="Arial"/>
            <w:noProof/>
          </w:rPr>
          <w:t>8.5.3.2.</w:t>
        </w:r>
        <w:r w:rsidR="00D8668B" w:rsidRPr="003A3ED4">
          <w:rPr>
            <w:rStyle w:val="Hipervnculo"/>
            <w:rFonts w:ascii="Arial" w:hAnsi="Arial" w:cs="Arial"/>
            <w:noProof/>
            <w:lang w:val="es-CO"/>
          </w:rPr>
          <w:t>Comunicación</w:t>
        </w:r>
        <w:r w:rsidR="00D8668B">
          <w:rPr>
            <w:noProof/>
            <w:webHidden/>
          </w:rPr>
          <w:tab/>
        </w:r>
        <w:r>
          <w:rPr>
            <w:noProof/>
            <w:webHidden/>
          </w:rPr>
          <w:fldChar w:fldCharType="begin"/>
        </w:r>
        <w:r w:rsidR="00D8668B">
          <w:rPr>
            <w:noProof/>
            <w:webHidden/>
          </w:rPr>
          <w:instrText xml:space="preserve"> PAGEREF _Toc334451576 \h </w:instrText>
        </w:r>
        <w:r>
          <w:rPr>
            <w:noProof/>
            <w:webHidden/>
          </w:rPr>
        </w:r>
        <w:r>
          <w:rPr>
            <w:noProof/>
            <w:webHidden/>
          </w:rPr>
          <w:fldChar w:fldCharType="separate"/>
        </w:r>
        <w:r w:rsidR="00D8668B">
          <w:rPr>
            <w:noProof/>
            <w:webHidden/>
          </w:rPr>
          <w:t>32</w:t>
        </w:r>
        <w:r>
          <w:rPr>
            <w:noProof/>
            <w:webHidden/>
          </w:rPr>
          <w:fldChar w:fldCharType="end"/>
        </w:r>
      </w:hyperlink>
    </w:p>
    <w:p w:rsidR="00D8668B" w:rsidRDefault="007354D3">
      <w:pPr>
        <w:pStyle w:val="TDC5"/>
        <w:tabs>
          <w:tab w:val="right" w:leader="dot" w:pos="8261"/>
        </w:tabs>
        <w:rPr>
          <w:rFonts w:eastAsiaTheme="minorEastAsia"/>
          <w:noProof/>
          <w:lang w:val="es-CO" w:eastAsia="es-CO"/>
        </w:rPr>
      </w:pPr>
      <w:hyperlink w:anchor="_Toc334451577" w:history="1">
        <w:r w:rsidR="00D8668B" w:rsidRPr="003A3ED4">
          <w:rPr>
            <w:rStyle w:val="Hipervnculo"/>
            <w:rFonts w:ascii="Arial" w:hAnsi="Arial" w:cs="Arial"/>
            <w:noProof/>
          </w:rPr>
          <w:t>8.5.3</w:t>
        </w:r>
        <w:r w:rsidR="00D8668B" w:rsidRPr="003A3ED4">
          <w:rPr>
            <w:rStyle w:val="Hipervnculo"/>
            <w:rFonts w:ascii="Arial" w:hAnsi="Arial"/>
            <w:noProof/>
            <w:lang w:val="es-CO"/>
          </w:rPr>
          <w:t>.2.1. Responsable</w:t>
        </w:r>
        <w:r w:rsidR="00D8668B">
          <w:rPr>
            <w:noProof/>
            <w:webHidden/>
          </w:rPr>
          <w:tab/>
        </w:r>
        <w:r>
          <w:rPr>
            <w:noProof/>
            <w:webHidden/>
          </w:rPr>
          <w:fldChar w:fldCharType="begin"/>
        </w:r>
        <w:r w:rsidR="00D8668B">
          <w:rPr>
            <w:noProof/>
            <w:webHidden/>
          </w:rPr>
          <w:instrText xml:space="preserve"> PAGEREF _Toc334451577 \h </w:instrText>
        </w:r>
        <w:r>
          <w:rPr>
            <w:noProof/>
            <w:webHidden/>
          </w:rPr>
        </w:r>
        <w:r>
          <w:rPr>
            <w:noProof/>
            <w:webHidden/>
          </w:rPr>
          <w:fldChar w:fldCharType="separate"/>
        </w:r>
        <w:r w:rsidR="00D8668B">
          <w:rPr>
            <w:noProof/>
            <w:webHidden/>
          </w:rPr>
          <w:t>33</w:t>
        </w:r>
        <w:r>
          <w:rPr>
            <w:noProof/>
            <w:webHidden/>
          </w:rPr>
          <w:fldChar w:fldCharType="end"/>
        </w:r>
      </w:hyperlink>
    </w:p>
    <w:p w:rsidR="00D8668B" w:rsidRDefault="007354D3">
      <w:pPr>
        <w:pStyle w:val="TDC5"/>
        <w:tabs>
          <w:tab w:val="right" w:leader="dot" w:pos="8261"/>
        </w:tabs>
        <w:rPr>
          <w:rFonts w:eastAsiaTheme="minorEastAsia"/>
          <w:noProof/>
          <w:lang w:val="es-CO" w:eastAsia="es-CO"/>
        </w:rPr>
      </w:pPr>
      <w:hyperlink w:anchor="_Toc334451578" w:history="1">
        <w:r w:rsidR="00D8668B" w:rsidRPr="003A3ED4">
          <w:rPr>
            <w:rStyle w:val="Hipervnculo"/>
            <w:rFonts w:ascii="Arial" w:hAnsi="Arial" w:cs="Arial"/>
            <w:noProof/>
          </w:rPr>
          <w:t>8.5.4.2</w:t>
        </w:r>
        <w:r w:rsidR="00D8668B" w:rsidRPr="003A3ED4">
          <w:rPr>
            <w:rStyle w:val="Hipervnculo"/>
            <w:rFonts w:ascii="Arial" w:hAnsi="Arial"/>
            <w:noProof/>
            <w:lang w:val="es-CO"/>
          </w:rPr>
          <w:t>.2. Recursos</w:t>
        </w:r>
        <w:r w:rsidR="00D8668B">
          <w:rPr>
            <w:noProof/>
            <w:webHidden/>
          </w:rPr>
          <w:tab/>
        </w:r>
        <w:r>
          <w:rPr>
            <w:noProof/>
            <w:webHidden/>
          </w:rPr>
          <w:fldChar w:fldCharType="begin"/>
        </w:r>
        <w:r w:rsidR="00D8668B">
          <w:rPr>
            <w:noProof/>
            <w:webHidden/>
          </w:rPr>
          <w:instrText xml:space="preserve"> PAGEREF _Toc334451578 \h </w:instrText>
        </w:r>
        <w:r>
          <w:rPr>
            <w:noProof/>
            <w:webHidden/>
          </w:rPr>
        </w:r>
        <w:r>
          <w:rPr>
            <w:noProof/>
            <w:webHidden/>
          </w:rPr>
          <w:fldChar w:fldCharType="separate"/>
        </w:r>
        <w:r w:rsidR="00D8668B">
          <w:rPr>
            <w:noProof/>
            <w:webHidden/>
          </w:rPr>
          <w:t>33</w:t>
        </w:r>
        <w:r>
          <w:rPr>
            <w:noProof/>
            <w:webHidden/>
          </w:rPr>
          <w:fldChar w:fldCharType="end"/>
        </w:r>
      </w:hyperlink>
    </w:p>
    <w:p w:rsidR="00D8668B" w:rsidRDefault="007354D3">
      <w:pPr>
        <w:pStyle w:val="TDC5"/>
        <w:tabs>
          <w:tab w:val="right" w:leader="dot" w:pos="8261"/>
        </w:tabs>
        <w:rPr>
          <w:rFonts w:eastAsiaTheme="minorEastAsia"/>
          <w:noProof/>
          <w:lang w:val="es-CO" w:eastAsia="es-CO"/>
        </w:rPr>
      </w:pPr>
      <w:hyperlink w:anchor="_Toc334451579" w:history="1">
        <w:r w:rsidR="00D8668B" w:rsidRPr="003A3ED4">
          <w:rPr>
            <w:rStyle w:val="Hipervnculo"/>
            <w:rFonts w:ascii="Arial" w:hAnsi="Arial" w:cs="Arial"/>
            <w:noProof/>
          </w:rPr>
          <w:t>8.5.4.2</w:t>
        </w:r>
        <w:r w:rsidR="00D8668B" w:rsidRPr="003A3ED4">
          <w:rPr>
            <w:rStyle w:val="Hipervnculo"/>
            <w:rFonts w:ascii="Arial" w:hAnsi="Arial"/>
            <w:noProof/>
            <w:lang w:val="es-CO"/>
          </w:rPr>
          <w:t>.3. Producto de Trabajo</w:t>
        </w:r>
        <w:r w:rsidR="00D8668B">
          <w:rPr>
            <w:noProof/>
            <w:webHidden/>
          </w:rPr>
          <w:tab/>
        </w:r>
        <w:r>
          <w:rPr>
            <w:noProof/>
            <w:webHidden/>
          </w:rPr>
          <w:fldChar w:fldCharType="begin"/>
        </w:r>
        <w:r w:rsidR="00D8668B">
          <w:rPr>
            <w:noProof/>
            <w:webHidden/>
          </w:rPr>
          <w:instrText xml:space="preserve"> PAGEREF _Toc334451579 \h </w:instrText>
        </w:r>
        <w:r>
          <w:rPr>
            <w:noProof/>
            <w:webHidden/>
          </w:rPr>
        </w:r>
        <w:r>
          <w:rPr>
            <w:noProof/>
            <w:webHidden/>
          </w:rPr>
          <w:fldChar w:fldCharType="separate"/>
        </w:r>
        <w:r w:rsidR="00D8668B">
          <w:rPr>
            <w:noProof/>
            <w:webHidden/>
          </w:rPr>
          <w:t>33</w:t>
        </w:r>
        <w:r>
          <w:rPr>
            <w:noProof/>
            <w:webHidden/>
          </w:rPr>
          <w:fldChar w:fldCharType="end"/>
        </w:r>
      </w:hyperlink>
    </w:p>
    <w:p w:rsidR="00D8668B" w:rsidRDefault="007354D3">
      <w:pPr>
        <w:pStyle w:val="TDC2"/>
        <w:tabs>
          <w:tab w:val="right" w:leader="dot" w:pos="8261"/>
        </w:tabs>
        <w:rPr>
          <w:rFonts w:eastAsiaTheme="minorEastAsia"/>
          <w:noProof/>
          <w:lang w:val="es-CO" w:eastAsia="es-CO"/>
        </w:rPr>
      </w:pPr>
      <w:hyperlink w:anchor="_Toc334451580" w:history="1">
        <w:r w:rsidR="00D8668B" w:rsidRPr="003A3ED4">
          <w:rPr>
            <w:rStyle w:val="Hipervnculo"/>
            <w:rFonts w:ascii="Arial" w:hAnsi="Arial"/>
            <w:noProof/>
            <w:lang w:val="es-CO"/>
          </w:rPr>
          <w:t xml:space="preserve">8.6 </w:t>
        </w:r>
        <w:r w:rsidR="00D8668B" w:rsidRPr="003A3ED4">
          <w:rPr>
            <w:rStyle w:val="Hipervnculo"/>
            <w:rFonts w:ascii="Arial" w:hAnsi="Arial" w:cs="Arial"/>
            <w:noProof/>
            <w:lang w:val="es-CO"/>
          </w:rPr>
          <w:t>Aseguramiento de la Calidad</w:t>
        </w:r>
        <w:r w:rsidR="00D8668B">
          <w:rPr>
            <w:noProof/>
            <w:webHidden/>
          </w:rPr>
          <w:tab/>
        </w:r>
        <w:r>
          <w:rPr>
            <w:noProof/>
            <w:webHidden/>
          </w:rPr>
          <w:fldChar w:fldCharType="begin"/>
        </w:r>
        <w:r w:rsidR="00D8668B">
          <w:rPr>
            <w:noProof/>
            <w:webHidden/>
          </w:rPr>
          <w:instrText xml:space="preserve"> PAGEREF _Toc334451580 \h </w:instrText>
        </w:r>
        <w:r>
          <w:rPr>
            <w:noProof/>
            <w:webHidden/>
          </w:rPr>
        </w:r>
        <w:r>
          <w:rPr>
            <w:noProof/>
            <w:webHidden/>
          </w:rPr>
          <w:fldChar w:fldCharType="separate"/>
        </w:r>
        <w:r w:rsidR="00D8668B">
          <w:rPr>
            <w:noProof/>
            <w:webHidden/>
          </w:rPr>
          <w:t>33</w:t>
        </w:r>
        <w:r>
          <w:rPr>
            <w:noProof/>
            <w:webHidden/>
          </w:rPr>
          <w:fldChar w:fldCharType="end"/>
        </w:r>
      </w:hyperlink>
    </w:p>
    <w:p w:rsidR="00D8668B" w:rsidRDefault="007354D3">
      <w:pPr>
        <w:pStyle w:val="TDC2"/>
        <w:tabs>
          <w:tab w:val="right" w:leader="dot" w:pos="8261"/>
        </w:tabs>
        <w:rPr>
          <w:rFonts w:eastAsiaTheme="minorEastAsia"/>
          <w:noProof/>
          <w:lang w:val="es-CO" w:eastAsia="es-CO"/>
        </w:rPr>
      </w:pPr>
      <w:hyperlink w:anchor="_Toc334451581" w:history="1">
        <w:r w:rsidR="00D8668B" w:rsidRPr="003A3ED4">
          <w:rPr>
            <w:rStyle w:val="Hipervnculo"/>
            <w:rFonts w:ascii="Arial" w:hAnsi="Arial"/>
            <w:noProof/>
            <w:lang w:val="es-CO"/>
          </w:rPr>
          <w:t xml:space="preserve">8.7 </w:t>
        </w:r>
        <w:r w:rsidR="00D8668B" w:rsidRPr="003A3ED4">
          <w:rPr>
            <w:rStyle w:val="Hipervnculo"/>
            <w:rFonts w:ascii="Arial" w:hAnsi="Arial" w:cs="Arial"/>
            <w:noProof/>
            <w:lang w:val="es-CO"/>
          </w:rPr>
          <w:t>Medición</w:t>
        </w:r>
        <w:r w:rsidR="00D8668B">
          <w:rPr>
            <w:noProof/>
            <w:webHidden/>
          </w:rPr>
          <w:tab/>
        </w:r>
        <w:r>
          <w:rPr>
            <w:noProof/>
            <w:webHidden/>
          </w:rPr>
          <w:fldChar w:fldCharType="begin"/>
        </w:r>
        <w:r w:rsidR="00D8668B">
          <w:rPr>
            <w:noProof/>
            <w:webHidden/>
          </w:rPr>
          <w:instrText xml:space="preserve"> PAGEREF _Toc334451581 \h </w:instrText>
        </w:r>
        <w:r>
          <w:rPr>
            <w:noProof/>
            <w:webHidden/>
          </w:rPr>
        </w:r>
        <w:r>
          <w:rPr>
            <w:noProof/>
            <w:webHidden/>
          </w:rPr>
          <w:fldChar w:fldCharType="separate"/>
        </w:r>
        <w:r w:rsidR="00D8668B">
          <w:rPr>
            <w:noProof/>
            <w:webHidden/>
          </w:rPr>
          <w:t>33</w:t>
        </w:r>
        <w:r>
          <w:rPr>
            <w:noProof/>
            <w:webHidden/>
          </w:rPr>
          <w:fldChar w:fldCharType="end"/>
        </w:r>
      </w:hyperlink>
    </w:p>
    <w:p w:rsidR="00D8668B" w:rsidRDefault="007354D3">
      <w:pPr>
        <w:pStyle w:val="TDC2"/>
        <w:tabs>
          <w:tab w:val="right" w:leader="dot" w:pos="8261"/>
        </w:tabs>
        <w:rPr>
          <w:rFonts w:eastAsiaTheme="minorEastAsia"/>
          <w:noProof/>
          <w:lang w:val="es-CO" w:eastAsia="es-CO"/>
        </w:rPr>
      </w:pPr>
      <w:hyperlink w:anchor="_Toc334451582" w:history="1">
        <w:r w:rsidR="00D8668B" w:rsidRPr="003A3ED4">
          <w:rPr>
            <w:rStyle w:val="Hipervnculo"/>
            <w:rFonts w:ascii="Arial" w:hAnsi="Arial"/>
            <w:noProof/>
            <w:lang w:val="es-CO"/>
          </w:rPr>
          <w:t>8.8 Revisiones y auditorias</w:t>
        </w:r>
        <w:r w:rsidR="00D8668B">
          <w:rPr>
            <w:noProof/>
            <w:webHidden/>
          </w:rPr>
          <w:tab/>
        </w:r>
        <w:r>
          <w:rPr>
            <w:noProof/>
            <w:webHidden/>
          </w:rPr>
          <w:fldChar w:fldCharType="begin"/>
        </w:r>
        <w:r w:rsidR="00D8668B">
          <w:rPr>
            <w:noProof/>
            <w:webHidden/>
          </w:rPr>
          <w:instrText xml:space="preserve"> PAGEREF _Toc334451582 \h </w:instrText>
        </w:r>
        <w:r>
          <w:rPr>
            <w:noProof/>
            <w:webHidden/>
          </w:rPr>
        </w:r>
        <w:r>
          <w:rPr>
            <w:noProof/>
            <w:webHidden/>
          </w:rPr>
          <w:fldChar w:fldCharType="separate"/>
        </w:r>
        <w:r w:rsidR="00D8668B">
          <w:rPr>
            <w:noProof/>
            <w:webHidden/>
          </w:rPr>
          <w:t>33</w:t>
        </w:r>
        <w:r>
          <w:rPr>
            <w:noProof/>
            <w:webHidden/>
          </w:rPr>
          <w:fldChar w:fldCharType="end"/>
        </w:r>
      </w:hyperlink>
    </w:p>
    <w:p w:rsidR="00D8668B" w:rsidRDefault="007354D3">
      <w:pPr>
        <w:pStyle w:val="TDC3"/>
        <w:tabs>
          <w:tab w:val="right" w:leader="dot" w:pos="8261"/>
        </w:tabs>
        <w:rPr>
          <w:rFonts w:eastAsiaTheme="minorEastAsia"/>
          <w:noProof/>
          <w:lang w:val="es-CO" w:eastAsia="es-CO"/>
        </w:rPr>
      </w:pPr>
      <w:hyperlink w:anchor="_Toc334451583" w:history="1">
        <w:r w:rsidR="00D8668B" w:rsidRPr="003A3ED4">
          <w:rPr>
            <w:rStyle w:val="Hipervnculo"/>
            <w:noProof/>
          </w:rPr>
          <w:t>8.8.1 Objetivos</w:t>
        </w:r>
        <w:r w:rsidR="00D8668B">
          <w:rPr>
            <w:noProof/>
            <w:webHidden/>
          </w:rPr>
          <w:tab/>
        </w:r>
        <w:r>
          <w:rPr>
            <w:noProof/>
            <w:webHidden/>
          </w:rPr>
          <w:fldChar w:fldCharType="begin"/>
        </w:r>
        <w:r w:rsidR="00D8668B">
          <w:rPr>
            <w:noProof/>
            <w:webHidden/>
          </w:rPr>
          <w:instrText xml:space="preserve"> PAGEREF _Toc334451583 \h </w:instrText>
        </w:r>
        <w:r>
          <w:rPr>
            <w:noProof/>
            <w:webHidden/>
          </w:rPr>
        </w:r>
        <w:r>
          <w:rPr>
            <w:noProof/>
            <w:webHidden/>
          </w:rPr>
          <w:fldChar w:fldCharType="separate"/>
        </w:r>
        <w:r w:rsidR="00D8668B">
          <w:rPr>
            <w:noProof/>
            <w:webHidden/>
          </w:rPr>
          <w:t>34</w:t>
        </w:r>
        <w:r>
          <w:rPr>
            <w:noProof/>
            <w:webHidden/>
          </w:rPr>
          <w:fldChar w:fldCharType="end"/>
        </w:r>
      </w:hyperlink>
    </w:p>
    <w:p w:rsidR="00D8668B" w:rsidRDefault="007354D3">
      <w:pPr>
        <w:pStyle w:val="TDC3"/>
        <w:tabs>
          <w:tab w:val="right" w:leader="dot" w:pos="8261"/>
        </w:tabs>
        <w:rPr>
          <w:rFonts w:eastAsiaTheme="minorEastAsia"/>
          <w:noProof/>
          <w:lang w:val="es-CO" w:eastAsia="es-CO"/>
        </w:rPr>
      </w:pPr>
      <w:hyperlink w:anchor="_Toc334451584" w:history="1">
        <w:r w:rsidR="00D8668B" w:rsidRPr="003A3ED4">
          <w:rPr>
            <w:rStyle w:val="Hipervnculo"/>
            <w:noProof/>
          </w:rPr>
          <w:t>8.8.2 Los responsables</w:t>
        </w:r>
        <w:r w:rsidR="00D8668B">
          <w:rPr>
            <w:noProof/>
            <w:webHidden/>
          </w:rPr>
          <w:tab/>
        </w:r>
        <w:r>
          <w:rPr>
            <w:noProof/>
            <w:webHidden/>
          </w:rPr>
          <w:fldChar w:fldCharType="begin"/>
        </w:r>
        <w:r w:rsidR="00D8668B">
          <w:rPr>
            <w:noProof/>
            <w:webHidden/>
          </w:rPr>
          <w:instrText xml:space="preserve"> PAGEREF _Toc334451584 \h </w:instrText>
        </w:r>
        <w:r>
          <w:rPr>
            <w:noProof/>
            <w:webHidden/>
          </w:rPr>
        </w:r>
        <w:r>
          <w:rPr>
            <w:noProof/>
            <w:webHidden/>
          </w:rPr>
          <w:fldChar w:fldCharType="separate"/>
        </w:r>
        <w:r w:rsidR="00D8668B">
          <w:rPr>
            <w:noProof/>
            <w:webHidden/>
          </w:rPr>
          <w:t>34</w:t>
        </w:r>
        <w:r>
          <w:rPr>
            <w:noProof/>
            <w:webHidden/>
          </w:rPr>
          <w:fldChar w:fldCharType="end"/>
        </w:r>
      </w:hyperlink>
    </w:p>
    <w:p w:rsidR="00D8668B" w:rsidRDefault="007354D3">
      <w:pPr>
        <w:pStyle w:val="TDC3"/>
        <w:tabs>
          <w:tab w:val="right" w:leader="dot" w:pos="8261"/>
        </w:tabs>
        <w:rPr>
          <w:rFonts w:eastAsiaTheme="minorEastAsia"/>
          <w:noProof/>
          <w:lang w:val="es-CO" w:eastAsia="es-CO"/>
        </w:rPr>
      </w:pPr>
      <w:hyperlink w:anchor="_Toc334451585" w:history="1">
        <w:r w:rsidR="00D8668B" w:rsidRPr="003A3ED4">
          <w:rPr>
            <w:rStyle w:val="Hipervnculo"/>
            <w:noProof/>
          </w:rPr>
          <w:t>8.8.3 Puesta en  marcha</w:t>
        </w:r>
        <w:r w:rsidR="00D8668B">
          <w:rPr>
            <w:noProof/>
            <w:webHidden/>
          </w:rPr>
          <w:tab/>
        </w:r>
        <w:r>
          <w:rPr>
            <w:noProof/>
            <w:webHidden/>
          </w:rPr>
          <w:fldChar w:fldCharType="begin"/>
        </w:r>
        <w:r w:rsidR="00D8668B">
          <w:rPr>
            <w:noProof/>
            <w:webHidden/>
          </w:rPr>
          <w:instrText xml:space="preserve"> PAGEREF _Toc334451585 \h </w:instrText>
        </w:r>
        <w:r>
          <w:rPr>
            <w:noProof/>
            <w:webHidden/>
          </w:rPr>
        </w:r>
        <w:r>
          <w:rPr>
            <w:noProof/>
            <w:webHidden/>
          </w:rPr>
          <w:fldChar w:fldCharType="separate"/>
        </w:r>
        <w:r w:rsidR="00D8668B">
          <w:rPr>
            <w:noProof/>
            <w:webHidden/>
          </w:rPr>
          <w:t>34</w:t>
        </w:r>
        <w:r>
          <w:rPr>
            <w:noProof/>
            <w:webHidden/>
          </w:rPr>
          <w:fldChar w:fldCharType="end"/>
        </w:r>
      </w:hyperlink>
    </w:p>
    <w:p w:rsidR="00D8668B" w:rsidRDefault="007354D3">
      <w:pPr>
        <w:pStyle w:val="TDC2"/>
        <w:tabs>
          <w:tab w:val="right" w:leader="dot" w:pos="8261"/>
        </w:tabs>
        <w:rPr>
          <w:rFonts w:eastAsiaTheme="minorEastAsia"/>
          <w:noProof/>
          <w:lang w:val="es-CO" w:eastAsia="es-CO"/>
        </w:rPr>
      </w:pPr>
      <w:hyperlink w:anchor="_Toc334451586" w:history="1">
        <w:r w:rsidR="00D8668B" w:rsidRPr="003A3ED4">
          <w:rPr>
            <w:rStyle w:val="Hipervnculo"/>
            <w:rFonts w:ascii="Arial" w:hAnsi="Arial" w:cs="Arial"/>
            <w:noProof/>
            <w:lang w:val="es-ES_tradnl"/>
          </w:rPr>
          <w:t>8.9 Verificación y validación</w:t>
        </w:r>
        <w:r w:rsidR="00D8668B">
          <w:rPr>
            <w:noProof/>
            <w:webHidden/>
          </w:rPr>
          <w:tab/>
        </w:r>
        <w:r>
          <w:rPr>
            <w:noProof/>
            <w:webHidden/>
          </w:rPr>
          <w:fldChar w:fldCharType="begin"/>
        </w:r>
        <w:r w:rsidR="00D8668B">
          <w:rPr>
            <w:noProof/>
            <w:webHidden/>
          </w:rPr>
          <w:instrText xml:space="preserve"> PAGEREF _Toc334451586 \h </w:instrText>
        </w:r>
        <w:r>
          <w:rPr>
            <w:noProof/>
            <w:webHidden/>
          </w:rPr>
        </w:r>
        <w:r>
          <w:rPr>
            <w:noProof/>
            <w:webHidden/>
          </w:rPr>
          <w:fldChar w:fldCharType="separate"/>
        </w:r>
        <w:r w:rsidR="00D8668B">
          <w:rPr>
            <w:noProof/>
            <w:webHidden/>
          </w:rPr>
          <w:t>35</w:t>
        </w:r>
        <w:r>
          <w:rPr>
            <w:noProof/>
            <w:webHidden/>
          </w:rPr>
          <w:fldChar w:fldCharType="end"/>
        </w:r>
      </w:hyperlink>
    </w:p>
    <w:p w:rsidR="00D8668B" w:rsidRDefault="007354D3">
      <w:pPr>
        <w:pStyle w:val="TDC3"/>
        <w:tabs>
          <w:tab w:val="right" w:leader="dot" w:pos="8261"/>
        </w:tabs>
        <w:rPr>
          <w:rFonts w:eastAsiaTheme="minorEastAsia"/>
          <w:noProof/>
          <w:lang w:val="es-CO" w:eastAsia="es-CO"/>
        </w:rPr>
      </w:pPr>
      <w:hyperlink w:anchor="_Toc334451587" w:history="1">
        <w:r w:rsidR="00D8668B" w:rsidRPr="003A3ED4">
          <w:rPr>
            <w:rStyle w:val="Hipervnculo"/>
            <w:noProof/>
            <w:lang w:val="es-ES_tradnl"/>
          </w:rPr>
          <w:t>8.9.1 Objetivos</w:t>
        </w:r>
        <w:r w:rsidR="00D8668B">
          <w:rPr>
            <w:noProof/>
            <w:webHidden/>
          </w:rPr>
          <w:tab/>
        </w:r>
        <w:r>
          <w:rPr>
            <w:noProof/>
            <w:webHidden/>
          </w:rPr>
          <w:fldChar w:fldCharType="begin"/>
        </w:r>
        <w:r w:rsidR="00D8668B">
          <w:rPr>
            <w:noProof/>
            <w:webHidden/>
          </w:rPr>
          <w:instrText xml:space="preserve"> PAGEREF _Toc334451587 \h </w:instrText>
        </w:r>
        <w:r>
          <w:rPr>
            <w:noProof/>
            <w:webHidden/>
          </w:rPr>
        </w:r>
        <w:r>
          <w:rPr>
            <w:noProof/>
            <w:webHidden/>
          </w:rPr>
          <w:fldChar w:fldCharType="separate"/>
        </w:r>
        <w:r w:rsidR="00D8668B">
          <w:rPr>
            <w:noProof/>
            <w:webHidden/>
          </w:rPr>
          <w:t>35</w:t>
        </w:r>
        <w:r>
          <w:rPr>
            <w:noProof/>
            <w:webHidden/>
          </w:rPr>
          <w:fldChar w:fldCharType="end"/>
        </w:r>
      </w:hyperlink>
    </w:p>
    <w:p w:rsidR="00D8668B" w:rsidRDefault="007354D3">
      <w:pPr>
        <w:pStyle w:val="TDC3"/>
        <w:tabs>
          <w:tab w:val="right" w:leader="dot" w:pos="8261"/>
        </w:tabs>
        <w:rPr>
          <w:rFonts w:eastAsiaTheme="minorEastAsia"/>
          <w:noProof/>
          <w:lang w:val="es-CO" w:eastAsia="es-CO"/>
        </w:rPr>
      </w:pPr>
      <w:hyperlink w:anchor="_Toc334451588" w:history="1">
        <w:r w:rsidR="00D8668B" w:rsidRPr="003A3ED4">
          <w:rPr>
            <w:rStyle w:val="Hipervnculo"/>
            <w:noProof/>
          </w:rPr>
          <w:t>8.9.2 Responsables</w:t>
        </w:r>
        <w:r w:rsidR="00D8668B">
          <w:rPr>
            <w:noProof/>
            <w:webHidden/>
          </w:rPr>
          <w:tab/>
        </w:r>
        <w:r>
          <w:rPr>
            <w:noProof/>
            <w:webHidden/>
          </w:rPr>
          <w:fldChar w:fldCharType="begin"/>
        </w:r>
        <w:r w:rsidR="00D8668B">
          <w:rPr>
            <w:noProof/>
            <w:webHidden/>
          </w:rPr>
          <w:instrText xml:space="preserve"> PAGEREF _Toc334451588 \h </w:instrText>
        </w:r>
        <w:r>
          <w:rPr>
            <w:noProof/>
            <w:webHidden/>
          </w:rPr>
        </w:r>
        <w:r>
          <w:rPr>
            <w:noProof/>
            <w:webHidden/>
          </w:rPr>
          <w:fldChar w:fldCharType="separate"/>
        </w:r>
        <w:r w:rsidR="00D8668B">
          <w:rPr>
            <w:noProof/>
            <w:webHidden/>
          </w:rPr>
          <w:t>35</w:t>
        </w:r>
        <w:r>
          <w:rPr>
            <w:noProof/>
            <w:webHidden/>
          </w:rPr>
          <w:fldChar w:fldCharType="end"/>
        </w:r>
      </w:hyperlink>
    </w:p>
    <w:p w:rsidR="00D8668B" w:rsidRDefault="007354D3">
      <w:pPr>
        <w:pStyle w:val="TDC3"/>
        <w:tabs>
          <w:tab w:val="right" w:leader="dot" w:pos="8261"/>
        </w:tabs>
        <w:rPr>
          <w:rFonts w:eastAsiaTheme="minorEastAsia"/>
          <w:noProof/>
          <w:lang w:val="es-CO" w:eastAsia="es-CO"/>
        </w:rPr>
      </w:pPr>
      <w:hyperlink w:anchor="_Toc334451589" w:history="1">
        <w:r w:rsidR="00D8668B" w:rsidRPr="003A3ED4">
          <w:rPr>
            <w:rStyle w:val="Hipervnculo"/>
            <w:noProof/>
          </w:rPr>
          <w:t>8.9.2 Puesta en marcha</w:t>
        </w:r>
        <w:r w:rsidR="00D8668B">
          <w:rPr>
            <w:noProof/>
            <w:webHidden/>
          </w:rPr>
          <w:tab/>
        </w:r>
        <w:r>
          <w:rPr>
            <w:noProof/>
            <w:webHidden/>
          </w:rPr>
          <w:fldChar w:fldCharType="begin"/>
        </w:r>
        <w:r w:rsidR="00D8668B">
          <w:rPr>
            <w:noProof/>
            <w:webHidden/>
          </w:rPr>
          <w:instrText xml:space="preserve"> PAGEREF _Toc334451589 \h </w:instrText>
        </w:r>
        <w:r>
          <w:rPr>
            <w:noProof/>
            <w:webHidden/>
          </w:rPr>
        </w:r>
        <w:r>
          <w:rPr>
            <w:noProof/>
            <w:webHidden/>
          </w:rPr>
          <w:fldChar w:fldCharType="separate"/>
        </w:r>
        <w:r w:rsidR="00D8668B">
          <w:rPr>
            <w:noProof/>
            <w:webHidden/>
          </w:rPr>
          <w:t>35</w:t>
        </w:r>
        <w:r>
          <w:rPr>
            <w:noProof/>
            <w:webHidden/>
          </w:rPr>
          <w:fldChar w:fldCharType="end"/>
        </w:r>
      </w:hyperlink>
    </w:p>
    <w:p w:rsidR="00D8668B" w:rsidRDefault="007354D3">
      <w:pPr>
        <w:pStyle w:val="TDC3"/>
        <w:tabs>
          <w:tab w:val="right" w:leader="dot" w:pos="8261"/>
        </w:tabs>
        <w:rPr>
          <w:rFonts w:eastAsiaTheme="minorEastAsia"/>
          <w:noProof/>
          <w:lang w:val="es-CO" w:eastAsia="es-CO"/>
        </w:rPr>
      </w:pPr>
      <w:hyperlink w:anchor="_Toc334451590" w:history="1">
        <w:r w:rsidR="00D8668B" w:rsidRPr="003A3ED4">
          <w:rPr>
            <w:rStyle w:val="Hipervnculo"/>
            <w:noProof/>
          </w:rPr>
          <w:t>8.9.3 Ejecución del plan</w:t>
        </w:r>
        <w:r w:rsidR="00D8668B">
          <w:rPr>
            <w:noProof/>
            <w:webHidden/>
          </w:rPr>
          <w:tab/>
        </w:r>
        <w:r>
          <w:rPr>
            <w:noProof/>
            <w:webHidden/>
          </w:rPr>
          <w:fldChar w:fldCharType="begin"/>
        </w:r>
        <w:r w:rsidR="00D8668B">
          <w:rPr>
            <w:noProof/>
            <w:webHidden/>
          </w:rPr>
          <w:instrText xml:space="preserve"> PAGEREF _Toc334451590 \h </w:instrText>
        </w:r>
        <w:r>
          <w:rPr>
            <w:noProof/>
            <w:webHidden/>
          </w:rPr>
        </w:r>
        <w:r>
          <w:rPr>
            <w:noProof/>
            <w:webHidden/>
          </w:rPr>
          <w:fldChar w:fldCharType="separate"/>
        </w:r>
        <w:r w:rsidR="00D8668B">
          <w:rPr>
            <w:noProof/>
            <w:webHidden/>
          </w:rPr>
          <w:t>35</w:t>
        </w:r>
        <w:r>
          <w:rPr>
            <w:noProof/>
            <w:webHidden/>
          </w:rPr>
          <w:fldChar w:fldCharType="end"/>
        </w:r>
      </w:hyperlink>
    </w:p>
    <w:p w:rsidR="00D8668B" w:rsidRDefault="007354D3">
      <w:pPr>
        <w:pStyle w:val="TDC1"/>
        <w:tabs>
          <w:tab w:val="right" w:leader="dot" w:pos="8261"/>
        </w:tabs>
        <w:rPr>
          <w:rFonts w:eastAsiaTheme="minorEastAsia"/>
          <w:noProof/>
          <w:lang w:val="es-CO" w:eastAsia="es-CO"/>
        </w:rPr>
      </w:pPr>
      <w:hyperlink w:anchor="_Toc334451591" w:history="1">
        <w:r w:rsidR="00D8668B" w:rsidRPr="003A3ED4">
          <w:rPr>
            <w:rStyle w:val="Hipervnculo"/>
            <w:rFonts w:ascii="Arial" w:hAnsi="Arial"/>
            <w:noProof/>
            <w:lang w:val="en-US"/>
          </w:rPr>
          <w:t>9. Additional plans</w:t>
        </w:r>
        <w:r w:rsidR="00D8668B">
          <w:rPr>
            <w:noProof/>
            <w:webHidden/>
          </w:rPr>
          <w:tab/>
        </w:r>
        <w:r>
          <w:rPr>
            <w:noProof/>
            <w:webHidden/>
          </w:rPr>
          <w:fldChar w:fldCharType="begin"/>
        </w:r>
        <w:r w:rsidR="00D8668B">
          <w:rPr>
            <w:noProof/>
            <w:webHidden/>
          </w:rPr>
          <w:instrText xml:space="preserve"> PAGEREF _Toc334451591 \h </w:instrText>
        </w:r>
        <w:r>
          <w:rPr>
            <w:noProof/>
            <w:webHidden/>
          </w:rPr>
        </w:r>
        <w:r>
          <w:rPr>
            <w:noProof/>
            <w:webHidden/>
          </w:rPr>
          <w:fldChar w:fldCharType="separate"/>
        </w:r>
        <w:r w:rsidR="00D8668B">
          <w:rPr>
            <w:noProof/>
            <w:webHidden/>
          </w:rPr>
          <w:t>37</w:t>
        </w:r>
        <w:r>
          <w:rPr>
            <w:noProof/>
            <w:webHidden/>
          </w:rPr>
          <w:fldChar w:fldCharType="end"/>
        </w:r>
      </w:hyperlink>
    </w:p>
    <w:p w:rsidR="00D8668B" w:rsidRDefault="007354D3">
      <w:pPr>
        <w:pStyle w:val="TDC1"/>
        <w:tabs>
          <w:tab w:val="right" w:leader="dot" w:pos="8261"/>
        </w:tabs>
        <w:rPr>
          <w:rFonts w:eastAsiaTheme="minorEastAsia"/>
          <w:noProof/>
          <w:lang w:val="es-CO" w:eastAsia="es-CO"/>
        </w:rPr>
      </w:pPr>
      <w:hyperlink w:anchor="_Toc334451592" w:history="1">
        <w:r w:rsidR="00D8668B" w:rsidRPr="003A3ED4">
          <w:rPr>
            <w:rStyle w:val="Hipervnculo"/>
            <w:rFonts w:ascii="Arial" w:hAnsi="Arial"/>
            <w:noProof/>
            <w:lang w:val="en-US"/>
          </w:rPr>
          <w:t>10. Annexes</w:t>
        </w:r>
        <w:r w:rsidR="00D8668B">
          <w:rPr>
            <w:noProof/>
            <w:webHidden/>
          </w:rPr>
          <w:tab/>
        </w:r>
        <w:r>
          <w:rPr>
            <w:noProof/>
            <w:webHidden/>
          </w:rPr>
          <w:fldChar w:fldCharType="begin"/>
        </w:r>
        <w:r w:rsidR="00D8668B">
          <w:rPr>
            <w:noProof/>
            <w:webHidden/>
          </w:rPr>
          <w:instrText xml:space="preserve"> PAGEREF _Toc334451592 \h </w:instrText>
        </w:r>
        <w:r>
          <w:rPr>
            <w:noProof/>
            <w:webHidden/>
          </w:rPr>
        </w:r>
        <w:r>
          <w:rPr>
            <w:noProof/>
            <w:webHidden/>
          </w:rPr>
          <w:fldChar w:fldCharType="separate"/>
        </w:r>
        <w:r w:rsidR="00D8668B">
          <w:rPr>
            <w:noProof/>
            <w:webHidden/>
          </w:rPr>
          <w:t>37</w:t>
        </w:r>
        <w:r>
          <w:rPr>
            <w:noProof/>
            <w:webHidden/>
          </w:rPr>
          <w:fldChar w:fldCharType="end"/>
        </w:r>
      </w:hyperlink>
    </w:p>
    <w:p w:rsidR="00D8668B" w:rsidRDefault="007354D3">
      <w:pPr>
        <w:pStyle w:val="TDC1"/>
        <w:tabs>
          <w:tab w:val="right" w:leader="dot" w:pos="8261"/>
        </w:tabs>
        <w:rPr>
          <w:rFonts w:eastAsiaTheme="minorEastAsia"/>
          <w:noProof/>
          <w:lang w:val="es-CO" w:eastAsia="es-CO"/>
        </w:rPr>
      </w:pPr>
      <w:hyperlink w:anchor="_Toc334451593" w:history="1">
        <w:r w:rsidR="00D8668B" w:rsidRPr="003A3ED4">
          <w:rPr>
            <w:rStyle w:val="Hipervnculo"/>
            <w:rFonts w:ascii="Arial" w:hAnsi="Arial"/>
            <w:noProof/>
            <w:lang w:val="es-CO"/>
          </w:rPr>
          <w:t>11. Index</w:t>
        </w:r>
        <w:r w:rsidR="00D8668B">
          <w:rPr>
            <w:noProof/>
            <w:webHidden/>
          </w:rPr>
          <w:tab/>
        </w:r>
        <w:r>
          <w:rPr>
            <w:noProof/>
            <w:webHidden/>
          </w:rPr>
          <w:fldChar w:fldCharType="begin"/>
        </w:r>
        <w:r w:rsidR="00D8668B">
          <w:rPr>
            <w:noProof/>
            <w:webHidden/>
          </w:rPr>
          <w:instrText xml:space="preserve"> PAGEREF _Toc334451593 \h </w:instrText>
        </w:r>
        <w:r>
          <w:rPr>
            <w:noProof/>
            <w:webHidden/>
          </w:rPr>
        </w:r>
        <w:r>
          <w:rPr>
            <w:noProof/>
            <w:webHidden/>
          </w:rPr>
          <w:fldChar w:fldCharType="separate"/>
        </w:r>
        <w:r w:rsidR="00D8668B">
          <w:rPr>
            <w:noProof/>
            <w:webHidden/>
          </w:rPr>
          <w:t>37</w:t>
        </w:r>
        <w:r>
          <w:rPr>
            <w:noProof/>
            <w:webHidden/>
          </w:rPr>
          <w:fldChar w:fldCharType="end"/>
        </w:r>
      </w:hyperlink>
    </w:p>
    <w:p w:rsidR="00D8668B" w:rsidRDefault="007354D3" w:rsidP="00014AF3">
      <w:pPr>
        <w:jc w:val="both"/>
        <w:rPr>
          <w:rFonts w:ascii="Arial" w:hAnsi="Arial"/>
          <w:b/>
          <w:color w:val="365F91" w:themeColor="accent1" w:themeShade="BF"/>
          <w:sz w:val="28"/>
          <w:lang w:val="es-CO"/>
        </w:rPr>
      </w:pPr>
      <w:r>
        <w:rPr>
          <w:rFonts w:ascii="Arial" w:hAnsi="Arial"/>
          <w:b/>
          <w:color w:val="365F91" w:themeColor="accent1" w:themeShade="BF"/>
          <w:sz w:val="28"/>
          <w:lang w:val="es-CO"/>
        </w:rPr>
        <w:fldChar w:fldCharType="end"/>
      </w: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Pr="00595763" w:rsidRDefault="006B1F4F" w:rsidP="00014AF3">
      <w:pPr>
        <w:jc w:val="both"/>
        <w:rPr>
          <w:rFonts w:ascii="Arial" w:hAnsi="Arial"/>
          <w:b/>
          <w:color w:val="365F91" w:themeColor="accent1" w:themeShade="BF"/>
          <w:sz w:val="28"/>
          <w:lang w:val="es-CO"/>
        </w:rPr>
      </w:pPr>
    </w:p>
    <w:p w:rsidR="00A460BF" w:rsidRPr="00595763" w:rsidRDefault="002A2173" w:rsidP="00014AF3">
      <w:pPr>
        <w:pStyle w:val="Ttulo1"/>
        <w:jc w:val="both"/>
        <w:rPr>
          <w:rFonts w:ascii="Arial" w:hAnsi="Arial"/>
          <w:lang w:val="es-CO"/>
        </w:rPr>
      </w:pPr>
      <w:bookmarkStart w:id="6" w:name="_Toc334451254"/>
      <w:bookmarkStart w:id="7" w:name="_Toc334451470"/>
      <w:proofErr w:type="spellStart"/>
      <w:r w:rsidRPr="00D53C37">
        <w:rPr>
          <w:rFonts w:ascii="Arial" w:hAnsi="Arial"/>
          <w:lang w:val="es-CO"/>
        </w:rPr>
        <w:lastRenderedPageBreak/>
        <w:t>Lista</w:t>
      </w:r>
      <w:r w:rsidR="007D6948">
        <w:rPr>
          <w:rFonts w:ascii="Arial" w:hAnsi="Arial"/>
          <w:lang w:val="es-CO"/>
        </w:rPr>
        <w:t>de</w:t>
      </w:r>
      <w:proofErr w:type="spellEnd"/>
      <w:r w:rsidR="007D6948">
        <w:rPr>
          <w:rFonts w:ascii="Arial" w:hAnsi="Arial"/>
          <w:lang w:val="es-CO"/>
        </w:rPr>
        <w:t xml:space="preserve"> </w:t>
      </w:r>
      <w:r w:rsidR="0077450E">
        <w:rPr>
          <w:rFonts w:ascii="Arial" w:hAnsi="Arial"/>
          <w:lang w:val="es-CO"/>
        </w:rPr>
        <w:t>F</w:t>
      </w:r>
      <w:r w:rsidR="007D6948">
        <w:rPr>
          <w:rFonts w:ascii="Arial" w:hAnsi="Arial"/>
          <w:lang w:val="es-CO"/>
        </w:rPr>
        <w:t>iguras</w:t>
      </w:r>
      <w:bookmarkEnd w:id="6"/>
      <w:bookmarkEnd w:id="7"/>
      <w:r w:rsidR="00D9745F" w:rsidRPr="00D53C37">
        <w:rPr>
          <w:rFonts w:ascii="Arial" w:hAnsi="Arial"/>
          <w:lang w:val="es-CO"/>
        </w:rPr>
        <w:tab/>
      </w:r>
    </w:p>
    <w:p w:rsidR="00D9745F" w:rsidRPr="00595763" w:rsidRDefault="007354D3" w:rsidP="00014AF3">
      <w:pPr>
        <w:pStyle w:val="Tabladeilustraciones"/>
        <w:tabs>
          <w:tab w:val="right" w:pos="8261"/>
        </w:tabs>
        <w:jc w:val="both"/>
        <w:rPr>
          <w:sz w:val="22"/>
          <w:lang w:val="es-CO"/>
        </w:rPr>
      </w:pPr>
      <w:r w:rsidRPr="00595763">
        <w:rPr>
          <w:rFonts w:ascii="Arial" w:hAnsi="Arial"/>
          <w:lang w:val="es-CO"/>
        </w:rPr>
        <w:fldChar w:fldCharType="begin"/>
      </w:r>
      <w:r w:rsidR="00A460BF" w:rsidRPr="00D53C37">
        <w:rPr>
          <w:rFonts w:ascii="Arial" w:hAnsi="Arial" w:cs="Arial"/>
          <w:lang w:val="es-CO"/>
        </w:rPr>
        <w:instrText xml:space="preserve"> TOC \h \z \c "Ilustración" </w:instrText>
      </w:r>
      <w:r w:rsidRPr="00595763">
        <w:rPr>
          <w:rFonts w:ascii="Arial" w:hAnsi="Arial"/>
          <w:lang w:val="es-CO"/>
        </w:rPr>
        <w:fldChar w:fldCharType="separate"/>
      </w:r>
      <w:hyperlink w:anchor="_Toc333018256" w:history="1">
        <w:r w:rsidR="00A460BF" w:rsidRPr="00595763">
          <w:rPr>
            <w:rStyle w:val="Hipervnculo"/>
          </w:rPr>
          <w:t>Ilustración 1: Organigrama de Fift Floor Coorp</w:t>
        </w:r>
        <w:r w:rsidR="00A460BF" w:rsidRPr="00595763">
          <w:rPr>
            <w:webHidden/>
            <w:lang w:val="es-CO"/>
          </w:rPr>
          <w:tab/>
        </w:r>
        <w:r w:rsidRPr="00595763">
          <w:rPr>
            <w:webHidden/>
            <w:lang w:val="es-CO"/>
          </w:rPr>
          <w:fldChar w:fldCharType="begin"/>
        </w:r>
        <w:r w:rsidR="00A460BF" w:rsidRPr="00D53C37">
          <w:rPr>
            <w:webHidden/>
            <w:lang w:val="es-CO"/>
          </w:rPr>
          <w:instrText xml:space="preserve"> PAGEREF _Toc333018256 \h </w:instrText>
        </w:r>
        <w:r w:rsidRPr="00595763">
          <w:rPr>
            <w:webHidden/>
            <w:lang w:val="es-CO"/>
          </w:rPr>
        </w:r>
        <w:r w:rsidRPr="00595763">
          <w:rPr>
            <w:webHidden/>
            <w:lang w:val="es-CO"/>
          </w:rPr>
          <w:fldChar w:fldCharType="separate"/>
        </w:r>
        <w:r w:rsidR="00C11889">
          <w:rPr>
            <w:noProof/>
            <w:webHidden/>
            <w:lang w:val="es-CO"/>
          </w:rPr>
          <w:t>19</w:t>
        </w:r>
        <w:r w:rsidRPr="00595763">
          <w:rPr>
            <w:webHidden/>
            <w:lang w:val="es-CO"/>
          </w:rPr>
          <w:fldChar w:fldCharType="end"/>
        </w:r>
      </w:hyperlink>
      <w:r w:rsidRPr="00595763">
        <w:rPr>
          <w:rFonts w:ascii="Arial" w:hAnsi="Arial"/>
          <w:lang w:val="es-CO"/>
        </w:rPr>
        <w:fldChar w:fldCharType="end"/>
      </w:r>
      <w:r w:rsidR="00D9745F" w:rsidRPr="00595763">
        <w:rPr>
          <w:rFonts w:ascii="Arial" w:hAnsi="Arial"/>
          <w:lang w:val="es-CO"/>
        </w:rPr>
        <w:tab/>
      </w:r>
    </w:p>
    <w:p w:rsidR="009F1CB1" w:rsidRPr="00595763" w:rsidRDefault="009F1CB1" w:rsidP="00014AF3">
      <w:pPr>
        <w:jc w:val="both"/>
        <w:rPr>
          <w:rFonts w:ascii="Arial" w:hAnsi="Arial"/>
          <w:b/>
          <w:color w:val="365F91" w:themeColor="accent1" w:themeShade="BF"/>
          <w:sz w:val="28"/>
          <w:lang w:val="es-CO"/>
        </w:rPr>
      </w:pPr>
      <w:r w:rsidRPr="00595763">
        <w:rPr>
          <w:rFonts w:ascii="Arial" w:hAnsi="Arial"/>
          <w:lang w:val="es-CO"/>
        </w:rPr>
        <w:br w:type="page"/>
      </w:r>
    </w:p>
    <w:p w:rsidR="00627816" w:rsidRPr="00595763" w:rsidRDefault="00D53C37" w:rsidP="00014AF3">
      <w:pPr>
        <w:pStyle w:val="Ttulo1"/>
        <w:jc w:val="both"/>
        <w:rPr>
          <w:rFonts w:ascii="Arial" w:hAnsi="Arial"/>
          <w:lang w:val="es-CO"/>
        </w:rPr>
      </w:pPr>
      <w:bookmarkStart w:id="8" w:name="_Toc334451255"/>
      <w:bookmarkStart w:id="9" w:name="_Toc334451471"/>
      <w:r>
        <w:rPr>
          <w:rFonts w:ascii="Arial" w:hAnsi="Arial"/>
          <w:lang w:val="es-CO"/>
        </w:rPr>
        <w:lastRenderedPageBreak/>
        <w:t>Lista de Tablas</w:t>
      </w:r>
      <w:bookmarkEnd w:id="8"/>
      <w:bookmarkEnd w:id="9"/>
      <w:r w:rsidR="00D9745F" w:rsidRPr="00D53C37">
        <w:rPr>
          <w:rFonts w:ascii="Arial" w:hAnsi="Arial"/>
          <w:lang w:val="es-CO"/>
        </w:rPr>
        <w:tab/>
      </w:r>
    </w:p>
    <w:p w:rsidR="00627816" w:rsidRPr="00595763" w:rsidRDefault="00195582" w:rsidP="00014AF3">
      <w:pPr>
        <w:jc w:val="both"/>
        <w:rPr>
          <w:lang w:val="es-CO"/>
        </w:rPr>
      </w:pPr>
      <w:r w:rsidRPr="00595763">
        <w:rPr>
          <w:rFonts w:ascii="Arial" w:hAnsi="Arial"/>
          <w:lang w:val="es-CO"/>
        </w:rPr>
        <w:t xml:space="preserve">1. </w:t>
      </w:r>
    </w:p>
    <w:p w:rsidR="000F2B5B" w:rsidRPr="00595763" w:rsidRDefault="00D9745F" w:rsidP="00014AF3">
      <w:pPr>
        <w:pStyle w:val="Tabladeilustraciones"/>
        <w:tabs>
          <w:tab w:val="right" w:leader="dot" w:pos="8261"/>
        </w:tabs>
        <w:jc w:val="both"/>
        <w:rPr>
          <w:caps w:val="0"/>
          <w:sz w:val="22"/>
          <w:lang w:val="es-CO"/>
        </w:rPr>
      </w:pPr>
      <w:r w:rsidRPr="00595763">
        <w:rPr>
          <w:rFonts w:ascii="Arial" w:hAnsi="Arial"/>
          <w:lang w:val="es-CO"/>
        </w:rPr>
        <w:tab/>
      </w:r>
      <w:r w:rsidR="007354D3" w:rsidRPr="00595763">
        <w:rPr>
          <w:rFonts w:ascii="Arial" w:hAnsi="Arial"/>
          <w:lang w:val="es-CO"/>
        </w:rPr>
        <w:fldChar w:fldCharType="begin"/>
      </w:r>
      <w:r w:rsidR="000F2B5B" w:rsidRPr="00D53C37">
        <w:rPr>
          <w:rFonts w:ascii="Arial" w:hAnsi="Arial" w:cs="Arial"/>
          <w:lang w:val="es-CO"/>
        </w:rPr>
        <w:instrText xml:space="preserve"> TOC \h \z \c "Tabla" </w:instrText>
      </w:r>
      <w:r w:rsidR="007354D3" w:rsidRPr="00595763">
        <w:rPr>
          <w:rFonts w:ascii="Arial" w:hAnsi="Arial"/>
          <w:lang w:val="es-CO"/>
        </w:rPr>
        <w:fldChar w:fldCharType="separate"/>
      </w:r>
      <w:hyperlink w:anchor="_Toc333012790" w:history="1">
        <w:r w:rsidR="000F2B5B" w:rsidRPr="00595763">
          <w:rPr>
            <w:rStyle w:val="Hipervnculo"/>
          </w:rPr>
          <w:t>Tabla 1: Entregables del Proyecto</w:t>
        </w:r>
        <w:r w:rsidR="000F2B5B" w:rsidRPr="00595763">
          <w:rPr>
            <w:webHidden/>
            <w:lang w:val="es-CO"/>
          </w:rPr>
          <w:tab/>
        </w:r>
        <w:r w:rsidR="007354D3" w:rsidRPr="00595763">
          <w:rPr>
            <w:webHidden/>
            <w:lang w:val="es-CO"/>
          </w:rPr>
          <w:fldChar w:fldCharType="begin"/>
        </w:r>
        <w:r w:rsidR="000F2B5B" w:rsidRPr="00D53C37">
          <w:rPr>
            <w:webHidden/>
            <w:lang w:val="es-CO"/>
          </w:rPr>
          <w:instrText xml:space="preserve"> PAGEREF _Toc333012790 \h </w:instrText>
        </w:r>
        <w:r w:rsidR="007354D3" w:rsidRPr="00595763">
          <w:rPr>
            <w:webHidden/>
            <w:lang w:val="es-CO"/>
          </w:rPr>
        </w:r>
        <w:r w:rsidR="007354D3" w:rsidRPr="00595763">
          <w:rPr>
            <w:webHidden/>
            <w:lang w:val="es-CO"/>
          </w:rPr>
          <w:fldChar w:fldCharType="separate"/>
        </w:r>
        <w:r w:rsidR="00C11889">
          <w:rPr>
            <w:noProof/>
            <w:webHidden/>
            <w:lang w:val="es-CO"/>
          </w:rPr>
          <w:t>15</w:t>
        </w:r>
        <w:r w:rsidR="007354D3" w:rsidRPr="00595763">
          <w:rPr>
            <w:webHidden/>
            <w:lang w:val="es-CO"/>
          </w:rPr>
          <w:fldChar w:fldCharType="end"/>
        </w:r>
      </w:hyperlink>
    </w:p>
    <w:p w:rsidR="00D9745F" w:rsidRPr="00595763" w:rsidRDefault="007354D3" w:rsidP="00014AF3">
      <w:pPr>
        <w:pStyle w:val="Tabladeilustraciones"/>
        <w:tabs>
          <w:tab w:val="right" w:leader="dot" w:pos="8261"/>
        </w:tabs>
        <w:jc w:val="both"/>
        <w:rPr>
          <w:rFonts w:ascii="Arial" w:hAnsi="Arial"/>
          <w:lang w:val="es-CO"/>
        </w:rPr>
      </w:pPr>
      <w:r w:rsidRPr="00595763">
        <w:rPr>
          <w:rFonts w:ascii="Arial" w:hAnsi="Arial"/>
          <w:lang w:val="es-CO"/>
        </w:rPr>
        <w:fldChar w:fldCharType="end"/>
      </w:r>
    </w:p>
    <w:p w:rsidR="00F74749" w:rsidRPr="00595763" w:rsidRDefault="00F74749" w:rsidP="00014AF3">
      <w:pPr>
        <w:jc w:val="both"/>
        <w:rPr>
          <w:rFonts w:ascii="Arial" w:hAnsi="Arial"/>
          <w:b/>
          <w:color w:val="365F91" w:themeColor="accent1" w:themeShade="BF"/>
          <w:sz w:val="28"/>
          <w:lang w:val="es-CO"/>
        </w:rPr>
      </w:pPr>
      <w:r w:rsidRPr="00595763">
        <w:rPr>
          <w:rFonts w:ascii="Arial" w:hAnsi="Arial"/>
          <w:lang w:val="es-CO"/>
        </w:rPr>
        <w:br w:type="page"/>
      </w:r>
    </w:p>
    <w:p w:rsidR="00D9745F" w:rsidRPr="00595763" w:rsidRDefault="004A7753" w:rsidP="00014AF3">
      <w:pPr>
        <w:pStyle w:val="Ttulo1"/>
        <w:jc w:val="both"/>
        <w:rPr>
          <w:rFonts w:ascii="Arial" w:hAnsi="Arial"/>
          <w:lang w:val="es-CO"/>
        </w:rPr>
      </w:pPr>
      <w:bookmarkStart w:id="10" w:name="_Toc334451256"/>
      <w:bookmarkStart w:id="11" w:name="_Toc334451472"/>
      <w:r w:rsidRPr="00D53C37">
        <w:rPr>
          <w:rFonts w:ascii="Arial" w:hAnsi="Arial" w:cs="Arial"/>
          <w:lang w:val="es-CO"/>
        </w:rPr>
        <w:lastRenderedPageBreak/>
        <w:t>1.</w:t>
      </w:r>
      <w:r>
        <w:rPr>
          <w:rFonts w:ascii="Arial" w:hAnsi="Arial" w:cs="Arial"/>
          <w:lang w:val="es-CO"/>
        </w:rPr>
        <w:t xml:space="preserve"> Visión global del proyecto</w:t>
      </w:r>
      <w:bookmarkEnd w:id="10"/>
      <w:bookmarkEnd w:id="11"/>
    </w:p>
    <w:p w:rsidR="00D9745F" w:rsidRPr="00595763" w:rsidRDefault="00D9745F" w:rsidP="00014AF3">
      <w:pPr>
        <w:pStyle w:val="Ttulo2"/>
        <w:jc w:val="both"/>
        <w:rPr>
          <w:rFonts w:ascii="Arial" w:hAnsi="Arial"/>
          <w:sz w:val="28"/>
          <w:lang w:val="es-CO"/>
        </w:rPr>
      </w:pPr>
      <w:bookmarkStart w:id="12" w:name="_Toc333053675"/>
      <w:bookmarkStart w:id="13" w:name="_Toc334451257"/>
      <w:bookmarkStart w:id="14" w:name="_Toc334451473"/>
      <w:r w:rsidRPr="00595763">
        <w:rPr>
          <w:rFonts w:ascii="Arial" w:hAnsi="Arial"/>
          <w:sz w:val="28"/>
          <w:lang w:val="es-CO"/>
        </w:rPr>
        <w:t xml:space="preserve">1.1 </w:t>
      </w:r>
      <w:bookmarkEnd w:id="12"/>
      <w:r w:rsidR="004A7753">
        <w:rPr>
          <w:rFonts w:ascii="Arial" w:hAnsi="Arial"/>
          <w:sz w:val="28"/>
          <w:lang w:val="es-CO"/>
        </w:rPr>
        <w:t>Resumen del Proyecto</w:t>
      </w:r>
      <w:bookmarkEnd w:id="13"/>
      <w:bookmarkEnd w:id="14"/>
    </w:p>
    <w:p w:rsidR="00CB37B2" w:rsidRPr="00595763" w:rsidRDefault="00D9745F" w:rsidP="00014AF3">
      <w:pPr>
        <w:pStyle w:val="Ttulo3"/>
        <w:jc w:val="both"/>
        <w:rPr>
          <w:rFonts w:ascii="Arial" w:hAnsi="Arial"/>
          <w:sz w:val="28"/>
          <w:lang w:val="es-CO"/>
        </w:rPr>
      </w:pPr>
      <w:bookmarkStart w:id="15" w:name="_Toc333053676"/>
      <w:bookmarkStart w:id="16" w:name="_Toc334451258"/>
      <w:bookmarkStart w:id="17" w:name="_Toc334451474"/>
      <w:r w:rsidRPr="00595763">
        <w:rPr>
          <w:rFonts w:ascii="Arial" w:hAnsi="Arial"/>
          <w:sz w:val="28"/>
          <w:lang w:val="es-CO"/>
        </w:rPr>
        <w:t xml:space="preserve">1.1.1 </w:t>
      </w:r>
      <w:bookmarkEnd w:id="15"/>
      <w:r w:rsidR="004A7753">
        <w:rPr>
          <w:rFonts w:ascii="Arial" w:hAnsi="Arial"/>
          <w:sz w:val="28"/>
          <w:lang w:val="es-CO"/>
        </w:rPr>
        <w:t>Propósito</w:t>
      </w:r>
      <w:r w:rsidR="007D5B8F">
        <w:rPr>
          <w:rFonts w:ascii="Arial" w:hAnsi="Arial"/>
          <w:sz w:val="28"/>
          <w:lang w:val="es-CO"/>
        </w:rPr>
        <w:t>, Alcance y Objetivos</w:t>
      </w:r>
      <w:bookmarkEnd w:id="16"/>
      <w:bookmarkEnd w:id="17"/>
    </w:p>
    <w:p w:rsidR="00B87FCF" w:rsidRPr="006B1F4F" w:rsidRDefault="006B1F4F" w:rsidP="006B1F4F">
      <w:pPr>
        <w:pStyle w:val="Ttulo4"/>
        <w:jc w:val="both"/>
        <w:rPr>
          <w:rFonts w:ascii="Arial" w:hAnsi="Arial"/>
          <w:sz w:val="28"/>
          <w:lang w:val="es-CO"/>
        </w:rPr>
      </w:pPr>
      <w:r>
        <w:rPr>
          <w:rFonts w:ascii="Arial" w:hAnsi="Arial"/>
          <w:sz w:val="28"/>
          <w:lang w:val="es-CO"/>
        </w:rPr>
        <w:t xml:space="preserve">1.1.1.1. </w:t>
      </w:r>
      <w:r w:rsidR="00B87FCF" w:rsidRPr="006B1F4F">
        <w:rPr>
          <w:rFonts w:ascii="Arial" w:hAnsi="Arial"/>
          <w:sz w:val="28"/>
          <w:lang w:val="es-CO"/>
        </w:rPr>
        <w:t>Propósito</w:t>
      </w:r>
    </w:p>
    <w:p w:rsidR="00B87FCF" w:rsidRPr="00595763" w:rsidRDefault="00B87FCF" w:rsidP="006B1F4F">
      <w:pPr>
        <w:jc w:val="both"/>
      </w:pPr>
      <w:r w:rsidRPr="00595763">
        <w:rPr>
          <w:lang w:val="es-CO"/>
        </w:rPr>
        <w:t>El propósito de este proyecto es cumplir satisfactoriamente con todos los requerimientos</w:t>
      </w:r>
      <w:r w:rsidR="00BD33C5">
        <w:t xml:space="preserve"> que conlleva el desarrollo de software</w:t>
      </w:r>
      <w:r w:rsidRPr="00595763">
        <w:t xml:space="preserve">, tanto de documentación como de desarrollo, que impone la materia </w:t>
      </w:r>
      <w:r w:rsidRPr="00595763">
        <w:rPr>
          <w:lang w:val="es-CO"/>
        </w:rPr>
        <w:t>de Ingeniería de Software</w:t>
      </w:r>
      <w:r w:rsidR="00BD33C5">
        <w:t xml:space="preserve"> de la Pontificia Universidad Javeriana</w:t>
      </w:r>
      <w:r>
        <w:t>.</w:t>
      </w:r>
    </w:p>
    <w:p w:rsidR="00B87FCF" w:rsidRPr="006B1F4F" w:rsidRDefault="006B1F4F" w:rsidP="006B1F4F">
      <w:pPr>
        <w:pStyle w:val="Ttulo4"/>
        <w:jc w:val="both"/>
        <w:rPr>
          <w:rFonts w:ascii="Arial" w:hAnsi="Arial"/>
          <w:sz w:val="28"/>
          <w:lang w:val="es-CO"/>
        </w:rPr>
      </w:pPr>
      <w:r>
        <w:rPr>
          <w:rFonts w:ascii="Arial" w:hAnsi="Arial"/>
          <w:sz w:val="28"/>
          <w:lang w:val="es-CO"/>
        </w:rPr>
        <w:t xml:space="preserve">1.1.1.2. </w:t>
      </w:r>
      <w:r w:rsidR="00B87FCF" w:rsidRPr="006B1F4F">
        <w:rPr>
          <w:rFonts w:ascii="Arial" w:hAnsi="Arial"/>
          <w:sz w:val="28"/>
          <w:lang w:val="es-CO"/>
        </w:rPr>
        <w:t>Alcance</w:t>
      </w:r>
    </w:p>
    <w:p w:rsidR="00B87FCF" w:rsidRPr="00595763" w:rsidRDefault="00B87FCF" w:rsidP="006B1F4F">
      <w:pPr>
        <w:jc w:val="both"/>
        <w:rPr>
          <w:lang w:val="es-CO"/>
        </w:rPr>
      </w:pPr>
      <w:r w:rsidRPr="00595763">
        <w:rPr>
          <w:lang w:val="es-CO"/>
        </w:rPr>
        <w:t xml:space="preserve">El alcance de este proyecto </w:t>
      </w:r>
      <w:proofErr w:type="spellStart"/>
      <w:r w:rsidRPr="00595763">
        <w:rPr>
          <w:lang w:val="es-CO"/>
        </w:rPr>
        <w:t>esta</w:t>
      </w:r>
      <w:proofErr w:type="spellEnd"/>
      <w:r w:rsidRPr="00595763">
        <w:rPr>
          <w:lang w:val="es-CO"/>
        </w:rPr>
        <w:t xml:space="preserve"> definido en los numerales que se mencionan a continuación:</w:t>
      </w:r>
    </w:p>
    <w:p w:rsidR="00B87FCF" w:rsidRPr="00595763" w:rsidRDefault="00B87FCF" w:rsidP="009D7F6B">
      <w:pPr>
        <w:pStyle w:val="Prrafodelista"/>
        <w:numPr>
          <w:ilvl w:val="0"/>
          <w:numId w:val="7"/>
        </w:numPr>
        <w:ind w:left="851" w:hanging="425"/>
        <w:jc w:val="both"/>
        <w:rPr>
          <w:lang w:val="es-CO"/>
        </w:rPr>
      </w:pPr>
      <w:r w:rsidRPr="00595763">
        <w:rPr>
          <w:lang w:val="es-CO"/>
        </w:rPr>
        <w:t>Entrega completa de documentación (SPMP, SRS y SDD) y prototipos en las fechas que se han definido en el calendario de actividades.</w:t>
      </w:r>
    </w:p>
    <w:p w:rsidR="00B87FCF" w:rsidRPr="00595763" w:rsidRDefault="00B87FCF" w:rsidP="009D7F6B">
      <w:pPr>
        <w:pStyle w:val="Prrafodelista"/>
        <w:numPr>
          <w:ilvl w:val="0"/>
          <w:numId w:val="7"/>
        </w:numPr>
        <w:ind w:left="851" w:hanging="425"/>
        <w:jc w:val="both"/>
        <w:rPr>
          <w:lang w:val="es-CO"/>
        </w:rPr>
      </w:pPr>
      <w:r w:rsidRPr="00595763">
        <w:rPr>
          <w:lang w:val="es-CO"/>
        </w:rPr>
        <w:t>Entrega final del producto.</w:t>
      </w:r>
    </w:p>
    <w:p w:rsidR="001B0012" w:rsidRDefault="001B0012" w:rsidP="009D7F6B">
      <w:pPr>
        <w:pStyle w:val="Prrafodelista"/>
        <w:numPr>
          <w:ilvl w:val="0"/>
          <w:numId w:val="7"/>
        </w:numPr>
        <w:ind w:left="851" w:hanging="425"/>
        <w:jc w:val="both"/>
      </w:pPr>
      <w:r>
        <w:t>No se hará control de mantenimiento ni futuras versiones del juego.</w:t>
      </w:r>
    </w:p>
    <w:p w:rsidR="00B87FCF" w:rsidRPr="006B1F4F" w:rsidRDefault="006B1F4F" w:rsidP="006B1F4F">
      <w:pPr>
        <w:pStyle w:val="Ttulo4"/>
        <w:jc w:val="both"/>
        <w:rPr>
          <w:rFonts w:ascii="Arial" w:hAnsi="Arial"/>
          <w:sz w:val="28"/>
          <w:lang w:val="es-CO"/>
        </w:rPr>
      </w:pPr>
      <w:r>
        <w:rPr>
          <w:rFonts w:ascii="Arial" w:hAnsi="Arial"/>
          <w:sz w:val="28"/>
          <w:lang w:val="es-CO"/>
        </w:rPr>
        <w:t xml:space="preserve">1.1.1.3. </w:t>
      </w:r>
      <w:r w:rsidR="00B87FCF" w:rsidRPr="006B1F4F">
        <w:rPr>
          <w:rFonts w:ascii="Arial" w:hAnsi="Arial"/>
          <w:sz w:val="28"/>
          <w:lang w:val="es-CO"/>
        </w:rPr>
        <w:t>Objetivos</w:t>
      </w:r>
    </w:p>
    <w:p w:rsidR="002F5271" w:rsidRDefault="002F5271" w:rsidP="00014AF3">
      <w:pPr>
        <w:pStyle w:val="Prrafodelista"/>
        <w:ind w:left="775"/>
        <w:jc w:val="both"/>
      </w:pPr>
    </w:p>
    <w:p w:rsidR="002F5271" w:rsidRDefault="002F5271" w:rsidP="006B1F4F">
      <w:pPr>
        <w:pStyle w:val="Prrafodelista"/>
        <w:ind w:left="0"/>
        <w:jc w:val="both"/>
      </w:pPr>
      <w:r>
        <w:t xml:space="preserve">El objetivo </w:t>
      </w:r>
      <w:r w:rsidR="0069422B">
        <w:t>principal de este proyecto</w:t>
      </w:r>
      <w:r>
        <w:t xml:space="preserve"> es el desarrollo de una aplicación la cual </w:t>
      </w:r>
      <w:proofErr w:type="spellStart"/>
      <w:r>
        <w:t>esta</w:t>
      </w:r>
      <w:proofErr w:type="spellEnd"/>
      <w:r>
        <w:t xml:space="preserve"> basada en el juego </w:t>
      </w:r>
      <w:hyperlink r:id="rId23" w:history="1">
        <w:r w:rsidR="0069422B" w:rsidRPr="00446913">
          <w:rPr>
            <w:rStyle w:val="Hipervnculo"/>
          </w:rPr>
          <w:t>CLUE de HASBRO</w:t>
        </w:r>
      </w:hyperlink>
      <w:r w:rsidR="00972328">
        <w:t xml:space="preserve">. El contexto que se le dará al juego recreara personajes de la saga de piratas del </w:t>
      </w:r>
      <w:proofErr w:type="spellStart"/>
      <w:r w:rsidR="00972328">
        <w:t>caribe</w:t>
      </w:r>
      <w:proofErr w:type="spellEnd"/>
      <w:r w:rsidR="00972328">
        <w:t xml:space="preserve"> y diferentes escenarios del Holandés Errante, barco del pirata </w:t>
      </w:r>
      <w:proofErr w:type="spellStart"/>
      <w:r w:rsidR="00972328">
        <w:t>Davy</w:t>
      </w:r>
      <w:proofErr w:type="spellEnd"/>
      <w:r w:rsidR="00972328">
        <w:t xml:space="preserve"> Jones.</w:t>
      </w:r>
    </w:p>
    <w:p w:rsidR="00B87FCF" w:rsidRPr="00595763" w:rsidRDefault="00261C8C" w:rsidP="006B1F4F">
      <w:pPr>
        <w:jc w:val="both"/>
        <w:rPr>
          <w:lang w:val="es-CO"/>
        </w:rPr>
      </w:pPr>
      <w:r>
        <w:t>Otros</w:t>
      </w:r>
      <w:r w:rsidR="00B87FCF" w:rsidRPr="00595763">
        <w:t xml:space="preserve"> objetivos </w:t>
      </w:r>
      <w:r>
        <w:t>de este</w:t>
      </w:r>
      <w:r w:rsidR="00B87FCF" w:rsidRPr="00595763">
        <w:t xml:space="preserve"> proyecto se </w:t>
      </w:r>
      <w:r>
        <w:t>encuentran</w:t>
      </w:r>
      <w:r w:rsidR="00B87FCF" w:rsidRPr="00595763">
        <w:t xml:space="preserve"> a continuación</w:t>
      </w:r>
      <w:r w:rsidR="00B87FCF" w:rsidRPr="00595763">
        <w:rPr>
          <w:lang w:val="es-CO"/>
        </w:rPr>
        <w:t>:</w:t>
      </w:r>
    </w:p>
    <w:p w:rsidR="00261C8C" w:rsidRDefault="00261C8C" w:rsidP="009D7F6B">
      <w:pPr>
        <w:pStyle w:val="Prrafodelista"/>
        <w:numPr>
          <w:ilvl w:val="0"/>
          <w:numId w:val="8"/>
        </w:numPr>
        <w:ind w:left="851" w:hanging="426"/>
        <w:jc w:val="both"/>
      </w:pPr>
      <w:r>
        <w:t>Aplicar los conocimientos que se adquieren en el curso de Ingeniería de Software.</w:t>
      </w:r>
    </w:p>
    <w:p w:rsidR="00B87FCF" w:rsidRPr="00EA7D3F" w:rsidRDefault="00B87FCF" w:rsidP="009D7F6B">
      <w:pPr>
        <w:pStyle w:val="Prrafodelista"/>
        <w:numPr>
          <w:ilvl w:val="0"/>
          <w:numId w:val="8"/>
        </w:numPr>
        <w:ind w:left="851" w:hanging="426"/>
        <w:jc w:val="both"/>
        <w:rPr>
          <w:lang w:val="es-CO"/>
        </w:rPr>
      </w:pPr>
      <w:r w:rsidRPr="00595763">
        <w:rPr>
          <w:lang w:val="es-CO"/>
        </w:rPr>
        <w:t>Cumplir con los requisitos de la materia de ingeniería de software.</w:t>
      </w:r>
    </w:p>
    <w:p w:rsidR="001138FD" w:rsidRPr="006B1F4F" w:rsidRDefault="00B87FCF" w:rsidP="009D7F6B">
      <w:pPr>
        <w:pStyle w:val="Prrafodelista"/>
        <w:numPr>
          <w:ilvl w:val="0"/>
          <w:numId w:val="8"/>
        </w:numPr>
        <w:ind w:left="851" w:hanging="426"/>
        <w:jc w:val="both"/>
      </w:pPr>
      <w:r w:rsidRPr="00595763">
        <w:rPr>
          <w:lang w:val="es-CO"/>
        </w:rPr>
        <w:t>Incentivar a futuros estudiantes de este curso para que tengan como objetivo el uso de nuevas tecnologías y mejores estándares de calidad a la hora de desarrollar futuros proyectos.</w:t>
      </w:r>
    </w:p>
    <w:p w:rsidR="00063757" w:rsidRPr="006B1F4F" w:rsidRDefault="00D9745F" w:rsidP="006B1F4F">
      <w:pPr>
        <w:pStyle w:val="Ttulo3"/>
        <w:jc w:val="both"/>
        <w:rPr>
          <w:rFonts w:ascii="Arial" w:hAnsi="Arial"/>
          <w:sz w:val="28"/>
          <w:lang w:val="es-CO"/>
        </w:rPr>
      </w:pPr>
      <w:bookmarkStart w:id="18" w:name="_Toc333053677"/>
      <w:bookmarkStart w:id="19" w:name="_Toc334451259"/>
      <w:bookmarkStart w:id="20" w:name="_Toc334451475"/>
      <w:r w:rsidRPr="00595763">
        <w:rPr>
          <w:rFonts w:ascii="Arial" w:hAnsi="Arial"/>
          <w:sz w:val="28"/>
          <w:lang w:val="es-CO"/>
        </w:rPr>
        <w:t xml:space="preserve">1.1.2 </w:t>
      </w:r>
      <w:bookmarkEnd w:id="18"/>
      <w:r w:rsidR="004A7753" w:rsidRPr="00D53C37">
        <w:rPr>
          <w:rFonts w:ascii="Arial" w:hAnsi="Arial" w:cs="Arial"/>
          <w:sz w:val="28"/>
          <w:szCs w:val="28"/>
          <w:lang w:val="es-CO"/>
        </w:rPr>
        <w:t>Suposiciones</w:t>
      </w:r>
      <w:r w:rsidR="00153DF8" w:rsidRPr="00D53C37">
        <w:rPr>
          <w:rFonts w:ascii="Arial" w:hAnsi="Arial" w:cs="Arial"/>
          <w:sz w:val="28"/>
          <w:szCs w:val="28"/>
          <w:lang w:val="es-CO"/>
        </w:rPr>
        <w:t xml:space="preserve"> y Restricciones</w:t>
      </w:r>
      <w:bookmarkEnd w:id="19"/>
      <w:bookmarkEnd w:id="20"/>
    </w:p>
    <w:p w:rsidR="00902467" w:rsidRDefault="00672B8F" w:rsidP="00014AF3">
      <w:pPr>
        <w:jc w:val="both"/>
        <w:rPr>
          <w:lang w:val="es-CO"/>
        </w:rPr>
      </w:pPr>
      <w:r w:rsidRPr="00595763">
        <w:rPr>
          <w:lang w:val="es-CO"/>
        </w:rPr>
        <w:t>De acuerdo con el proyecto,</w:t>
      </w:r>
      <w:r w:rsidR="00446913">
        <w:rPr>
          <w:lang w:val="es-CO"/>
        </w:rPr>
        <w:t xml:space="preserve">  hemos clasificado las siguientes restricciones y supuestos.</w:t>
      </w:r>
    </w:p>
    <w:p w:rsidR="006B1F4F" w:rsidRPr="006B1F4F" w:rsidRDefault="006B1F4F" w:rsidP="00CC10D2">
      <w:pPr>
        <w:pStyle w:val="Ttulo4"/>
        <w:jc w:val="both"/>
        <w:rPr>
          <w:rFonts w:ascii="Arial" w:hAnsi="Arial"/>
          <w:sz w:val="28"/>
          <w:lang w:val="es-CO"/>
        </w:rPr>
      </w:pPr>
      <w:bookmarkStart w:id="21" w:name="_Toc333053679"/>
      <w:bookmarkStart w:id="22" w:name="_Toc334451477"/>
      <w:r>
        <w:rPr>
          <w:rFonts w:ascii="Arial" w:hAnsi="Arial"/>
          <w:sz w:val="28"/>
          <w:lang w:val="es-CO"/>
        </w:rPr>
        <w:t xml:space="preserve">1.1.2.1. </w:t>
      </w:r>
      <w:r w:rsidRPr="006B1F4F">
        <w:rPr>
          <w:rFonts w:ascii="Arial" w:hAnsi="Arial"/>
          <w:sz w:val="28"/>
          <w:lang w:val="es-CO"/>
        </w:rPr>
        <w:t>Supuestos</w:t>
      </w:r>
      <w:bookmarkEnd w:id="21"/>
      <w:bookmarkEnd w:id="22"/>
    </w:p>
    <w:p w:rsidR="006B1F4F" w:rsidRPr="00EA7D3F" w:rsidRDefault="006B1F4F" w:rsidP="006B1F4F">
      <w:pPr>
        <w:jc w:val="both"/>
        <w:rPr>
          <w:lang w:val="es-CO"/>
        </w:rPr>
      </w:pPr>
    </w:p>
    <w:p w:rsidR="006B1F4F" w:rsidRPr="00EA7D3F" w:rsidRDefault="006B1F4F" w:rsidP="009D7F6B">
      <w:pPr>
        <w:pStyle w:val="Prrafodelista"/>
        <w:numPr>
          <w:ilvl w:val="0"/>
          <w:numId w:val="6"/>
        </w:numPr>
        <w:jc w:val="both"/>
        <w:rPr>
          <w:lang w:val="es-CO"/>
        </w:rPr>
      </w:pPr>
      <w:r w:rsidRPr="00EA7D3F">
        <w:rPr>
          <w:lang w:val="es-CO"/>
        </w:rPr>
        <w:lastRenderedPageBreak/>
        <w:t>Los requerimientos funcionales del software no cambiaran en el transcurso del desarrollo del mismo.</w:t>
      </w:r>
    </w:p>
    <w:p w:rsidR="006B1F4F" w:rsidRPr="00EA7D3F" w:rsidRDefault="006B1F4F" w:rsidP="009D7F6B">
      <w:pPr>
        <w:pStyle w:val="Prrafodelista"/>
        <w:numPr>
          <w:ilvl w:val="0"/>
          <w:numId w:val="6"/>
        </w:numPr>
        <w:jc w:val="both"/>
        <w:rPr>
          <w:lang w:val="es-CO"/>
        </w:rPr>
      </w:pPr>
      <w:r w:rsidRPr="00EA7D3F">
        <w:rPr>
          <w:lang w:val="es-CO"/>
        </w:rPr>
        <w:t>Los recursos del laboratorio de bases de datos ubicado en la facultad de ingeniería, son aptos para la implantación del producto de software.</w:t>
      </w:r>
    </w:p>
    <w:p w:rsidR="006B1F4F" w:rsidRPr="00EA7D3F" w:rsidRDefault="006B1F4F" w:rsidP="009D7F6B">
      <w:pPr>
        <w:pStyle w:val="Prrafodelista"/>
        <w:numPr>
          <w:ilvl w:val="0"/>
          <w:numId w:val="6"/>
        </w:numPr>
        <w:jc w:val="both"/>
        <w:rPr>
          <w:lang w:val="es-CO"/>
        </w:rPr>
      </w:pPr>
      <w:r w:rsidRPr="00EA7D3F">
        <w:rPr>
          <w:lang w:val="es-CO"/>
        </w:rPr>
        <w:t>El equipo de desarrollo no incurrirá en gastos adicionales como consecuencia del desarrollo del proyecto.</w:t>
      </w:r>
    </w:p>
    <w:p w:rsidR="006B1F4F" w:rsidRPr="00EA7D3F" w:rsidRDefault="006B1F4F" w:rsidP="009D7F6B">
      <w:pPr>
        <w:pStyle w:val="Prrafodelista"/>
        <w:numPr>
          <w:ilvl w:val="0"/>
          <w:numId w:val="6"/>
        </w:numPr>
        <w:jc w:val="both"/>
        <w:rPr>
          <w:lang w:val="es-CO"/>
        </w:rPr>
      </w:pPr>
      <w:r w:rsidRPr="00EA7D3F">
        <w:rPr>
          <w:lang w:val="es-CO"/>
        </w:rPr>
        <w:t xml:space="preserve"> Los integrantes del grupo tendrán el tiempo disponible suficiente para la realización de las actividades, procesos  y/o tareas asignadas durante la planeación del mismo.</w:t>
      </w:r>
    </w:p>
    <w:p w:rsidR="006B1F4F" w:rsidRPr="00EA7D3F" w:rsidRDefault="006B1F4F" w:rsidP="009D7F6B">
      <w:pPr>
        <w:pStyle w:val="Prrafodelista"/>
        <w:numPr>
          <w:ilvl w:val="0"/>
          <w:numId w:val="6"/>
        </w:numPr>
        <w:jc w:val="both"/>
        <w:rPr>
          <w:lang w:val="es-CO"/>
        </w:rPr>
      </w:pPr>
      <w:r w:rsidRPr="00EA7D3F">
        <w:rPr>
          <w:lang w:val="es-CO"/>
        </w:rPr>
        <w:t>Los entornos de desarrollo, y herramientas utilizadas para el proceso de implementación son capaces de soportar las funcionalidades que requieren para el producto de software.</w:t>
      </w:r>
    </w:p>
    <w:p w:rsidR="006B1F4F" w:rsidRPr="006B1F4F" w:rsidRDefault="006B1F4F" w:rsidP="009D7F6B">
      <w:pPr>
        <w:pStyle w:val="Prrafodelista"/>
        <w:numPr>
          <w:ilvl w:val="0"/>
          <w:numId w:val="6"/>
        </w:numPr>
        <w:jc w:val="both"/>
        <w:rPr>
          <w:lang w:val="es-CO"/>
        </w:rPr>
      </w:pPr>
      <w:r w:rsidRPr="00EA7D3F">
        <w:rPr>
          <w:lang w:val="es-CO"/>
        </w:rPr>
        <w:t>Los recursos ofrecidos a los integrantes del grupo por parte de la pontificia universidad javeriana estarán disponibles cuando lo requiera el avance del proyecto.</w:t>
      </w:r>
    </w:p>
    <w:p w:rsidR="005F5233" w:rsidRPr="006B1F4F" w:rsidRDefault="006B1F4F" w:rsidP="00CC10D2">
      <w:pPr>
        <w:pStyle w:val="Ttulo4"/>
        <w:jc w:val="both"/>
        <w:rPr>
          <w:rFonts w:ascii="Arial" w:hAnsi="Arial"/>
          <w:sz w:val="28"/>
          <w:lang w:val="es-CO"/>
        </w:rPr>
      </w:pPr>
      <w:bookmarkStart w:id="23" w:name="_Toc333053678"/>
      <w:bookmarkStart w:id="24" w:name="_Toc334451476"/>
      <w:r>
        <w:rPr>
          <w:rFonts w:ascii="Arial" w:hAnsi="Arial"/>
          <w:sz w:val="28"/>
          <w:lang w:val="es-CO"/>
        </w:rPr>
        <w:t>1.1.2.2</w:t>
      </w:r>
      <w:commentRangeStart w:id="25"/>
      <w:r>
        <w:rPr>
          <w:rFonts w:ascii="Arial" w:hAnsi="Arial"/>
          <w:sz w:val="28"/>
          <w:lang w:val="es-CO"/>
        </w:rPr>
        <w:t xml:space="preserve">. </w:t>
      </w:r>
      <w:r w:rsidR="00B513BA" w:rsidRPr="006B1F4F">
        <w:rPr>
          <w:rFonts w:ascii="Arial" w:hAnsi="Arial"/>
          <w:sz w:val="28"/>
          <w:lang w:val="es-CO"/>
        </w:rPr>
        <w:t>Restricciones</w:t>
      </w:r>
      <w:bookmarkEnd w:id="23"/>
      <w:bookmarkEnd w:id="24"/>
      <w:commentRangeEnd w:id="25"/>
      <w:r w:rsidR="00CC10D2">
        <w:rPr>
          <w:rStyle w:val="Refdecomentario"/>
          <w:rFonts w:asciiTheme="minorHAnsi" w:eastAsiaTheme="minorHAnsi" w:hAnsiTheme="minorHAnsi" w:cstheme="minorBidi"/>
          <w:b w:val="0"/>
          <w:bCs w:val="0"/>
          <w:color w:val="auto"/>
        </w:rPr>
        <w:commentReference w:id="25"/>
      </w:r>
    </w:p>
    <w:p w:rsidR="00063757" w:rsidRPr="00595763" w:rsidRDefault="00063757" w:rsidP="00014AF3">
      <w:pPr>
        <w:jc w:val="both"/>
        <w:rPr>
          <w:lang w:val="es-CO"/>
        </w:rPr>
      </w:pPr>
      <w:r w:rsidRPr="00595763">
        <w:rPr>
          <w:lang w:val="es-CO"/>
        </w:rPr>
        <w:t>El producto de software deberá ser probado en la sala de bases de datos, perteneciente a la facultad de Ingeniería de la Pontificia Universidad Javeriana.</w:t>
      </w:r>
    </w:p>
    <w:p w:rsidR="00D50B7F" w:rsidRPr="00595763" w:rsidRDefault="00D06CA1" w:rsidP="00014AF3">
      <w:pPr>
        <w:jc w:val="both"/>
        <w:rPr>
          <w:lang w:val="es-CO"/>
        </w:rPr>
      </w:pPr>
      <w:r w:rsidRPr="00595763">
        <w:rPr>
          <w:lang w:val="es-CO"/>
        </w:rPr>
        <w:t xml:space="preserve">El producto de software deberá </w:t>
      </w:r>
      <w:r w:rsidR="00D50B7F" w:rsidRPr="00595763">
        <w:rPr>
          <w:lang w:val="es-CO"/>
        </w:rPr>
        <w:t>cumplir con las configuraciones de hardware que poseen los computadores del laboratorio de bases de datos las cuales se listan a</w:t>
      </w:r>
      <w:r w:rsidR="000015CC" w:rsidRPr="00595763">
        <w:rPr>
          <w:lang w:val="es-CO"/>
        </w:rPr>
        <w:t xml:space="preserve"> continuación</w:t>
      </w:r>
      <w:r w:rsidR="00D50B7F" w:rsidRPr="00595763">
        <w:rPr>
          <w:lang w:val="es-CO"/>
        </w:rPr>
        <w:t>:</w:t>
      </w:r>
    </w:p>
    <w:p w:rsidR="009B6BB0" w:rsidRPr="00EA7D3F" w:rsidRDefault="009B6BB0" w:rsidP="00014AF3">
      <w:pPr>
        <w:jc w:val="both"/>
        <w:rPr>
          <w:lang w:val="es-CO"/>
        </w:rPr>
      </w:pPr>
      <w:r w:rsidRPr="00EA7D3F">
        <w:rPr>
          <w:lang w:val="es-CO"/>
        </w:rPr>
        <w:t xml:space="preserve">Computadores Modelo HP </w:t>
      </w:r>
      <w:proofErr w:type="spellStart"/>
      <w:r w:rsidRPr="00EA7D3F">
        <w:rPr>
          <w:lang w:val="es-CO"/>
        </w:rPr>
        <w:t>Compaq</w:t>
      </w:r>
      <w:proofErr w:type="spellEnd"/>
      <w:r w:rsidRPr="00EA7D3F">
        <w:rPr>
          <w:lang w:val="es-CO"/>
        </w:rPr>
        <w:t xml:space="preserve"> 6200 Pro Business PC </w:t>
      </w:r>
      <w:commentRangeStart w:id="26"/>
      <w:r w:rsidRPr="00EA7D3F">
        <w:rPr>
          <w:lang w:val="es-CO"/>
        </w:rPr>
        <w:t>[</w:t>
      </w:r>
      <w:proofErr w:type="spellStart"/>
      <w:r w:rsidRPr="00EA7D3F">
        <w:rPr>
          <w:lang w:val="es-CO"/>
        </w:rPr>
        <w:t>ref</w:t>
      </w:r>
      <w:proofErr w:type="spellEnd"/>
      <w:r w:rsidRPr="00EA7D3F">
        <w:rPr>
          <w:lang w:val="es-CO"/>
        </w:rPr>
        <w:t xml:space="preserve"> - </w:t>
      </w:r>
      <w:proofErr w:type="spellStart"/>
      <w:r w:rsidRPr="00EA7D3F">
        <w:rPr>
          <w:lang w:val="es-CO"/>
        </w:rPr>
        <w:t>documentoHP</w:t>
      </w:r>
      <w:proofErr w:type="spellEnd"/>
      <w:r w:rsidRPr="00EA7D3F">
        <w:rPr>
          <w:lang w:val="es-CO"/>
        </w:rPr>
        <w:t>]</w:t>
      </w:r>
      <w:commentRangeEnd w:id="26"/>
      <w:r w:rsidR="00436757" w:rsidRPr="00EA7D3F">
        <w:commentReference w:id="26"/>
      </w:r>
    </w:p>
    <w:p w:rsidR="009B6BB0" w:rsidRPr="00EA7D3F" w:rsidRDefault="009B6BB0" w:rsidP="009D7F6B">
      <w:pPr>
        <w:pStyle w:val="Prrafodelista"/>
        <w:numPr>
          <w:ilvl w:val="0"/>
          <w:numId w:val="4"/>
        </w:numPr>
        <w:autoSpaceDE w:val="0"/>
        <w:autoSpaceDN w:val="0"/>
        <w:adjustRightInd w:val="0"/>
        <w:spacing w:after="0" w:line="240" w:lineRule="auto"/>
        <w:jc w:val="both"/>
        <w:rPr>
          <w:lang w:val="es-CO"/>
        </w:rPr>
      </w:pPr>
      <w:r w:rsidRPr="00EA7D3F">
        <w:rPr>
          <w:lang w:val="es-CO"/>
        </w:rPr>
        <w:t xml:space="preserve">Sistema </w:t>
      </w:r>
      <w:proofErr w:type="spellStart"/>
      <w:r w:rsidRPr="00EA7D3F">
        <w:rPr>
          <w:lang w:val="es-CO"/>
        </w:rPr>
        <w:t>operative</w:t>
      </w:r>
      <w:proofErr w:type="spellEnd"/>
      <w:r w:rsidRPr="00EA7D3F">
        <w:rPr>
          <w:lang w:val="es-CO"/>
        </w:rPr>
        <w:t xml:space="preserve"> preinstalado </w:t>
      </w:r>
      <w:r w:rsidRPr="00EA7D3F">
        <w:rPr>
          <w:lang w:val="es-CO"/>
        </w:rPr>
        <w:tab/>
      </w:r>
    </w:p>
    <w:p w:rsidR="009B6BB0" w:rsidRPr="003B7A3E" w:rsidRDefault="009B6BB0" w:rsidP="009D7F6B">
      <w:pPr>
        <w:pStyle w:val="Prrafodelista"/>
        <w:numPr>
          <w:ilvl w:val="0"/>
          <w:numId w:val="4"/>
        </w:numPr>
        <w:autoSpaceDE w:val="0"/>
        <w:autoSpaceDN w:val="0"/>
        <w:adjustRightInd w:val="0"/>
        <w:spacing w:after="0" w:line="240" w:lineRule="auto"/>
        <w:jc w:val="both"/>
        <w:rPr>
          <w:lang w:val="en-US"/>
        </w:rPr>
      </w:pPr>
      <w:commentRangeStart w:id="27"/>
      <w:r w:rsidRPr="003B7A3E">
        <w:rPr>
          <w:lang w:val="en-US"/>
        </w:rPr>
        <w:t>Genuine Windows Vista Business (32-bit)**</w:t>
      </w:r>
    </w:p>
    <w:p w:rsidR="009B6BB0" w:rsidRPr="003B7A3E" w:rsidRDefault="009B6BB0" w:rsidP="009D7F6B">
      <w:pPr>
        <w:pStyle w:val="Prrafodelista"/>
        <w:numPr>
          <w:ilvl w:val="0"/>
          <w:numId w:val="4"/>
        </w:numPr>
        <w:autoSpaceDE w:val="0"/>
        <w:autoSpaceDN w:val="0"/>
        <w:adjustRightInd w:val="0"/>
        <w:spacing w:after="0" w:line="240" w:lineRule="auto"/>
        <w:jc w:val="both"/>
        <w:rPr>
          <w:lang w:val="en-US"/>
        </w:rPr>
      </w:pPr>
      <w:r w:rsidRPr="003B7A3E">
        <w:rPr>
          <w:lang w:val="en-US"/>
        </w:rPr>
        <w:t>Genuine Windows Vista Home Basic**</w:t>
      </w:r>
      <w:commentRangeEnd w:id="27"/>
      <w:r w:rsidR="003A103E" w:rsidRPr="00EA7D3F">
        <w:commentReference w:id="27"/>
      </w:r>
    </w:p>
    <w:p w:rsidR="009B6BB0" w:rsidRPr="003B7A3E" w:rsidRDefault="009B6BB0" w:rsidP="009D7F6B">
      <w:pPr>
        <w:pStyle w:val="Prrafodelista"/>
        <w:numPr>
          <w:ilvl w:val="0"/>
          <w:numId w:val="4"/>
        </w:numPr>
        <w:autoSpaceDE w:val="0"/>
        <w:autoSpaceDN w:val="0"/>
        <w:adjustRightInd w:val="0"/>
        <w:spacing w:after="0" w:line="240" w:lineRule="auto"/>
        <w:jc w:val="both"/>
        <w:rPr>
          <w:lang w:val="en-US"/>
        </w:rPr>
      </w:pPr>
      <w:r w:rsidRPr="003B7A3E">
        <w:rPr>
          <w:lang w:val="en-US"/>
        </w:rPr>
        <w:t>Processor4 Intel® 2nd Generation Core™ i3, i5, i7 Processors</w:t>
      </w:r>
    </w:p>
    <w:p w:rsidR="009B6BB0" w:rsidRPr="00EA7D3F" w:rsidRDefault="009B6BB0" w:rsidP="009D7F6B">
      <w:pPr>
        <w:pStyle w:val="Prrafodelista"/>
        <w:numPr>
          <w:ilvl w:val="0"/>
          <w:numId w:val="4"/>
        </w:numPr>
        <w:autoSpaceDE w:val="0"/>
        <w:autoSpaceDN w:val="0"/>
        <w:adjustRightInd w:val="0"/>
        <w:spacing w:after="0" w:line="240" w:lineRule="auto"/>
        <w:jc w:val="both"/>
        <w:rPr>
          <w:lang w:val="es-CO"/>
        </w:rPr>
      </w:pPr>
      <w:r w:rsidRPr="00EA7D3F">
        <w:rPr>
          <w:lang w:val="es-CO"/>
        </w:rPr>
        <w:t>Chipset Intel® Q65 Express</w:t>
      </w:r>
    </w:p>
    <w:p w:rsidR="009B6BB0" w:rsidRPr="00EA7D3F" w:rsidRDefault="009B6BB0" w:rsidP="009D7F6B">
      <w:pPr>
        <w:pStyle w:val="Prrafodelista"/>
        <w:numPr>
          <w:ilvl w:val="0"/>
          <w:numId w:val="4"/>
        </w:numPr>
        <w:jc w:val="both"/>
        <w:rPr>
          <w:lang w:val="es-CO"/>
        </w:rPr>
      </w:pPr>
      <w:r w:rsidRPr="00EA7D3F">
        <w:rPr>
          <w:lang w:val="es-CO"/>
        </w:rPr>
        <w:t>Memory5 DDR3 SDRAM  DIMM</w:t>
      </w:r>
    </w:p>
    <w:p w:rsidR="00FB74C8" w:rsidRPr="00EA7D3F" w:rsidRDefault="00FB74C8" w:rsidP="009D7F6B">
      <w:pPr>
        <w:pStyle w:val="Prrafodelista"/>
        <w:numPr>
          <w:ilvl w:val="0"/>
          <w:numId w:val="4"/>
        </w:numPr>
        <w:jc w:val="both"/>
        <w:rPr>
          <w:lang w:val="es-CO"/>
        </w:rPr>
      </w:pPr>
      <w:proofErr w:type="spellStart"/>
      <w:r w:rsidRPr="00EA7D3F">
        <w:rPr>
          <w:lang w:val="es-CO"/>
        </w:rPr>
        <w:t>Graficos</w:t>
      </w:r>
      <w:proofErr w:type="spellEnd"/>
      <w:r w:rsidRPr="00EA7D3F">
        <w:rPr>
          <w:lang w:val="es-CO"/>
        </w:rPr>
        <w:t xml:space="preserve">:  </w:t>
      </w:r>
      <w:proofErr w:type="spellStart"/>
      <w:r w:rsidRPr="00EA7D3F">
        <w:rPr>
          <w:lang w:val="es-CO"/>
        </w:rPr>
        <w:t>Integrated</w:t>
      </w:r>
      <w:proofErr w:type="spellEnd"/>
      <w:r w:rsidRPr="00EA7D3F">
        <w:rPr>
          <w:lang w:val="es-CO"/>
        </w:rPr>
        <w:t xml:space="preserve"> Intel® HD </w:t>
      </w:r>
      <w:proofErr w:type="spellStart"/>
      <w:r w:rsidRPr="00EA7D3F">
        <w:rPr>
          <w:lang w:val="es-CO"/>
        </w:rPr>
        <w:t>Graphics</w:t>
      </w:r>
      <w:proofErr w:type="spellEnd"/>
      <w:r w:rsidRPr="00EA7D3F">
        <w:rPr>
          <w:lang w:val="es-CO"/>
        </w:rPr>
        <w:t xml:space="preserve"> 2000/3000</w:t>
      </w:r>
    </w:p>
    <w:p w:rsidR="009B6BB0" w:rsidRPr="00EA7D3F" w:rsidRDefault="00E56923" w:rsidP="00014AF3">
      <w:pPr>
        <w:jc w:val="both"/>
        <w:rPr>
          <w:lang w:val="es-CO"/>
        </w:rPr>
      </w:pPr>
      <w:r>
        <w:rPr>
          <w:lang w:val="es-CO"/>
        </w:rPr>
        <w:t>La entrega final del p</w:t>
      </w:r>
      <w:r w:rsidR="003939D0" w:rsidRPr="00EA7D3F">
        <w:rPr>
          <w:lang w:val="es-CO"/>
        </w:rPr>
        <w:t xml:space="preserve">roducto se deberá realizar </w:t>
      </w:r>
      <w:r w:rsidR="00CB04E1" w:rsidRPr="00EA7D3F">
        <w:rPr>
          <w:lang w:val="es-CO"/>
        </w:rPr>
        <w:t xml:space="preserve">el día 30 de noviembre a las  16:00, en el laboratorio de bases de datos localizado en la facultad de ingeniería. </w:t>
      </w:r>
    </w:p>
    <w:p w:rsidR="00B513BA" w:rsidRPr="00EA7D3F" w:rsidRDefault="00CB04E1" w:rsidP="00014AF3">
      <w:pPr>
        <w:jc w:val="both"/>
        <w:rPr>
          <w:lang w:val="es-CO"/>
        </w:rPr>
      </w:pPr>
      <w:r w:rsidRPr="00EA7D3F">
        <w:rPr>
          <w:lang w:val="es-CO"/>
        </w:rPr>
        <w:t>El proceso de implementación del software y la gestión</w:t>
      </w:r>
      <w:r w:rsidR="00B513BA" w:rsidRPr="00EA7D3F">
        <w:rPr>
          <w:lang w:val="es-CO"/>
        </w:rPr>
        <w:t xml:space="preserve"> del proyecto</w:t>
      </w:r>
      <w:r w:rsidRPr="00EA7D3F">
        <w:rPr>
          <w:lang w:val="es-CO"/>
        </w:rPr>
        <w:t xml:space="preserve">, no cuentan con un presupuesto aprobado para su realización, por lo cual el equipo de desarrollo del software no recibirá remuneración monetaria alguna por la </w:t>
      </w:r>
      <w:proofErr w:type="spellStart"/>
      <w:r w:rsidR="00D64223" w:rsidRPr="00EA7D3F">
        <w:rPr>
          <w:lang w:val="es-CO"/>
        </w:rPr>
        <w:t>realización</w:t>
      </w:r>
      <w:r w:rsidRPr="00EA7D3F">
        <w:rPr>
          <w:lang w:val="es-CO"/>
        </w:rPr>
        <w:t>del</w:t>
      </w:r>
      <w:proofErr w:type="spellEnd"/>
      <w:r w:rsidRPr="00EA7D3F">
        <w:rPr>
          <w:lang w:val="es-CO"/>
        </w:rPr>
        <w:t xml:space="preserve"> </w:t>
      </w:r>
      <w:proofErr w:type="spellStart"/>
      <w:r w:rsidRPr="00EA7D3F">
        <w:rPr>
          <w:lang w:val="es-CO"/>
        </w:rPr>
        <w:t>mismo.</w:t>
      </w:r>
      <w:r w:rsidR="008D2B86" w:rsidRPr="00EA7D3F">
        <w:rPr>
          <w:lang w:val="es-CO"/>
        </w:rPr>
        <w:t>El</w:t>
      </w:r>
      <w:proofErr w:type="spellEnd"/>
      <w:r w:rsidR="008D2B86" w:rsidRPr="00EA7D3F">
        <w:rPr>
          <w:lang w:val="es-CO"/>
        </w:rPr>
        <w:t xml:space="preserve"> desarrollo del software será basado en los requerimientos aceptados por el cliente, lo cual no se podrán modificar una vez llegado a la aceptación del cliente. Para el desarrollo del software se permite la contratación de terceros para la implementación de las interfaces graficas</w:t>
      </w:r>
    </w:p>
    <w:p w:rsidR="00A72FAD" w:rsidRPr="00595763" w:rsidRDefault="00A72FAD" w:rsidP="00014AF3">
      <w:pPr>
        <w:jc w:val="both"/>
        <w:rPr>
          <w:lang w:val="es-CO"/>
        </w:rPr>
      </w:pPr>
    </w:p>
    <w:p w:rsidR="00F71FDB" w:rsidRPr="00EA7D3F" w:rsidRDefault="00F71FDB" w:rsidP="00014AF3">
      <w:pPr>
        <w:jc w:val="both"/>
        <w:rPr>
          <w:lang w:val="es-CO"/>
        </w:rPr>
      </w:pPr>
      <w:commentRangeStart w:id="28"/>
      <w:r w:rsidRPr="00EA7D3F">
        <w:rPr>
          <w:lang w:val="es-CO"/>
        </w:rPr>
        <w:lastRenderedPageBreak/>
        <w:t xml:space="preserve">El avance del proyecto estará guiado por los siguientes estándares de desarrollo de software y de </w:t>
      </w:r>
      <w:commentRangeStart w:id="29"/>
      <w:r w:rsidRPr="00EA7D3F">
        <w:rPr>
          <w:lang w:val="es-CO"/>
        </w:rPr>
        <w:t>calidad</w:t>
      </w:r>
      <w:commentRangeEnd w:id="29"/>
      <w:r w:rsidRPr="00EA7D3F">
        <w:commentReference w:id="29"/>
      </w:r>
      <w:r w:rsidR="007F7442" w:rsidRPr="00EA7D3F">
        <w:rPr>
          <w:lang w:val="es-CO"/>
        </w:rPr>
        <w:t>:</w:t>
      </w:r>
    </w:p>
    <w:commentRangeEnd w:id="28"/>
    <w:p w:rsidR="00F71FDB" w:rsidRPr="00EA7D3F" w:rsidRDefault="00C24776" w:rsidP="009D7F6B">
      <w:pPr>
        <w:pStyle w:val="Prrafodelista"/>
        <w:numPr>
          <w:ilvl w:val="0"/>
          <w:numId w:val="5"/>
        </w:numPr>
        <w:jc w:val="both"/>
        <w:rPr>
          <w:lang w:val="es-CO"/>
        </w:rPr>
      </w:pPr>
      <w:r>
        <w:rPr>
          <w:rStyle w:val="Refdecomentario"/>
        </w:rPr>
        <w:commentReference w:id="28"/>
      </w:r>
    </w:p>
    <w:p w:rsidR="002A752D" w:rsidRPr="00EA7D3F" w:rsidRDefault="00652C1B" w:rsidP="00014AF3">
      <w:pPr>
        <w:jc w:val="both"/>
        <w:rPr>
          <w:lang w:val="es-CO"/>
        </w:rPr>
      </w:pPr>
      <w:r w:rsidRPr="00EA7D3F">
        <w:rPr>
          <w:lang w:val="es-CO"/>
        </w:rPr>
        <w:t xml:space="preserve">La </w:t>
      </w:r>
      <w:proofErr w:type="spellStart"/>
      <w:r w:rsidRPr="00EA7D3F">
        <w:rPr>
          <w:lang w:val="es-CO"/>
        </w:rPr>
        <w:t>jugabilidad</w:t>
      </w:r>
      <w:proofErr w:type="spellEnd"/>
      <w:r w:rsidRPr="00EA7D3F">
        <w:rPr>
          <w:lang w:val="es-CO"/>
        </w:rPr>
        <w:t xml:space="preserve"> básica del juego estará basada en las reglas pre-establecidas por la compañía poseedora de los derechos del mismo (</w:t>
      </w:r>
      <w:proofErr w:type="spellStart"/>
      <w:r w:rsidRPr="00EA7D3F">
        <w:rPr>
          <w:lang w:val="es-CO"/>
        </w:rPr>
        <w:t>Hasbro</w:t>
      </w:r>
      <w:r w:rsidR="002A752D" w:rsidRPr="00EA7D3F">
        <w:rPr>
          <w:lang w:val="es-CO"/>
        </w:rPr>
        <w:t>Interactive</w:t>
      </w:r>
      <w:proofErr w:type="spellEnd"/>
      <w:r w:rsidR="002A752D" w:rsidRPr="00EA7D3F">
        <w:rPr>
          <w:lang w:val="es-CO"/>
        </w:rPr>
        <w:t xml:space="preserve"> Inc.), sin embargo algunas modificaciones a estas reglas serán incluidas en el producto de software referentes a la dinámica del juego, esto debido a requerimientos técnicos, personalización del juego (temática), consecuente a esto se listan </w:t>
      </w:r>
      <w:hyperlink r:id="rId25" w:history="1">
        <w:r w:rsidR="002A752D" w:rsidRPr="00EA7D3F">
          <w:rPr>
            <w:rStyle w:val="Hipervnculo"/>
            <w:lang w:val="es-CO"/>
          </w:rPr>
          <w:t>las modificaciones realizadas</w:t>
        </w:r>
      </w:hyperlink>
      <w:r w:rsidR="002A752D" w:rsidRPr="00EA7D3F">
        <w:rPr>
          <w:lang w:val="es-CO"/>
        </w:rPr>
        <w:t>.</w:t>
      </w:r>
    </w:p>
    <w:p w:rsidR="00DB7F96" w:rsidRPr="00EA7D3F" w:rsidRDefault="00DB7F96" w:rsidP="00014AF3">
      <w:pPr>
        <w:jc w:val="both"/>
        <w:rPr>
          <w:lang w:val="es-CO"/>
        </w:rPr>
      </w:pPr>
      <w:r w:rsidRPr="00EA7D3F">
        <w:rPr>
          <w:lang w:val="es-CO"/>
        </w:rPr>
        <w:t xml:space="preserve">La </w:t>
      </w:r>
      <w:r w:rsidR="00EA4DE5" w:rsidRPr="00EA7D3F">
        <w:rPr>
          <w:lang w:val="es-CO"/>
        </w:rPr>
        <w:t>arquitectura del software debe realizarse basado en el modelo cliente servidor.</w:t>
      </w:r>
    </w:p>
    <w:p w:rsidR="00EA4DE5" w:rsidRPr="00EA7D3F" w:rsidRDefault="00EA4DE5" w:rsidP="00014AF3">
      <w:pPr>
        <w:jc w:val="both"/>
        <w:rPr>
          <w:lang w:val="es-CO"/>
        </w:rPr>
      </w:pPr>
      <w:r w:rsidRPr="00EA7D3F">
        <w:rPr>
          <w:lang w:val="es-CO"/>
        </w:rPr>
        <w:t>Los datos en la aplicación deberán tener persistencia.</w:t>
      </w:r>
    </w:p>
    <w:p w:rsidR="00F811C5" w:rsidRPr="00EA7D3F" w:rsidRDefault="00BE2B48" w:rsidP="00014AF3">
      <w:pPr>
        <w:jc w:val="both"/>
        <w:rPr>
          <w:lang w:val="es-CO"/>
        </w:rPr>
      </w:pPr>
      <w:r w:rsidRPr="00EA7D3F">
        <w:rPr>
          <w:lang w:val="es-CO"/>
        </w:rPr>
        <w:t xml:space="preserve">La interfaz gráfica del software </w:t>
      </w:r>
      <w:r w:rsidR="00A60599" w:rsidRPr="00EA7D3F">
        <w:rPr>
          <w:lang w:val="es-CO"/>
        </w:rPr>
        <w:t>deberá utilizar componentes</w:t>
      </w:r>
      <w:r w:rsidR="00F811C5" w:rsidRPr="00EA7D3F">
        <w:rPr>
          <w:lang w:val="es-CO"/>
        </w:rPr>
        <w:t xml:space="preserve"> (Look &amp;</w:t>
      </w:r>
      <w:proofErr w:type="spellStart"/>
      <w:r w:rsidR="00F811C5" w:rsidRPr="00EA7D3F">
        <w:rPr>
          <w:lang w:val="es-CO"/>
        </w:rPr>
        <w:t>Feel</w:t>
      </w:r>
      <w:proofErr w:type="spellEnd"/>
      <w:r w:rsidR="00F811C5" w:rsidRPr="00EA7D3F">
        <w:rPr>
          <w:lang w:val="es-CO"/>
        </w:rPr>
        <w:t xml:space="preserve">), lo cual compromete aspectos de diseño, incluyendo aspectos como el color, las formas, la distribución de los elementos y el comportamiento de los mismos (cajas de texto, </w:t>
      </w:r>
      <w:proofErr w:type="spellStart"/>
      <w:r w:rsidR="00F811C5" w:rsidRPr="00EA7D3F">
        <w:rPr>
          <w:lang w:val="es-CO"/>
        </w:rPr>
        <w:t>listas,</w:t>
      </w:r>
      <w:r w:rsidR="00EA0183" w:rsidRPr="00EA7D3F">
        <w:rPr>
          <w:lang w:val="es-CO"/>
        </w:rPr>
        <w:t>etc</w:t>
      </w:r>
      <w:proofErr w:type="spellEnd"/>
      <w:r w:rsidR="00EA0183" w:rsidRPr="00EA7D3F">
        <w:rPr>
          <w:lang w:val="es-CO"/>
        </w:rPr>
        <w:t>.</w:t>
      </w:r>
      <w:r w:rsidR="00F811C5" w:rsidRPr="00EA7D3F">
        <w:rPr>
          <w:lang w:val="es-CO"/>
        </w:rPr>
        <w:t>).</w:t>
      </w:r>
    </w:p>
    <w:p w:rsidR="00F811C5" w:rsidRPr="00EA7D3F" w:rsidRDefault="00F811C5" w:rsidP="00014AF3">
      <w:pPr>
        <w:jc w:val="both"/>
        <w:rPr>
          <w:lang w:val="es-CO"/>
        </w:rPr>
      </w:pPr>
      <w:r w:rsidRPr="00EA7D3F">
        <w:rPr>
          <w:lang w:val="es-CO"/>
        </w:rPr>
        <w:t xml:space="preserve">La entrega de los documentos que sustentan el proceso de gerencia del proyecto y la implementación del software, deberán ser entregados en las fechas establecidas en el calendario </w:t>
      </w:r>
      <w:r w:rsidR="00BF1ECD" w:rsidRPr="00EA7D3F">
        <w:rPr>
          <w:lang w:val="es-CO"/>
        </w:rPr>
        <w:t>del curso las cuales</w:t>
      </w:r>
      <w:r w:rsidR="00EA7D3F">
        <w:rPr>
          <w:lang w:val="es-CO"/>
        </w:rPr>
        <w:t xml:space="preserve"> se listan en la </w:t>
      </w:r>
      <w:hyperlink w:anchor="_1.1.3._Entregables_del" w:history="1">
        <w:r w:rsidR="00EA7D3F" w:rsidRPr="00EA7D3F">
          <w:rPr>
            <w:rStyle w:val="Hipervnculo"/>
            <w:lang w:val="es-CO"/>
          </w:rPr>
          <w:t>sección 1.1.3</w:t>
        </w:r>
      </w:hyperlink>
      <w:r w:rsidR="00EA7D3F">
        <w:rPr>
          <w:lang w:val="es-CO"/>
        </w:rPr>
        <w:t>.</w:t>
      </w:r>
    </w:p>
    <w:p w:rsidR="00006E8E" w:rsidRPr="00EA7D3F" w:rsidRDefault="00D95802" w:rsidP="00014AF3">
      <w:pPr>
        <w:jc w:val="both"/>
        <w:rPr>
          <w:lang w:val="es-CO"/>
        </w:rPr>
      </w:pPr>
      <w:r w:rsidRPr="00EA7D3F">
        <w:rPr>
          <w:lang w:val="es-CO"/>
        </w:rPr>
        <w:t>Los recursos hardware para el proceso de implementación y documentación  del proyecto, están  limitados a los equipos de los que disponen los integrantes del grupo.</w:t>
      </w:r>
    </w:p>
    <w:p w:rsidR="00D95802" w:rsidRPr="00EA7D3F" w:rsidRDefault="00930208" w:rsidP="00014AF3">
      <w:pPr>
        <w:jc w:val="both"/>
        <w:rPr>
          <w:lang w:val="es-CO"/>
        </w:rPr>
      </w:pPr>
      <w:r w:rsidRPr="00EA7D3F">
        <w:rPr>
          <w:lang w:val="es-CO"/>
        </w:rPr>
        <w:t xml:space="preserve">Las locaciones para el desarrollo del proyecto </w:t>
      </w:r>
      <w:r w:rsidR="008E64B6" w:rsidRPr="00EA7D3F">
        <w:rPr>
          <w:lang w:val="es-CO"/>
        </w:rPr>
        <w:t>están delimitadas a la ciudad de Bogotá</w:t>
      </w:r>
      <w:r w:rsidR="00710A74" w:rsidRPr="00EA7D3F">
        <w:rPr>
          <w:lang w:val="es-CO"/>
        </w:rPr>
        <w:t xml:space="preserve">  (Colombia),</w:t>
      </w:r>
      <w:r w:rsidR="008E64B6" w:rsidRPr="00EA7D3F">
        <w:rPr>
          <w:lang w:val="es-CO"/>
        </w:rPr>
        <w:t xml:space="preserve"> específicamente a los recursos designados por la Pontificia universidad Javeriana y a las locaciones disponibles por parte de los integrantes del grupo.</w:t>
      </w:r>
    </w:p>
    <w:p w:rsidR="00B1483F" w:rsidRPr="00EA7D3F" w:rsidRDefault="00B1483F" w:rsidP="00014AF3">
      <w:pPr>
        <w:jc w:val="both"/>
        <w:rPr>
          <w:lang w:val="es-CO"/>
        </w:rPr>
      </w:pPr>
      <w:r w:rsidRPr="00EA7D3F">
        <w:rPr>
          <w:lang w:val="es-CO"/>
        </w:rPr>
        <w:t xml:space="preserve">El proceso de Post-Mortem </w:t>
      </w:r>
      <w:r w:rsidR="003F25AE" w:rsidRPr="00EA7D3F">
        <w:rPr>
          <w:lang w:val="es-CO"/>
        </w:rPr>
        <w:t>del aplicativo no se ejecutara debido a las restricciones del calendario impuesto por la asignatura.</w:t>
      </w:r>
    </w:p>
    <w:p w:rsidR="00BD0AB0" w:rsidRPr="00CC10D2" w:rsidRDefault="00BD0AB0" w:rsidP="00CC10D2">
      <w:pPr>
        <w:pStyle w:val="Ttulo3"/>
        <w:jc w:val="both"/>
        <w:rPr>
          <w:rFonts w:ascii="Arial" w:hAnsi="Arial"/>
          <w:sz w:val="28"/>
          <w:lang w:val="es-CO"/>
        </w:rPr>
      </w:pPr>
      <w:bookmarkStart w:id="30" w:name="_1.1.3._Entregables_del"/>
      <w:bookmarkStart w:id="31" w:name="_Toc334451260"/>
      <w:bookmarkStart w:id="32" w:name="_Toc334451478"/>
      <w:bookmarkEnd w:id="30"/>
      <w:r w:rsidRPr="00BD0AB0">
        <w:rPr>
          <w:rFonts w:ascii="Arial" w:hAnsi="Arial"/>
          <w:bCs w:val="0"/>
          <w:sz w:val="28"/>
          <w:lang w:val="es-CO"/>
        </w:rPr>
        <w:t>1.</w:t>
      </w:r>
      <w:r w:rsidRPr="00BD0AB0">
        <w:rPr>
          <w:rFonts w:ascii="Arial" w:hAnsi="Arial"/>
          <w:sz w:val="28"/>
          <w:lang w:val="es-CO"/>
        </w:rPr>
        <w:t>1</w:t>
      </w:r>
      <w:r>
        <w:rPr>
          <w:rFonts w:ascii="Arial" w:hAnsi="Arial"/>
          <w:sz w:val="28"/>
          <w:lang w:val="es-CO"/>
        </w:rPr>
        <w:t xml:space="preserve">.3. </w:t>
      </w:r>
      <w:r w:rsidRPr="00BD0AB0">
        <w:rPr>
          <w:rFonts w:ascii="Arial" w:hAnsi="Arial"/>
          <w:sz w:val="28"/>
          <w:lang w:val="es-CO"/>
        </w:rPr>
        <w:t>Entregables del proyecto</w:t>
      </w:r>
      <w:bookmarkEnd w:id="31"/>
      <w:bookmarkEnd w:id="32"/>
    </w:p>
    <w:p w:rsidR="009F1CB1" w:rsidRPr="00595763" w:rsidRDefault="009F1CB1" w:rsidP="00014AF3">
      <w:pPr>
        <w:jc w:val="both"/>
        <w:rPr>
          <w:lang w:val="es-CO"/>
        </w:rPr>
      </w:pPr>
      <w:r w:rsidRPr="00595763">
        <w:rPr>
          <w:lang w:val="es-CO"/>
        </w:rPr>
        <w:t>Para el desarrollo del proyecto, se establecieron cuatro entregables, que son descritos en la siguiente tabla.</w:t>
      </w:r>
    </w:p>
    <w:p w:rsidR="00627816" w:rsidRPr="00595763" w:rsidRDefault="00627816" w:rsidP="00014AF3">
      <w:pPr>
        <w:pStyle w:val="Epgrafe"/>
        <w:keepNext/>
        <w:jc w:val="both"/>
        <w:rPr>
          <w:lang w:val="es-CO"/>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87"/>
        <w:gridCol w:w="2679"/>
        <w:gridCol w:w="1379"/>
        <w:gridCol w:w="1172"/>
        <w:gridCol w:w="1519"/>
      </w:tblGrid>
      <w:tr w:rsidR="0030124A" w:rsidRPr="00D53C37" w:rsidTr="00CC10D2">
        <w:trPr>
          <w:jc w:val="center"/>
        </w:trPr>
        <w:tc>
          <w:tcPr>
            <w:tcW w:w="1187" w:type="dxa"/>
          </w:tcPr>
          <w:p w:rsidR="0030124A" w:rsidRPr="00595763" w:rsidRDefault="0030124A" w:rsidP="00014AF3">
            <w:pPr>
              <w:jc w:val="both"/>
              <w:rPr>
                <w:sz w:val="20"/>
                <w:lang w:val="es-CO"/>
              </w:rPr>
            </w:pPr>
            <w:r w:rsidRPr="00595763">
              <w:rPr>
                <w:sz w:val="20"/>
                <w:lang w:val="es-CO"/>
              </w:rPr>
              <w:t>Entregable</w:t>
            </w:r>
          </w:p>
        </w:tc>
        <w:tc>
          <w:tcPr>
            <w:tcW w:w="2451" w:type="dxa"/>
          </w:tcPr>
          <w:p w:rsidR="0030124A" w:rsidRPr="00595763" w:rsidRDefault="0030124A" w:rsidP="00014AF3">
            <w:pPr>
              <w:jc w:val="both"/>
              <w:rPr>
                <w:sz w:val="20"/>
                <w:lang w:val="es-CO"/>
              </w:rPr>
            </w:pPr>
            <w:r w:rsidRPr="00595763">
              <w:rPr>
                <w:sz w:val="20"/>
                <w:lang w:val="es-CO"/>
              </w:rPr>
              <w:t>Contenido</w:t>
            </w:r>
          </w:p>
        </w:tc>
        <w:tc>
          <w:tcPr>
            <w:tcW w:w="1379" w:type="dxa"/>
          </w:tcPr>
          <w:p w:rsidR="0030124A" w:rsidRPr="00595763" w:rsidRDefault="0030124A" w:rsidP="00014AF3">
            <w:pPr>
              <w:jc w:val="both"/>
              <w:rPr>
                <w:sz w:val="20"/>
                <w:lang w:val="es-CO"/>
              </w:rPr>
            </w:pPr>
            <w:r w:rsidRPr="00595763">
              <w:rPr>
                <w:sz w:val="20"/>
                <w:lang w:val="es-CO"/>
              </w:rPr>
              <w:t>Entrega</w:t>
            </w:r>
          </w:p>
        </w:tc>
        <w:tc>
          <w:tcPr>
            <w:tcW w:w="1172" w:type="dxa"/>
          </w:tcPr>
          <w:p w:rsidR="0030124A" w:rsidRPr="00595763" w:rsidRDefault="0030124A" w:rsidP="00014AF3">
            <w:pPr>
              <w:jc w:val="both"/>
              <w:rPr>
                <w:sz w:val="20"/>
                <w:lang w:val="es-CO"/>
              </w:rPr>
            </w:pPr>
            <w:r w:rsidRPr="00595763">
              <w:rPr>
                <w:sz w:val="20"/>
                <w:lang w:val="es-CO"/>
              </w:rPr>
              <w:t>Medio</w:t>
            </w:r>
          </w:p>
        </w:tc>
        <w:tc>
          <w:tcPr>
            <w:tcW w:w="1519" w:type="dxa"/>
          </w:tcPr>
          <w:p w:rsidR="0030124A" w:rsidRPr="00595763" w:rsidRDefault="0030124A" w:rsidP="00014AF3">
            <w:pPr>
              <w:jc w:val="both"/>
              <w:rPr>
                <w:sz w:val="20"/>
                <w:lang w:val="es-CO"/>
              </w:rPr>
            </w:pPr>
            <w:r w:rsidRPr="00595763">
              <w:rPr>
                <w:sz w:val="20"/>
                <w:lang w:val="es-CO"/>
              </w:rPr>
              <w:t>Características</w:t>
            </w:r>
          </w:p>
        </w:tc>
      </w:tr>
      <w:tr w:rsidR="0030124A" w:rsidRPr="00D53C37" w:rsidTr="00CC10D2">
        <w:trPr>
          <w:jc w:val="center"/>
        </w:trPr>
        <w:tc>
          <w:tcPr>
            <w:tcW w:w="1187" w:type="dxa"/>
          </w:tcPr>
          <w:p w:rsidR="0030124A" w:rsidRPr="00595763" w:rsidRDefault="0030124A" w:rsidP="00014AF3">
            <w:pPr>
              <w:jc w:val="both"/>
              <w:rPr>
                <w:sz w:val="20"/>
                <w:lang w:val="es-CO"/>
              </w:rPr>
            </w:pPr>
            <w:r w:rsidRPr="00595763">
              <w:rPr>
                <w:sz w:val="20"/>
                <w:lang w:val="es-CO"/>
              </w:rPr>
              <w:t>SPMP</w:t>
            </w:r>
          </w:p>
        </w:tc>
        <w:tc>
          <w:tcPr>
            <w:tcW w:w="2451" w:type="dxa"/>
          </w:tcPr>
          <w:p w:rsidR="0030124A" w:rsidRPr="00595763" w:rsidRDefault="0030124A" w:rsidP="009D7F6B">
            <w:pPr>
              <w:pStyle w:val="Prrafodelista"/>
              <w:numPr>
                <w:ilvl w:val="0"/>
                <w:numId w:val="1"/>
              </w:numPr>
              <w:jc w:val="both"/>
              <w:rPr>
                <w:sz w:val="20"/>
                <w:lang w:val="es-CO"/>
              </w:rPr>
            </w:pPr>
            <w:r w:rsidRPr="00595763">
              <w:rPr>
                <w:sz w:val="20"/>
                <w:lang w:val="es-CO"/>
              </w:rPr>
              <w:t xml:space="preserve">Software Project Management Plan </w:t>
            </w:r>
            <w:r w:rsidRPr="00595763">
              <w:rPr>
                <w:sz w:val="20"/>
                <w:lang w:val="es-CO"/>
              </w:rPr>
              <w:lastRenderedPageBreak/>
              <w:t>(Plan del Proyecto y Estimación )</w:t>
            </w:r>
          </w:p>
          <w:p w:rsidR="0030124A" w:rsidRPr="00595763" w:rsidRDefault="0030124A" w:rsidP="009D7F6B">
            <w:pPr>
              <w:pStyle w:val="Prrafodelista"/>
              <w:numPr>
                <w:ilvl w:val="0"/>
                <w:numId w:val="1"/>
              </w:numPr>
              <w:jc w:val="both"/>
              <w:rPr>
                <w:sz w:val="20"/>
                <w:lang w:val="es-CO"/>
              </w:rPr>
            </w:pPr>
            <w:r w:rsidRPr="00595763">
              <w:rPr>
                <w:sz w:val="20"/>
                <w:lang w:val="es-CO"/>
              </w:rPr>
              <w:t>Casos de Uso refinados</w:t>
            </w:r>
          </w:p>
          <w:p w:rsidR="0030124A" w:rsidRPr="00595763" w:rsidRDefault="0030124A" w:rsidP="009D7F6B">
            <w:pPr>
              <w:pStyle w:val="Prrafodelista"/>
              <w:numPr>
                <w:ilvl w:val="0"/>
                <w:numId w:val="1"/>
              </w:numPr>
              <w:jc w:val="both"/>
              <w:rPr>
                <w:sz w:val="20"/>
                <w:lang w:val="es-CO"/>
              </w:rPr>
            </w:pPr>
            <w:r w:rsidRPr="00595763">
              <w:rPr>
                <w:sz w:val="20"/>
                <w:lang w:val="es-CO"/>
              </w:rPr>
              <w:t>Informe Gerencial, incluida la  presentación</w:t>
            </w:r>
          </w:p>
          <w:p w:rsidR="0030124A" w:rsidRPr="00595763" w:rsidRDefault="0030124A" w:rsidP="009D7F6B">
            <w:pPr>
              <w:pStyle w:val="Prrafodelista"/>
              <w:numPr>
                <w:ilvl w:val="0"/>
                <w:numId w:val="1"/>
              </w:numPr>
              <w:jc w:val="both"/>
              <w:rPr>
                <w:sz w:val="20"/>
                <w:lang w:val="es-CO"/>
              </w:rPr>
            </w:pPr>
            <w:r w:rsidRPr="00595763">
              <w:rPr>
                <w:sz w:val="20"/>
                <w:lang w:val="es-CO"/>
              </w:rPr>
              <w:t>Documento LEEME, que explique el contenido de la entrega</w:t>
            </w:r>
          </w:p>
        </w:tc>
        <w:tc>
          <w:tcPr>
            <w:tcW w:w="1379" w:type="dxa"/>
          </w:tcPr>
          <w:p w:rsidR="0030124A" w:rsidRPr="00595763" w:rsidRDefault="0030124A" w:rsidP="00014AF3">
            <w:pPr>
              <w:jc w:val="both"/>
              <w:rPr>
                <w:sz w:val="20"/>
                <w:lang w:val="es-CO"/>
              </w:rPr>
            </w:pPr>
            <w:r w:rsidRPr="00595763">
              <w:rPr>
                <w:sz w:val="20"/>
                <w:lang w:val="es-CO"/>
              </w:rPr>
              <w:lastRenderedPageBreak/>
              <w:t xml:space="preserve">Martes 11 de Septiembre </w:t>
            </w:r>
            <w:r w:rsidRPr="00595763">
              <w:rPr>
                <w:sz w:val="20"/>
                <w:lang w:val="es-CO"/>
              </w:rPr>
              <w:lastRenderedPageBreak/>
              <w:t xml:space="preserve">de 2012, 4:00pm salón de Clase (3-501), Instalaciones Pontificia Universidad Javeriana –Bogotá </w:t>
            </w:r>
          </w:p>
        </w:tc>
        <w:tc>
          <w:tcPr>
            <w:tcW w:w="1172" w:type="dxa"/>
          </w:tcPr>
          <w:p w:rsidR="0030124A" w:rsidRPr="00595763" w:rsidRDefault="0030124A" w:rsidP="00014AF3">
            <w:pPr>
              <w:jc w:val="both"/>
              <w:rPr>
                <w:sz w:val="20"/>
                <w:lang w:val="es-CO"/>
              </w:rPr>
            </w:pPr>
            <w:r w:rsidRPr="00595763">
              <w:rPr>
                <w:sz w:val="20"/>
                <w:lang w:val="es-CO"/>
              </w:rPr>
              <w:lastRenderedPageBreak/>
              <w:t>Digital</w:t>
            </w:r>
          </w:p>
        </w:tc>
        <w:tc>
          <w:tcPr>
            <w:tcW w:w="1519" w:type="dxa"/>
          </w:tcPr>
          <w:p w:rsidR="0030124A" w:rsidRPr="00595763" w:rsidRDefault="0030124A" w:rsidP="00014AF3">
            <w:pPr>
              <w:jc w:val="both"/>
              <w:rPr>
                <w:sz w:val="20"/>
                <w:lang w:val="es-CO"/>
              </w:rPr>
            </w:pPr>
            <w:r w:rsidRPr="00595763">
              <w:rPr>
                <w:sz w:val="20"/>
                <w:lang w:val="es-CO"/>
              </w:rPr>
              <w:t xml:space="preserve">Los documentos </w:t>
            </w:r>
            <w:r w:rsidRPr="00595763">
              <w:rPr>
                <w:sz w:val="20"/>
                <w:lang w:val="es-CO"/>
              </w:rPr>
              <w:lastRenderedPageBreak/>
              <w:t>seguirán los lineamientos de estándares de calidad, asociados a cada entrega</w:t>
            </w:r>
          </w:p>
        </w:tc>
      </w:tr>
      <w:tr w:rsidR="0030124A" w:rsidRPr="00D53C37" w:rsidTr="00CC10D2">
        <w:trPr>
          <w:jc w:val="center"/>
        </w:trPr>
        <w:tc>
          <w:tcPr>
            <w:tcW w:w="1187" w:type="dxa"/>
          </w:tcPr>
          <w:p w:rsidR="0030124A" w:rsidRPr="00595763" w:rsidRDefault="0030124A" w:rsidP="00014AF3">
            <w:pPr>
              <w:jc w:val="both"/>
              <w:rPr>
                <w:sz w:val="20"/>
                <w:lang w:val="es-CO"/>
              </w:rPr>
            </w:pPr>
            <w:r w:rsidRPr="00595763">
              <w:rPr>
                <w:sz w:val="20"/>
                <w:lang w:val="es-CO"/>
              </w:rPr>
              <w:lastRenderedPageBreak/>
              <w:t>SRS</w:t>
            </w:r>
          </w:p>
        </w:tc>
        <w:tc>
          <w:tcPr>
            <w:tcW w:w="2451" w:type="dxa"/>
          </w:tcPr>
          <w:p w:rsidR="0030124A" w:rsidRPr="00595763" w:rsidRDefault="0030124A" w:rsidP="009D7F6B">
            <w:pPr>
              <w:pStyle w:val="Prrafodelista"/>
              <w:numPr>
                <w:ilvl w:val="0"/>
                <w:numId w:val="2"/>
              </w:numPr>
              <w:jc w:val="both"/>
              <w:rPr>
                <w:sz w:val="20"/>
                <w:lang w:val="es-CO"/>
              </w:rPr>
            </w:pPr>
            <w:r w:rsidRPr="00595763">
              <w:rPr>
                <w:sz w:val="20"/>
                <w:lang w:val="es-CO"/>
              </w:rPr>
              <w:t xml:space="preserve">Software </w:t>
            </w:r>
            <w:proofErr w:type="spellStart"/>
            <w:r w:rsidRPr="00595763">
              <w:rPr>
                <w:sz w:val="20"/>
                <w:lang w:val="es-CO"/>
              </w:rPr>
              <w:t>RequirementSpecification</w:t>
            </w:r>
            <w:proofErr w:type="spellEnd"/>
            <w:r w:rsidRPr="00595763">
              <w:rPr>
                <w:sz w:val="20"/>
                <w:lang w:val="es-CO"/>
              </w:rPr>
              <w:t xml:space="preserve"> (Especificación de Requerimientos)</w:t>
            </w:r>
          </w:p>
          <w:p w:rsidR="0030124A" w:rsidRPr="00595763" w:rsidRDefault="0030124A" w:rsidP="009D7F6B">
            <w:pPr>
              <w:pStyle w:val="Prrafodelista"/>
              <w:numPr>
                <w:ilvl w:val="0"/>
                <w:numId w:val="2"/>
              </w:numPr>
              <w:jc w:val="both"/>
              <w:rPr>
                <w:sz w:val="20"/>
                <w:lang w:val="es-CO"/>
              </w:rPr>
            </w:pPr>
            <w:r w:rsidRPr="00595763">
              <w:rPr>
                <w:sz w:val="20"/>
                <w:lang w:val="es-CO"/>
              </w:rPr>
              <w:t xml:space="preserve">Prototipo Funcional, con la implementación  del caso de uso </w:t>
            </w:r>
            <w:proofErr w:type="spellStart"/>
            <w:r w:rsidRPr="00595763">
              <w:rPr>
                <w:sz w:val="20"/>
                <w:lang w:val="es-CO"/>
              </w:rPr>
              <w:t>mas</w:t>
            </w:r>
            <w:proofErr w:type="spellEnd"/>
            <w:r w:rsidRPr="00595763">
              <w:rPr>
                <w:sz w:val="20"/>
                <w:lang w:val="es-CO"/>
              </w:rPr>
              <w:t xml:space="preserve"> difícil </w:t>
            </w:r>
          </w:p>
          <w:p w:rsidR="0030124A" w:rsidRPr="00595763" w:rsidRDefault="0030124A" w:rsidP="009D7F6B">
            <w:pPr>
              <w:pStyle w:val="Prrafodelista"/>
              <w:numPr>
                <w:ilvl w:val="0"/>
                <w:numId w:val="2"/>
              </w:numPr>
              <w:jc w:val="both"/>
              <w:rPr>
                <w:sz w:val="20"/>
                <w:lang w:val="es-CO"/>
              </w:rPr>
            </w:pPr>
            <w:r w:rsidRPr="00595763">
              <w:rPr>
                <w:sz w:val="20"/>
                <w:lang w:val="es-CO"/>
              </w:rPr>
              <w:t>Informe Gerencial, incluida la  presentación</w:t>
            </w:r>
          </w:p>
          <w:p w:rsidR="0030124A" w:rsidRPr="00595763" w:rsidRDefault="0030124A" w:rsidP="009D7F6B">
            <w:pPr>
              <w:pStyle w:val="Prrafodelista"/>
              <w:numPr>
                <w:ilvl w:val="0"/>
                <w:numId w:val="2"/>
              </w:numPr>
              <w:jc w:val="both"/>
              <w:rPr>
                <w:sz w:val="20"/>
                <w:lang w:val="es-CO"/>
              </w:rPr>
            </w:pPr>
            <w:r w:rsidRPr="00595763">
              <w:rPr>
                <w:sz w:val="20"/>
                <w:lang w:val="es-CO"/>
              </w:rPr>
              <w:t>Corrección de entregables anteriores</w:t>
            </w:r>
          </w:p>
          <w:p w:rsidR="0030124A" w:rsidRPr="00595763" w:rsidRDefault="0030124A" w:rsidP="009D7F6B">
            <w:pPr>
              <w:pStyle w:val="Prrafodelista"/>
              <w:numPr>
                <w:ilvl w:val="0"/>
                <w:numId w:val="2"/>
              </w:numPr>
              <w:jc w:val="both"/>
              <w:rPr>
                <w:sz w:val="20"/>
                <w:lang w:val="es-CO"/>
              </w:rPr>
            </w:pPr>
            <w:r w:rsidRPr="00595763">
              <w:rPr>
                <w:sz w:val="20"/>
                <w:lang w:val="es-CO"/>
              </w:rPr>
              <w:t>Documento LEEME, que explique el contenido de la entrega</w:t>
            </w:r>
          </w:p>
        </w:tc>
        <w:tc>
          <w:tcPr>
            <w:tcW w:w="1379" w:type="dxa"/>
          </w:tcPr>
          <w:p w:rsidR="0030124A" w:rsidRPr="00595763" w:rsidRDefault="0030124A" w:rsidP="00014AF3">
            <w:pPr>
              <w:jc w:val="both"/>
              <w:rPr>
                <w:sz w:val="20"/>
                <w:lang w:val="es-CO"/>
              </w:rPr>
            </w:pPr>
            <w:r w:rsidRPr="00595763">
              <w:rPr>
                <w:sz w:val="20"/>
                <w:lang w:val="es-CO"/>
              </w:rPr>
              <w:t xml:space="preserve">Jueves 18 de Octubre de 2012, 4:00pm, salón de clase (3-301), Instalaciones Pontificia Universidad Javeriana –Bogotá </w:t>
            </w:r>
          </w:p>
        </w:tc>
        <w:tc>
          <w:tcPr>
            <w:tcW w:w="1172" w:type="dxa"/>
          </w:tcPr>
          <w:p w:rsidR="0030124A" w:rsidRPr="00595763" w:rsidRDefault="0030124A" w:rsidP="00014AF3">
            <w:pPr>
              <w:jc w:val="both"/>
              <w:rPr>
                <w:sz w:val="20"/>
                <w:lang w:val="es-CO"/>
              </w:rPr>
            </w:pPr>
            <w:r w:rsidRPr="00595763">
              <w:rPr>
                <w:sz w:val="20"/>
                <w:lang w:val="es-CO"/>
              </w:rPr>
              <w:t>Digital</w:t>
            </w:r>
          </w:p>
        </w:tc>
        <w:tc>
          <w:tcPr>
            <w:tcW w:w="1519" w:type="dxa"/>
          </w:tcPr>
          <w:p w:rsidR="0030124A" w:rsidRPr="00595763" w:rsidRDefault="0030124A" w:rsidP="00014AF3">
            <w:pPr>
              <w:jc w:val="both"/>
              <w:rPr>
                <w:sz w:val="20"/>
                <w:lang w:val="es-CO"/>
              </w:rPr>
            </w:pPr>
            <w:r w:rsidRPr="00595763">
              <w:rPr>
                <w:sz w:val="20"/>
                <w:lang w:val="es-CO"/>
              </w:rPr>
              <w:t>Los documentos seguirán los lineamientos de estándares de calidad, asociados a cada entrega, satisfaciendo las restricciones de hardware y software dadas por el cliente.</w:t>
            </w:r>
          </w:p>
          <w:p w:rsidR="0030124A" w:rsidRPr="00595763" w:rsidRDefault="0030124A" w:rsidP="00014AF3">
            <w:pPr>
              <w:jc w:val="both"/>
              <w:rPr>
                <w:sz w:val="20"/>
                <w:lang w:val="es-CO"/>
              </w:rPr>
            </w:pPr>
          </w:p>
        </w:tc>
      </w:tr>
      <w:tr w:rsidR="0030124A" w:rsidRPr="00D53C37" w:rsidTr="00CC10D2">
        <w:trPr>
          <w:jc w:val="center"/>
        </w:trPr>
        <w:tc>
          <w:tcPr>
            <w:tcW w:w="1187" w:type="dxa"/>
          </w:tcPr>
          <w:p w:rsidR="0030124A" w:rsidRPr="00595763" w:rsidRDefault="0030124A" w:rsidP="00014AF3">
            <w:pPr>
              <w:jc w:val="both"/>
              <w:rPr>
                <w:sz w:val="20"/>
                <w:lang w:val="es-CO"/>
              </w:rPr>
            </w:pPr>
            <w:r w:rsidRPr="00595763">
              <w:rPr>
                <w:sz w:val="20"/>
                <w:lang w:val="es-CO"/>
              </w:rPr>
              <w:t>SDD</w:t>
            </w:r>
          </w:p>
        </w:tc>
        <w:tc>
          <w:tcPr>
            <w:tcW w:w="2451" w:type="dxa"/>
          </w:tcPr>
          <w:p w:rsidR="0030124A" w:rsidRPr="00595763" w:rsidRDefault="0030124A" w:rsidP="009D7F6B">
            <w:pPr>
              <w:pStyle w:val="Prrafodelista"/>
              <w:numPr>
                <w:ilvl w:val="0"/>
                <w:numId w:val="3"/>
              </w:numPr>
              <w:jc w:val="both"/>
              <w:rPr>
                <w:sz w:val="20"/>
                <w:lang w:val="es-CO"/>
              </w:rPr>
            </w:pPr>
            <w:r w:rsidRPr="00595763">
              <w:rPr>
                <w:sz w:val="20"/>
                <w:lang w:val="es-CO"/>
              </w:rPr>
              <w:t xml:space="preserve">Software </w:t>
            </w:r>
            <w:proofErr w:type="spellStart"/>
            <w:r w:rsidRPr="00595763">
              <w:rPr>
                <w:sz w:val="20"/>
                <w:lang w:val="es-CO"/>
              </w:rPr>
              <w:t>DesignDocument</w:t>
            </w:r>
            <w:proofErr w:type="spellEnd"/>
            <w:r w:rsidRPr="00595763">
              <w:rPr>
                <w:sz w:val="20"/>
                <w:lang w:val="es-CO"/>
              </w:rPr>
              <w:t xml:space="preserve"> (Documento de diseño)</w:t>
            </w:r>
          </w:p>
          <w:p w:rsidR="0030124A" w:rsidRPr="00595763" w:rsidRDefault="0030124A" w:rsidP="009D7F6B">
            <w:pPr>
              <w:pStyle w:val="Prrafodelista"/>
              <w:numPr>
                <w:ilvl w:val="0"/>
                <w:numId w:val="3"/>
              </w:numPr>
              <w:jc w:val="both"/>
              <w:rPr>
                <w:sz w:val="20"/>
                <w:lang w:val="es-CO"/>
              </w:rPr>
            </w:pPr>
            <w:r w:rsidRPr="00595763">
              <w:rPr>
                <w:sz w:val="20"/>
                <w:lang w:val="es-CO"/>
              </w:rPr>
              <w:t>Prototipo funcional (implementación mayor o igual al 50% del proyecto)</w:t>
            </w:r>
          </w:p>
          <w:p w:rsidR="0030124A" w:rsidRPr="00595763" w:rsidRDefault="0030124A" w:rsidP="009D7F6B">
            <w:pPr>
              <w:pStyle w:val="Prrafodelista"/>
              <w:numPr>
                <w:ilvl w:val="0"/>
                <w:numId w:val="3"/>
              </w:numPr>
              <w:jc w:val="both"/>
              <w:rPr>
                <w:sz w:val="20"/>
                <w:lang w:val="es-CO"/>
              </w:rPr>
            </w:pPr>
            <w:r w:rsidRPr="00595763">
              <w:rPr>
                <w:sz w:val="20"/>
                <w:lang w:val="es-CO"/>
              </w:rPr>
              <w:t>Informe Gerencial, incluida la  presentación</w:t>
            </w:r>
          </w:p>
          <w:p w:rsidR="0030124A" w:rsidRPr="00595763" w:rsidRDefault="0030124A" w:rsidP="009D7F6B">
            <w:pPr>
              <w:pStyle w:val="Prrafodelista"/>
              <w:numPr>
                <w:ilvl w:val="0"/>
                <w:numId w:val="3"/>
              </w:numPr>
              <w:jc w:val="both"/>
              <w:rPr>
                <w:sz w:val="20"/>
                <w:lang w:val="es-CO"/>
              </w:rPr>
            </w:pPr>
            <w:r w:rsidRPr="00595763">
              <w:rPr>
                <w:sz w:val="20"/>
                <w:lang w:val="es-CO"/>
              </w:rPr>
              <w:lastRenderedPageBreak/>
              <w:t>Corrección de entregables anteriores</w:t>
            </w:r>
          </w:p>
          <w:p w:rsidR="0030124A" w:rsidRPr="00595763" w:rsidRDefault="0030124A" w:rsidP="009D7F6B">
            <w:pPr>
              <w:pStyle w:val="Prrafodelista"/>
              <w:numPr>
                <w:ilvl w:val="0"/>
                <w:numId w:val="3"/>
              </w:numPr>
              <w:jc w:val="both"/>
              <w:rPr>
                <w:sz w:val="20"/>
                <w:lang w:val="es-CO"/>
              </w:rPr>
            </w:pPr>
            <w:r w:rsidRPr="00595763">
              <w:rPr>
                <w:sz w:val="20"/>
                <w:lang w:val="es-CO"/>
              </w:rPr>
              <w:t>Documento LEEME, que explique el contenido de la entrega</w:t>
            </w:r>
          </w:p>
        </w:tc>
        <w:tc>
          <w:tcPr>
            <w:tcW w:w="1379" w:type="dxa"/>
          </w:tcPr>
          <w:p w:rsidR="0030124A" w:rsidRPr="00595763" w:rsidRDefault="0030124A" w:rsidP="00014AF3">
            <w:pPr>
              <w:jc w:val="both"/>
              <w:rPr>
                <w:sz w:val="20"/>
                <w:lang w:val="es-CO"/>
              </w:rPr>
            </w:pPr>
            <w:r w:rsidRPr="00595763">
              <w:rPr>
                <w:sz w:val="20"/>
                <w:lang w:val="es-CO"/>
              </w:rPr>
              <w:lastRenderedPageBreak/>
              <w:t>Martes 6 de Noviembre  de 2012, 4:00pm, salón de clase (3-501) Instalaciones Pontificia Universidad Javeriana –Bogotá</w:t>
            </w:r>
          </w:p>
        </w:tc>
        <w:tc>
          <w:tcPr>
            <w:tcW w:w="1172" w:type="dxa"/>
          </w:tcPr>
          <w:p w:rsidR="0030124A" w:rsidRPr="00595763" w:rsidRDefault="0030124A" w:rsidP="00014AF3">
            <w:pPr>
              <w:jc w:val="both"/>
              <w:rPr>
                <w:sz w:val="20"/>
                <w:lang w:val="es-CO"/>
              </w:rPr>
            </w:pPr>
            <w:r w:rsidRPr="00595763">
              <w:rPr>
                <w:sz w:val="20"/>
                <w:lang w:val="es-CO"/>
              </w:rPr>
              <w:t xml:space="preserve">Magnético </w:t>
            </w:r>
          </w:p>
        </w:tc>
        <w:tc>
          <w:tcPr>
            <w:tcW w:w="1519" w:type="dxa"/>
          </w:tcPr>
          <w:p w:rsidR="0030124A" w:rsidRPr="00595763" w:rsidRDefault="0030124A" w:rsidP="00014AF3">
            <w:pPr>
              <w:jc w:val="both"/>
              <w:rPr>
                <w:sz w:val="20"/>
                <w:lang w:val="es-CO"/>
              </w:rPr>
            </w:pPr>
            <w:r w:rsidRPr="00595763">
              <w:rPr>
                <w:sz w:val="20"/>
                <w:lang w:val="es-CO"/>
              </w:rPr>
              <w:t xml:space="preserve">Los documentos seguirán los lineamientos de estándares de calidad asociados a cada entrega, satisfaciendo las restricciones de hardware y </w:t>
            </w:r>
            <w:r w:rsidRPr="00595763">
              <w:rPr>
                <w:sz w:val="20"/>
                <w:lang w:val="es-CO"/>
              </w:rPr>
              <w:lastRenderedPageBreak/>
              <w:t>software dadas por el cliente.</w:t>
            </w:r>
          </w:p>
          <w:p w:rsidR="0030124A" w:rsidRPr="00595763" w:rsidRDefault="0030124A" w:rsidP="00014AF3">
            <w:pPr>
              <w:jc w:val="both"/>
              <w:rPr>
                <w:sz w:val="20"/>
                <w:lang w:val="es-CO"/>
              </w:rPr>
            </w:pPr>
          </w:p>
        </w:tc>
      </w:tr>
      <w:tr w:rsidR="0030124A" w:rsidRPr="00D53C37" w:rsidTr="00CC10D2">
        <w:trPr>
          <w:jc w:val="center"/>
        </w:trPr>
        <w:tc>
          <w:tcPr>
            <w:tcW w:w="1187" w:type="dxa"/>
          </w:tcPr>
          <w:p w:rsidR="0030124A" w:rsidRPr="00595763" w:rsidRDefault="0030124A" w:rsidP="00014AF3">
            <w:pPr>
              <w:jc w:val="both"/>
              <w:rPr>
                <w:sz w:val="20"/>
                <w:lang w:val="es-CO"/>
              </w:rPr>
            </w:pPr>
            <w:r w:rsidRPr="00595763">
              <w:rPr>
                <w:sz w:val="20"/>
                <w:lang w:val="es-CO"/>
              </w:rPr>
              <w:lastRenderedPageBreak/>
              <w:t>Final</w:t>
            </w:r>
          </w:p>
        </w:tc>
        <w:tc>
          <w:tcPr>
            <w:tcW w:w="2451" w:type="dxa"/>
          </w:tcPr>
          <w:p w:rsidR="0030124A" w:rsidRPr="00595763" w:rsidRDefault="0030124A" w:rsidP="009D7F6B">
            <w:pPr>
              <w:pStyle w:val="Prrafodelista"/>
              <w:numPr>
                <w:ilvl w:val="0"/>
                <w:numId w:val="3"/>
              </w:numPr>
              <w:jc w:val="both"/>
              <w:rPr>
                <w:sz w:val="20"/>
                <w:lang w:val="es-CO"/>
              </w:rPr>
            </w:pPr>
            <w:r w:rsidRPr="00595763">
              <w:rPr>
                <w:sz w:val="20"/>
                <w:lang w:val="es-CO"/>
              </w:rPr>
              <w:t>Prototipo funcional final</w:t>
            </w:r>
          </w:p>
          <w:p w:rsidR="0030124A" w:rsidRPr="00595763" w:rsidRDefault="0030124A" w:rsidP="009D7F6B">
            <w:pPr>
              <w:pStyle w:val="Prrafodelista"/>
              <w:numPr>
                <w:ilvl w:val="0"/>
                <w:numId w:val="3"/>
              </w:numPr>
              <w:jc w:val="both"/>
              <w:rPr>
                <w:sz w:val="20"/>
                <w:lang w:val="es-CO"/>
              </w:rPr>
            </w:pPr>
            <w:r w:rsidRPr="00595763">
              <w:rPr>
                <w:sz w:val="20"/>
                <w:lang w:val="es-CO"/>
              </w:rPr>
              <w:t>Plan de Pruebas</w:t>
            </w:r>
          </w:p>
          <w:p w:rsidR="0030124A" w:rsidRPr="00595763" w:rsidRDefault="0030124A" w:rsidP="009D7F6B">
            <w:pPr>
              <w:pStyle w:val="Prrafodelista"/>
              <w:numPr>
                <w:ilvl w:val="0"/>
                <w:numId w:val="3"/>
              </w:numPr>
              <w:jc w:val="both"/>
              <w:rPr>
                <w:sz w:val="20"/>
                <w:lang w:val="es-CO"/>
              </w:rPr>
            </w:pPr>
            <w:r w:rsidRPr="00595763">
              <w:rPr>
                <w:sz w:val="20"/>
                <w:lang w:val="es-CO"/>
              </w:rPr>
              <w:t>Manuales</w:t>
            </w:r>
          </w:p>
          <w:p w:rsidR="0030124A" w:rsidRPr="00595763" w:rsidRDefault="0030124A" w:rsidP="009D7F6B">
            <w:pPr>
              <w:pStyle w:val="Prrafodelista"/>
              <w:numPr>
                <w:ilvl w:val="0"/>
                <w:numId w:val="3"/>
              </w:numPr>
              <w:jc w:val="both"/>
              <w:rPr>
                <w:sz w:val="20"/>
                <w:lang w:val="es-CO"/>
              </w:rPr>
            </w:pPr>
            <w:r w:rsidRPr="00595763">
              <w:rPr>
                <w:sz w:val="20"/>
                <w:lang w:val="es-CO"/>
              </w:rPr>
              <w:t>Plan de pruebas</w:t>
            </w:r>
          </w:p>
          <w:p w:rsidR="0030124A" w:rsidRPr="00595763" w:rsidRDefault="0030124A" w:rsidP="009D7F6B">
            <w:pPr>
              <w:pStyle w:val="Prrafodelista"/>
              <w:numPr>
                <w:ilvl w:val="0"/>
                <w:numId w:val="3"/>
              </w:numPr>
              <w:jc w:val="both"/>
              <w:rPr>
                <w:sz w:val="20"/>
                <w:lang w:val="es-CO"/>
              </w:rPr>
            </w:pPr>
            <w:r w:rsidRPr="00595763">
              <w:rPr>
                <w:sz w:val="20"/>
                <w:lang w:val="es-CO"/>
              </w:rPr>
              <w:t>Resultados de las pruebas</w:t>
            </w:r>
          </w:p>
          <w:p w:rsidR="0030124A" w:rsidRPr="00595763" w:rsidRDefault="0030124A" w:rsidP="009D7F6B">
            <w:pPr>
              <w:pStyle w:val="Prrafodelista"/>
              <w:numPr>
                <w:ilvl w:val="0"/>
                <w:numId w:val="3"/>
              </w:numPr>
              <w:jc w:val="both"/>
              <w:rPr>
                <w:sz w:val="20"/>
                <w:lang w:val="es-CO"/>
              </w:rPr>
            </w:pPr>
            <w:r w:rsidRPr="00595763">
              <w:rPr>
                <w:sz w:val="20"/>
                <w:lang w:val="es-CO"/>
              </w:rPr>
              <w:t>Informe Gerencial, incluida la  presentación</w:t>
            </w:r>
          </w:p>
          <w:p w:rsidR="0030124A" w:rsidRPr="00595763" w:rsidRDefault="0030124A" w:rsidP="009D7F6B">
            <w:pPr>
              <w:pStyle w:val="Prrafodelista"/>
              <w:numPr>
                <w:ilvl w:val="0"/>
                <w:numId w:val="3"/>
              </w:numPr>
              <w:jc w:val="both"/>
              <w:rPr>
                <w:sz w:val="20"/>
                <w:lang w:val="es-CO"/>
              </w:rPr>
            </w:pPr>
            <w:r w:rsidRPr="00595763">
              <w:rPr>
                <w:sz w:val="20"/>
                <w:lang w:val="es-CO"/>
              </w:rPr>
              <w:t>Corrección de entregables anteriores</w:t>
            </w:r>
          </w:p>
          <w:p w:rsidR="0030124A" w:rsidRPr="00595763" w:rsidRDefault="0030124A" w:rsidP="009D7F6B">
            <w:pPr>
              <w:pStyle w:val="Prrafodelista"/>
              <w:numPr>
                <w:ilvl w:val="0"/>
                <w:numId w:val="3"/>
              </w:numPr>
              <w:jc w:val="both"/>
              <w:rPr>
                <w:sz w:val="20"/>
                <w:lang w:val="es-CO"/>
              </w:rPr>
            </w:pPr>
            <w:r w:rsidRPr="00595763">
              <w:rPr>
                <w:sz w:val="20"/>
                <w:lang w:val="es-CO"/>
              </w:rPr>
              <w:t>Documento LEEME, que explique el contenido de la entrega</w:t>
            </w:r>
          </w:p>
        </w:tc>
        <w:tc>
          <w:tcPr>
            <w:tcW w:w="1379" w:type="dxa"/>
          </w:tcPr>
          <w:p w:rsidR="0030124A" w:rsidRPr="00595763" w:rsidRDefault="0030124A" w:rsidP="00014AF3">
            <w:pPr>
              <w:jc w:val="both"/>
              <w:rPr>
                <w:sz w:val="20"/>
                <w:lang w:val="es-CO"/>
              </w:rPr>
            </w:pPr>
            <w:r w:rsidRPr="00595763">
              <w:rPr>
                <w:sz w:val="20"/>
                <w:lang w:val="es-CO"/>
              </w:rPr>
              <w:t>Viernes 30 de Noviembre de 2012, sala de Bases de Datos, Instalaciones Pontificia Universidad Javeriana –Bogotá</w:t>
            </w:r>
          </w:p>
        </w:tc>
        <w:tc>
          <w:tcPr>
            <w:tcW w:w="1172" w:type="dxa"/>
          </w:tcPr>
          <w:p w:rsidR="0030124A" w:rsidRPr="00595763" w:rsidRDefault="001F0D11" w:rsidP="00014AF3">
            <w:pPr>
              <w:jc w:val="both"/>
              <w:rPr>
                <w:sz w:val="20"/>
                <w:lang w:val="es-CO"/>
              </w:rPr>
            </w:pPr>
            <w:r w:rsidRPr="00595763">
              <w:rPr>
                <w:sz w:val="20"/>
                <w:lang w:val="es-CO"/>
              </w:rPr>
              <w:t>Magnético</w:t>
            </w:r>
          </w:p>
        </w:tc>
        <w:tc>
          <w:tcPr>
            <w:tcW w:w="1519" w:type="dxa"/>
          </w:tcPr>
          <w:p w:rsidR="0030124A" w:rsidRPr="00595763" w:rsidRDefault="0030124A" w:rsidP="00014AF3">
            <w:pPr>
              <w:jc w:val="both"/>
              <w:rPr>
                <w:sz w:val="20"/>
                <w:lang w:val="es-CO"/>
              </w:rPr>
            </w:pPr>
            <w:r w:rsidRPr="00595763">
              <w:rPr>
                <w:sz w:val="20"/>
                <w:lang w:val="es-CO"/>
              </w:rPr>
              <w:t>Los documentos seguirán los lineamientos de estándares de calidad asociados a cada entrega, satisfaciendo las restricciones de hardware y software dadas por el cliente.</w:t>
            </w:r>
          </w:p>
          <w:p w:rsidR="0030124A" w:rsidRPr="00595763" w:rsidRDefault="0030124A" w:rsidP="00014AF3">
            <w:pPr>
              <w:jc w:val="both"/>
              <w:rPr>
                <w:sz w:val="20"/>
                <w:lang w:val="es-CO"/>
              </w:rPr>
            </w:pPr>
          </w:p>
        </w:tc>
      </w:tr>
    </w:tbl>
    <w:p w:rsidR="00627816" w:rsidRPr="00595763" w:rsidRDefault="00627816" w:rsidP="00014AF3">
      <w:pPr>
        <w:pStyle w:val="Epgrafe"/>
        <w:keepNext/>
        <w:jc w:val="both"/>
        <w:rPr>
          <w:lang w:val="es-CO"/>
        </w:rPr>
      </w:pPr>
      <w:bookmarkStart w:id="33" w:name="_Toc333012790"/>
      <w:r w:rsidRPr="00595763">
        <w:rPr>
          <w:lang w:val="es-CO"/>
        </w:rPr>
        <w:t xml:space="preserve">Tabla </w:t>
      </w:r>
      <w:r w:rsidR="007354D3" w:rsidRPr="00595763">
        <w:rPr>
          <w:lang w:val="es-CO"/>
        </w:rPr>
        <w:fldChar w:fldCharType="begin"/>
      </w:r>
      <w:r w:rsidRPr="00595763">
        <w:rPr>
          <w:lang w:val="es-CO"/>
        </w:rPr>
        <w:instrText xml:space="preserve"> SEQ Tabla \* ARABIC </w:instrText>
      </w:r>
      <w:r w:rsidR="007354D3" w:rsidRPr="00595763">
        <w:rPr>
          <w:lang w:val="es-CO"/>
        </w:rPr>
        <w:fldChar w:fldCharType="separate"/>
      </w:r>
      <w:r w:rsidR="00C11889" w:rsidRPr="00595763">
        <w:rPr>
          <w:lang w:val="es-CO"/>
        </w:rPr>
        <w:t>1</w:t>
      </w:r>
      <w:r w:rsidR="007354D3" w:rsidRPr="00595763">
        <w:rPr>
          <w:lang w:val="es-CO"/>
        </w:rPr>
        <w:fldChar w:fldCharType="end"/>
      </w:r>
      <w:r w:rsidRPr="00595763">
        <w:rPr>
          <w:lang w:val="es-CO"/>
        </w:rPr>
        <w:t>: Entregables del Proyecto</w:t>
      </w:r>
      <w:bookmarkEnd w:id="33"/>
    </w:p>
    <w:p w:rsidR="00B129AA" w:rsidRPr="00595763" w:rsidRDefault="00B129AA" w:rsidP="00014AF3">
      <w:pPr>
        <w:jc w:val="both"/>
        <w:rPr>
          <w:lang w:val="es-CO"/>
        </w:rPr>
      </w:pPr>
    </w:p>
    <w:p w:rsidR="00D9745F" w:rsidRPr="00595763" w:rsidRDefault="00D9745F" w:rsidP="00014AF3">
      <w:pPr>
        <w:pStyle w:val="Ttulo3"/>
        <w:jc w:val="both"/>
        <w:rPr>
          <w:rFonts w:ascii="Arial" w:hAnsi="Arial"/>
          <w:sz w:val="28"/>
          <w:lang w:val="es-CO"/>
        </w:rPr>
      </w:pPr>
      <w:bookmarkStart w:id="34" w:name="_Toc333053680"/>
      <w:bookmarkStart w:id="35" w:name="_Toc334451261"/>
      <w:bookmarkStart w:id="36" w:name="_Toc334451479"/>
      <w:r w:rsidRPr="00595763">
        <w:rPr>
          <w:rFonts w:ascii="Arial" w:hAnsi="Arial"/>
          <w:sz w:val="28"/>
          <w:lang w:val="es-CO"/>
        </w:rPr>
        <w:lastRenderedPageBreak/>
        <w:t xml:space="preserve">1.1.4 </w:t>
      </w:r>
      <w:bookmarkEnd w:id="34"/>
      <w:r w:rsidR="004A7753">
        <w:rPr>
          <w:rFonts w:ascii="Arial" w:hAnsi="Arial"/>
          <w:sz w:val="28"/>
          <w:lang w:val="es-CO"/>
        </w:rPr>
        <w:t>Resumen de Calendarios y Presupuestos</w:t>
      </w:r>
      <w:bookmarkEnd w:id="35"/>
      <w:bookmarkEnd w:id="36"/>
    </w:p>
    <w:p w:rsidR="00D9745F" w:rsidRDefault="00D9745F" w:rsidP="00014AF3">
      <w:pPr>
        <w:pStyle w:val="Ttulo2"/>
        <w:jc w:val="both"/>
        <w:rPr>
          <w:rFonts w:ascii="Arial" w:hAnsi="Arial"/>
          <w:sz w:val="28"/>
          <w:lang w:val="es-CO"/>
        </w:rPr>
      </w:pPr>
      <w:bookmarkStart w:id="37" w:name="_Toc333053681"/>
      <w:bookmarkStart w:id="38" w:name="_Toc334451262"/>
      <w:bookmarkStart w:id="39" w:name="_Toc334451480"/>
      <w:r w:rsidRPr="00595763">
        <w:rPr>
          <w:rFonts w:ascii="Arial" w:hAnsi="Arial"/>
          <w:sz w:val="28"/>
          <w:lang w:val="es-CO"/>
        </w:rPr>
        <w:t xml:space="preserve">1.2 </w:t>
      </w:r>
      <w:bookmarkEnd w:id="37"/>
      <w:r w:rsidR="00944D00">
        <w:rPr>
          <w:rFonts w:ascii="Arial" w:hAnsi="Arial"/>
          <w:sz w:val="28"/>
          <w:lang w:val="es-CO"/>
        </w:rPr>
        <w:t>Evolución del Plan</w:t>
      </w:r>
      <w:bookmarkEnd w:id="38"/>
      <w:bookmarkEnd w:id="39"/>
    </w:p>
    <w:p w:rsidR="00B90D45" w:rsidRPr="00B90D45" w:rsidRDefault="00B90D45" w:rsidP="00B90D45">
      <w:pPr>
        <w:pStyle w:val="Ttulo3"/>
        <w:jc w:val="both"/>
        <w:rPr>
          <w:rFonts w:ascii="Arial" w:hAnsi="Arial"/>
          <w:sz w:val="28"/>
          <w:lang w:val="es-CO"/>
        </w:rPr>
      </w:pPr>
      <w:bookmarkStart w:id="40" w:name="_Toc334451263"/>
      <w:bookmarkStart w:id="41" w:name="_Toc334451481"/>
      <w:r w:rsidRPr="00B90D45">
        <w:rPr>
          <w:rFonts w:ascii="Arial" w:hAnsi="Arial"/>
          <w:sz w:val="28"/>
          <w:lang w:val="es-CO"/>
        </w:rPr>
        <w:t>1.2.1. Objetivos</w:t>
      </w:r>
      <w:bookmarkEnd w:id="40"/>
      <w:bookmarkEnd w:id="41"/>
    </w:p>
    <w:p w:rsidR="00B90D45" w:rsidRPr="00B90D45" w:rsidRDefault="00B90D45" w:rsidP="00B90D45">
      <w:pPr>
        <w:pStyle w:val="Ttulo3"/>
        <w:jc w:val="both"/>
        <w:rPr>
          <w:rFonts w:ascii="Arial" w:hAnsi="Arial"/>
          <w:sz w:val="28"/>
          <w:lang w:val="es-CO"/>
        </w:rPr>
      </w:pPr>
      <w:bookmarkStart w:id="42" w:name="_Toc334451264"/>
      <w:bookmarkStart w:id="43" w:name="_Toc334451482"/>
      <w:r w:rsidRPr="00B90D45">
        <w:rPr>
          <w:rFonts w:ascii="Arial" w:hAnsi="Arial"/>
          <w:sz w:val="28"/>
          <w:lang w:val="es-CO"/>
        </w:rPr>
        <w:t>1.2.2. Alcance</w:t>
      </w:r>
      <w:bookmarkEnd w:id="42"/>
      <w:bookmarkEnd w:id="43"/>
    </w:p>
    <w:p w:rsidR="00B90D45" w:rsidRPr="00B90D45" w:rsidRDefault="00B90D45" w:rsidP="00B90D45">
      <w:pPr>
        <w:pStyle w:val="Ttulo3"/>
        <w:jc w:val="both"/>
        <w:rPr>
          <w:rFonts w:ascii="Arial" w:hAnsi="Arial"/>
          <w:sz w:val="28"/>
          <w:lang w:val="es-CO"/>
        </w:rPr>
      </w:pPr>
      <w:bookmarkStart w:id="44" w:name="_Toc334451265"/>
      <w:bookmarkStart w:id="45" w:name="_Toc334451483"/>
      <w:r w:rsidRPr="00B90D45">
        <w:rPr>
          <w:rFonts w:ascii="Arial" w:hAnsi="Arial"/>
          <w:sz w:val="28"/>
          <w:lang w:val="es-CO"/>
        </w:rPr>
        <w:t>1.2.3. Responsable</w:t>
      </w:r>
      <w:bookmarkEnd w:id="44"/>
      <w:bookmarkEnd w:id="45"/>
    </w:p>
    <w:p w:rsidR="00B90D45" w:rsidRPr="00B90D45" w:rsidRDefault="00B90D45" w:rsidP="00B90D45">
      <w:pPr>
        <w:pStyle w:val="Ttulo3"/>
        <w:jc w:val="both"/>
        <w:rPr>
          <w:rFonts w:ascii="Arial" w:hAnsi="Arial"/>
          <w:sz w:val="28"/>
          <w:lang w:val="es-CO"/>
        </w:rPr>
      </w:pPr>
      <w:bookmarkStart w:id="46" w:name="_Toc334451266"/>
      <w:bookmarkStart w:id="47" w:name="_Toc334451484"/>
      <w:r w:rsidRPr="00B90D45">
        <w:rPr>
          <w:rFonts w:ascii="Arial" w:hAnsi="Arial"/>
          <w:sz w:val="28"/>
          <w:lang w:val="es-CO"/>
        </w:rPr>
        <w:t>1.2.4. Desarrollo</w:t>
      </w:r>
      <w:bookmarkEnd w:id="46"/>
      <w:bookmarkEnd w:id="47"/>
    </w:p>
    <w:p w:rsidR="00B90D45" w:rsidRPr="00B90D45" w:rsidRDefault="00B90D45" w:rsidP="00B90D45">
      <w:pPr>
        <w:pStyle w:val="Ttulo3"/>
        <w:jc w:val="both"/>
        <w:rPr>
          <w:rFonts w:ascii="Arial" w:hAnsi="Arial"/>
          <w:sz w:val="28"/>
          <w:lang w:val="es-CO"/>
        </w:rPr>
      </w:pPr>
      <w:bookmarkStart w:id="48" w:name="_Toc334451267"/>
      <w:bookmarkStart w:id="49" w:name="_Toc334451485"/>
      <w:r w:rsidRPr="00B90D45">
        <w:rPr>
          <w:rFonts w:ascii="Arial" w:hAnsi="Arial"/>
          <w:sz w:val="28"/>
          <w:lang w:val="es-CO"/>
        </w:rPr>
        <w:t>1.2.5. Recursos</w:t>
      </w:r>
      <w:bookmarkEnd w:id="48"/>
      <w:bookmarkEnd w:id="49"/>
    </w:p>
    <w:p w:rsidR="00B90D45" w:rsidRPr="00B90D45" w:rsidRDefault="00B90D45" w:rsidP="00B90D45">
      <w:pPr>
        <w:pStyle w:val="Ttulo3"/>
        <w:jc w:val="both"/>
        <w:rPr>
          <w:rFonts w:ascii="Arial" w:hAnsi="Arial"/>
          <w:sz w:val="28"/>
          <w:lang w:val="es-CO"/>
        </w:rPr>
      </w:pPr>
      <w:bookmarkStart w:id="50" w:name="_Toc334451268"/>
      <w:bookmarkStart w:id="51" w:name="_Toc334451486"/>
      <w:r w:rsidRPr="00B90D45">
        <w:rPr>
          <w:rFonts w:ascii="Arial" w:hAnsi="Arial"/>
          <w:sz w:val="28"/>
          <w:lang w:val="es-CO"/>
        </w:rPr>
        <w:t>1.2.6. Producto de Trabajo</w:t>
      </w:r>
      <w:bookmarkEnd w:id="50"/>
      <w:bookmarkEnd w:id="51"/>
    </w:p>
    <w:p w:rsidR="00D9745F" w:rsidRDefault="00D9745F" w:rsidP="00014AF3">
      <w:pPr>
        <w:pStyle w:val="Ttulo1"/>
        <w:jc w:val="both"/>
        <w:rPr>
          <w:rFonts w:ascii="Arial" w:hAnsi="Arial"/>
          <w:lang w:val="es-CO"/>
        </w:rPr>
      </w:pPr>
      <w:bookmarkStart w:id="52" w:name="_Toc333053682"/>
      <w:bookmarkStart w:id="53" w:name="_Toc334451269"/>
      <w:bookmarkStart w:id="54" w:name="_Toc334451487"/>
      <w:r w:rsidRPr="00595763">
        <w:rPr>
          <w:rFonts w:ascii="Arial" w:hAnsi="Arial"/>
          <w:lang w:val="es-CO"/>
        </w:rPr>
        <w:t xml:space="preserve">2. </w:t>
      </w:r>
      <w:bookmarkEnd w:id="52"/>
      <w:r w:rsidR="00944D00">
        <w:rPr>
          <w:rFonts w:ascii="Arial" w:hAnsi="Arial"/>
          <w:lang w:val="es-CO"/>
        </w:rPr>
        <w:t>Referencias</w:t>
      </w:r>
      <w:bookmarkEnd w:id="53"/>
      <w:bookmarkEnd w:id="54"/>
    </w:p>
    <w:p w:rsidR="00027FCC" w:rsidRPr="00027FCC" w:rsidRDefault="00027FCC" w:rsidP="00027FCC">
      <w:pPr>
        <w:rPr>
          <w:lang w:val="es-CO"/>
        </w:rPr>
      </w:pPr>
      <w:r>
        <w:rPr>
          <w:lang w:val="es-CO"/>
        </w:rPr>
        <w:t xml:space="preserve">Las referencias de este documento se encuentran en el </w:t>
      </w:r>
      <w:commentRangeStart w:id="55"/>
      <w:r>
        <w:rPr>
          <w:lang w:val="es-CO"/>
        </w:rPr>
        <w:t>archivo adjunto</w:t>
      </w:r>
      <w:commentRangeEnd w:id="55"/>
      <w:r>
        <w:rPr>
          <w:rStyle w:val="Refdecomentario"/>
        </w:rPr>
        <w:commentReference w:id="55"/>
      </w:r>
    </w:p>
    <w:p w:rsidR="00D9745F" w:rsidRDefault="00027FCC" w:rsidP="00027FCC">
      <w:pPr>
        <w:pStyle w:val="Ttulo1"/>
        <w:jc w:val="both"/>
        <w:rPr>
          <w:rFonts w:ascii="Arial" w:hAnsi="Arial"/>
          <w:lang w:val="es-CO"/>
        </w:rPr>
      </w:pPr>
      <w:bookmarkStart w:id="56" w:name="_Toc334451270"/>
      <w:bookmarkStart w:id="57" w:name="_Toc334451488"/>
      <w:r w:rsidRPr="00027FCC">
        <w:rPr>
          <w:rFonts w:ascii="Arial" w:hAnsi="Arial"/>
          <w:b w:val="0"/>
          <w:bCs w:val="0"/>
          <w:lang w:val="es-CO"/>
        </w:rPr>
        <w:t>3.</w:t>
      </w:r>
      <w:r w:rsidR="00895FEE">
        <w:rPr>
          <w:rFonts w:ascii="Arial" w:hAnsi="Arial"/>
          <w:lang w:val="es-CO"/>
        </w:rPr>
        <w:t>Definiciones</w:t>
      </w:r>
      <w:bookmarkEnd w:id="56"/>
      <w:bookmarkEnd w:id="57"/>
    </w:p>
    <w:p w:rsidR="00027FCC" w:rsidRPr="00027FCC" w:rsidRDefault="00027FCC" w:rsidP="00027FCC">
      <w:r>
        <w:rPr>
          <w:lang w:val="es-CO"/>
        </w:rPr>
        <w:t xml:space="preserve">Las definiciones de este documento se encuentran en el </w:t>
      </w:r>
      <w:commentRangeStart w:id="58"/>
      <w:r>
        <w:rPr>
          <w:lang w:val="es-CO"/>
        </w:rPr>
        <w:t>archivo adjunto</w:t>
      </w:r>
      <w:commentRangeEnd w:id="58"/>
      <w:r>
        <w:rPr>
          <w:rStyle w:val="Refdecomentario"/>
        </w:rPr>
        <w:commentReference w:id="58"/>
      </w:r>
    </w:p>
    <w:p w:rsidR="00D9745F" w:rsidRPr="00595763" w:rsidRDefault="00D9745F" w:rsidP="00014AF3">
      <w:pPr>
        <w:pStyle w:val="Ttulo1"/>
        <w:jc w:val="both"/>
        <w:rPr>
          <w:rFonts w:ascii="Arial" w:hAnsi="Arial"/>
          <w:lang w:val="es-CO"/>
        </w:rPr>
      </w:pPr>
      <w:bookmarkStart w:id="59" w:name="_Toc334451271"/>
      <w:bookmarkStart w:id="60" w:name="_Toc334451489"/>
      <w:r w:rsidRPr="00D53C37">
        <w:rPr>
          <w:rFonts w:ascii="Arial" w:hAnsi="Arial"/>
          <w:lang w:val="es-CO"/>
        </w:rPr>
        <w:t>4.</w:t>
      </w:r>
      <w:r w:rsidR="00EC7126">
        <w:rPr>
          <w:rFonts w:ascii="Arial" w:hAnsi="Arial"/>
          <w:lang w:val="es-CO"/>
        </w:rPr>
        <w:t>Contexto del Proyecto</w:t>
      </w:r>
      <w:bookmarkEnd w:id="59"/>
      <w:bookmarkEnd w:id="60"/>
    </w:p>
    <w:p w:rsidR="00D9745F" w:rsidRDefault="00D9745F" w:rsidP="00014AF3">
      <w:pPr>
        <w:pStyle w:val="Ttulo2"/>
        <w:jc w:val="both"/>
        <w:rPr>
          <w:rFonts w:ascii="Arial" w:hAnsi="Arial"/>
          <w:sz w:val="28"/>
          <w:lang w:val="es-CO"/>
        </w:rPr>
      </w:pPr>
      <w:bookmarkStart w:id="61" w:name="_Toc333053685"/>
      <w:bookmarkStart w:id="62" w:name="_Toc334451272"/>
      <w:bookmarkStart w:id="63" w:name="_Toc334451490"/>
      <w:r w:rsidRPr="00595763">
        <w:rPr>
          <w:rFonts w:ascii="Arial" w:hAnsi="Arial"/>
          <w:sz w:val="28"/>
          <w:lang w:val="es-CO"/>
        </w:rPr>
        <w:t xml:space="preserve">4.1 </w:t>
      </w:r>
      <w:bookmarkEnd w:id="61"/>
      <w:r w:rsidR="00A94207">
        <w:rPr>
          <w:rFonts w:ascii="Arial" w:hAnsi="Arial"/>
          <w:sz w:val="28"/>
          <w:lang w:val="es-CO"/>
        </w:rPr>
        <w:t>Modelo de Procesos</w:t>
      </w:r>
      <w:bookmarkEnd w:id="62"/>
      <w:bookmarkEnd w:id="63"/>
    </w:p>
    <w:p w:rsidR="003011D6" w:rsidRDefault="00D1232E" w:rsidP="00014AF3">
      <w:pPr>
        <w:jc w:val="both"/>
        <w:rPr>
          <w:lang w:val="es-CO"/>
        </w:rPr>
      </w:pPr>
      <w:r>
        <w:rPr>
          <w:lang w:val="es-CO"/>
        </w:rPr>
        <w:t xml:space="preserve">Para plantear el modelo de ciclo de vida </w:t>
      </w:r>
      <w:r w:rsidR="003011D6">
        <w:rPr>
          <w:lang w:val="es-CO"/>
        </w:rPr>
        <w:t>se llevó a cabo el sig</w:t>
      </w:r>
      <w:r w:rsidR="00FA165F">
        <w:rPr>
          <w:lang w:val="es-CO"/>
        </w:rPr>
        <w:t xml:space="preserve">uiente proceso que se ilustra en la </w:t>
      </w:r>
      <w:hyperlink r:id="rId26" w:history="1">
        <w:r w:rsidR="00FA165F" w:rsidRPr="00FA165F">
          <w:rPr>
            <w:rStyle w:val="Hipervnculo"/>
            <w:lang w:val="es-CO"/>
          </w:rPr>
          <w:t>figura Modelo de ciclo de vida</w:t>
        </w:r>
      </w:hyperlink>
      <w:r w:rsidR="00FA165F">
        <w:rPr>
          <w:lang w:val="es-CO"/>
        </w:rPr>
        <w:t>.</w:t>
      </w:r>
    </w:p>
    <w:p w:rsidR="00091F96" w:rsidRPr="00B90D45" w:rsidRDefault="00E14404" w:rsidP="00014AF3">
      <w:pPr>
        <w:jc w:val="both"/>
        <w:rPr>
          <w:color w:val="0000FF" w:themeColor="hyperlink"/>
          <w:u w:val="single"/>
          <w:lang w:val="es-CO"/>
        </w:rPr>
      </w:pPr>
      <w:r>
        <w:rPr>
          <w:lang w:val="es-CO"/>
        </w:rPr>
        <w:t xml:space="preserve">Los procesos que se encuentran en el </w:t>
      </w:r>
      <w:hyperlink r:id="rId27" w:history="1">
        <w:r w:rsidRPr="00E14404">
          <w:rPr>
            <w:rStyle w:val="Hipervnculo"/>
            <w:lang w:val="es-CO"/>
          </w:rPr>
          <w:t>modelo de ciclo de vida adaptado</w:t>
        </w:r>
      </w:hyperlink>
      <w:r>
        <w:rPr>
          <w:lang w:val="es-CO"/>
        </w:rPr>
        <w:t xml:space="preserve"> están detallados en la </w:t>
      </w:r>
      <w:hyperlink w:anchor="_5.2.1._Actividades_de" w:history="1">
        <w:r w:rsidRPr="00E14404">
          <w:rPr>
            <w:rStyle w:val="Hipervnculo"/>
            <w:lang w:val="es-CO"/>
          </w:rPr>
          <w:t>sección 5.2.1.</w:t>
        </w:r>
      </w:hyperlink>
    </w:p>
    <w:p w:rsidR="00EB2285" w:rsidRDefault="00EB2285" w:rsidP="00EB2285">
      <w:pPr>
        <w:pStyle w:val="Ttulo2"/>
        <w:rPr>
          <w:rFonts w:ascii="Arial" w:hAnsi="Arial"/>
          <w:sz w:val="28"/>
        </w:rPr>
      </w:pPr>
      <w:bookmarkStart w:id="64" w:name="_Toc333053687"/>
      <w:bookmarkStart w:id="65" w:name="_Toc334451273"/>
      <w:bookmarkStart w:id="66" w:name="_Toc334451491"/>
      <w:commentRangeStart w:id="67"/>
      <w:r>
        <w:rPr>
          <w:rFonts w:ascii="Arial" w:hAnsi="Arial"/>
          <w:sz w:val="28"/>
        </w:rPr>
        <w:t xml:space="preserve">4.3 </w:t>
      </w:r>
      <w:bookmarkEnd w:id="64"/>
      <w:r>
        <w:rPr>
          <w:rFonts w:ascii="Arial" w:hAnsi="Arial"/>
          <w:sz w:val="28"/>
        </w:rPr>
        <w:t>Plan de Infraestructura</w:t>
      </w:r>
      <w:commentRangeEnd w:id="67"/>
      <w:r w:rsidR="00E56923">
        <w:rPr>
          <w:rStyle w:val="Refdecomentario"/>
          <w:rFonts w:asciiTheme="minorHAnsi" w:eastAsiaTheme="minorHAnsi" w:hAnsiTheme="minorHAnsi" w:cstheme="minorBidi"/>
          <w:b w:val="0"/>
          <w:bCs w:val="0"/>
          <w:color w:val="auto"/>
        </w:rPr>
        <w:commentReference w:id="67"/>
      </w:r>
      <w:bookmarkEnd w:id="65"/>
      <w:bookmarkEnd w:id="66"/>
    </w:p>
    <w:p w:rsidR="00B90D45" w:rsidRDefault="00B90D45" w:rsidP="00B90D45">
      <w:pPr>
        <w:pStyle w:val="Ttulo3"/>
        <w:jc w:val="both"/>
        <w:rPr>
          <w:rFonts w:ascii="Arial" w:hAnsi="Arial"/>
          <w:sz w:val="28"/>
          <w:lang w:val="es-CO"/>
        </w:rPr>
      </w:pPr>
      <w:bookmarkStart w:id="68" w:name="_Toc334451274"/>
      <w:bookmarkStart w:id="69" w:name="_Toc334451492"/>
      <w:r>
        <w:rPr>
          <w:rFonts w:ascii="Arial" w:hAnsi="Arial"/>
          <w:sz w:val="28"/>
          <w:lang w:val="es-CO"/>
        </w:rPr>
        <w:t>4.3</w:t>
      </w:r>
      <w:r w:rsidRPr="00B90D45">
        <w:rPr>
          <w:rFonts w:ascii="Arial" w:hAnsi="Arial"/>
          <w:sz w:val="28"/>
          <w:lang w:val="es-CO"/>
        </w:rPr>
        <w:t>.1. Objetivos</w:t>
      </w:r>
      <w:bookmarkEnd w:id="68"/>
      <w:bookmarkEnd w:id="69"/>
    </w:p>
    <w:p w:rsidR="008D6C04" w:rsidRDefault="008D6C04" w:rsidP="008D6C04">
      <w:pPr>
        <w:jc w:val="both"/>
      </w:pPr>
      <w:r>
        <w:t xml:space="preserve">En este plan se especificaran las instalaciones físicas, la descripción de los equipos, las redes de comunicación y los entonos de desarrollo y pruebas, en los cuales la organización de </w:t>
      </w:r>
      <w:proofErr w:type="spellStart"/>
      <w:r>
        <w:t>FifthFloorCorp</w:t>
      </w:r>
      <w:proofErr w:type="spellEnd"/>
      <w:r>
        <w:t xml:space="preserve"> se basara para el desarrollo de este proyecto de software.</w:t>
      </w:r>
    </w:p>
    <w:p w:rsidR="008D6C04" w:rsidRPr="008D6C04" w:rsidRDefault="008D6C04" w:rsidP="008D6C04"/>
    <w:p w:rsidR="00B90D45" w:rsidRPr="00B90D45" w:rsidRDefault="00B90D45" w:rsidP="00B90D45">
      <w:pPr>
        <w:pStyle w:val="Ttulo3"/>
        <w:jc w:val="both"/>
        <w:rPr>
          <w:rFonts w:ascii="Arial" w:hAnsi="Arial"/>
          <w:sz w:val="28"/>
          <w:lang w:val="es-CO"/>
        </w:rPr>
      </w:pPr>
      <w:bookmarkStart w:id="70" w:name="_Toc334451275"/>
      <w:bookmarkStart w:id="71" w:name="_Toc334451493"/>
      <w:r>
        <w:rPr>
          <w:rFonts w:ascii="Arial" w:hAnsi="Arial"/>
          <w:sz w:val="28"/>
          <w:lang w:val="es-CO"/>
        </w:rPr>
        <w:lastRenderedPageBreak/>
        <w:t>4.3</w:t>
      </w:r>
      <w:r w:rsidRPr="00B90D45">
        <w:rPr>
          <w:rFonts w:ascii="Arial" w:hAnsi="Arial"/>
          <w:sz w:val="28"/>
          <w:lang w:val="es-CO"/>
        </w:rPr>
        <w:t>.2. Alcance</w:t>
      </w:r>
      <w:bookmarkEnd w:id="70"/>
      <w:bookmarkEnd w:id="71"/>
    </w:p>
    <w:p w:rsidR="00B90D45" w:rsidRPr="00B90D45" w:rsidRDefault="00B90D45" w:rsidP="00B90D45">
      <w:pPr>
        <w:pStyle w:val="Ttulo3"/>
        <w:jc w:val="both"/>
        <w:rPr>
          <w:rFonts w:ascii="Arial" w:hAnsi="Arial"/>
          <w:sz w:val="28"/>
          <w:lang w:val="es-CO"/>
        </w:rPr>
      </w:pPr>
      <w:bookmarkStart w:id="72" w:name="_Toc334451276"/>
      <w:bookmarkStart w:id="73" w:name="_Toc334451494"/>
      <w:r>
        <w:rPr>
          <w:rFonts w:ascii="Arial" w:hAnsi="Arial"/>
          <w:sz w:val="28"/>
          <w:lang w:val="es-CO"/>
        </w:rPr>
        <w:t>4.3</w:t>
      </w:r>
      <w:r w:rsidRPr="00B90D45">
        <w:rPr>
          <w:rFonts w:ascii="Arial" w:hAnsi="Arial"/>
          <w:sz w:val="28"/>
          <w:lang w:val="es-CO"/>
        </w:rPr>
        <w:t>.3. Responsable</w:t>
      </w:r>
      <w:bookmarkEnd w:id="72"/>
      <w:bookmarkEnd w:id="73"/>
    </w:p>
    <w:p w:rsidR="00B90D45" w:rsidRDefault="00B90D45" w:rsidP="00B90D45">
      <w:pPr>
        <w:pStyle w:val="Ttulo3"/>
        <w:jc w:val="both"/>
        <w:rPr>
          <w:rFonts w:ascii="Arial" w:hAnsi="Arial"/>
          <w:sz w:val="28"/>
          <w:lang w:val="es-CO"/>
        </w:rPr>
      </w:pPr>
      <w:bookmarkStart w:id="74" w:name="_Toc334451277"/>
      <w:bookmarkStart w:id="75" w:name="_Toc334451495"/>
      <w:r>
        <w:rPr>
          <w:rFonts w:ascii="Arial" w:hAnsi="Arial"/>
          <w:sz w:val="28"/>
          <w:lang w:val="es-CO"/>
        </w:rPr>
        <w:t>4.3</w:t>
      </w:r>
      <w:r w:rsidRPr="00B90D45">
        <w:rPr>
          <w:rFonts w:ascii="Arial" w:hAnsi="Arial"/>
          <w:sz w:val="28"/>
          <w:lang w:val="es-CO"/>
        </w:rPr>
        <w:t>.4. Desarrollo</w:t>
      </w:r>
      <w:bookmarkEnd w:id="74"/>
      <w:bookmarkEnd w:id="75"/>
    </w:p>
    <w:p w:rsidR="00B90D45" w:rsidRPr="00B90D45" w:rsidRDefault="00B90D45" w:rsidP="00B90D45">
      <w:pPr>
        <w:pStyle w:val="Ttulo4"/>
        <w:jc w:val="both"/>
        <w:rPr>
          <w:rFonts w:ascii="Arial" w:hAnsi="Arial"/>
          <w:sz w:val="28"/>
          <w:lang w:val="es-CO"/>
        </w:rPr>
      </w:pPr>
      <w:bookmarkStart w:id="76" w:name="_Toc334451496"/>
      <w:r w:rsidRPr="00B90D45">
        <w:rPr>
          <w:rFonts w:ascii="Arial" w:hAnsi="Arial"/>
          <w:sz w:val="28"/>
          <w:lang w:val="es-CO"/>
        </w:rPr>
        <w:t>4.3.4.1. Instalaciones Físicas</w:t>
      </w:r>
      <w:bookmarkEnd w:id="76"/>
    </w:p>
    <w:p w:rsidR="00B90D45" w:rsidRDefault="00B90D45" w:rsidP="00B90D45">
      <w:r>
        <w:t xml:space="preserve">Las instalaciones físicas con las que contara la organización para este proyecto están divididas en 2 grupos según la entidad que las ofrecerá, estas serán usadas según la disponibilidad o necesidad de </w:t>
      </w:r>
      <w:proofErr w:type="spellStart"/>
      <w:r>
        <w:t>FifthFloor</w:t>
      </w:r>
      <w:proofErr w:type="spellEnd"/>
      <w:r>
        <w:t xml:space="preserve"> Corp.:</w:t>
      </w:r>
    </w:p>
    <w:p w:rsidR="00B90D45" w:rsidRDefault="00B90D45" w:rsidP="009D7F6B">
      <w:pPr>
        <w:pStyle w:val="Prrafodelista"/>
        <w:numPr>
          <w:ilvl w:val="0"/>
          <w:numId w:val="19"/>
        </w:numPr>
      </w:pPr>
      <w:r>
        <w:t>Instalaciones Pontificias Universidad Javeriana.</w:t>
      </w:r>
    </w:p>
    <w:p w:rsidR="00B90D45" w:rsidRDefault="00B90D45" w:rsidP="009D7F6B">
      <w:pPr>
        <w:pStyle w:val="Prrafodelista"/>
        <w:numPr>
          <w:ilvl w:val="0"/>
          <w:numId w:val="19"/>
        </w:numPr>
      </w:pPr>
      <w:r>
        <w:t xml:space="preserve">Instalaciones </w:t>
      </w:r>
      <w:proofErr w:type="spellStart"/>
      <w:r>
        <w:t>FifhtFloor</w:t>
      </w:r>
      <w:proofErr w:type="spellEnd"/>
      <w:r>
        <w:t xml:space="preserve"> Corp.</w:t>
      </w:r>
    </w:p>
    <w:p w:rsidR="00B90D45" w:rsidRPr="00B90D45" w:rsidRDefault="00B90D45" w:rsidP="00B90D45">
      <w:pPr>
        <w:pStyle w:val="Ttulo5"/>
        <w:jc w:val="both"/>
        <w:rPr>
          <w:rFonts w:ascii="Arial" w:hAnsi="Arial"/>
          <w:sz w:val="28"/>
          <w:lang w:val="es-CO"/>
        </w:rPr>
      </w:pPr>
      <w:bookmarkStart w:id="77" w:name="_Toc334451497"/>
      <w:r w:rsidRPr="00B90D45">
        <w:rPr>
          <w:rFonts w:ascii="Arial" w:hAnsi="Arial"/>
          <w:sz w:val="28"/>
          <w:lang w:val="es-CO"/>
        </w:rPr>
        <w:t>4.3.4.1.1. Instalación Pontificia Universidad Javeriana</w:t>
      </w:r>
      <w:bookmarkEnd w:id="77"/>
    </w:p>
    <w:p w:rsidR="00B90D45" w:rsidRDefault="00B90D45" w:rsidP="009D7F6B">
      <w:pPr>
        <w:pStyle w:val="Prrafodelista"/>
        <w:numPr>
          <w:ilvl w:val="0"/>
          <w:numId w:val="20"/>
        </w:numPr>
        <w:jc w:val="both"/>
      </w:pPr>
      <w:r>
        <w:t>BIBLIOTECA GENERAL – Ed. 28 Jesús María Fernández S.J.</w:t>
      </w:r>
    </w:p>
    <w:p w:rsidR="003D3F74" w:rsidRDefault="003D3F74" w:rsidP="003D3F74">
      <w:pPr>
        <w:pStyle w:val="Prrafodelista"/>
        <w:jc w:val="both"/>
      </w:pPr>
    </w:p>
    <w:p w:rsidR="00B90D45" w:rsidRDefault="00B90D45" w:rsidP="00B90D45">
      <w:pPr>
        <w:pStyle w:val="Prrafodelista"/>
        <w:jc w:val="both"/>
      </w:pPr>
      <w:r>
        <w:t>En este espacio de trabajo se harán principalmente las investigaciones debido a la facilidad de buscar información en libros y otros recursos. También será un lugar opcional de reuniones de grupo, las cuales se realizara en las salas de estudio según su disponibilidad.</w:t>
      </w:r>
    </w:p>
    <w:p w:rsidR="00B90D45" w:rsidRDefault="00B90D45" w:rsidP="009D7F6B">
      <w:pPr>
        <w:pStyle w:val="Prrafodelista"/>
        <w:numPr>
          <w:ilvl w:val="0"/>
          <w:numId w:val="20"/>
        </w:numPr>
        <w:jc w:val="both"/>
      </w:pPr>
      <w:r>
        <w:t>FACULTAD DE INGENIERIA – Ed. 11 José Gabriel Maldonado S.J.</w:t>
      </w:r>
    </w:p>
    <w:p w:rsidR="003D3F74" w:rsidRDefault="003D3F74" w:rsidP="003D3F74">
      <w:pPr>
        <w:pStyle w:val="Prrafodelista"/>
        <w:jc w:val="both"/>
      </w:pPr>
    </w:p>
    <w:p w:rsidR="00B90D45" w:rsidRDefault="00B90D45" w:rsidP="00B90D45">
      <w:pPr>
        <w:pStyle w:val="Prrafodelista"/>
        <w:jc w:val="both"/>
      </w:pPr>
      <w:r>
        <w:t xml:space="preserve">En este lugar será de gran importancia la sala de Bases de Datos, debido a que es un punto importante en las restricciones del cliente, por esto aquí se harán las pruebas al desarrollo de código. </w:t>
      </w:r>
      <w:commentRangeStart w:id="78"/>
      <w:r>
        <w:t>Esto estará sujeto a la disponibilidad de la misma y a los permisos necesarios que se necesiten adquirir</w:t>
      </w:r>
      <w:commentRangeEnd w:id="78"/>
      <w:r>
        <w:rPr>
          <w:rStyle w:val="Refdecomentario"/>
        </w:rPr>
        <w:commentReference w:id="78"/>
      </w:r>
      <w:r>
        <w:t>.</w:t>
      </w:r>
    </w:p>
    <w:p w:rsidR="00B90D45" w:rsidRDefault="00B90D45" w:rsidP="00B90D45">
      <w:pPr>
        <w:pStyle w:val="Prrafodelista"/>
        <w:jc w:val="both"/>
      </w:pPr>
    </w:p>
    <w:p w:rsidR="00B90D45" w:rsidRDefault="00B90D45" w:rsidP="00B90D45">
      <w:pPr>
        <w:pStyle w:val="Prrafodelista"/>
        <w:jc w:val="both"/>
      </w:pPr>
      <w:r>
        <w:t xml:space="preserve">Las características de los Equipos de esta sala se pueden ver en la sección </w:t>
      </w:r>
      <w:commentRangeStart w:id="79"/>
      <w:r>
        <w:t>[1.1.2 Supuestos y restricciones]</w:t>
      </w:r>
      <w:commentRangeEnd w:id="79"/>
      <w:r>
        <w:rPr>
          <w:rStyle w:val="Refdecomentario"/>
        </w:rPr>
        <w:commentReference w:id="79"/>
      </w:r>
      <w:r>
        <w:t>.</w:t>
      </w:r>
    </w:p>
    <w:p w:rsidR="003D3F74" w:rsidRDefault="003D3F74" w:rsidP="00B90D45">
      <w:pPr>
        <w:pStyle w:val="Prrafodelista"/>
        <w:jc w:val="both"/>
      </w:pPr>
    </w:p>
    <w:p w:rsidR="00B90D45" w:rsidRDefault="00B90D45" w:rsidP="009D7F6B">
      <w:pPr>
        <w:pStyle w:val="Prrafodelista"/>
        <w:numPr>
          <w:ilvl w:val="0"/>
          <w:numId w:val="20"/>
        </w:numPr>
        <w:jc w:val="both"/>
      </w:pPr>
      <w:r>
        <w:t>Ed. 02 Fernando Barón S.J.</w:t>
      </w:r>
    </w:p>
    <w:p w:rsidR="00B90D45" w:rsidRDefault="00B90D45" w:rsidP="00B90D45">
      <w:pPr>
        <w:pStyle w:val="Prrafodelista"/>
        <w:jc w:val="both"/>
      </w:pPr>
      <w:r>
        <w:t>En esta instalación se desarrollaran las reuniones de la organización.</w:t>
      </w:r>
    </w:p>
    <w:p w:rsidR="00B90D45" w:rsidRDefault="00B90D45" w:rsidP="00B90D45">
      <w:pPr>
        <w:pStyle w:val="Prrafodelista"/>
        <w:jc w:val="both"/>
      </w:pPr>
      <w:r>
        <w:rPr>
          <w:noProof/>
          <w:lang w:val="es-CO" w:eastAsia="es-CO"/>
        </w:rPr>
        <w:lastRenderedPageBreak/>
        <w:drawing>
          <wp:inline distT="0" distB="0" distL="0" distR="0">
            <wp:extent cx="5252720" cy="3721100"/>
            <wp:effectExtent l="0" t="0" r="508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52720" cy="3721100"/>
                    </a:xfrm>
                    <a:prstGeom prst="rect">
                      <a:avLst/>
                    </a:prstGeom>
                    <a:noFill/>
                    <a:ln>
                      <a:noFill/>
                    </a:ln>
                  </pic:spPr>
                </pic:pic>
              </a:graphicData>
            </a:graphic>
          </wp:inline>
        </w:drawing>
      </w:r>
    </w:p>
    <w:p w:rsidR="001E566B" w:rsidRDefault="00B90D45" w:rsidP="001E566B">
      <w:pPr>
        <w:pStyle w:val="Ttulo5"/>
        <w:jc w:val="both"/>
        <w:rPr>
          <w:rFonts w:ascii="Arial" w:hAnsi="Arial"/>
          <w:sz w:val="28"/>
          <w:lang w:val="es-CO"/>
        </w:rPr>
      </w:pPr>
      <w:bookmarkStart w:id="80" w:name="_Toc334451498"/>
      <w:r>
        <w:rPr>
          <w:rFonts w:ascii="Arial" w:hAnsi="Arial"/>
          <w:sz w:val="28"/>
          <w:lang w:val="es-CO"/>
        </w:rPr>
        <w:t>4.3.4.1.2</w:t>
      </w:r>
      <w:r w:rsidRPr="00B90D45">
        <w:rPr>
          <w:rFonts w:ascii="Arial" w:hAnsi="Arial"/>
          <w:sz w:val="28"/>
          <w:lang w:val="es-CO"/>
        </w:rPr>
        <w:t xml:space="preserve">. </w:t>
      </w:r>
      <w:r w:rsidR="001E566B">
        <w:rPr>
          <w:rFonts w:ascii="Arial" w:hAnsi="Arial"/>
          <w:sz w:val="28"/>
          <w:lang w:val="es-CO"/>
        </w:rPr>
        <w:t xml:space="preserve">Instalaciones </w:t>
      </w:r>
      <w:proofErr w:type="spellStart"/>
      <w:r w:rsidR="001E566B">
        <w:rPr>
          <w:rFonts w:ascii="Arial" w:hAnsi="Arial"/>
          <w:sz w:val="28"/>
          <w:lang w:val="es-CO"/>
        </w:rPr>
        <w:t>FifthFloor</w:t>
      </w:r>
      <w:proofErr w:type="spellEnd"/>
      <w:r w:rsidR="001E566B">
        <w:rPr>
          <w:rFonts w:ascii="Arial" w:hAnsi="Arial"/>
          <w:sz w:val="28"/>
          <w:lang w:val="es-CO"/>
        </w:rPr>
        <w:t xml:space="preserve"> Corp.</w:t>
      </w:r>
      <w:bookmarkEnd w:id="80"/>
    </w:p>
    <w:p w:rsidR="001E566B" w:rsidRPr="001E566B" w:rsidRDefault="001E566B" w:rsidP="001E566B">
      <w:pPr>
        <w:rPr>
          <w:lang w:val="es-CO"/>
        </w:rPr>
      </w:pPr>
    </w:p>
    <w:p w:rsidR="00B90D45" w:rsidRDefault="00B90D45" w:rsidP="009D7F6B">
      <w:pPr>
        <w:pStyle w:val="Prrafodelista"/>
        <w:numPr>
          <w:ilvl w:val="0"/>
          <w:numId w:val="20"/>
        </w:numPr>
      </w:pPr>
      <w:r>
        <w:t xml:space="preserve">CASA ALICIA BELTRAN </w:t>
      </w:r>
    </w:p>
    <w:p w:rsidR="00B90D45" w:rsidRDefault="00B90D45" w:rsidP="00B90D45">
      <w:pPr>
        <w:pStyle w:val="Prrafodelista"/>
        <w:jc w:val="both"/>
      </w:pPr>
      <w:r>
        <w:t xml:space="preserve">Este será el lugar de trabajo del grupo fuera de las instalaciones ofrecidas por la Pontificia Universidad Javeriana. Este espacio de trabajo se ha decidido ya que es un punto central para los integrantes de </w:t>
      </w:r>
      <w:proofErr w:type="spellStart"/>
      <w:r>
        <w:t>FifthFloor</w:t>
      </w:r>
      <w:proofErr w:type="spellEnd"/>
      <w:r>
        <w:t xml:space="preserve"> Corp. y estará disponible con más frecuencia.</w:t>
      </w:r>
    </w:p>
    <w:p w:rsidR="00B90D45" w:rsidRDefault="00B90D45" w:rsidP="0011798C">
      <w:pPr>
        <w:pStyle w:val="Prrafodelista"/>
        <w:jc w:val="both"/>
      </w:pPr>
      <w:r>
        <w:rPr>
          <w:noProof/>
          <w:lang w:val="es-CO" w:eastAsia="es-CO"/>
        </w:rPr>
        <w:lastRenderedPageBreak/>
        <w:drawing>
          <wp:inline distT="0" distB="0" distL="0" distR="0">
            <wp:extent cx="5252720" cy="3721100"/>
            <wp:effectExtent l="0" t="0" r="508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52720" cy="3721100"/>
                    </a:xfrm>
                    <a:prstGeom prst="rect">
                      <a:avLst/>
                    </a:prstGeom>
                    <a:noFill/>
                    <a:ln>
                      <a:noFill/>
                    </a:ln>
                  </pic:spPr>
                </pic:pic>
              </a:graphicData>
            </a:graphic>
          </wp:inline>
        </w:drawing>
      </w:r>
    </w:p>
    <w:p w:rsidR="00B90D45" w:rsidRPr="001E566B" w:rsidRDefault="001E566B" w:rsidP="001E566B">
      <w:pPr>
        <w:pStyle w:val="Ttulo4"/>
        <w:jc w:val="both"/>
        <w:rPr>
          <w:rFonts w:ascii="Arial" w:hAnsi="Arial"/>
          <w:sz w:val="28"/>
          <w:lang w:val="es-CO"/>
        </w:rPr>
      </w:pPr>
      <w:bookmarkStart w:id="81" w:name="_Toc334451499"/>
      <w:r>
        <w:rPr>
          <w:rFonts w:ascii="Arial" w:hAnsi="Arial"/>
          <w:sz w:val="28"/>
          <w:lang w:val="es-CO"/>
        </w:rPr>
        <w:t>4.3.4.3</w:t>
      </w:r>
      <w:r w:rsidRPr="00B90D45">
        <w:rPr>
          <w:rFonts w:ascii="Arial" w:hAnsi="Arial"/>
          <w:sz w:val="28"/>
          <w:lang w:val="es-CO"/>
        </w:rPr>
        <w:t xml:space="preserve">. </w:t>
      </w:r>
      <w:r w:rsidR="00B90D45" w:rsidRPr="001E566B">
        <w:rPr>
          <w:rFonts w:ascii="Arial" w:hAnsi="Arial"/>
          <w:sz w:val="28"/>
          <w:lang w:val="es-CO"/>
        </w:rPr>
        <w:t>Redes de comunicación</w:t>
      </w:r>
      <w:bookmarkEnd w:id="81"/>
    </w:p>
    <w:p w:rsidR="00B90D45" w:rsidRPr="006372D7" w:rsidRDefault="00B90D45" w:rsidP="006372D7">
      <w:pPr>
        <w:pStyle w:val="Ttulo5"/>
        <w:jc w:val="both"/>
        <w:rPr>
          <w:rFonts w:ascii="Arial" w:hAnsi="Arial"/>
          <w:sz w:val="28"/>
          <w:lang w:val="es-CO"/>
        </w:rPr>
      </w:pPr>
      <w:bookmarkStart w:id="82" w:name="_Toc334451500"/>
      <w:r w:rsidRPr="006372D7">
        <w:rPr>
          <w:rFonts w:ascii="Arial" w:hAnsi="Arial"/>
          <w:sz w:val="28"/>
          <w:lang w:val="es-CO"/>
        </w:rPr>
        <w:t>Internet</w:t>
      </w:r>
      <w:bookmarkEnd w:id="82"/>
    </w:p>
    <w:p w:rsidR="001E566B" w:rsidRDefault="00B90D45" w:rsidP="00B90D45">
      <w:pPr>
        <w:jc w:val="both"/>
      </w:pPr>
      <w:r>
        <w:t xml:space="preserve">En el desarrollo del proyecto será indispensable el acceso a internet, mientras el equipo de trabajo se encuentre en las instalaciones dadas por la Pontificia Universidad Javeriana se contara con las redes </w:t>
      </w:r>
      <w:proofErr w:type="spellStart"/>
      <w:r>
        <w:t>Javerred_PUJ</w:t>
      </w:r>
      <w:proofErr w:type="spellEnd"/>
      <w:r>
        <w:t xml:space="preserve"> y </w:t>
      </w:r>
      <w:proofErr w:type="spellStart"/>
      <w:r>
        <w:t>Javerred_Wifi</w:t>
      </w:r>
      <w:proofErr w:type="spellEnd"/>
      <w:r>
        <w:t xml:space="preserve">. </w:t>
      </w:r>
    </w:p>
    <w:p w:rsidR="00B90D45" w:rsidRDefault="00B90D45" w:rsidP="00B90D45">
      <w:pPr>
        <w:jc w:val="both"/>
      </w:pPr>
      <w:r>
        <w:t xml:space="preserve">En las instalaciones de </w:t>
      </w:r>
      <w:proofErr w:type="spellStart"/>
      <w:r>
        <w:t>FifthFloor</w:t>
      </w:r>
      <w:proofErr w:type="spellEnd"/>
      <w:r>
        <w:t xml:space="preserve"> Corp. se contara con proveedor de internet Claro/Telmex y con </w:t>
      </w:r>
      <w:proofErr w:type="spellStart"/>
      <w:r>
        <w:t>routers</w:t>
      </w:r>
      <w:proofErr w:type="spellEnd"/>
      <w:r>
        <w:t>, ya especificados</w:t>
      </w:r>
      <w:r w:rsidR="00505E53">
        <w:t xml:space="preserve"> en esta sección en </w:t>
      </w:r>
      <w:hyperlink w:anchor="_4.3.5._Recursos" w:history="1">
        <w:r w:rsidR="00505E53" w:rsidRPr="00505E53">
          <w:rPr>
            <w:rStyle w:val="Hipervnculo"/>
          </w:rPr>
          <w:t>recursos</w:t>
        </w:r>
      </w:hyperlink>
      <w:r w:rsidR="00505E53">
        <w:t>.</w:t>
      </w:r>
    </w:p>
    <w:p w:rsidR="00B90D45" w:rsidRDefault="00B90D45" w:rsidP="00B90D45">
      <w:pPr>
        <w:jc w:val="both"/>
      </w:pPr>
      <w:r>
        <w:t>No habrá necesidad de cables debido a que el acceso será inalámbrico.</w:t>
      </w:r>
    </w:p>
    <w:p w:rsidR="00B90D45" w:rsidRPr="006372D7" w:rsidRDefault="00B90D45" w:rsidP="006372D7">
      <w:pPr>
        <w:pStyle w:val="Ttulo4"/>
        <w:jc w:val="both"/>
        <w:rPr>
          <w:rFonts w:ascii="Arial" w:hAnsi="Arial"/>
          <w:sz w:val="28"/>
          <w:lang w:val="es-CO"/>
        </w:rPr>
      </w:pPr>
      <w:bookmarkStart w:id="83" w:name="_Toc334451501"/>
      <w:r w:rsidRPr="006372D7">
        <w:rPr>
          <w:rFonts w:ascii="Arial" w:hAnsi="Arial"/>
          <w:sz w:val="28"/>
          <w:lang w:val="es-CO"/>
        </w:rPr>
        <w:t>4.3.4</w:t>
      </w:r>
      <w:r w:rsidR="006372D7">
        <w:rPr>
          <w:rFonts w:ascii="Arial" w:hAnsi="Arial"/>
          <w:sz w:val="28"/>
          <w:lang w:val="es-CO"/>
        </w:rPr>
        <w:t>.4.</w:t>
      </w:r>
      <w:r w:rsidRPr="006372D7">
        <w:rPr>
          <w:rFonts w:ascii="Arial" w:hAnsi="Arial"/>
          <w:sz w:val="28"/>
          <w:lang w:val="es-CO"/>
        </w:rPr>
        <w:t xml:space="preserve"> Entornos de desarrollo y pruebas</w:t>
      </w:r>
      <w:bookmarkEnd w:id="83"/>
    </w:p>
    <w:p w:rsidR="00B90D45" w:rsidRDefault="00B90D45" w:rsidP="00B90D45">
      <w:pPr>
        <w:jc w:val="both"/>
      </w:pPr>
      <w:r>
        <w:t xml:space="preserve">Los entornos de desarrollo y pruebas que se utilizaran proyecto se especificaran en la sección </w:t>
      </w:r>
      <w:commentRangeStart w:id="84"/>
      <w:r>
        <w:t>[4.4 Métodos, herramientas y técnicas]</w:t>
      </w:r>
      <w:commentRangeEnd w:id="84"/>
      <w:r>
        <w:rPr>
          <w:rStyle w:val="Refdecomentario"/>
        </w:rPr>
        <w:commentReference w:id="84"/>
      </w:r>
      <w:r>
        <w:t>.</w:t>
      </w:r>
    </w:p>
    <w:p w:rsidR="00B90D45" w:rsidRPr="00B90D45" w:rsidRDefault="00B90D45" w:rsidP="00B90D45"/>
    <w:p w:rsidR="00B90D45" w:rsidRPr="00B90D45" w:rsidRDefault="00B90D45" w:rsidP="00B90D45">
      <w:pPr>
        <w:rPr>
          <w:lang w:val="es-CO"/>
        </w:rPr>
      </w:pPr>
    </w:p>
    <w:p w:rsidR="00B90D45" w:rsidRDefault="00B90D45" w:rsidP="00B90D45">
      <w:pPr>
        <w:pStyle w:val="Ttulo3"/>
        <w:jc w:val="both"/>
        <w:rPr>
          <w:rFonts w:ascii="Arial" w:hAnsi="Arial"/>
          <w:sz w:val="28"/>
          <w:lang w:val="es-CO"/>
        </w:rPr>
      </w:pPr>
      <w:bookmarkStart w:id="85" w:name="_4.3.5._Recursos"/>
      <w:bookmarkStart w:id="86" w:name="_Toc334451278"/>
      <w:bookmarkStart w:id="87" w:name="_Toc334451502"/>
      <w:bookmarkEnd w:id="85"/>
      <w:r>
        <w:rPr>
          <w:rFonts w:ascii="Arial" w:hAnsi="Arial"/>
          <w:sz w:val="28"/>
          <w:lang w:val="es-CO"/>
        </w:rPr>
        <w:lastRenderedPageBreak/>
        <w:t>4.3</w:t>
      </w:r>
      <w:r w:rsidRPr="00B90D45">
        <w:rPr>
          <w:rFonts w:ascii="Arial" w:hAnsi="Arial"/>
          <w:sz w:val="28"/>
          <w:lang w:val="es-CO"/>
        </w:rPr>
        <w:t>.5. Recursos</w:t>
      </w:r>
      <w:bookmarkEnd w:id="86"/>
      <w:bookmarkEnd w:id="87"/>
    </w:p>
    <w:p w:rsidR="0011798C" w:rsidRDefault="0011798C" w:rsidP="0011798C">
      <w:r>
        <w:t xml:space="preserve">La organización </w:t>
      </w:r>
      <w:proofErr w:type="spellStart"/>
      <w:r>
        <w:t>FifthFloor</w:t>
      </w:r>
      <w:proofErr w:type="spellEnd"/>
      <w:r>
        <w:t xml:space="preserve"> Corp. cuenta con los equipos para el desarrollo del proyecto y cuyas especificaciones se pueden ver en la imagen </w:t>
      </w:r>
      <w:commentRangeStart w:id="88"/>
      <w:r>
        <w:t>[##]</w:t>
      </w:r>
      <w:commentRangeEnd w:id="88"/>
      <w:r>
        <w:rPr>
          <w:rStyle w:val="Refdecomentario"/>
        </w:rPr>
        <w:commentReference w:id="88"/>
      </w:r>
      <w:r>
        <w:t>, por esto se aclara que no abra adquisición de equipos para el desarrollo del proyecto.</w:t>
      </w:r>
    </w:p>
    <w:p w:rsidR="0011798C" w:rsidRPr="0011798C" w:rsidRDefault="0011798C" w:rsidP="0011798C">
      <w:r>
        <w:rPr>
          <w:noProof/>
          <w:lang w:val="es-CO" w:eastAsia="es-CO"/>
        </w:rPr>
        <w:drawing>
          <wp:inline distT="0" distB="0" distL="0" distR="0">
            <wp:extent cx="5252085" cy="3720650"/>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52085" cy="3720650"/>
                    </a:xfrm>
                    <a:prstGeom prst="rect">
                      <a:avLst/>
                    </a:prstGeom>
                    <a:noFill/>
                    <a:ln>
                      <a:noFill/>
                    </a:ln>
                  </pic:spPr>
                </pic:pic>
              </a:graphicData>
            </a:graphic>
          </wp:inline>
        </w:drawing>
      </w:r>
    </w:p>
    <w:p w:rsidR="00B90D45" w:rsidRPr="00B90D45" w:rsidRDefault="00B90D45" w:rsidP="00B90D45">
      <w:pPr>
        <w:pStyle w:val="Ttulo3"/>
        <w:jc w:val="both"/>
        <w:rPr>
          <w:rFonts w:ascii="Arial" w:hAnsi="Arial"/>
          <w:sz w:val="28"/>
          <w:lang w:val="es-CO"/>
        </w:rPr>
      </w:pPr>
      <w:bookmarkStart w:id="89" w:name="_Toc334451279"/>
      <w:bookmarkStart w:id="90" w:name="_Toc334451503"/>
      <w:r>
        <w:rPr>
          <w:rFonts w:ascii="Arial" w:hAnsi="Arial"/>
          <w:sz w:val="28"/>
          <w:lang w:val="es-CO"/>
        </w:rPr>
        <w:t>4.3</w:t>
      </w:r>
      <w:r w:rsidRPr="00B90D45">
        <w:rPr>
          <w:rFonts w:ascii="Arial" w:hAnsi="Arial"/>
          <w:sz w:val="28"/>
          <w:lang w:val="es-CO"/>
        </w:rPr>
        <w:t>.6. Producto de Trabajo</w:t>
      </w:r>
      <w:bookmarkEnd w:id="89"/>
      <w:bookmarkEnd w:id="90"/>
    </w:p>
    <w:p w:rsidR="00B90D45" w:rsidRDefault="00B90D45" w:rsidP="00EB2285">
      <w:pPr>
        <w:jc w:val="both"/>
      </w:pPr>
    </w:p>
    <w:p w:rsidR="00EB2285" w:rsidRDefault="00EB2285" w:rsidP="00EB2285"/>
    <w:p w:rsidR="00F31C00" w:rsidRPr="00595763" w:rsidRDefault="00D9745F" w:rsidP="00014AF3">
      <w:pPr>
        <w:pStyle w:val="Ttulo2"/>
        <w:jc w:val="both"/>
        <w:rPr>
          <w:rFonts w:ascii="Arial" w:hAnsi="Arial"/>
          <w:sz w:val="28"/>
          <w:lang w:val="es-CO"/>
        </w:rPr>
      </w:pPr>
      <w:bookmarkStart w:id="91" w:name="_Toc334451280"/>
      <w:bookmarkStart w:id="92" w:name="_Toc334451504"/>
      <w:r w:rsidRPr="00D53C37">
        <w:rPr>
          <w:rFonts w:ascii="Arial" w:hAnsi="Arial"/>
          <w:sz w:val="28"/>
          <w:lang w:val="es-CO"/>
        </w:rPr>
        <w:t xml:space="preserve">4.4 </w:t>
      </w:r>
      <w:r w:rsidR="00403840" w:rsidRPr="00D53C37">
        <w:rPr>
          <w:rFonts w:ascii="Arial" w:hAnsi="Arial"/>
          <w:sz w:val="28"/>
          <w:lang w:val="es-CO"/>
        </w:rPr>
        <w:t>Métodos Herramientas y Técnicas</w:t>
      </w:r>
      <w:bookmarkEnd w:id="91"/>
      <w:bookmarkEnd w:id="92"/>
    </w:p>
    <w:p w:rsidR="009D7F6B" w:rsidRDefault="009D7F6B" w:rsidP="009D7F6B">
      <w:pPr>
        <w:pStyle w:val="Heading4"/>
      </w:pPr>
      <w:bookmarkStart w:id="93" w:name="_Toc334451281"/>
      <w:bookmarkStart w:id="94" w:name="_Toc334451518"/>
      <w:r>
        <w:t xml:space="preserve">4.4.1 </w:t>
      </w:r>
      <w:bookmarkStart w:id="95" w:name="_Toc333053691"/>
      <w:r>
        <w:t>Herramientas de Software</w:t>
      </w:r>
      <w:bookmarkEnd w:id="95"/>
    </w:p>
    <w:p w:rsidR="009D7F6B" w:rsidRDefault="009D7F6B" w:rsidP="009D7F6B">
      <w:pPr>
        <w:pStyle w:val="Heading5"/>
      </w:pPr>
      <w:bookmarkStart w:id="96" w:name="_Toc333053692"/>
      <w:r>
        <w:t>Lenguajes de programación</w:t>
      </w:r>
      <w:bookmarkEnd w:id="96"/>
    </w:p>
    <w:p w:rsidR="009D7F6B" w:rsidRDefault="009D7F6B" w:rsidP="009D7F6B">
      <w:pPr>
        <w:pStyle w:val="Prrafodelista"/>
        <w:numPr>
          <w:ilvl w:val="0"/>
          <w:numId w:val="30"/>
        </w:numPr>
        <w:suppressAutoHyphens/>
        <w:autoSpaceDN w:val="0"/>
        <w:contextualSpacing w:val="0"/>
        <w:textAlignment w:val="baseline"/>
      </w:pPr>
      <w:proofErr w:type="spellStart"/>
      <w:r>
        <w:rPr>
          <w:lang w:val="es-CO"/>
        </w:rPr>
        <w:t>JavaScript</w:t>
      </w:r>
      <w:proofErr w:type="spellEnd"/>
    </w:p>
    <w:p w:rsidR="009D7F6B" w:rsidRDefault="009D7F6B" w:rsidP="009D7F6B">
      <w:pPr>
        <w:pStyle w:val="Prrafodelista"/>
        <w:numPr>
          <w:ilvl w:val="1"/>
          <w:numId w:val="27"/>
        </w:numPr>
        <w:suppressAutoHyphens/>
        <w:autoSpaceDN w:val="0"/>
        <w:contextualSpacing w:val="0"/>
        <w:textAlignment w:val="baseline"/>
      </w:pPr>
      <w:r>
        <w:rPr>
          <w:lang w:val="es-CO"/>
        </w:rPr>
        <w:t xml:space="preserve">Es un lenguaje de script, orientado a objetos, Desarrollado por la empresa Netscape, originalmente </w:t>
      </w:r>
      <w:proofErr w:type="spellStart"/>
      <w:r>
        <w:rPr>
          <w:lang w:val="es-CO"/>
        </w:rPr>
        <w:t>LiveScript</w:t>
      </w:r>
      <w:proofErr w:type="spellEnd"/>
      <w:r>
        <w:rPr>
          <w:lang w:val="es-CO"/>
        </w:rPr>
        <w:t xml:space="preserve">, y posteriormente adaptando el nombre a </w:t>
      </w:r>
      <w:proofErr w:type="spellStart"/>
      <w:r>
        <w:rPr>
          <w:lang w:val="es-CO"/>
        </w:rPr>
        <w:t>javascript</w:t>
      </w:r>
      <w:proofErr w:type="spellEnd"/>
      <w:r>
        <w:rPr>
          <w:lang w:val="es-CO"/>
        </w:rPr>
        <w:t xml:space="preserve"> por cuestiones de marketing.</w:t>
      </w:r>
    </w:p>
    <w:p w:rsidR="009D7F6B" w:rsidRDefault="009D7F6B" w:rsidP="009D7F6B">
      <w:pPr>
        <w:pStyle w:val="Prrafodelista"/>
        <w:numPr>
          <w:ilvl w:val="1"/>
          <w:numId w:val="27"/>
        </w:numPr>
        <w:suppressAutoHyphens/>
        <w:autoSpaceDN w:val="0"/>
        <w:contextualSpacing w:val="0"/>
        <w:textAlignment w:val="baseline"/>
      </w:pPr>
      <w:r>
        <w:rPr>
          <w:lang w:val="es-CO"/>
        </w:rPr>
        <w:lastRenderedPageBreak/>
        <w:t xml:space="preserve">“ … </w:t>
      </w:r>
      <w:r>
        <w:rPr>
          <w:rStyle w:val="apple-converted-space"/>
          <w:rFonts w:ascii="Lucida Sans Unicode" w:hAnsi="Lucida Sans Unicode" w:cs="Lucida Sans Unicode"/>
          <w:sz w:val="21"/>
          <w:szCs w:val="21"/>
          <w:shd w:val="clear" w:color="auto" w:fill="FFFFFF"/>
          <w:lang w:val="es-CO"/>
        </w:rPr>
        <w:t> </w:t>
      </w:r>
      <w:proofErr w:type="spellStart"/>
      <w:r>
        <w:rPr>
          <w:rFonts w:ascii="Lucida Sans Unicode" w:hAnsi="Lucida Sans Unicode" w:cs="Lucida Sans Unicode"/>
          <w:sz w:val="21"/>
          <w:szCs w:val="21"/>
          <w:shd w:val="clear" w:color="auto" w:fill="FFFFFF"/>
          <w:lang w:val="es-CO"/>
        </w:rPr>
        <w:t>JavaScript</w:t>
      </w:r>
      <w:proofErr w:type="spellEnd"/>
      <w:r>
        <w:rPr>
          <w:rFonts w:ascii="Lucida Sans Unicode" w:hAnsi="Lucida Sans Unicode" w:cs="Lucida Sans Unicode"/>
          <w:sz w:val="21"/>
          <w:szCs w:val="21"/>
          <w:shd w:val="clear" w:color="auto" w:fill="FFFFFF"/>
          <w:lang w:val="es-CO"/>
        </w:rPr>
        <w:t xml:space="preserve"> es un lenguaje de programación dinámico que soporta construcción de objetos</w:t>
      </w:r>
      <w:r>
        <w:rPr>
          <w:rStyle w:val="apple-converted-space"/>
          <w:rFonts w:ascii="Lucida Sans Unicode" w:hAnsi="Lucida Sans Unicode" w:cs="Lucida Sans Unicode"/>
          <w:sz w:val="21"/>
          <w:szCs w:val="21"/>
          <w:shd w:val="clear" w:color="auto" w:fill="FFFFFF"/>
          <w:lang w:val="es-CO"/>
        </w:rPr>
        <w:t> </w:t>
      </w:r>
      <w:hyperlink w:anchor="Class-Based_vs._Prototype-Based_Languages" w:history="1">
        <w:r>
          <w:rPr>
            <w:rFonts w:ascii="Lucida Sans Unicode" w:hAnsi="Lucida Sans Unicode" w:cs="Lucida Sans Unicode"/>
            <w:color w:val="00000A"/>
            <w:sz w:val="21"/>
            <w:szCs w:val="21"/>
            <w:shd w:val="clear" w:color="auto" w:fill="FFFFFF"/>
            <w:lang w:val="es-CO"/>
          </w:rPr>
          <w:t>basado en prototipos</w:t>
        </w:r>
      </w:hyperlink>
      <w:r>
        <w:rPr>
          <w:rFonts w:ascii="Lucida Sans Unicode" w:hAnsi="Lucida Sans Unicode" w:cs="Lucida Sans Unicode"/>
          <w:sz w:val="21"/>
          <w:szCs w:val="21"/>
          <w:shd w:val="clear" w:color="auto" w:fill="FFFFFF"/>
          <w:lang w:val="es-CO"/>
        </w:rPr>
        <w:t>.</w:t>
      </w:r>
      <w:r>
        <w:rPr>
          <w:rStyle w:val="apple-converted-space"/>
          <w:rFonts w:ascii="Lucida Sans Unicode" w:hAnsi="Lucida Sans Unicode" w:cs="Lucida Sans Unicode"/>
          <w:sz w:val="21"/>
          <w:szCs w:val="21"/>
          <w:shd w:val="clear" w:color="auto" w:fill="FFFFFF"/>
          <w:lang w:val="es-CO"/>
        </w:rPr>
        <w:t> </w:t>
      </w:r>
      <w:r>
        <w:rPr>
          <w:rFonts w:ascii="Lucida Sans Unicode" w:hAnsi="Lucida Sans Unicode" w:cs="Lucida Sans Unicode"/>
          <w:sz w:val="21"/>
          <w:szCs w:val="21"/>
          <w:shd w:val="clear" w:color="auto" w:fill="FFFFFF"/>
          <w:lang w:val="es-CO"/>
        </w:rPr>
        <w:t>La sintaxis básica es similar a Java y C++</w:t>
      </w:r>
      <w:r>
        <w:rPr>
          <w:rStyle w:val="apple-converted-space"/>
          <w:rFonts w:ascii="Lucida Sans Unicode" w:hAnsi="Lucida Sans Unicode" w:cs="Lucida Sans Unicode"/>
          <w:sz w:val="21"/>
          <w:szCs w:val="21"/>
          <w:shd w:val="clear" w:color="auto" w:fill="FFFFFF"/>
          <w:lang w:val="es-CO"/>
        </w:rPr>
        <w:t> </w:t>
      </w:r>
      <w:r>
        <w:rPr>
          <w:lang w:val="es-CO"/>
        </w:rPr>
        <w:t xml:space="preserve"> …”</w:t>
      </w:r>
      <w:commentRangeStart w:id="97"/>
      <w:r>
        <w:rPr>
          <w:lang w:val="es-CO"/>
        </w:rPr>
        <w:commentReference w:id="97"/>
      </w:r>
      <w:commentRangeEnd w:id="97"/>
    </w:p>
    <w:p w:rsidR="009D7F6B" w:rsidRDefault="009D7F6B" w:rsidP="009D7F6B">
      <w:pPr>
        <w:pStyle w:val="Prrafodelista"/>
        <w:ind w:left="1440"/>
      </w:pPr>
    </w:p>
    <w:p w:rsidR="009D7F6B" w:rsidRDefault="009D7F6B" w:rsidP="009D7F6B">
      <w:pPr>
        <w:pStyle w:val="Prrafodelista"/>
        <w:numPr>
          <w:ilvl w:val="0"/>
          <w:numId w:val="27"/>
        </w:numPr>
        <w:suppressAutoHyphens/>
        <w:autoSpaceDN w:val="0"/>
        <w:contextualSpacing w:val="0"/>
        <w:textAlignment w:val="baseline"/>
      </w:pPr>
      <w:r>
        <w:rPr>
          <w:lang w:val="es-CO"/>
        </w:rPr>
        <w:t>C Sharp (C#)</w:t>
      </w:r>
      <w:commentRangeStart w:id="98"/>
      <w:r>
        <w:rPr>
          <w:lang w:val="es-CO"/>
        </w:rPr>
        <w:commentReference w:id="98"/>
      </w:r>
      <w:commentRangeEnd w:id="98"/>
    </w:p>
    <w:p w:rsidR="009D7F6B" w:rsidRDefault="009D7F6B" w:rsidP="009D7F6B">
      <w:pPr>
        <w:pStyle w:val="Prrafodelista"/>
        <w:numPr>
          <w:ilvl w:val="1"/>
          <w:numId w:val="27"/>
        </w:numPr>
        <w:suppressAutoHyphens/>
        <w:autoSpaceDN w:val="0"/>
        <w:contextualSpacing w:val="0"/>
        <w:jc w:val="both"/>
        <w:textAlignment w:val="baseline"/>
      </w:pPr>
      <w:r>
        <w:rPr>
          <w:lang w:val="es-CO"/>
        </w:rPr>
        <w:t xml:space="preserve">Lenguaje de Programación orientado a objetos, fuertemente </w:t>
      </w:r>
      <w:proofErr w:type="spellStart"/>
      <w:r>
        <w:rPr>
          <w:lang w:val="es-CO"/>
        </w:rPr>
        <w:t>tipado</w:t>
      </w:r>
      <w:proofErr w:type="spellEnd"/>
      <w:r>
        <w:rPr>
          <w:lang w:val="es-CO"/>
        </w:rPr>
        <w:t>, el cual se ejecuta bajo la plataforma .NET., mediante el cual se pueden crear clientes de aplicaciones Windows, servicios de XML, aplicaciones de bases de datos y arquitecturas cliente-servidor, componentes distribuidos y algunas cosas más.</w:t>
      </w:r>
    </w:p>
    <w:p w:rsidR="009D7F6B" w:rsidRDefault="009D7F6B" w:rsidP="009D7F6B">
      <w:pPr>
        <w:pStyle w:val="Prrafodelista"/>
        <w:numPr>
          <w:ilvl w:val="1"/>
          <w:numId w:val="27"/>
        </w:numPr>
        <w:suppressAutoHyphens/>
        <w:autoSpaceDN w:val="0"/>
        <w:contextualSpacing w:val="0"/>
        <w:jc w:val="both"/>
        <w:textAlignment w:val="baseline"/>
      </w:pPr>
      <w:r>
        <w:rPr>
          <w:lang w:val="es-CO"/>
        </w:rPr>
        <w:t>Versión 3.0 (Integrado con Visual Studio)</w:t>
      </w:r>
    </w:p>
    <w:p w:rsidR="009D7F6B" w:rsidRDefault="009D7F6B" w:rsidP="009D7F6B">
      <w:pPr>
        <w:pStyle w:val="Prrafodelista"/>
        <w:numPr>
          <w:ilvl w:val="1"/>
          <w:numId w:val="27"/>
        </w:numPr>
        <w:suppressAutoHyphens/>
        <w:autoSpaceDN w:val="0"/>
        <w:contextualSpacing w:val="0"/>
        <w:jc w:val="both"/>
        <w:textAlignment w:val="baseline"/>
      </w:pPr>
      <w:r>
        <w:rPr>
          <w:lang w:val="es-CO"/>
        </w:rPr>
        <w:t>Sitio de Descarga (Incluido con el IDE  Visual Studio)</w:t>
      </w:r>
    </w:p>
    <w:p w:rsidR="009D7F6B" w:rsidRDefault="009D7F6B" w:rsidP="009D7F6B">
      <w:pPr>
        <w:pStyle w:val="Heading5"/>
      </w:pPr>
      <w:bookmarkStart w:id="99" w:name="_Toc333053693"/>
      <w:r>
        <w:t>Sistema Operativo</w:t>
      </w:r>
      <w:bookmarkEnd w:id="99"/>
    </w:p>
    <w:p w:rsidR="009D7F6B" w:rsidRDefault="009D7F6B" w:rsidP="009D7F6B">
      <w:pPr>
        <w:pStyle w:val="Standard"/>
      </w:pPr>
    </w:p>
    <w:p w:rsidR="009D7F6B" w:rsidRDefault="009D7F6B" w:rsidP="009D7F6B">
      <w:pPr>
        <w:pStyle w:val="Prrafodelista"/>
        <w:numPr>
          <w:ilvl w:val="0"/>
          <w:numId w:val="31"/>
        </w:numPr>
        <w:suppressAutoHyphens/>
        <w:autoSpaceDN w:val="0"/>
        <w:contextualSpacing w:val="0"/>
        <w:textAlignment w:val="baseline"/>
      </w:pPr>
      <w:r>
        <w:rPr>
          <w:lang w:val="es-CO"/>
        </w:rPr>
        <w:t>Microsoft Windows</w:t>
      </w:r>
    </w:p>
    <w:p w:rsidR="009D7F6B" w:rsidRDefault="009D7F6B" w:rsidP="009D7F6B">
      <w:pPr>
        <w:pStyle w:val="Prrafodelista"/>
        <w:numPr>
          <w:ilvl w:val="1"/>
          <w:numId w:val="26"/>
        </w:numPr>
        <w:suppressAutoHyphens/>
        <w:autoSpaceDN w:val="0"/>
        <w:contextualSpacing w:val="0"/>
        <w:textAlignment w:val="baseline"/>
      </w:pPr>
      <w:commentRangeStart w:id="100"/>
      <w:r>
        <w:rPr>
          <w:lang w:val="es-CO"/>
        </w:rPr>
        <w:commentReference w:id="100"/>
      </w:r>
      <w:commentRangeEnd w:id="100"/>
      <w:r>
        <w:rPr>
          <w:lang w:val="es-CO"/>
        </w:rPr>
        <w:t>Sitio Web</w:t>
      </w:r>
    </w:p>
    <w:p w:rsidR="009D7F6B" w:rsidRDefault="009D7F6B" w:rsidP="009D7F6B">
      <w:pPr>
        <w:pStyle w:val="Prrafodelista"/>
        <w:numPr>
          <w:ilvl w:val="1"/>
          <w:numId w:val="26"/>
        </w:numPr>
        <w:suppressAutoHyphens/>
        <w:autoSpaceDN w:val="0"/>
        <w:contextualSpacing w:val="0"/>
        <w:textAlignment w:val="baseline"/>
      </w:pPr>
      <w:r>
        <w:rPr>
          <w:lang w:val="es-CO"/>
        </w:rPr>
        <w:t xml:space="preserve">Sistema operativo de tipo propietario perteneciente a la compañía desarrolladora </w:t>
      </w:r>
      <w:r>
        <w:rPr>
          <w:i/>
          <w:lang w:val="es-CO"/>
        </w:rPr>
        <w:t xml:space="preserve">Microsoft </w:t>
      </w:r>
      <w:proofErr w:type="spellStart"/>
      <w:r>
        <w:rPr>
          <w:i/>
          <w:lang w:val="es-CO"/>
        </w:rPr>
        <w:t>Corporation</w:t>
      </w:r>
      <w:proofErr w:type="spellEnd"/>
      <w:r>
        <w:rPr>
          <w:i/>
          <w:lang w:val="es-CO"/>
        </w:rPr>
        <w:t xml:space="preserve">, </w:t>
      </w:r>
      <w:r>
        <w:rPr>
          <w:lang w:val="es-CO"/>
        </w:rPr>
        <w:t xml:space="preserve"> la cual lo distribuye a través del esquema de licenciamiento, disponible para múltiples arquitecturas de hardware.</w:t>
      </w:r>
    </w:p>
    <w:p w:rsidR="009D7F6B" w:rsidRDefault="009D7F6B" w:rsidP="009D7F6B">
      <w:pPr>
        <w:pStyle w:val="Prrafodelista"/>
        <w:numPr>
          <w:ilvl w:val="1"/>
          <w:numId w:val="26"/>
        </w:numPr>
        <w:suppressAutoHyphens/>
        <w:autoSpaceDN w:val="0"/>
        <w:contextualSpacing w:val="0"/>
        <w:textAlignment w:val="baseline"/>
      </w:pPr>
      <w:r>
        <w:rPr>
          <w:lang w:val="es-CO"/>
        </w:rPr>
        <w:t xml:space="preserve">Versión 7 </w:t>
      </w:r>
      <w:r>
        <w:rPr>
          <w:i/>
          <w:iCs/>
          <w:lang w:val="es-CO"/>
        </w:rPr>
        <w:t>(</w:t>
      </w:r>
      <w:proofErr w:type="spellStart"/>
      <w:r>
        <w:rPr>
          <w:i/>
          <w:iCs/>
          <w:lang w:val="es-CO"/>
        </w:rPr>
        <w:t>Seven</w:t>
      </w:r>
      <w:proofErr w:type="spellEnd"/>
      <w:r>
        <w:rPr>
          <w:i/>
          <w:iCs/>
          <w:lang w:val="es-CO"/>
        </w:rPr>
        <w:t>)</w:t>
      </w:r>
    </w:p>
    <w:p w:rsidR="009D7F6B" w:rsidRDefault="009D7F6B" w:rsidP="009D7F6B">
      <w:pPr>
        <w:pStyle w:val="Prrafodelista"/>
        <w:numPr>
          <w:ilvl w:val="1"/>
          <w:numId w:val="26"/>
        </w:numPr>
        <w:suppressAutoHyphens/>
        <w:autoSpaceDN w:val="0"/>
        <w:contextualSpacing w:val="0"/>
        <w:textAlignment w:val="baseline"/>
      </w:pPr>
      <w:r>
        <w:rPr>
          <w:lang w:val="es-CO"/>
        </w:rPr>
        <w:t xml:space="preserve">Link de </w:t>
      </w:r>
      <w:commentRangeStart w:id="101"/>
      <w:r>
        <w:rPr>
          <w:lang w:val="es-CO"/>
        </w:rPr>
        <w:commentReference w:id="101"/>
      </w:r>
      <w:commentRangeEnd w:id="101"/>
      <w:r>
        <w:rPr>
          <w:lang w:val="es-CO"/>
        </w:rPr>
        <w:t>Descarga</w:t>
      </w:r>
    </w:p>
    <w:p w:rsidR="009D7F6B" w:rsidRDefault="009D7F6B" w:rsidP="009D7F6B">
      <w:pPr>
        <w:pStyle w:val="Prrafodelista"/>
        <w:numPr>
          <w:ilvl w:val="0"/>
          <w:numId w:val="26"/>
        </w:numPr>
        <w:suppressAutoHyphens/>
        <w:autoSpaceDN w:val="0"/>
        <w:contextualSpacing w:val="0"/>
        <w:textAlignment w:val="baseline"/>
      </w:pPr>
      <w:r>
        <w:rPr>
          <w:lang w:val="es-CO"/>
        </w:rPr>
        <w:t xml:space="preserve">GNU/Linux </w:t>
      </w:r>
      <w:proofErr w:type="spellStart"/>
      <w:r>
        <w:rPr>
          <w:lang w:val="es-CO"/>
        </w:rPr>
        <w:t>Debian</w:t>
      </w:r>
      <w:proofErr w:type="spellEnd"/>
    </w:p>
    <w:p w:rsidR="009D7F6B" w:rsidRDefault="009D7F6B" w:rsidP="009D7F6B">
      <w:pPr>
        <w:pStyle w:val="Prrafodelista"/>
        <w:numPr>
          <w:ilvl w:val="1"/>
          <w:numId w:val="26"/>
        </w:numPr>
        <w:suppressAutoHyphens/>
        <w:autoSpaceDN w:val="0"/>
        <w:contextualSpacing w:val="0"/>
        <w:textAlignment w:val="baseline"/>
      </w:pPr>
      <w:commentRangeStart w:id="102"/>
      <w:r>
        <w:rPr>
          <w:lang w:val="es-CO"/>
        </w:rPr>
        <w:commentReference w:id="102"/>
      </w:r>
      <w:commentRangeEnd w:id="102"/>
      <w:r>
        <w:rPr>
          <w:lang w:val="es-CO"/>
        </w:rPr>
        <w:t>Sitio Web</w:t>
      </w:r>
    </w:p>
    <w:p w:rsidR="009D7F6B" w:rsidRDefault="009D7F6B" w:rsidP="009D7F6B">
      <w:pPr>
        <w:pStyle w:val="Prrafodelista"/>
        <w:numPr>
          <w:ilvl w:val="1"/>
          <w:numId w:val="26"/>
        </w:numPr>
        <w:suppressAutoHyphens/>
        <w:autoSpaceDN w:val="0"/>
        <w:contextualSpacing w:val="0"/>
        <w:textAlignment w:val="baseline"/>
      </w:pPr>
      <w:r>
        <w:rPr>
          <w:lang w:val="es-CO"/>
        </w:rPr>
        <w:t>Sistema operativo libre y de código abierto, el cual por defecto incluye GNOME como gestor de interfaz grafica.</w:t>
      </w:r>
    </w:p>
    <w:p w:rsidR="009D7F6B" w:rsidRDefault="009D7F6B" w:rsidP="009D7F6B">
      <w:pPr>
        <w:pStyle w:val="Prrafodelista"/>
        <w:numPr>
          <w:ilvl w:val="1"/>
          <w:numId w:val="26"/>
        </w:numPr>
        <w:suppressAutoHyphens/>
        <w:autoSpaceDN w:val="0"/>
        <w:contextualSpacing w:val="0"/>
        <w:textAlignment w:val="baseline"/>
      </w:pPr>
      <w:r>
        <w:rPr>
          <w:lang w:val="es-CO"/>
        </w:rPr>
        <w:t xml:space="preserve">Versión </w:t>
      </w:r>
      <w:proofErr w:type="spellStart"/>
      <w:r>
        <w:rPr>
          <w:lang w:val="es-CO"/>
        </w:rPr>
        <w:t>Wheezy</w:t>
      </w:r>
      <w:proofErr w:type="spellEnd"/>
      <w:r>
        <w:rPr>
          <w:lang w:val="es-CO"/>
        </w:rPr>
        <w:t xml:space="preserve"> </w:t>
      </w:r>
      <w:r>
        <w:rPr>
          <w:i/>
          <w:iCs/>
          <w:lang w:val="es-CO"/>
        </w:rPr>
        <w:t>(</w:t>
      </w:r>
      <w:proofErr w:type="spellStart"/>
      <w:r>
        <w:rPr>
          <w:i/>
          <w:iCs/>
          <w:lang w:val="es-CO"/>
        </w:rPr>
        <w:t>Testing</w:t>
      </w:r>
      <w:proofErr w:type="spellEnd"/>
      <w:r>
        <w:rPr>
          <w:i/>
          <w:iCs/>
          <w:lang w:val="es-CO"/>
        </w:rPr>
        <w:t>)</w:t>
      </w:r>
    </w:p>
    <w:p w:rsidR="009D7F6B" w:rsidRDefault="009D7F6B" w:rsidP="009D7F6B">
      <w:pPr>
        <w:pStyle w:val="Prrafodelista"/>
        <w:numPr>
          <w:ilvl w:val="1"/>
          <w:numId w:val="26"/>
        </w:numPr>
        <w:suppressAutoHyphens/>
        <w:autoSpaceDN w:val="0"/>
        <w:contextualSpacing w:val="0"/>
        <w:textAlignment w:val="baseline"/>
      </w:pPr>
      <w:r>
        <w:rPr>
          <w:lang w:val="es-CO"/>
        </w:rPr>
        <w:t xml:space="preserve">Sitio de </w:t>
      </w:r>
      <w:commentRangeStart w:id="103"/>
      <w:r>
        <w:rPr>
          <w:lang w:val="es-CO"/>
        </w:rPr>
        <w:commentReference w:id="103"/>
      </w:r>
      <w:commentRangeEnd w:id="103"/>
      <w:r>
        <w:rPr>
          <w:lang w:val="es-CO"/>
        </w:rPr>
        <w:t>Descarga</w:t>
      </w:r>
    </w:p>
    <w:p w:rsidR="009D7F6B" w:rsidRDefault="009D7F6B" w:rsidP="009D7F6B">
      <w:pPr>
        <w:pStyle w:val="Prrafodelista"/>
        <w:numPr>
          <w:ilvl w:val="0"/>
          <w:numId w:val="26"/>
        </w:numPr>
        <w:suppressAutoHyphens/>
        <w:autoSpaceDN w:val="0"/>
        <w:contextualSpacing w:val="0"/>
        <w:textAlignment w:val="baseline"/>
      </w:pPr>
      <w:r>
        <w:rPr>
          <w:lang w:val="es-CO"/>
        </w:rPr>
        <w:t>Mac OSX</w:t>
      </w:r>
    </w:p>
    <w:p w:rsidR="009D7F6B" w:rsidRDefault="009D7F6B" w:rsidP="009D7F6B">
      <w:pPr>
        <w:pStyle w:val="Prrafodelista"/>
        <w:numPr>
          <w:ilvl w:val="0"/>
          <w:numId w:val="26"/>
        </w:numPr>
        <w:suppressAutoHyphens/>
        <w:autoSpaceDN w:val="0"/>
        <w:contextualSpacing w:val="0"/>
        <w:textAlignment w:val="baseline"/>
      </w:pPr>
      <w:commentRangeStart w:id="104"/>
      <w:r>
        <w:rPr>
          <w:lang w:val="es-CO"/>
        </w:rPr>
        <w:commentReference w:id="104"/>
      </w:r>
      <w:commentRangeEnd w:id="104"/>
      <w:r>
        <w:rPr>
          <w:lang w:val="es-CO"/>
        </w:rPr>
        <w:t>Sitio Web</w:t>
      </w:r>
    </w:p>
    <w:p w:rsidR="009D7F6B" w:rsidRDefault="009D7F6B" w:rsidP="009D7F6B">
      <w:pPr>
        <w:pStyle w:val="Prrafodelista"/>
        <w:numPr>
          <w:ilvl w:val="1"/>
          <w:numId w:val="26"/>
        </w:numPr>
        <w:suppressAutoHyphens/>
        <w:autoSpaceDN w:val="0"/>
        <w:contextualSpacing w:val="0"/>
        <w:textAlignment w:val="baseline"/>
      </w:pPr>
      <w:r>
        <w:rPr>
          <w:lang w:val="es-CO"/>
        </w:rPr>
        <w:lastRenderedPageBreak/>
        <w:t xml:space="preserve">Sistema operativo de licenciamiento privativo bajo la licencia BSD de la universidad de </w:t>
      </w:r>
      <w:proofErr w:type="spellStart"/>
      <w:r>
        <w:rPr>
          <w:lang w:val="es-CO"/>
        </w:rPr>
        <w:t>Berkley</w:t>
      </w:r>
      <w:proofErr w:type="spellEnd"/>
      <w:r>
        <w:rPr>
          <w:lang w:val="es-CO"/>
        </w:rPr>
        <w:t>.</w:t>
      </w:r>
    </w:p>
    <w:p w:rsidR="009D7F6B" w:rsidRDefault="009D7F6B" w:rsidP="009D7F6B">
      <w:pPr>
        <w:pStyle w:val="Prrafodelista"/>
        <w:numPr>
          <w:ilvl w:val="1"/>
          <w:numId w:val="26"/>
        </w:numPr>
        <w:suppressAutoHyphens/>
        <w:autoSpaceDN w:val="0"/>
        <w:contextualSpacing w:val="0"/>
        <w:textAlignment w:val="baseline"/>
      </w:pPr>
      <w:r>
        <w:rPr>
          <w:lang w:val="es-CO"/>
        </w:rPr>
        <w:t>Versión Mountain Lion</w:t>
      </w:r>
    </w:p>
    <w:p w:rsidR="009D7F6B" w:rsidRDefault="009D7F6B" w:rsidP="009D7F6B">
      <w:pPr>
        <w:pStyle w:val="Heading5"/>
      </w:pPr>
      <w:bookmarkStart w:id="105" w:name="_Toc333053694"/>
      <w:r>
        <w:t>Entornos de Desarrollo (IDE)</w:t>
      </w:r>
      <w:bookmarkEnd w:id="105"/>
    </w:p>
    <w:p w:rsidR="009D7F6B" w:rsidRDefault="009D7F6B" w:rsidP="009D7F6B">
      <w:pPr>
        <w:pStyle w:val="Prrafodelista"/>
        <w:numPr>
          <w:ilvl w:val="0"/>
          <w:numId w:val="32"/>
        </w:numPr>
        <w:suppressAutoHyphens/>
        <w:autoSpaceDN w:val="0"/>
        <w:contextualSpacing w:val="0"/>
        <w:textAlignment w:val="baseline"/>
      </w:pPr>
      <w:proofErr w:type="spellStart"/>
      <w:r>
        <w:rPr>
          <w:lang w:val="es-CO"/>
        </w:rPr>
        <w:t>Unity</w:t>
      </w:r>
      <w:proofErr w:type="spellEnd"/>
      <w:r>
        <w:rPr>
          <w:lang w:val="es-CO"/>
        </w:rPr>
        <w:t xml:space="preserve"> 3D</w:t>
      </w:r>
    </w:p>
    <w:p w:rsidR="009D7F6B" w:rsidRDefault="009D7F6B" w:rsidP="009D7F6B">
      <w:pPr>
        <w:pStyle w:val="Prrafodelista"/>
        <w:numPr>
          <w:ilvl w:val="1"/>
          <w:numId w:val="25"/>
        </w:numPr>
        <w:suppressAutoHyphens/>
        <w:autoSpaceDN w:val="0"/>
        <w:contextualSpacing w:val="0"/>
        <w:textAlignment w:val="baseline"/>
      </w:pPr>
      <w:commentRangeStart w:id="106"/>
      <w:r>
        <w:rPr>
          <w:lang w:val="es-CO"/>
        </w:rPr>
        <w:commentReference w:id="106"/>
      </w:r>
      <w:commentRangeEnd w:id="106"/>
      <w:r>
        <w:rPr>
          <w:lang w:val="es-CO"/>
        </w:rPr>
        <w:t>Sitio Web</w:t>
      </w:r>
    </w:p>
    <w:p w:rsidR="009D7F6B" w:rsidRDefault="009D7F6B" w:rsidP="009D7F6B">
      <w:pPr>
        <w:pStyle w:val="Prrafodelista"/>
        <w:numPr>
          <w:ilvl w:val="1"/>
          <w:numId w:val="25"/>
        </w:numPr>
        <w:suppressAutoHyphens/>
        <w:autoSpaceDN w:val="0"/>
        <w:contextualSpacing w:val="0"/>
        <w:jc w:val="both"/>
        <w:textAlignment w:val="baseline"/>
      </w:pPr>
      <w:r>
        <w:rPr>
          <w:lang w:val="es-CO"/>
        </w:rPr>
        <w:t xml:space="preserve">Es un entorno de desarrollo gráfico, enfocado al desarrollo de videojuegos en tercera dimensión y 2 dimensiones, con un motor de juegos mediante el cual se pueden ejecutar acciones desde el lenguaje </w:t>
      </w:r>
      <w:r>
        <w:rPr>
          <w:i/>
          <w:lang w:val="es-CO"/>
        </w:rPr>
        <w:t>C Sharp</w:t>
      </w:r>
      <w:r>
        <w:rPr>
          <w:lang w:val="es-CO"/>
        </w:rPr>
        <w:t xml:space="preserve"> (C#) y </w:t>
      </w:r>
      <w:proofErr w:type="spellStart"/>
      <w:r>
        <w:rPr>
          <w:lang w:val="es-CO"/>
        </w:rPr>
        <w:t>JavaScript</w:t>
      </w:r>
      <w:proofErr w:type="spellEnd"/>
      <w:r>
        <w:rPr>
          <w:lang w:val="es-CO"/>
        </w:rPr>
        <w:t>.</w:t>
      </w:r>
    </w:p>
    <w:p w:rsidR="009D7F6B" w:rsidRDefault="009D7F6B" w:rsidP="009D7F6B">
      <w:pPr>
        <w:pStyle w:val="Prrafodelista"/>
        <w:numPr>
          <w:ilvl w:val="1"/>
          <w:numId w:val="25"/>
        </w:numPr>
        <w:suppressAutoHyphens/>
        <w:autoSpaceDN w:val="0"/>
        <w:contextualSpacing w:val="0"/>
        <w:jc w:val="both"/>
        <w:textAlignment w:val="baseline"/>
      </w:pPr>
      <w:proofErr w:type="spellStart"/>
      <w:r>
        <w:rPr>
          <w:lang w:val="es-CO"/>
        </w:rPr>
        <w:t>Version</w:t>
      </w:r>
      <w:proofErr w:type="spellEnd"/>
      <w:r>
        <w:rPr>
          <w:lang w:val="es-CO"/>
        </w:rPr>
        <w:t xml:space="preserve"> 3.5.5</w:t>
      </w:r>
    </w:p>
    <w:p w:rsidR="009D7F6B" w:rsidRDefault="009D7F6B" w:rsidP="009D7F6B">
      <w:pPr>
        <w:pStyle w:val="Prrafodelista"/>
        <w:numPr>
          <w:ilvl w:val="1"/>
          <w:numId w:val="25"/>
        </w:numPr>
        <w:suppressAutoHyphens/>
        <w:autoSpaceDN w:val="0"/>
        <w:contextualSpacing w:val="0"/>
        <w:jc w:val="both"/>
        <w:textAlignment w:val="baseline"/>
      </w:pPr>
      <w:r>
        <w:rPr>
          <w:lang w:val="es-CO"/>
        </w:rPr>
        <w:t>Link de Descarga</w:t>
      </w:r>
      <w:commentRangeStart w:id="107"/>
      <w:r>
        <w:rPr>
          <w:lang w:val="es-CO"/>
        </w:rPr>
        <w:commentReference w:id="107"/>
      </w:r>
      <w:commentRangeEnd w:id="107"/>
    </w:p>
    <w:p w:rsidR="009D7F6B" w:rsidRDefault="009D7F6B" w:rsidP="009D7F6B">
      <w:pPr>
        <w:pStyle w:val="Prrafodelista"/>
        <w:numPr>
          <w:ilvl w:val="0"/>
          <w:numId w:val="25"/>
        </w:numPr>
        <w:suppressAutoHyphens/>
        <w:autoSpaceDN w:val="0"/>
        <w:contextualSpacing w:val="0"/>
        <w:jc w:val="both"/>
        <w:textAlignment w:val="baseline"/>
      </w:pPr>
      <w:r>
        <w:rPr>
          <w:lang w:val="es-CO"/>
        </w:rPr>
        <w:t>Visual Studio</w:t>
      </w:r>
    </w:p>
    <w:p w:rsidR="009D7F6B" w:rsidRDefault="009D7F6B" w:rsidP="009D7F6B">
      <w:pPr>
        <w:pStyle w:val="Prrafodelista"/>
        <w:numPr>
          <w:ilvl w:val="1"/>
          <w:numId w:val="25"/>
        </w:numPr>
        <w:suppressAutoHyphens/>
        <w:autoSpaceDN w:val="0"/>
        <w:contextualSpacing w:val="0"/>
        <w:jc w:val="both"/>
        <w:textAlignment w:val="baseline"/>
      </w:pPr>
      <w:commentRangeStart w:id="108"/>
      <w:r>
        <w:rPr>
          <w:lang w:val="es-CO"/>
        </w:rPr>
        <w:commentReference w:id="108"/>
      </w:r>
      <w:commentRangeEnd w:id="108"/>
      <w:r>
        <w:rPr>
          <w:lang w:val="es-CO"/>
        </w:rPr>
        <w:t>Sitio Web</w:t>
      </w:r>
    </w:p>
    <w:p w:rsidR="009D7F6B" w:rsidRDefault="009D7F6B" w:rsidP="009D7F6B">
      <w:pPr>
        <w:pStyle w:val="Textbody"/>
        <w:numPr>
          <w:ilvl w:val="1"/>
          <w:numId w:val="25"/>
        </w:numPr>
      </w:pPr>
      <w:r>
        <w:rPr>
          <w:i/>
        </w:rPr>
        <w:t>“</w:t>
      </w:r>
      <w:r>
        <w:rPr>
          <w:rFonts w:ascii="Segoe UI" w:hAnsi="Segoe UI" w:cs="Segoe UI"/>
          <w:sz w:val="21"/>
          <w:szCs w:val="21"/>
        </w:rPr>
        <w:t>Microsoft Visual Studio es un potente Entorno de Desarrollo Integrado (IDE) que asegura código de calidad durante todo el ciclo de vida de la aplicación, desde el diseño hasta la implementación.</w:t>
      </w:r>
      <w:r>
        <w:rPr>
          <w:rStyle w:val="apple-converted-space"/>
          <w:rFonts w:ascii="Segoe UI" w:hAnsi="Segoe UI" w:cs="Segoe UI"/>
          <w:sz w:val="21"/>
          <w:szCs w:val="21"/>
        </w:rPr>
        <w:t>”</w:t>
      </w:r>
      <w:commentRangeStart w:id="109"/>
      <w:r>
        <w:commentReference w:id="109"/>
      </w:r>
      <w:commentRangeEnd w:id="109"/>
    </w:p>
    <w:p w:rsidR="009D7F6B" w:rsidRDefault="009D7F6B" w:rsidP="009D7F6B">
      <w:pPr>
        <w:pStyle w:val="Textbody"/>
        <w:numPr>
          <w:ilvl w:val="1"/>
          <w:numId w:val="25"/>
        </w:numPr>
      </w:pPr>
      <w:proofErr w:type="spellStart"/>
      <w:r>
        <w:t>Version</w:t>
      </w:r>
      <w:proofErr w:type="spellEnd"/>
      <w:r>
        <w:t xml:space="preserve"> Professional 2010 </w:t>
      </w:r>
      <w:r>
        <w:rPr>
          <w:i/>
          <w:iCs/>
        </w:rPr>
        <w:t>(</w:t>
      </w:r>
      <w:proofErr w:type="spellStart"/>
      <w:r>
        <w:rPr>
          <w:i/>
          <w:iCs/>
        </w:rPr>
        <w:t>Service</w:t>
      </w:r>
      <w:proofErr w:type="spellEnd"/>
      <w:r>
        <w:rPr>
          <w:i/>
          <w:iCs/>
        </w:rPr>
        <w:t xml:space="preserve"> Pack 1)</w:t>
      </w:r>
    </w:p>
    <w:p w:rsidR="009D7F6B" w:rsidRDefault="009D7F6B" w:rsidP="009D7F6B">
      <w:pPr>
        <w:pStyle w:val="Textbody"/>
        <w:numPr>
          <w:ilvl w:val="1"/>
          <w:numId w:val="25"/>
        </w:numPr>
      </w:pPr>
      <w:r>
        <w:t xml:space="preserve">Link de </w:t>
      </w:r>
      <w:commentRangeStart w:id="110"/>
      <w:r>
        <w:commentReference w:id="110"/>
      </w:r>
      <w:commentRangeEnd w:id="110"/>
      <w:r>
        <w:t>Descarga</w:t>
      </w:r>
    </w:p>
    <w:p w:rsidR="009D7F6B" w:rsidRDefault="009D7F6B" w:rsidP="009D7F6B">
      <w:pPr>
        <w:pStyle w:val="Heading5"/>
        <w:jc w:val="both"/>
      </w:pPr>
      <w:r>
        <w:t>Bases de Datos</w:t>
      </w:r>
    </w:p>
    <w:p w:rsidR="009D7F6B" w:rsidRDefault="009D7F6B" w:rsidP="009D7F6B">
      <w:pPr>
        <w:pStyle w:val="Textbody"/>
        <w:jc w:val="both"/>
      </w:pPr>
    </w:p>
    <w:p w:rsidR="009D7F6B" w:rsidRDefault="009D7F6B" w:rsidP="009D7F6B">
      <w:pPr>
        <w:pStyle w:val="Prrafodelista"/>
        <w:numPr>
          <w:ilvl w:val="0"/>
          <w:numId w:val="33"/>
        </w:numPr>
        <w:suppressAutoHyphens/>
        <w:autoSpaceDN w:val="0"/>
        <w:contextualSpacing w:val="0"/>
        <w:textAlignment w:val="baseline"/>
      </w:pPr>
      <w:proofErr w:type="spellStart"/>
      <w:r>
        <w:rPr>
          <w:lang w:val="es-CO"/>
        </w:rPr>
        <w:t>SQLite</w:t>
      </w:r>
      <w:proofErr w:type="spellEnd"/>
    </w:p>
    <w:p w:rsidR="009D7F6B" w:rsidRDefault="009D7F6B" w:rsidP="009D7F6B">
      <w:pPr>
        <w:pStyle w:val="Prrafodelista"/>
        <w:numPr>
          <w:ilvl w:val="1"/>
          <w:numId w:val="33"/>
        </w:numPr>
        <w:suppressAutoHyphens/>
        <w:autoSpaceDN w:val="0"/>
        <w:contextualSpacing w:val="0"/>
        <w:textAlignment w:val="baseline"/>
      </w:pPr>
      <w:commentRangeStart w:id="111"/>
      <w:r>
        <w:rPr>
          <w:lang w:val="es-CO"/>
        </w:rPr>
        <w:commentReference w:id="111"/>
      </w:r>
      <w:commentRangeEnd w:id="111"/>
      <w:r>
        <w:rPr>
          <w:lang w:val="es-CO"/>
        </w:rPr>
        <w:t>Sitio Web</w:t>
      </w:r>
    </w:p>
    <w:p w:rsidR="009D7F6B" w:rsidRDefault="009D7F6B" w:rsidP="009D7F6B">
      <w:pPr>
        <w:pStyle w:val="Prrafodelista"/>
        <w:numPr>
          <w:ilvl w:val="1"/>
          <w:numId w:val="33"/>
        </w:numPr>
        <w:suppressAutoHyphens/>
        <w:autoSpaceDN w:val="0"/>
        <w:contextualSpacing w:val="0"/>
        <w:textAlignment w:val="baseline"/>
      </w:pPr>
      <w:r>
        <w:rPr>
          <w:lang w:val="es-CO"/>
        </w:rPr>
        <w:t xml:space="preserve">Base de Datos liviana, la cual </w:t>
      </w:r>
      <w:proofErr w:type="spellStart"/>
      <w:r>
        <w:rPr>
          <w:lang w:val="es-CO"/>
        </w:rPr>
        <w:t>esta</w:t>
      </w:r>
      <w:proofErr w:type="spellEnd"/>
      <w:r>
        <w:rPr>
          <w:lang w:val="es-CO"/>
        </w:rPr>
        <w:t xml:space="preserve"> desarrollado como una librería de aproximadamente 350 KB, permitiendo un mejor manejo de datos en ambientes que no requieren un manejo excesivo de los mismo.</w:t>
      </w:r>
    </w:p>
    <w:p w:rsidR="009D7F6B" w:rsidRDefault="009D7F6B" w:rsidP="009D7F6B">
      <w:pPr>
        <w:pStyle w:val="Prrafodelista"/>
        <w:numPr>
          <w:ilvl w:val="1"/>
          <w:numId w:val="33"/>
        </w:numPr>
        <w:suppressAutoHyphens/>
        <w:autoSpaceDN w:val="0"/>
        <w:contextualSpacing w:val="0"/>
        <w:textAlignment w:val="baseline"/>
      </w:pPr>
      <w:r>
        <w:rPr>
          <w:lang w:val="es-CO"/>
        </w:rPr>
        <w:t xml:space="preserve">Link de </w:t>
      </w:r>
      <w:commentRangeStart w:id="112"/>
      <w:r>
        <w:rPr>
          <w:lang w:val="es-CO"/>
        </w:rPr>
        <w:commentReference w:id="112"/>
      </w:r>
      <w:commentRangeEnd w:id="112"/>
      <w:r>
        <w:rPr>
          <w:lang w:val="es-CO"/>
        </w:rPr>
        <w:t>Descarga</w:t>
      </w:r>
    </w:p>
    <w:p w:rsidR="009D7F6B" w:rsidRDefault="009D7F6B" w:rsidP="009D7F6B">
      <w:pPr>
        <w:pStyle w:val="Prrafodelista"/>
        <w:jc w:val="both"/>
      </w:pPr>
    </w:p>
    <w:p w:rsidR="009D7F6B" w:rsidRDefault="009D7F6B" w:rsidP="009D7F6B">
      <w:pPr>
        <w:pStyle w:val="Prrafodelista"/>
        <w:numPr>
          <w:ilvl w:val="0"/>
          <w:numId w:val="29"/>
        </w:numPr>
        <w:suppressAutoHyphens/>
        <w:autoSpaceDN w:val="0"/>
        <w:contextualSpacing w:val="0"/>
        <w:textAlignment w:val="baseline"/>
      </w:pPr>
      <w:r>
        <w:rPr>
          <w:lang w:val="es-CO"/>
        </w:rPr>
        <w:t xml:space="preserve">SQL </w:t>
      </w:r>
      <w:proofErr w:type="spellStart"/>
      <w:r>
        <w:rPr>
          <w:lang w:val="es-CO"/>
        </w:rPr>
        <w:t>Developer</w:t>
      </w:r>
      <w:proofErr w:type="spellEnd"/>
      <w:r>
        <w:rPr>
          <w:lang w:val="es-CO"/>
        </w:rPr>
        <w:t xml:space="preserve"> </w:t>
      </w:r>
      <w:proofErr w:type="spellStart"/>
      <w:r>
        <w:rPr>
          <w:lang w:val="es-CO"/>
        </w:rPr>
        <w:t>Datamodeler</w:t>
      </w:r>
      <w:proofErr w:type="spellEnd"/>
    </w:p>
    <w:p w:rsidR="009D7F6B" w:rsidRDefault="009D7F6B" w:rsidP="009D7F6B">
      <w:pPr>
        <w:pStyle w:val="Prrafodelista"/>
        <w:numPr>
          <w:ilvl w:val="1"/>
          <w:numId w:val="29"/>
        </w:numPr>
        <w:suppressAutoHyphens/>
        <w:autoSpaceDN w:val="0"/>
        <w:contextualSpacing w:val="0"/>
        <w:textAlignment w:val="baseline"/>
      </w:pPr>
      <w:commentRangeStart w:id="113"/>
      <w:r>
        <w:rPr>
          <w:lang w:val="es-CO"/>
        </w:rPr>
        <w:lastRenderedPageBreak/>
        <w:commentReference w:id="113"/>
      </w:r>
      <w:commentRangeEnd w:id="113"/>
      <w:r>
        <w:rPr>
          <w:lang w:val="es-CO"/>
        </w:rPr>
        <w:t>Sitio Web</w:t>
      </w:r>
    </w:p>
    <w:p w:rsidR="009D7F6B" w:rsidRDefault="009D7F6B" w:rsidP="009D7F6B">
      <w:pPr>
        <w:pStyle w:val="Prrafodelista"/>
        <w:numPr>
          <w:ilvl w:val="1"/>
          <w:numId w:val="29"/>
        </w:numPr>
        <w:suppressAutoHyphens/>
        <w:autoSpaceDN w:val="0"/>
        <w:contextualSpacing w:val="0"/>
        <w:jc w:val="both"/>
        <w:textAlignment w:val="baseline"/>
      </w:pPr>
      <w:proofErr w:type="spellStart"/>
      <w:r>
        <w:rPr>
          <w:lang w:val="es-CO"/>
        </w:rPr>
        <w:t>Sql</w:t>
      </w:r>
      <w:proofErr w:type="spellEnd"/>
      <w:r>
        <w:rPr>
          <w:lang w:val="es-CO"/>
        </w:rPr>
        <w:t xml:space="preserve"> </w:t>
      </w:r>
      <w:proofErr w:type="spellStart"/>
      <w:r>
        <w:rPr>
          <w:lang w:val="es-CO"/>
        </w:rPr>
        <w:t>Developer</w:t>
      </w:r>
      <w:proofErr w:type="spellEnd"/>
      <w:r>
        <w:rPr>
          <w:lang w:val="es-CO"/>
        </w:rPr>
        <w:t xml:space="preserve"> </w:t>
      </w:r>
      <w:proofErr w:type="spellStart"/>
      <w:r>
        <w:rPr>
          <w:lang w:val="es-CO"/>
        </w:rPr>
        <w:t>Datamodeler</w:t>
      </w:r>
      <w:proofErr w:type="spellEnd"/>
      <w:r>
        <w:rPr>
          <w:lang w:val="es-CO"/>
        </w:rPr>
        <w:t xml:space="preserve"> es una herramienta de diagramación para bases de datos, la cual permite la realización de diagramas entidad-relación, modelo lógico, y físico.</w:t>
      </w:r>
      <w:commentRangeStart w:id="114"/>
      <w:r>
        <w:rPr>
          <w:lang w:val="es-CO"/>
        </w:rPr>
        <w:commentReference w:id="114"/>
      </w:r>
      <w:commentRangeEnd w:id="114"/>
    </w:p>
    <w:p w:rsidR="009D7F6B" w:rsidRDefault="009D7F6B" w:rsidP="009D7F6B">
      <w:pPr>
        <w:pStyle w:val="Prrafodelista"/>
        <w:numPr>
          <w:ilvl w:val="1"/>
          <w:numId w:val="29"/>
        </w:numPr>
        <w:suppressAutoHyphens/>
        <w:autoSpaceDN w:val="0"/>
        <w:contextualSpacing w:val="0"/>
        <w:jc w:val="both"/>
        <w:textAlignment w:val="baseline"/>
      </w:pPr>
      <w:r>
        <w:rPr>
          <w:lang w:val="es-CO"/>
        </w:rPr>
        <w:t xml:space="preserve">Link de </w:t>
      </w:r>
      <w:commentRangeStart w:id="115"/>
      <w:r>
        <w:rPr>
          <w:lang w:val="es-CO"/>
        </w:rPr>
        <w:commentReference w:id="115"/>
      </w:r>
      <w:commentRangeEnd w:id="115"/>
      <w:r>
        <w:rPr>
          <w:lang w:val="es-CO"/>
        </w:rPr>
        <w:t>Descarga</w:t>
      </w:r>
    </w:p>
    <w:p w:rsidR="009D7F6B" w:rsidRDefault="009D7F6B" w:rsidP="009D7F6B">
      <w:pPr>
        <w:pStyle w:val="Heading5"/>
        <w:jc w:val="both"/>
      </w:pPr>
      <w:bookmarkStart w:id="116" w:name="_Toc333053695"/>
      <w:proofErr w:type="spellStart"/>
      <w:r>
        <w:t>Frameworks</w:t>
      </w:r>
      <w:bookmarkEnd w:id="116"/>
      <w:proofErr w:type="spellEnd"/>
    </w:p>
    <w:p w:rsidR="009D7F6B" w:rsidRDefault="009D7F6B" w:rsidP="009D7F6B">
      <w:pPr>
        <w:pStyle w:val="Textbody"/>
        <w:jc w:val="both"/>
      </w:pPr>
    </w:p>
    <w:p w:rsidR="009D7F6B" w:rsidRDefault="009D7F6B" w:rsidP="009D7F6B">
      <w:pPr>
        <w:pStyle w:val="Sinespaciado"/>
        <w:numPr>
          <w:ilvl w:val="0"/>
          <w:numId w:val="34"/>
        </w:numPr>
        <w:suppressAutoHyphens/>
        <w:autoSpaceDN w:val="0"/>
        <w:jc w:val="both"/>
        <w:textAlignment w:val="baseline"/>
      </w:pPr>
      <w:proofErr w:type="spellStart"/>
      <w:r>
        <w:rPr>
          <w:lang w:val="es-CO"/>
        </w:rPr>
        <w:t>DotNet</w:t>
      </w:r>
      <w:proofErr w:type="spellEnd"/>
      <w:r>
        <w:rPr>
          <w:lang w:val="es-CO"/>
        </w:rPr>
        <w:t xml:space="preserve"> Framework</w:t>
      </w:r>
    </w:p>
    <w:p w:rsidR="009D7F6B" w:rsidRDefault="009D7F6B" w:rsidP="009D7F6B">
      <w:pPr>
        <w:pStyle w:val="Sinespaciado"/>
        <w:jc w:val="both"/>
      </w:pPr>
    </w:p>
    <w:p w:rsidR="009D7F6B" w:rsidRDefault="009D7F6B" w:rsidP="009D7F6B">
      <w:pPr>
        <w:pStyle w:val="Sinespaciado"/>
        <w:numPr>
          <w:ilvl w:val="1"/>
          <w:numId w:val="28"/>
        </w:numPr>
        <w:suppressAutoHyphens/>
        <w:autoSpaceDN w:val="0"/>
        <w:jc w:val="both"/>
        <w:textAlignment w:val="baseline"/>
      </w:pPr>
      <w:commentRangeStart w:id="117"/>
      <w:r>
        <w:rPr>
          <w:lang w:val="es-CO"/>
        </w:rPr>
        <w:commentReference w:id="117"/>
      </w:r>
      <w:commentRangeEnd w:id="117"/>
      <w:r>
        <w:rPr>
          <w:lang w:val="es-CO"/>
        </w:rPr>
        <w:t>Sitio Web</w:t>
      </w:r>
    </w:p>
    <w:p w:rsidR="009D7F6B" w:rsidRDefault="009D7F6B" w:rsidP="009D7F6B">
      <w:pPr>
        <w:pStyle w:val="Sinespaciado"/>
        <w:jc w:val="both"/>
      </w:pPr>
    </w:p>
    <w:p w:rsidR="009D7F6B" w:rsidRDefault="009D7F6B" w:rsidP="009D7F6B">
      <w:pPr>
        <w:pStyle w:val="Sinespaciado"/>
        <w:numPr>
          <w:ilvl w:val="1"/>
          <w:numId w:val="28"/>
        </w:numPr>
        <w:suppressAutoHyphens/>
        <w:autoSpaceDN w:val="0"/>
        <w:jc w:val="both"/>
        <w:textAlignment w:val="baseline"/>
      </w:pPr>
      <w:r>
        <w:rPr>
          <w:lang w:val="es-CO"/>
        </w:rPr>
        <w:t>Plataforma multiprogramación para el desarrollo de aplicaciones bajo el sistema Windows, la cual provee un API rica en componentes reutilizables tales como Colecciones y Contenedores.</w:t>
      </w:r>
    </w:p>
    <w:p w:rsidR="009D7F6B" w:rsidRDefault="009D7F6B" w:rsidP="009D7F6B">
      <w:pPr>
        <w:pStyle w:val="Sinespaciado"/>
        <w:jc w:val="both"/>
      </w:pPr>
    </w:p>
    <w:p w:rsidR="009D7F6B" w:rsidRDefault="009D7F6B" w:rsidP="009D7F6B">
      <w:pPr>
        <w:pStyle w:val="Sinespaciado"/>
        <w:numPr>
          <w:ilvl w:val="1"/>
          <w:numId w:val="28"/>
        </w:numPr>
        <w:suppressAutoHyphens/>
        <w:autoSpaceDN w:val="0"/>
        <w:jc w:val="both"/>
        <w:textAlignment w:val="baseline"/>
      </w:pPr>
      <w:proofErr w:type="spellStart"/>
      <w:r>
        <w:rPr>
          <w:lang w:val="es-CO"/>
        </w:rPr>
        <w:t>Version</w:t>
      </w:r>
      <w:proofErr w:type="spellEnd"/>
      <w:r>
        <w:rPr>
          <w:lang w:val="es-CO"/>
        </w:rPr>
        <w:t xml:space="preserve"> 4.0</w:t>
      </w:r>
    </w:p>
    <w:p w:rsidR="009D7F6B" w:rsidRDefault="009D7F6B" w:rsidP="009D7F6B">
      <w:pPr>
        <w:pStyle w:val="Sinespaciado"/>
        <w:jc w:val="both"/>
      </w:pPr>
    </w:p>
    <w:p w:rsidR="009D7F6B" w:rsidRPr="00AD4FA4" w:rsidRDefault="009D7F6B" w:rsidP="009D7F6B">
      <w:pPr>
        <w:pStyle w:val="Sinespaciado"/>
        <w:numPr>
          <w:ilvl w:val="1"/>
          <w:numId w:val="28"/>
        </w:numPr>
        <w:suppressAutoHyphens/>
        <w:autoSpaceDN w:val="0"/>
        <w:jc w:val="both"/>
        <w:textAlignment w:val="baseline"/>
        <w:rPr>
          <w:lang w:val="en-US"/>
        </w:rPr>
      </w:pPr>
      <w:r w:rsidRPr="00AD4FA4">
        <w:rPr>
          <w:i/>
          <w:lang w:val="en-US"/>
        </w:rPr>
        <w:t xml:space="preserve">“ … </w:t>
      </w:r>
      <w:r w:rsidRPr="00AD4FA4">
        <w:rPr>
          <w:rFonts w:ascii="Segoe UI" w:hAnsi="Segoe UI" w:cs="Segoe UI"/>
          <w:i/>
          <w:color w:val="000000"/>
          <w:sz w:val="20"/>
          <w:szCs w:val="20"/>
          <w:lang w:val="en-US"/>
        </w:rPr>
        <w:t>The .NET Framework is an integral Windows component that supports building and running the next generation of applications and XML Web services.</w:t>
      </w:r>
      <w:r w:rsidRPr="00AD4FA4">
        <w:rPr>
          <w:i/>
          <w:lang w:val="en-US"/>
        </w:rPr>
        <w:t xml:space="preserve"> … ”</w:t>
      </w:r>
      <w:commentRangeStart w:id="118"/>
      <w:r>
        <w:rPr>
          <w:lang w:val="es-CO"/>
        </w:rPr>
        <w:commentReference w:id="118"/>
      </w:r>
      <w:commentRangeEnd w:id="118"/>
    </w:p>
    <w:p w:rsidR="009D7F6B" w:rsidRPr="00AD4FA4" w:rsidRDefault="009D7F6B" w:rsidP="009D7F6B">
      <w:pPr>
        <w:pStyle w:val="Sinespaciado"/>
        <w:jc w:val="both"/>
        <w:rPr>
          <w:lang w:val="en-US"/>
        </w:rPr>
      </w:pPr>
    </w:p>
    <w:p w:rsidR="009D7F6B" w:rsidRDefault="009D7F6B" w:rsidP="009D7F6B">
      <w:pPr>
        <w:pStyle w:val="Sinespaciado"/>
        <w:numPr>
          <w:ilvl w:val="1"/>
          <w:numId w:val="28"/>
        </w:numPr>
        <w:suppressAutoHyphens/>
        <w:autoSpaceDN w:val="0"/>
        <w:jc w:val="both"/>
        <w:textAlignment w:val="baseline"/>
      </w:pPr>
      <w:r>
        <w:rPr>
          <w:lang w:val="es-CO"/>
        </w:rPr>
        <w:t xml:space="preserve">Link de </w:t>
      </w:r>
      <w:commentRangeStart w:id="119"/>
      <w:r>
        <w:rPr>
          <w:lang w:val="es-CO"/>
        </w:rPr>
        <w:commentReference w:id="119"/>
      </w:r>
      <w:commentRangeEnd w:id="119"/>
      <w:r>
        <w:rPr>
          <w:lang w:val="es-CO"/>
        </w:rPr>
        <w:t>Descarga</w:t>
      </w:r>
    </w:p>
    <w:p w:rsidR="009D7F6B" w:rsidRDefault="009D7F6B" w:rsidP="009D7F6B">
      <w:pPr>
        <w:pStyle w:val="Heading5"/>
      </w:pPr>
      <w:bookmarkStart w:id="120" w:name="_Toc333053696"/>
      <w:r>
        <w:t>Control de Versiones</w:t>
      </w:r>
      <w:bookmarkEnd w:id="120"/>
    </w:p>
    <w:p w:rsidR="009D7F6B" w:rsidRDefault="009D7F6B" w:rsidP="009D7F6B">
      <w:pPr>
        <w:pStyle w:val="Prrafodelista"/>
        <w:numPr>
          <w:ilvl w:val="0"/>
          <w:numId w:val="35"/>
        </w:numPr>
        <w:suppressAutoHyphens/>
        <w:autoSpaceDN w:val="0"/>
        <w:contextualSpacing w:val="0"/>
        <w:jc w:val="both"/>
        <w:textAlignment w:val="baseline"/>
      </w:pPr>
      <w:proofErr w:type="spellStart"/>
      <w:r>
        <w:rPr>
          <w:lang w:val="es-CO"/>
        </w:rPr>
        <w:t>Git</w:t>
      </w:r>
      <w:proofErr w:type="spellEnd"/>
    </w:p>
    <w:p w:rsidR="009D7F6B" w:rsidRDefault="009D7F6B" w:rsidP="009D7F6B">
      <w:pPr>
        <w:pStyle w:val="Prrafodelista"/>
        <w:numPr>
          <w:ilvl w:val="1"/>
          <w:numId w:val="24"/>
        </w:numPr>
        <w:suppressAutoHyphens/>
        <w:autoSpaceDN w:val="0"/>
        <w:ind w:left="1785" w:hanging="360"/>
        <w:contextualSpacing w:val="0"/>
        <w:jc w:val="both"/>
        <w:textAlignment w:val="baseline"/>
      </w:pPr>
      <w:commentRangeStart w:id="121"/>
      <w:r>
        <w:rPr>
          <w:lang w:val="es-CO"/>
        </w:rPr>
        <w:commentReference w:id="121"/>
      </w:r>
      <w:commentRangeEnd w:id="121"/>
      <w:r>
        <w:rPr>
          <w:lang w:val="es-CO"/>
        </w:rPr>
        <w:t>Sitio Web</w:t>
      </w:r>
    </w:p>
    <w:p w:rsidR="009D7F6B" w:rsidRDefault="009D7F6B" w:rsidP="009D7F6B">
      <w:pPr>
        <w:pStyle w:val="Prrafodelista"/>
        <w:numPr>
          <w:ilvl w:val="1"/>
          <w:numId w:val="24"/>
        </w:numPr>
        <w:suppressAutoHyphens/>
        <w:autoSpaceDN w:val="0"/>
        <w:ind w:left="1785" w:hanging="360"/>
        <w:contextualSpacing w:val="0"/>
        <w:jc w:val="both"/>
        <w:textAlignment w:val="baseline"/>
        <w:rPr>
          <w:rFonts w:ascii="Arial" w:hAnsi="Arial" w:cs="Arial"/>
          <w:sz w:val="24"/>
          <w:szCs w:val="24"/>
        </w:rPr>
      </w:pPr>
      <w:r>
        <w:rPr>
          <w:rFonts w:ascii="Arial" w:hAnsi="Arial" w:cs="Arial"/>
          <w:sz w:val="24"/>
          <w:szCs w:val="24"/>
          <w:lang w:val="es-CO"/>
        </w:rPr>
        <w:t>Sistema de Control de Versiones Distribuido, de tipo open-</w:t>
      </w:r>
      <w:proofErr w:type="spellStart"/>
      <w:r>
        <w:rPr>
          <w:rFonts w:ascii="Arial" w:hAnsi="Arial" w:cs="Arial"/>
          <w:sz w:val="24"/>
          <w:szCs w:val="24"/>
          <w:lang w:val="es-CO"/>
        </w:rPr>
        <w:t>source</w:t>
      </w:r>
      <w:proofErr w:type="spellEnd"/>
      <w:r>
        <w:rPr>
          <w:rFonts w:ascii="Arial" w:hAnsi="Arial" w:cs="Arial"/>
          <w:sz w:val="24"/>
          <w:szCs w:val="24"/>
          <w:lang w:val="es-CO"/>
        </w:rPr>
        <w:t xml:space="preserve"> bajo un licenciamiento GNU/GPL v2.</w:t>
      </w:r>
    </w:p>
    <w:p w:rsidR="009D7F6B" w:rsidRPr="00AD4FA4" w:rsidRDefault="009D7F6B" w:rsidP="009D7F6B">
      <w:pPr>
        <w:pStyle w:val="Prrafodelista"/>
        <w:numPr>
          <w:ilvl w:val="1"/>
          <w:numId w:val="24"/>
        </w:numPr>
        <w:suppressAutoHyphens/>
        <w:autoSpaceDN w:val="0"/>
        <w:ind w:left="1785" w:hanging="360"/>
        <w:contextualSpacing w:val="0"/>
        <w:jc w:val="both"/>
        <w:textAlignment w:val="baseline"/>
        <w:rPr>
          <w:lang w:val="en-US"/>
        </w:rPr>
      </w:pPr>
      <w:r>
        <w:rPr>
          <w:rStyle w:val="apple-converted-space"/>
          <w:rFonts w:ascii="Arial" w:hAnsi="Arial" w:cs="Arial"/>
          <w:sz w:val="24"/>
          <w:szCs w:val="24"/>
          <w:shd w:val="clear" w:color="auto" w:fill="F4F4F1"/>
          <w:lang w:val="es-CO"/>
        </w:rPr>
        <w:t> </w:t>
      </w:r>
      <w:r w:rsidRPr="00AD4FA4">
        <w:rPr>
          <w:rFonts w:ascii="Arial" w:hAnsi="Arial" w:cs="Arial"/>
          <w:sz w:val="24"/>
          <w:szCs w:val="24"/>
          <w:shd w:val="clear" w:color="auto" w:fill="F4F4F1"/>
          <w:lang w:val="en-US"/>
        </w:rPr>
        <w:t xml:space="preserve">It outclasses SCM tools like Subversion, CVS, Perforce, and </w:t>
      </w:r>
      <w:proofErr w:type="spellStart"/>
      <w:r w:rsidRPr="00AD4FA4">
        <w:rPr>
          <w:rFonts w:ascii="Arial" w:hAnsi="Arial" w:cs="Arial"/>
          <w:sz w:val="24"/>
          <w:szCs w:val="24"/>
          <w:shd w:val="clear" w:color="auto" w:fill="F4F4F1"/>
          <w:lang w:val="en-US"/>
        </w:rPr>
        <w:t>ClearCase</w:t>
      </w:r>
      <w:proofErr w:type="spellEnd"/>
      <w:r w:rsidRPr="00AD4FA4">
        <w:rPr>
          <w:rFonts w:ascii="Arial" w:hAnsi="Arial" w:cs="Arial"/>
          <w:sz w:val="24"/>
          <w:szCs w:val="24"/>
          <w:shd w:val="clear" w:color="auto" w:fill="F4F4F1"/>
          <w:lang w:val="en-US"/>
        </w:rPr>
        <w:t xml:space="preserve"> with features like</w:t>
      </w:r>
      <w:r w:rsidRPr="00AD4FA4">
        <w:rPr>
          <w:rStyle w:val="apple-converted-space"/>
          <w:rFonts w:ascii="Arial" w:hAnsi="Arial" w:cs="Arial"/>
          <w:sz w:val="24"/>
          <w:szCs w:val="24"/>
          <w:shd w:val="clear" w:color="auto" w:fill="F4F4F1"/>
          <w:lang w:val="en-US"/>
        </w:rPr>
        <w:t> </w:t>
      </w:r>
      <w:hyperlink r:id="rId31" w:history="1">
        <w:r w:rsidRPr="00AD4FA4">
          <w:rPr>
            <w:rFonts w:ascii="Arial" w:hAnsi="Arial" w:cs="Arial"/>
            <w:color w:val="00000A"/>
            <w:sz w:val="24"/>
            <w:szCs w:val="24"/>
            <w:shd w:val="clear" w:color="auto" w:fill="F4F4F1"/>
            <w:lang w:val="en-US"/>
          </w:rPr>
          <w:t>cheap local branching</w:t>
        </w:r>
      </w:hyperlink>
      <w:r w:rsidRPr="00AD4FA4">
        <w:rPr>
          <w:rFonts w:ascii="Arial" w:hAnsi="Arial" w:cs="Arial"/>
          <w:sz w:val="24"/>
          <w:szCs w:val="24"/>
          <w:shd w:val="clear" w:color="auto" w:fill="F4F4F1"/>
          <w:lang w:val="en-US"/>
        </w:rPr>
        <w:t xml:space="preserve">, convenient </w:t>
      </w:r>
      <w:hyperlink r:id="rId32" w:history="1">
        <w:r w:rsidRPr="00AD4FA4">
          <w:rPr>
            <w:rFonts w:ascii="Arial" w:hAnsi="Arial" w:cs="Arial"/>
            <w:color w:val="00000A"/>
            <w:sz w:val="24"/>
            <w:szCs w:val="24"/>
            <w:shd w:val="clear" w:color="auto" w:fill="F4F4F1"/>
            <w:lang w:val="en-US"/>
          </w:rPr>
          <w:t>staging areas</w:t>
        </w:r>
      </w:hyperlink>
      <w:r w:rsidRPr="00AD4FA4">
        <w:rPr>
          <w:rFonts w:ascii="Arial" w:hAnsi="Arial" w:cs="Arial"/>
          <w:sz w:val="24"/>
          <w:szCs w:val="24"/>
          <w:shd w:val="clear" w:color="auto" w:fill="F4F4F1"/>
          <w:lang w:val="en-US"/>
        </w:rPr>
        <w:t>, and</w:t>
      </w:r>
      <w:r w:rsidRPr="00AD4FA4">
        <w:rPr>
          <w:rStyle w:val="apple-converted-space"/>
          <w:rFonts w:ascii="Arial" w:hAnsi="Arial" w:cs="Arial"/>
          <w:sz w:val="24"/>
          <w:szCs w:val="24"/>
          <w:shd w:val="clear" w:color="auto" w:fill="F4F4F1"/>
          <w:lang w:val="en-US"/>
        </w:rPr>
        <w:t> </w:t>
      </w:r>
      <w:hyperlink r:id="rId33" w:history="1">
        <w:r w:rsidRPr="00AD4FA4">
          <w:rPr>
            <w:rFonts w:ascii="Arial" w:hAnsi="Arial" w:cs="Arial"/>
            <w:color w:val="00000A"/>
            <w:sz w:val="24"/>
            <w:szCs w:val="24"/>
            <w:shd w:val="clear" w:color="auto" w:fill="F4F4F1"/>
            <w:lang w:val="en-US"/>
          </w:rPr>
          <w:t>multiple workflows</w:t>
        </w:r>
      </w:hyperlink>
      <w:r w:rsidRPr="00AD4FA4">
        <w:rPr>
          <w:rFonts w:ascii="Arial" w:hAnsi="Arial" w:cs="Arial"/>
          <w:sz w:val="24"/>
          <w:szCs w:val="24"/>
          <w:shd w:val="clear" w:color="auto" w:fill="F4F4F1"/>
          <w:lang w:val="en-US"/>
        </w:rPr>
        <w:t>.</w:t>
      </w:r>
      <w:commentRangeStart w:id="122"/>
      <w:r>
        <w:rPr>
          <w:lang w:val="es-CO"/>
        </w:rPr>
        <w:commentReference w:id="122"/>
      </w:r>
      <w:commentRangeEnd w:id="122"/>
    </w:p>
    <w:p w:rsidR="009D7F6B" w:rsidRDefault="009D7F6B" w:rsidP="009D7F6B">
      <w:pPr>
        <w:pStyle w:val="Prrafodelista"/>
        <w:numPr>
          <w:ilvl w:val="1"/>
          <w:numId w:val="24"/>
        </w:numPr>
        <w:suppressAutoHyphens/>
        <w:autoSpaceDN w:val="0"/>
        <w:ind w:left="1785" w:hanging="360"/>
        <w:contextualSpacing w:val="0"/>
        <w:jc w:val="both"/>
        <w:textAlignment w:val="baseline"/>
      </w:pPr>
      <w:r>
        <w:rPr>
          <w:lang w:val="es-CO"/>
        </w:rPr>
        <w:t>Versión 1.7.12</w:t>
      </w:r>
    </w:p>
    <w:p w:rsidR="009D7F6B" w:rsidRDefault="009D7F6B" w:rsidP="009D7F6B">
      <w:pPr>
        <w:pStyle w:val="Prrafodelista"/>
        <w:numPr>
          <w:ilvl w:val="1"/>
          <w:numId w:val="24"/>
        </w:numPr>
        <w:suppressAutoHyphens/>
        <w:autoSpaceDN w:val="0"/>
        <w:ind w:left="1785" w:hanging="360"/>
        <w:contextualSpacing w:val="0"/>
        <w:jc w:val="both"/>
        <w:textAlignment w:val="baseline"/>
      </w:pPr>
      <w:r>
        <w:rPr>
          <w:lang w:val="es-CO"/>
        </w:rPr>
        <w:t xml:space="preserve">Link de </w:t>
      </w:r>
      <w:commentRangeStart w:id="123"/>
      <w:r>
        <w:rPr>
          <w:lang w:val="es-CO"/>
        </w:rPr>
        <w:commentReference w:id="123"/>
      </w:r>
      <w:commentRangeEnd w:id="123"/>
      <w:r>
        <w:rPr>
          <w:lang w:val="es-CO"/>
        </w:rPr>
        <w:t>Descarga</w:t>
      </w:r>
    </w:p>
    <w:p w:rsidR="009D7F6B" w:rsidRDefault="009D7F6B" w:rsidP="009D7F6B">
      <w:pPr>
        <w:pStyle w:val="Heading5"/>
      </w:pPr>
      <w:bookmarkStart w:id="124" w:name="_Toc333053697"/>
      <w:r>
        <w:t>Herramientas CASE</w:t>
      </w:r>
      <w:bookmarkEnd w:id="124"/>
    </w:p>
    <w:p w:rsidR="009D7F6B" w:rsidRDefault="009D7F6B" w:rsidP="009D7F6B">
      <w:pPr>
        <w:pStyle w:val="Prrafodelista"/>
        <w:numPr>
          <w:ilvl w:val="0"/>
          <w:numId w:val="36"/>
        </w:numPr>
        <w:suppressAutoHyphens/>
        <w:autoSpaceDN w:val="0"/>
        <w:contextualSpacing w:val="0"/>
        <w:textAlignment w:val="baseline"/>
      </w:pPr>
      <w:r>
        <w:rPr>
          <w:lang w:val="es-CO"/>
        </w:rPr>
        <w:t xml:space="preserve">Enterprise </w:t>
      </w:r>
      <w:proofErr w:type="spellStart"/>
      <w:r>
        <w:rPr>
          <w:lang w:val="es-CO"/>
        </w:rPr>
        <w:t>Architect</w:t>
      </w:r>
      <w:proofErr w:type="spellEnd"/>
    </w:p>
    <w:p w:rsidR="009D7F6B" w:rsidRDefault="009D7F6B" w:rsidP="009D7F6B">
      <w:pPr>
        <w:pStyle w:val="Prrafodelista"/>
        <w:numPr>
          <w:ilvl w:val="1"/>
          <w:numId w:val="23"/>
        </w:numPr>
        <w:suppressAutoHyphens/>
        <w:autoSpaceDN w:val="0"/>
        <w:ind w:left="1440" w:hanging="360"/>
        <w:contextualSpacing w:val="0"/>
        <w:textAlignment w:val="baseline"/>
      </w:pPr>
      <w:commentRangeStart w:id="125"/>
      <w:r>
        <w:rPr>
          <w:lang w:val="es-CO"/>
        </w:rPr>
        <w:commentReference w:id="125"/>
      </w:r>
      <w:commentRangeEnd w:id="125"/>
      <w:r>
        <w:rPr>
          <w:lang w:val="es-CO"/>
        </w:rPr>
        <w:t>Sitio Web</w:t>
      </w:r>
    </w:p>
    <w:p w:rsidR="009D7F6B" w:rsidRDefault="009D7F6B" w:rsidP="009D7F6B">
      <w:pPr>
        <w:pStyle w:val="Prrafodelista"/>
        <w:numPr>
          <w:ilvl w:val="1"/>
          <w:numId w:val="23"/>
        </w:numPr>
        <w:suppressAutoHyphens/>
        <w:autoSpaceDN w:val="0"/>
        <w:ind w:left="1440" w:hanging="360"/>
        <w:contextualSpacing w:val="0"/>
        <w:textAlignment w:val="baseline"/>
      </w:pPr>
      <w:r>
        <w:rPr>
          <w:lang w:val="es-CO"/>
        </w:rPr>
        <w:lastRenderedPageBreak/>
        <w:t>Herramienta utilizada para el proceso de diseño del proyecto, basada en el estándar UML.</w:t>
      </w:r>
    </w:p>
    <w:p w:rsidR="009D7F6B" w:rsidRDefault="009D7F6B" w:rsidP="009D7F6B">
      <w:pPr>
        <w:pStyle w:val="Prrafodelista"/>
        <w:numPr>
          <w:ilvl w:val="1"/>
          <w:numId w:val="23"/>
        </w:numPr>
        <w:suppressAutoHyphens/>
        <w:autoSpaceDN w:val="0"/>
        <w:ind w:left="1440" w:hanging="360"/>
        <w:contextualSpacing w:val="0"/>
        <w:textAlignment w:val="baseline"/>
      </w:pPr>
      <w:r>
        <w:rPr>
          <w:lang w:val="es-CO"/>
        </w:rPr>
        <w:t>Versión 8.0</w:t>
      </w:r>
    </w:p>
    <w:p w:rsidR="009D7F6B" w:rsidRDefault="009D7F6B" w:rsidP="009D7F6B">
      <w:pPr>
        <w:pStyle w:val="Prrafodelista"/>
        <w:numPr>
          <w:ilvl w:val="1"/>
          <w:numId w:val="23"/>
        </w:numPr>
        <w:suppressAutoHyphens/>
        <w:autoSpaceDN w:val="0"/>
        <w:ind w:left="1440" w:hanging="360"/>
        <w:contextualSpacing w:val="0"/>
        <w:textAlignment w:val="baseline"/>
      </w:pPr>
      <w:r>
        <w:rPr>
          <w:lang w:val="es-CO"/>
        </w:rPr>
        <w:t xml:space="preserve">Link de </w:t>
      </w:r>
      <w:commentRangeStart w:id="126"/>
      <w:r>
        <w:rPr>
          <w:lang w:val="es-CO"/>
        </w:rPr>
        <w:commentReference w:id="126"/>
      </w:r>
      <w:commentRangeEnd w:id="126"/>
      <w:r>
        <w:rPr>
          <w:lang w:val="es-CO"/>
        </w:rPr>
        <w:t>Descarga</w:t>
      </w:r>
    </w:p>
    <w:p w:rsidR="009D7F6B" w:rsidRDefault="00D67C44" w:rsidP="009D7F6B">
      <w:pPr>
        <w:pStyle w:val="Prrafodelista"/>
        <w:numPr>
          <w:ilvl w:val="0"/>
          <w:numId w:val="23"/>
        </w:numPr>
        <w:suppressAutoHyphens/>
        <w:autoSpaceDN w:val="0"/>
        <w:ind w:hanging="360"/>
        <w:contextualSpacing w:val="0"/>
        <w:textAlignment w:val="baseline"/>
      </w:pPr>
      <w:proofErr w:type="spellStart"/>
      <w:r>
        <w:rPr>
          <w:lang w:val="es-CO"/>
        </w:rPr>
        <w:t>Gantt</w:t>
      </w:r>
      <w:r w:rsidR="009D7F6B">
        <w:rPr>
          <w:lang w:val="es-CO"/>
        </w:rPr>
        <w:t>Project</w:t>
      </w:r>
      <w:proofErr w:type="spellEnd"/>
    </w:p>
    <w:p w:rsidR="009D7F6B" w:rsidRDefault="009D7F6B" w:rsidP="009D7F6B">
      <w:pPr>
        <w:pStyle w:val="Prrafodelista"/>
        <w:numPr>
          <w:ilvl w:val="1"/>
          <w:numId w:val="23"/>
        </w:numPr>
        <w:suppressAutoHyphens/>
        <w:autoSpaceDN w:val="0"/>
        <w:ind w:left="1440" w:hanging="360"/>
        <w:contextualSpacing w:val="0"/>
        <w:textAlignment w:val="baseline"/>
      </w:pPr>
      <w:commentRangeStart w:id="127"/>
      <w:r>
        <w:rPr>
          <w:lang w:val="es-CO"/>
        </w:rPr>
        <w:commentReference w:id="127"/>
      </w:r>
      <w:commentRangeEnd w:id="127"/>
      <w:r>
        <w:rPr>
          <w:lang w:val="es-CO"/>
        </w:rPr>
        <w:t>Sitio Web</w:t>
      </w:r>
    </w:p>
    <w:p w:rsidR="009D7F6B" w:rsidRDefault="00D67C44" w:rsidP="009D7F6B">
      <w:pPr>
        <w:pStyle w:val="Prrafodelista"/>
        <w:numPr>
          <w:ilvl w:val="1"/>
          <w:numId w:val="23"/>
        </w:numPr>
        <w:suppressAutoHyphens/>
        <w:autoSpaceDN w:val="0"/>
        <w:ind w:left="1440" w:hanging="360"/>
        <w:contextualSpacing w:val="0"/>
        <w:textAlignment w:val="baseline"/>
      </w:pPr>
      <w:proofErr w:type="spellStart"/>
      <w:r>
        <w:rPr>
          <w:lang w:val="es-CO"/>
        </w:rPr>
        <w:t>Version</w:t>
      </w:r>
      <w:proofErr w:type="spellEnd"/>
      <w:r>
        <w:rPr>
          <w:lang w:val="es-CO"/>
        </w:rPr>
        <w:t xml:space="preserve"> 2.5.5.</w:t>
      </w:r>
    </w:p>
    <w:p w:rsidR="009D7F6B" w:rsidRDefault="009D7F6B" w:rsidP="009D7F6B">
      <w:pPr>
        <w:pStyle w:val="Prrafodelista"/>
        <w:numPr>
          <w:ilvl w:val="1"/>
          <w:numId w:val="23"/>
        </w:numPr>
        <w:suppressAutoHyphens/>
        <w:autoSpaceDN w:val="0"/>
        <w:ind w:left="1440" w:hanging="360"/>
        <w:contextualSpacing w:val="0"/>
        <w:textAlignment w:val="baseline"/>
      </w:pPr>
      <w:r>
        <w:rPr>
          <w:lang w:val="es-CO"/>
        </w:rPr>
        <w:t xml:space="preserve">Link de </w:t>
      </w:r>
      <w:commentRangeStart w:id="128"/>
      <w:r>
        <w:rPr>
          <w:lang w:val="es-CO"/>
        </w:rPr>
        <w:commentReference w:id="128"/>
      </w:r>
      <w:commentRangeEnd w:id="128"/>
      <w:r>
        <w:rPr>
          <w:lang w:val="es-CO"/>
        </w:rPr>
        <w:t>Descarga</w:t>
      </w:r>
    </w:p>
    <w:p w:rsidR="009D7F6B" w:rsidRDefault="009D7F6B" w:rsidP="009D7F6B">
      <w:pPr>
        <w:pStyle w:val="Heading5"/>
      </w:pPr>
      <w:bookmarkStart w:id="129" w:name="_Toc333053698"/>
      <w:r>
        <w:t>Diseño de Interfaz</w:t>
      </w:r>
      <w:bookmarkEnd w:id="129"/>
    </w:p>
    <w:p w:rsidR="009D7F6B" w:rsidRDefault="009D7F6B" w:rsidP="009D7F6B">
      <w:pPr>
        <w:pStyle w:val="Textbody"/>
      </w:pPr>
    </w:p>
    <w:p w:rsidR="009D7F6B" w:rsidRDefault="009D7F6B" w:rsidP="009D7F6B">
      <w:pPr>
        <w:pStyle w:val="Prrafodelista"/>
        <w:numPr>
          <w:ilvl w:val="0"/>
          <w:numId w:val="37"/>
        </w:numPr>
        <w:suppressAutoHyphens/>
        <w:autoSpaceDN w:val="0"/>
        <w:contextualSpacing w:val="0"/>
        <w:textAlignment w:val="baseline"/>
      </w:pPr>
      <w:r>
        <w:rPr>
          <w:lang w:val="es-CO"/>
        </w:rPr>
        <w:t xml:space="preserve">Adobe </w:t>
      </w:r>
      <w:proofErr w:type="spellStart"/>
      <w:r>
        <w:rPr>
          <w:lang w:val="es-CO"/>
        </w:rPr>
        <w:t>Creative</w:t>
      </w:r>
      <w:proofErr w:type="spellEnd"/>
      <w:r>
        <w:rPr>
          <w:lang w:val="es-CO"/>
        </w:rPr>
        <w:t xml:space="preserve"> Suite</w:t>
      </w:r>
    </w:p>
    <w:p w:rsidR="009D7F6B" w:rsidRDefault="009D7F6B" w:rsidP="009D7F6B">
      <w:pPr>
        <w:pStyle w:val="Prrafodelista"/>
        <w:numPr>
          <w:ilvl w:val="1"/>
          <w:numId w:val="21"/>
        </w:numPr>
        <w:suppressAutoHyphens/>
        <w:autoSpaceDN w:val="0"/>
        <w:ind w:left="1440" w:hanging="360"/>
        <w:contextualSpacing w:val="0"/>
        <w:textAlignment w:val="baseline"/>
      </w:pPr>
      <w:commentRangeStart w:id="130"/>
      <w:r>
        <w:rPr>
          <w:lang w:val="es-CO"/>
        </w:rPr>
        <w:commentReference w:id="130"/>
      </w:r>
      <w:commentRangeEnd w:id="130"/>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Suite de herramientas construidas por </w:t>
      </w:r>
      <w:r>
        <w:rPr>
          <w:b/>
          <w:i/>
          <w:lang w:val="es-CO"/>
        </w:rPr>
        <w:t>ADOBE SYSTEMS INCORPORATED</w:t>
      </w:r>
      <w:r>
        <w:rPr>
          <w:lang w:val="es-CO"/>
        </w:rPr>
        <w:t>, desarrollada el manejo de multimedia.</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Versión CS6</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Link de </w:t>
      </w:r>
      <w:commentRangeStart w:id="131"/>
      <w:r>
        <w:rPr>
          <w:lang w:val="es-CO"/>
        </w:rPr>
        <w:commentReference w:id="131"/>
      </w:r>
      <w:commentRangeEnd w:id="131"/>
      <w:r>
        <w:rPr>
          <w:lang w:val="es-CO"/>
        </w:rPr>
        <w:t>Descarga</w:t>
      </w:r>
    </w:p>
    <w:p w:rsidR="009D7F6B" w:rsidRDefault="009D7F6B" w:rsidP="009D7F6B">
      <w:pPr>
        <w:pStyle w:val="Prrafodelista"/>
        <w:numPr>
          <w:ilvl w:val="0"/>
          <w:numId w:val="21"/>
        </w:numPr>
        <w:suppressAutoHyphens/>
        <w:autoSpaceDN w:val="0"/>
        <w:ind w:hanging="360"/>
        <w:contextualSpacing w:val="0"/>
        <w:textAlignment w:val="baseline"/>
      </w:pPr>
      <w:r>
        <w:rPr>
          <w:lang w:val="es-CO"/>
        </w:rPr>
        <w:t>Maya 3d</w:t>
      </w:r>
    </w:p>
    <w:p w:rsidR="009D7F6B" w:rsidRDefault="009D7F6B" w:rsidP="009D7F6B">
      <w:pPr>
        <w:pStyle w:val="Prrafodelista"/>
        <w:numPr>
          <w:ilvl w:val="1"/>
          <w:numId w:val="21"/>
        </w:numPr>
        <w:suppressAutoHyphens/>
        <w:autoSpaceDN w:val="0"/>
        <w:ind w:left="1440" w:hanging="360"/>
        <w:contextualSpacing w:val="0"/>
        <w:textAlignment w:val="baseline"/>
      </w:pPr>
      <w:commentRangeStart w:id="132"/>
      <w:r>
        <w:rPr>
          <w:lang w:val="es-CO"/>
        </w:rPr>
        <w:commentReference w:id="132"/>
      </w:r>
      <w:commentRangeEnd w:id="132"/>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Versión 2012</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Es un Modelador y animador en tercera dimensión (3D), perteneciente a la suite de Autodesk.</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Link de </w:t>
      </w:r>
      <w:commentRangeStart w:id="133"/>
      <w:r>
        <w:rPr>
          <w:lang w:val="es-CO"/>
        </w:rPr>
        <w:commentReference w:id="133"/>
      </w:r>
      <w:commentRangeEnd w:id="133"/>
      <w:r>
        <w:rPr>
          <w:lang w:val="es-CO"/>
        </w:rPr>
        <w:t>Descarga</w:t>
      </w:r>
    </w:p>
    <w:p w:rsidR="009D7F6B" w:rsidRDefault="009D7F6B" w:rsidP="009D7F6B">
      <w:pPr>
        <w:pStyle w:val="Heading5"/>
      </w:pPr>
      <w:r>
        <w:t>Utilidades</w:t>
      </w:r>
    </w:p>
    <w:p w:rsidR="009D7F6B" w:rsidRDefault="009D7F6B" w:rsidP="009D7F6B">
      <w:pPr>
        <w:pStyle w:val="Prrafodelista"/>
        <w:numPr>
          <w:ilvl w:val="0"/>
          <w:numId w:val="21"/>
        </w:numPr>
        <w:suppressAutoHyphens/>
        <w:autoSpaceDN w:val="0"/>
        <w:ind w:hanging="360"/>
        <w:contextualSpacing w:val="0"/>
        <w:textAlignment w:val="baseline"/>
      </w:pPr>
      <w:proofErr w:type="spellStart"/>
      <w:r>
        <w:rPr>
          <w:lang w:val="es-CO"/>
        </w:rPr>
        <w:t>Beyond</w:t>
      </w:r>
      <w:proofErr w:type="spellEnd"/>
      <w:r>
        <w:rPr>
          <w:lang w:val="es-CO"/>
        </w:rPr>
        <w:t xml:space="preserve"> Compare v3</w:t>
      </w:r>
    </w:p>
    <w:p w:rsidR="009D7F6B" w:rsidRDefault="009D7F6B" w:rsidP="009D7F6B">
      <w:pPr>
        <w:pStyle w:val="Prrafodelista"/>
        <w:numPr>
          <w:ilvl w:val="1"/>
          <w:numId w:val="21"/>
        </w:numPr>
        <w:suppressAutoHyphens/>
        <w:autoSpaceDN w:val="0"/>
        <w:ind w:left="1440" w:hanging="360"/>
        <w:contextualSpacing w:val="0"/>
        <w:textAlignment w:val="baseline"/>
      </w:pPr>
      <w:commentRangeStart w:id="134"/>
      <w:r>
        <w:rPr>
          <w:lang w:val="es-CO"/>
        </w:rPr>
        <w:commentReference w:id="134"/>
      </w:r>
      <w:commentRangeEnd w:id="134"/>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Comparador y mezclador de Archivos y Carpetas.</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lastRenderedPageBreak/>
        <w:t>Versión 3.3.5</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Link de </w:t>
      </w:r>
      <w:commentRangeStart w:id="135"/>
      <w:r>
        <w:rPr>
          <w:lang w:val="es-CO"/>
        </w:rPr>
        <w:commentReference w:id="135"/>
      </w:r>
      <w:commentRangeEnd w:id="135"/>
      <w:r>
        <w:rPr>
          <w:lang w:val="es-CO"/>
        </w:rPr>
        <w:t>Descarga</w:t>
      </w:r>
    </w:p>
    <w:p w:rsidR="009D7F6B" w:rsidRDefault="009D7F6B" w:rsidP="009D7F6B">
      <w:pPr>
        <w:pStyle w:val="Prrafodelista"/>
        <w:numPr>
          <w:ilvl w:val="0"/>
          <w:numId w:val="21"/>
        </w:numPr>
        <w:suppressAutoHyphens/>
        <w:autoSpaceDN w:val="0"/>
        <w:ind w:hanging="360"/>
        <w:contextualSpacing w:val="0"/>
        <w:textAlignment w:val="baseline"/>
      </w:pPr>
      <w:proofErr w:type="spellStart"/>
      <w:r>
        <w:rPr>
          <w:lang w:val="es-CO"/>
        </w:rPr>
        <w:t>Edraw</w:t>
      </w:r>
      <w:proofErr w:type="spellEnd"/>
    </w:p>
    <w:p w:rsidR="009D7F6B" w:rsidRDefault="009D7F6B" w:rsidP="009D7F6B">
      <w:pPr>
        <w:pStyle w:val="Prrafodelista"/>
        <w:numPr>
          <w:ilvl w:val="1"/>
          <w:numId w:val="21"/>
        </w:numPr>
        <w:suppressAutoHyphens/>
        <w:autoSpaceDN w:val="0"/>
        <w:ind w:left="1440" w:hanging="360"/>
        <w:contextualSpacing w:val="0"/>
        <w:textAlignment w:val="baseline"/>
      </w:pPr>
      <w:commentRangeStart w:id="136"/>
      <w:r>
        <w:rPr>
          <w:lang w:val="es-CO"/>
        </w:rPr>
        <w:commentReference w:id="136"/>
      </w:r>
      <w:commentRangeEnd w:id="136"/>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Herramienta de </w:t>
      </w:r>
      <w:proofErr w:type="spellStart"/>
      <w:r>
        <w:rPr>
          <w:lang w:val="es-CO"/>
        </w:rPr>
        <w:t>diagramacion</w:t>
      </w:r>
      <w:proofErr w:type="spellEnd"/>
      <w:r>
        <w:rPr>
          <w:lang w:val="es-CO"/>
        </w:rPr>
        <w:t xml:space="preserve"> profesional, que incluye diagramas de flujo, de secuencia, de bases de datos, UML y otros.</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Versión 6.5.3.2411</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Link de </w:t>
      </w:r>
      <w:commentRangeStart w:id="137"/>
      <w:r>
        <w:rPr>
          <w:lang w:val="es-CO"/>
        </w:rPr>
        <w:commentReference w:id="137"/>
      </w:r>
      <w:commentRangeEnd w:id="137"/>
      <w:r>
        <w:rPr>
          <w:lang w:val="es-CO"/>
        </w:rPr>
        <w:t>Descarga</w:t>
      </w:r>
    </w:p>
    <w:p w:rsidR="009D7F6B" w:rsidRDefault="009D7F6B" w:rsidP="009D7F6B">
      <w:pPr>
        <w:pStyle w:val="Prrafodelista"/>
        <w:numPr>
          <w:ilvl w:val="0"/>
          <w:numId w:val="21"/>
        </w:numPr>
        <w:suppressAutoHyphens/>
        <w:autoSpaceDN w:val="0"/>
        <w:ind w:hanging="360"/>
        <w:contextualSpacing w:val="0"/>
        <w:textAlignment w:val="baseline"/>
      </w:pPr>
      <w:r>
        <w:rPr>
          <w:lang w:val="es-CO"/>
        </w:rPr>
        <w:t>Adobe Reader</w:t>
      </w:r>
    </w:p>
    <w:p w:rsidR="009D7F6B" w:rsidRDefault="009D7F6B" w:rsidP="009D7F6B">
      <w:pPr>
        <w:pStyle w:val="Prrafodelista"/>
        <w:numPr>
          <w:ilvl w:val="1"/>
          <w:numId w:val="21"/>
        </w:numPr>
        <w:suppressAutoHyphens/>
        <w:autoSpaceDN w:val="0"/>
        <w:ind w:left="1440" w:hanging="360"/>
        <w:contextualSpacing w:val="0"/>
        <w:textAlignment w:val="baseline"/>
      </w:pPr>
      <w:commentRangeStart w:id="138"/>
      <w:r>
        <w:rPr>
          <w:lang w:val="es-CO"/>
        </w:rPr>
        <w:commentReference w:id="138"/>
      </w:r>
      <w:commentRangeEnd w:id="138"/>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Lector de Archivos PDF de distribución gratuita el cual es  fabricado por ADOBE Inc.</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Versión X (10.1.4)</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Link de </w:t>
      </w:r>
      <w:commentRangeStart w:id="139"/>
      <w:r>
        <w:rPr>
          <w:lang w:val="es-CO"/>
        </w:rPr>
        <w:commentReference w:id="139"/>
      </w:r>
      <w:commentRangeEnd w:id="139"/>
      <w:r>
        <w:rPr>
          <w:lang w:val="es-CO"/>
        </w:rPr>
        <w:t>Descarga</w:t>
      </w:r>
    </w:p>
    <w:p w:rsidR="009D7F6B" w:rsidRDefault="009D7F6B" w:rsidP="009D7F6B">
      <w:pPr>
        <w:pStyle w:val="Prrafodelista"/>
        <w:numPr>
          <w:ilvl w:val="0"/>
          <w:numId w:val="21"/>
        </w:numPr>
        <w:suppressAutoHyphens/>
        <w:autoSpaceDN w:val="0"/>
        <w:ind w:hanging="360"/>
        <w:contextualSpacing w:val="0"/>
        <w:textAlignment w:val="baseline"/>
      </w:pPr>
      <w:proofErr w:type="spellStart"/>
      <w:r>
        <w:rPr>
          <w:lang w:val="es-CO"/>
        </w:rPr>
        <w:t>Document</w:t>
      </w:r>
      <w:proofErr w:type="spellEnd"/>
      <w:r>
        <w:rPr>
          <w:lang w:val="es-CO"/>
        </w:rPr>
        <w:t xml:space="preserve"> </w:t>
      </w:r>
      <w:proofErr w:type="spellStart"/>
      <w:r>
        <w:rPr>
          <w:lang w:val="es-CO"/>
        </w:rPr>
        <w:t>Viewer</w:t>
      </w:r>
      <w:proofErr w:type="spellEnd"/>
    </w:p>
    <w:p w:rsidR="009D7F6B" w:rsidRDefault="009D7F6B" w:rsidP="009D7F6B">
      <w:pPr>
        <w:pStyle w:val="Prrafodelista"/>
        <w:numPr>
          <w:ilvl w:val="1"/>
          <w:numId w:val="21"/>
        </w:numPr>
        <w:suppressAutoHyphens/>
        <w:autoSpaceDN w:val="0"/>
        <w:ind w:left="1440" w:hanging="360"/>
        <w:contextualSpacing w:val="0"/>
        <w:textAlignment w:val="baseline"/>
      </w:pPr>
      <w:commentRangeStart w:id="140"/>
      <w:r>
        <w:rPr>
          <w:lang w:val="es-CO"/>
        </w:rPr>
        <w:commentReference w:id="140"/>
      </w:r>
      <w:commentRangeEnd w:id="140"/>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Visor de Documentos para múltiples formatos de contenido tales como </w:t>
      </w:r>
      <w:proofErr w:type="spellStart"/>
      <w:r>
        <w:rPr>
          <w:lang w:val="es-CO"/>
        </w:rPr>
        <w:t>pdf</w:t>
      </w:r>
      <w:proofErr w:type="spellEnd"/>
      <w:r>
        <w:rPr>
          <w:lang w:val="es-CO"/>
        </w:rPr>
        <w:t xml:space="preserve">, </w:t>
      </w:r>
      <w:proofErr w:type="spellStart"/>
      <w:r>
        <w:rPr>
          <w:lang w:val="es-CO"/>
        </w:rPr>
        <w:t>tiff</w:t>
      </w:r>
      <w:proofErr w:type="spellEnd"/>
      <w:r>
        <w:rPr>
          <w:lang w:val="es-CO"/>
        </w:rPr>
        <w:t xml:space="preserve">, </w:t>
      </w:r>
      <w:proofErr w:type="spellStart"/>
      <w:r>
        <w:rPr>
          <w:lang w:val="es-CO"/>
        </w:rPr>
        <w:t>dvi</w:t>
      </w:r>
      <w:proofErr w:type="spellEnd"/>
      <w:r>
        <w:rPr>
          <w:lang w:val="es-CO"/>
        </w:rPr>
        <w:t xml:space="preserve">, </w:t>
      </w:r>
      <w:proofErr w:type="spellStart"/>
      <w:r>
        <w:rPr>
          <w:lang w:val="es-CO"/>
        </w:rPr>
        <w:t>xps</w:t>
      </w:r>
      <w:proofErr w:type="spellEnd"/>
      <w:r>
        <w:rPr>
          <w:lang w:val="es-CO"/>
        </w:rPr>
        <w:t xml:space="preserve">, </w:t>
      </w:r>
      <w:proofErr w:type="spellStart"/>
      <w:r>
        <w:rPr>
          <w:lang w:val="es-CO"/>
        </w:rPr>
        <w:t>postscript</w:t>
      </w:r>
      <w:proofErr w:type="spellEnd"/>
      <w:r>
        <w:rPr>
          <w:lang w:val="es-CO"/>
        </w:rPr>
        <w:t>, integrado con el proyecto GNOME y se encuentra bajo la licencia GNU GPL V2.</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Versión 3.4.0</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Link de </w:t>
      </w:r>
      <w:commentRangeStart w:id="141"/>
      <w:r>
        <w:rPr>
          <w:lang w:val="es-CO"/>
        </w:rPr>
        <w:commentReference w:id="141"/>
      </w:r>
      <w:commentRangeEnd w:id="141"/>
      <w:r>
        <w:rPr>
          <w:lang w:val="es-CO"/>
        </w:rPr>
        <w:t>Descarga</w:t>
      </w:r>
    </w:p>
    <w:p w:rsidR="009D7F6B" w:rsidRDefault="009D7F6B" w:rsidP="009D7F6B">
      <w:pPr>
        <w:pStyle w:val="Prrafodelista"/>
        <w:numPr>
          <w:ilvl w:val="0"/>
          <w:numId w:val="21"/>
        </w:numPr>
        <w:suppressAutoHyphens/>
        <w:autoSpaceDN w:val="0"/>
        <w:ind w:hanging="360"/>
        <w:contextualSpacing w:val="0"/>
        <w:textAlignment w:val="baseline"/>
      </w:pPr>
      <w:proofErr w:type="spellStart"/>
      <w:r>
        <w:rPr>
          <w:lang w:val="es-CO"/>
        </w:rPr>
        <w:t>Maniac</w:t>
      </w:r>
      <w:proofErr w:type="spellEnd"/>
      <w:r>
        <w:rPr>
          <w:lang w:val="es-CO"/>
        </w:rPr>
        <w:t xml:space="preserve"> Time</w:t>
      </w:r>
    </w:p>
    <w:p w:rsidR="009D7F6B" w:rsidRDefault="009D7F6B" w:rsidP="009D7F6B">
      <w:pPr>
        <w:pStyle w:val="Prrafodelista"/>
        <w:numPr>
          <w:ilvl w:val="1"/>
          <w:numId w:val="21"/>
        </w:numPr>
        <w:suppressAutoHyphens/>
        <w:autoSpaceDN w:val="0"/>
        <w:ind w:left="1440" w:hanging="360"/>
        <w:contextualSpacing w:val="0"/>
        <w:textAlignment w:val="baseline"/>
      </w:pPr>
      <w:commentRangeStart w:id="142"/>
      <w:r>
        <w:rPr>
          <w:lang w:val="es-CO"/>
        </w:rPr>
        <w:commentReference w:id="142"/>
      </w:r>
      <w:commentRangeEnd w:id="142"/>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Herramienta “Time </w:t>
      </w:r>
      <w:proofErr w:type="spellStart"/>
      <w:r>
        <w:rPr>
          <w:lang w:val="es-CO"/>
        </w:rPr>
        <w:t>Tracker</w:t>
      </w:r>
      <w:proofErr w:type="spellEnd"/>
      <w:r>
        <w:rPr>
          <w:lang w:val="es-CO"/>
        </w:rPr>
        <w:t>”, la cual permite la visualización de las actividades realizadas durante la sesión de un usuario en el entorno Windows.</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lastRenderedPageBreak/>
        <w:t>Versión Gratuita (2.3.5)</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Link de </w:t>
      </w:r>
      <w:commentRangeStart w:id="143"/>
      <w:r>
        <w:rPr>
          <w:lang w:val="es-CO"/>
        </w:rPr>
        <w:commentReference w:id="143"/>
      </w:r>
      <w:commentRangeEnd w:id="143"/>
      <w:r>
        <w:rPr>
          <w:lang w:val="es-CO"/>
        </w:rPr>
        <w:t>Descarga</w:t>
      </w:r>
    </w:p>
    <w:p w:rsidR="009D7F6B" w:rsidRDefault="009D7F6B" w:rsidP="009D7F6B">
      <w:pPr>
        <w:pStyle w:val="Prrafodelista"/>
        <w:numPr>
          <w:ilvl w:val="0"/>
          <w:numId w:val="21"/>
        </w:numPr>
        <w:suppressAutoHyphens/>
        <w:autoSpaceDN w:val="0"/>
        <w:ind w:hanging="360"/>
        <w:contextualSpacing w:val="0"/>
        <w:textAlignment w:val="baseline"/>
      </w:pPr>
      <w:r>
        <w:rPr>
          <w:lang w:val="es-CO"/>
        </w:rPr>
        <w:t>Microsoft Office</w:t>
      </w:r>
    </w:p>
    <w:p w:rsidR="009D7F6B" w:rsidRDefault="009D7F6B" w:rsidP="009D7F6B">
      <w:pPr>
        <w:pStyle w:val="Prrafodelista"/>
        <w:numPr>
          <w:ilvl w:val="1"/>
          <w:numId w:val="21"/>
        </w:numPr>
        <w:suppressAutoHyphens/>
        <w:autoSpaceDN w:val="0"/>
        <w:ind w:left="1440" w:hanging="360"/>
        <w:contextualSpacing w:val="0"/>
        <w:textAlignment w:val="baseline"/>
      </w:pPr>
      <w:commentRangeStart w:id="144"/>
      <w:r>
        <w:rPr>
          <w:lang w:val="es-CO"/>
        </w:rPr>
        <w:commentReference w:id="144"/>
      </w:r>
      <w:commentRangeEnd w:id="144"/>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Suite de aplicaciones para trabajo de oficina la cual cuenta con software para el procesamiento de texto, hojas de </w:t>
      </w:r>
      <w:proofErr w:type="spellStart"/>
      <w:r>
        <w:rPr>
          <w:lang w:val="es-CO"/>
        </w:rPr>
        <w:t>calculo</w:t>
      </w:r>
      <w:proofErr w:type="spellEnd"/>
      <w:r>
        <w:rPr>
          <w:lang w:val="es-CO"/>
        </w:rPr>
        <w:t xml:space="preserve"> y para realizar presentaciones, esta es desarrollada por Microsoft Corp.</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Versión 2010 (</w:t>
      </w:r>
      <w:proofErr w:type="spellStart"/>
      <w:r>
        <w:rPr>
          <w:lang w:val="es-CO"/>
        </w:rPr>
        <w:t>Service</w:t>
      </w:r>
      <w:proofErr w:type="spellEnd"/>
      <w:r>
        <w:rPr>
          <w:lang w:val="es-CO"/>
        </w:rPr>
        <w:t xml:space="preserve"> Pack 1)</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Link de </w:t>
      </w:r>
      <w:commentRangeStart w:id="145"/>
      <w:r>
        <w:rPr>
          <w:lang w:val="es-CO"/>
        </w:rPr>
        <w:commentReference w:id="145"/>
      </w:r>
      <w:commentRangeEnd w:id="145"/>
      <w:r>
        <w:rPr>
          <w:lang w:val="es-CO"/>
        </w:rPr>
        <w:t>Descarga</w:t>
      </w:r>
    </w:p>
    <w:p w:rsidR="009D7F6B" w:rsidRDefault="009D7F6B" w:rsidP="009D7F6B">
      <w:pPr>
        <w:pStyle w:val="Prrafodelista"/>
        <w:numPr>
          <w:ilvl w:val="0"/>
          <w:numId w:val="21"/>
        </w:numPr>
        <w:suppressAutoHyphens/>
        <w:autoSpaceDN w:val="0"/>
        <w:ind w:hanging="360"/>
        <w:contextualSpacing w:val="0"/>
        <w:textAlignment w:val="baseline"/>
      </w:pPr>
      <w:proofErr w:type="spellStart"/>
      <w:r>
        <w:rPr>
          <w:lang w:val="es-CO"/>
        </w:rPr>
        <w:t>Skype</w:t>
      </w:r>
      <w:proofErr w:type="spellEnd"/>
    </w:p>
    <w:p w:rsidR="009D7F6B" w:rsidRDefault="009D7F6B" w:rsidP="009D7F6B">
      <w:pPr>
        <w:pStyle w:val="Prrafodelista"/>
        <w:numPr>
          <w:ilvl w:val="1"/>
          <w:numId w:val="21"/>
        </w:numPr>
        <w:suppressAutoHyphens/>
        <w:autoSpaceDN w:val="0"/>
        <w:ind w:left="1440" w:hanging="360"/>
        <w:contextualSpacing w:val="0"/>
        <w:textAlignment w:val="baseline"/>
      </w:pPr>
      <w:commentRangeStart w:id="146"/>
      <w:r>
        <w:rPr>
          <w:lang w:val="es-CO"/>
        </w:rPr>
        <w:commentReference w:id="146"/>
      </w:r>
      <w:commentRangeEnd w:id="146"/>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Software que permite la comunicación a través de </w:t>
      </w:r>
      <w:proofErr w:type="spellStart"/>
      <w:r>
        <w:rPr>
          <w:lang w:val="es-CO"/>
        </w:rPr>
        <w:t>VoIP</w:t>
      </w:r>
      <w:proofErr w:type="spellEnd"/>
      <w:r>
        <w:rPr>
          <w:lang w:val="es-CO"/>
        </w:rPr>
        <w:t>, proveyendo funcionalidades como videoconferencia y envío de archivos</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Versión</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Link de </w:t>
      </w:r>
      <w:commentRangeStart w:id="147"/>
      <w:r>
        <w:rPr>
          <w:lang w:val="es-CO"/>
        </w:rPr>
        <w:commentReference w:id="147"/>
      </w:r>
      <w:commentRangeEnd w:id="147"/>
      <w:r>
        <w:rPr>
          <w:lang w:val="es-CO"/>
        </w:rPr>
        <w:t>Descarga</w:t>
      </w:r>
    </w:p>
    <w:p w:rsidR="009D7F6B" w:rsidRDefault="009D7F6B" w:rsidP="009D7F6B">
      <w:pPr>
        <w:pStyle w:val="Prrafodelista"/>
        <w:numPr>
          <w:ilvl w:val="0"/>
          <w:numId w:val="21"/>
        </w:numPr>
        <w:suppressAutoHyphens/>
        <w:autoSpaceDN w:val="0"/>
        <w:ind w:hanging="360"/>
        <w:contextualSpacing w:val="0"/>
        <w:textAlignment w:val="baseline"/>
      </w:pPr>
      <w:proofErr w:type="spellStart"/>
      <w:r>
        <w:rPr>
          <w:lang w:val="es-CO"/>
        </w:rPr>
        <w:t>Dropbox</w:t>
      </w:r>
      <w:proofErr w:type="spellEnd"/>
    </w:p>
    <w:p w:rsidR="009D7F6B" w:rsidRDefault="009D7F6B" w:rsidP="009D7F6B">
      <w:pPr>
        <w:pStyle w:val="Prrafodelista"/>
        <w:numPr>
          <w:ilvl w:val="1"/>
          <w:numId w:val="21"/>
        </w:numPr>
        <w:suppressAutoHyphens/>
        <w:autoSpaceDN w:val="0"/>
        <w:ind w:left="1440" w:hanging="360"/>
        <w:contextualSpacing w:val="0"/>
        <w:textAlignment w:val="baseline"/>
      </w:pPr>
      <w:commentRangeStart w:id="148"/>
      <w:r>
        <w:rPr>
          <w:lang w:val="es-CO"/>
        </w:rPr>
        <w:commentReference w:id="148"/>
      </w:r>
      <w:commentRangeEnd w:id="148"/>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Servicio de alojamiento de archivos en la nube, el cual permite la sincronización de archivos así como también el compartir archivos con otros usuarios que utilicen el mismo servicio.</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Versión 1.4.17</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Link de </w:t>
      </w:r>
      <w:commentRangeStart w:id="149"/>
      <w:r>
        <w:rPr>
          <w:lang w:val="es-CO"/>
        </w:rPr>
        <w:commentReference w:id="149"/>
      </w:r>
      <w:commentRangeEnd w:id="149"/>
      <w:r>
        <w:rPr>
          <w:lang w:val="es-CO"/>
        </w:rPr>
        <w:t>Descarga</w:t>
      </w:r>
    </w:p>
    <w:p w:rsidR="009D7F6B" w:rsidRDefault="009D7F6B" w:rsidP="009D7F6B">
      <w:pPr>
        <w:pStyle w:val="Heading5"/>
      </w:pPr>
      <w:r>
        <w:t>Navegadores de Internet</w:t>
      </w:r>
    </w:p>
    <w:p w:rsidR="009D7F6B" w:rsidRDefault="009D7F6B" w:rsidP="009D7F6B">
      <w:pPr>
        <w:pStyle w:val="Prrafodelista"/>
        <w:numPr>
          <w:ilvl w:val="0"/>
          <w:numId w:val="21"/>
        </w:numPr>
        <w:suppressAutoHyphens/>
        <w:autoSpaceDN w:val="0"/>
        <w:ind w:hanging="360"/>
        <w:contextualSpacing w:val="0"/>
        <w:textAlignment w:val="baseline"/>
      </w:pPr>
      <w:proofErr w:type="spellStart"/>
      <w:r>
        <w:rPr>
          <w:lang w:val="es-CO"/>
        </w:rPr>
        <w:t>Firefox</w:t>
      </w:r>
      <w:proofErr w:type="spellEnd"/>
    </w:p>
    <w:p w:rsidR="009D7F6B" w:rsidRDefault="009D7F6B" w:rsidP="009D7F6B">
      <w:pPr>
        <w:pStyle w:val="Prrafodelista"/>
        <w:numPr>
          <w:ilvl w:val="1"/>
          <w:numId w:val="21"/>
        </w:numPr>
        <w:suppressAutoHyphens/>
        <w:autoSpaceDN w:val="0"/>
        <w:ind w:left="1440" w:hanging="360"/>
        <w:contextualSpacing w:val="0"/>
        <w:textAlignment w:val="baseline"/>
      </w:pPr>
      <w:commentRangeStart w:id="150"/>
      <w:r>
        <w:rPr>
          <w:lang w:val="es-CO"/>
        </w:rPr>
        <w:commentReference w:id="150"/>
      </w:r>
      <w:commentRangeEnd w:id="150"/>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Navegador libre y de código abierto, el cual utiliza el motor de </w:t>
      </w:r>
      <w:proofErr w:type="spellStart"/>
      <w:r>
        <w:rPr>
          <w:lang w:val="es-CO"/>
        </w:rPr>
        <w:t>renderizado</w:t>
      </w:r>
      <w:proofErr w:type="spellEnd"/>
      <w:r>
        <w:rPr>
          <w:lang w:val="es-CO"/>
        </w:rPr>
        <w:t xml:space="preserve"> </w:t>
      </w:r>
      <w:proofErr w:type="spellStart"/>
      <w:r>
        <w:rPr>
          <w:lang w:val="es-CO"/>
        </w:rPr>
        <w:t>Gecko</w:t>
      </w:r>
      <w:proofErr w:type="spellEnd"/>
      <w:r>
        <w:rPr>
          <w:lang w:val="es-CO"/>
        </w:rPr>
        <w:t>, es desarrollado para plataformas Windows, Linux y Mac OS.</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lastRenderedPageBreak/>
        <w:t>Versión 15.0</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Link de </w:t>
      </w:r>
      <w:commentRangeStart w:id="151"/>
      <w:r>
        <w:rPr>
          <w:lang w:val="es-CO"/>
        </w:rPr>
        <w:commentReference w:id="151"/>
      </w:r>
      <w:commentRangeEnd w:id="151"/>
      <w:r>
        <w:rPr>
          <w:lang w:val="es-CO"/>
        </w:rPr>
        <w:t>Descarga</w:t>
      </w:r>
    </w:p>
    <w:p w:rsidR="009D7F6B" w:rsidRDefault="009D7F6B" w:rsidP="009D7F6B">
      <w:pPr>
        <w:pStyle w:val="Prrafodelista"/>
        <w:numPr>
          <w:ilvl w:val="0"/>
          <w:numId w:val="21"/>
        </w:numPr>
        <w:suppressAutoHyphens/>
        <w:autoSpaceDN w:val="0"/>
        <w:ind w:hanging="360"/>
        <w:contextualSpacing w:val="0"/>
        <w:textAlignment w:val="baseline"/>
      </w:pPr>
      <w:r>
        <w:rPr>
          <w:lang w:val="es-CO"/>
        </w:rPr>
        <w:t xml:space="preserve">Google </w:t>
      </w:r>
      <w:proofErr w:type="spellStart"/>
      <w:r>
        <w:rPr>
          <w:lang w:val="es-CO"/>
        </w:rPr>
        <w:t>Chrome</w:t>
      </w:r>
      <w:proofErr w:type="spellEnd"/>
    </w:p>
    <w:p w:rsidR="009D7F6B" w:rsidRDefault="009D7F6B" w:rsidP="009D7F6B">
      <w:pPr>
        <w:pStyle w:val="Prrafodelista"/>
        <w:numPr>
          <w:ilvl w:val="1"/>
          <w:numId w:val="21"/>
        </w:numPr>
        <w:suppressAutoHyphens/>
        <w:autoSpaceDN w:val="0"/>
        <w:ind w:left="1440" w:hanging="360"/>
        <w:contextualSpacing w:val="0"/>
        <w:textAlignment w:val="baseline"/>
      </w:pPr>
      <w:commentRangeStart w:id="152"/>
      <w:r>
        <w:rPr>
          <w:lang w:val="es-CO"/>
        </w:rPr>
        <w:commentReference w:id="152"/>
      </w:r>
      <w:commentRangeEnd w:id="152"/>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commentRangeStart w:id="153"/>
      <w:r>
        <w:rPr>
          <w:lang w:val="es-CO"/>
        </w:rPr>
        <w:commentReference w:id="153"/>
      </w:r>
      <w:commentRangeEnd w:id="153"/>
      <w:r>
        <w:rPr>
          <w:lang w:val="es-CO"/>
        </w:rPr>
        <w:t xml:space="preserve">Navegador de Internet que utiliza el motor de </w:t>
      </w:r>
      <w:proofErr w:type="spellStart"/>
      <w:r>
        <w:rPr>
          <w:lang w:val="es-CO"/>
        </w:rPr>
        <w:t>renderizado</w:t>
      </w:r>
      <w:proofErr w:type="spellEnd"/>
      <w:r>
        <w:rPr>
          <w:lang w:val="es-CO"/>
        </w:rPr>
        <w:t xml:space="preserve"> </w:t>
      </w:r>
      <w:proofErr w:type="spellStart"/>
      <w:r>
        <w:rPr>
          <w:lang w:val="es-CO"/>
        </w:rPr>
        <w:t>WebKit</w:t>
      </w:r>
      <w:proofErr w:type="spellEnd"/>
      <w:r>
        <w:rPr>
          <w:lang w:val="es-CO"/>
        </w:rPr>
        <w:t xml:space="preserve">, se encuentra bajo </w:t>
      </w:r>
      <w:proofErr w:type="spellStart"/>
      <w:r>
        <w:rPr>
          <w:lang w:val="es-CO"/>
        </w:rPr>
        <w:t>multiple</w:t>
      </w:r>
      <w:proofErr w:type="spellEnd"/>
      <w:r>
        <w:rPr>
          <w:lang w:val="es-CO"/>
        </w:rPr>
        <w:t xml:space="preserve"> licenciamiento, entre los cuales se puede incluir BSD, MIT </w:t>
      </w:r>
      <w:proofErr w:type="spellStart"/>
      <w:r>
        <w:rPr>
          <w:lang w:val="es-CO"/>
        </w:rPr>
        <w:t>Licence</w:t>
      </w:r>
      <w:proofErr w:type="spellEnd"/>
      <w:r>
        <w:rPr>
          <w:lang w:val="es-CO"/>
        </w:rPr>
        <w:t xml:space="preserve"> y soportado por el desarrollo de </w:t>
      </w:r>
      <w:proofErr w:type="spellStart"/>
      <w:r>
        <w:rPr>
          <w:lang w:val="es-CO"/>
        </w:rPr>
        <w:t>Chromium</w:t>
      </w:r>
      <w:proofErr w:type="spellEnd"/>
      <w:r>
        <w:rPr>
          <w:lang w:val="es-CO"/>
        </w:rPr>
        <w:t>.</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Versión 1.4.17</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 xml:space="preserve">Link de </w:t>
      </w:r>
      <w:commentRangeStart w:id="154"/>
      <w:r>
        <w:rPr>
          <w:lang w:val="es-CO"/>
        </w:rPr>
        <w:commentReference w:id="154"/>
      </w:r>
      <w:commentRangeEnd w:id="154"/>
      <w:r>
        <w:rPr>
          <w:lang w:val="es-CO"/>
        </w:rPr>
        <w:t>Descarga</w:t>
      </w:r>
    </w:p>
    <w:p w:rsidR="009D7F6B" w:rsidRDefault="009D7F6B" w:rsidP="009D7F6B">
      <w:pPr>
        <w:pStyle w:val="Prrafodelista"/>
        <w:numPr>
          <w:ilvl w:val="0"/>
          <w:numId w:val="21"/>
        </w:numPr>
        <w:suppressAutoHyphens/>
        <w:autoSpaceDN w:val="0"/>
        <w:ind w:hanging="360"/>
        <w:contextualSpacing w:val="0"/>
        <w:textAlignment w:val="baseline"/>
      </w:pPr>
      <w:r>
        <w:rPr>
          <w:lang w:val="es-CO"/>
        </w:rPr>
        <w:t>Internet Explorer</w:t>
      </w:r>
    </w:p>
    <w:p w:rsidR="009D7F6B" w:rsidRDefault="009D7F6B" w:rsidP="009D7F6B">
      <w:pPr>
        <w:pStyle w:val="Prrafodelista"/>
        <w:numPr>
          <w:ilvl w:val="1"/>
          <w:numId w:val="21"/>
        </w:numPr>
        <w:suppressAutoHyphens/>
        <w:autoSpaceDN w:val="0"/>
        <w:ind w:left="1440" w:hanging="360"/>
        <w:contextualSpacing w:val="0"/>
        <w:textAlignment w:val="baseline"/>
      </w:pPr>
      <w:commentRangeStart w:id="155"/>
      <w:r>
        <w:rPr>
          <w:lang w:val="es-CO"/>
        </w:rPr>
        <w:commentReference w:id="155"/>
      </w:r>
      <w:commentRangeEnd w:id="155"/>
      <w:r>
        <w:rPr>
          <w:lang w:val="es-CO"/>
        </w:rPr>
        <w:t>Sitio Web</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Navegador de Internet de licencia privativa, desarrollado por Microsoft Corp.</w:t>
      </w:r>
    </w:p>
    <w:p w:rsidR="009D7F6B" w:rsidRDefault="009D7F6B" w:rsidP="009D7F6B">
      <w:pPr>
        <w:pStyle w:val="Prrafodelista"/>
        <w:numPr>
          <w:ilvl w:val="1"/>
          <w:numId w:val="21"/>
        </w:numPr>
        <w:suppressAutoHyphens/>
        <w:autoSpaceDN w:val="0"/>
        <w:ind w:left="1440" w:hanging="360"/>
        <w:contextualSpacing w:val="0"/>
        <w:textAlignment w:val="baseline"/>
      </w:pPr>
      <w:r>
        <w:rPr>
          <w:lang w:val="es-CO"/>
        </w:rPr>
        <w:t>Versión 9</w:t>
      </w:r>
    </w:p>
    <w:p w:rsidR="009D7F6B" w:rsidRDefault="009D7F6B" w:rsidP="009D7F6B">
      <w:pPr>
        <w:pStyle w:val="Prrafodelista"/>
        <w:numPr>
          <w:ilvl w:val="0"/>
          <w:numId w:val="21"/>
        </w:numPr>
        <w:suppressAutoHyphens/>
        <w:autoSpaceDN w:val="0"/>
        <w:ind w:hanging="360"/>
        <w:contextualSpacing w:val="0"/>
        <w:textAlignment w:val="baseline"/>
      </w:pPr>
      <w:r>
        <w:rPr>
          <w:lang w:val="es-CO"/>
        </w:rPr>
        <w:t xml:space="preserve">Link de </w:t>
      </w:r>
      <w:commentRangeStart w:id="156"/>
      <w:r>
        <w:rPr>
          <w:lang w:val="es-CO"/>
        </w:rPr>
        <w:commentReference w:id="156"/>
      </w:r>
      <w:commentRangeEnd w:id="156"/>
      <w:r>
        <w:rPr>
          <w:lang w:val="es-CO"/>
        </w:rPr>
        <w:t>Descarga</w:t>
      </w:r>
    </w:p>
    <w:p w:rsidR="009D7F6B" w:rsidRDefault="009D7F6B" w:rsidP="009D7F6B">
      <w:pPr>
        <w:pStyle w:val="Heading5"/>
      </w:pPr>
      <w:bookmarkStart w:id="157" w:name="_Toc333053699"/>
      <w:r>
        <w:t>Listas de Distribución de Correos</w:t>
      </w:r>
      <w:bookmarkEnd w:id="157"/>
    </w:p>
    <w:p w:rsidR="009D7F6B" w:rsidRDefault="009D7F6B" w:rsidP="009D7F6B">
      <w:pPr>
        <w:pStyle w:val="Prrafodelista"/>
        <w:numPr>
          <w:ilvl w:val="0"/>
          <w:numId w:val="38"/>
        </w:numPr>
        <w:suppressAutoHyphens/>
        <w:autoSpaceDN w:val="0"/>
        <w:contextualSpacing w:val="0"/>
        <w:textAlignment w:val="baseline"/>
      </w:pPr>
      <w:r>
        <w:rPr>
          <w:lang w:val="es-CO"/>
        </w:rPr>
        <w:t xml:space="preserve">Google </w:t>
      </w:r>
      <w:proofErr w:type="spellStart"/>
      <w:r>
        <w:rPr>
          <w:lang w:val="es-CO"/>
        </w:rPr>
        <w:t>Groups</w:t>
      </w:r>
      <w:proofErr w:type="spellEnd"/>
    </w:p>
    <w:p w:rsidR="009D7F6B" w:rsidRDefault="009D7F6B" w:rsidP="009D7F6B">
      <w:pPr>
        <w:pStyle w:val="Prrafodelista"/>
        <w:numPr>
          <w:ilvl w:val="1"/>
          <w:numId w:val="22"/>
        </w:numPr>
        <w:suppressAutoHyphens/>
        <w:autoSpaceDN w:val="0"/>
        <w:ind w:left="1440" w:hanging="360"/>
        <w:contextualSpacing w:val="0"/>
        <w:textAlignment w:val="baseline"/>
      </w:pPr>
      <w:r>
        <w:rPr>
          <w:lang w:val="es-CO"/>
        </w:rPr>
        <w:t>Lista de correos utilizada por los integrantes del grupo para la comunicación interna del mismo, esta funciona con el modelo por difusión de mensajes.</w:t>
      </w:r>
    </w:p>
    <w:p w:rsidR="009D7F6B" w:rsidRDefault="009D7F6B" w:rsidP="009D7F6B">
      <w:pPr>
        <w:pStyle w:val="Heading4"/>
      </w:pPr>
      <w:r>
        <w:t xml:space="preserve">4.4.2 </w:t>
      </w:r>
      <w:bookmarkStart w:id="158" w:name="_Toc333053700"/>
      <w:r>
        <w:t>Herramientas de Hardware</w:t>
      </w:r>
      <w:bookmarkEnd w:id="158"/>
    </w:p>
    <w:p w:rsidR="009D7F6B" w:rsidRDefault="009D7F6B" w:rsidP="009D7F6B">
      <w:pPr>
        <w:pStyle w:val="Prrafodelista"/>
        <w:numPr>
          <w:ilvl w:val="0"/>
          <w:numId w:val="22"/>
        </w:numPr>
        <w:suppressAutoHyphens/>
        <w:autoSpaceDN w:val="0"/>
        <w:ind w:hanging="360"/>
        <w:contextualSpacing w:val="0"/>
        <w:textAlignment w:val="baseline"/>
      </w:pPr>
      <w:commentRangeStart w:id="159"/>
      <w:r>
        <w:rPr>
          <w:lang w:val="es-CO"/>
        </w:rPr>
        <w:commentReference w:id="159"/>
      </w:r>
      <w:commentRangeEnd w:id="159"/>
      <w:r>
        <w:rPr>
          <w:lang w:val="es-CO"/>
        </w:rPr>
        <w:t>Laptops</w:t>
      </w:r>
    </w:p>
    <w:p w:rsidR="009D7F6B" w:rsidRDefault="009D7F6B" w:rsidP="009D7F6B">
      <w:pPr>
        <w:pStyle w:val="Prrafodelista"/>
        <w:numPr>
          <w:ilvl w:val="1"/>
          <w:numId w:val="22"/>
        </w:numPr>
        <w:suppressAutoHyphens/>
        <w:autoSpaceDN w:val="0"/>
        <w:ind w:left="1440" w:hanging="360"/>
        <w:contextualSpacing w:val="0"/>
        <w:textAlignment w:val="baseline"/>
      </w:pPr>
      <w:r>
        <w:rPr>
          <w:lang w:val="es-CO"/>
        </w:rPr>
        <w:t xml:space="preserve">HP </w:t>
      </w:r>
      <w:proofErr w:type="spellStart"/>
      <w:r>
        <w:rPr>
          <w:lang w:val="es-CO"/>
        </w:rPr>
        <w:t>Pavilion</w:t>
      </w:r>
      <w:proofErr w:type="spellEnd"/>
      <w:r>
        <w:rPr>
          <w:lang w:val="es-CO"/>
        </w:rPr>
        <w:t xml:space="preserve"> DV4-1430us.</w:t>
      </w:r>
    </w:p>
    <w:p w:rsidR="009D7F6B" w:rsidRDefault="009D7F6B" w:rsidP="009D7F6B">
      <w:pPr>
        <w:pStyle w:val="Prrafodelista"/>
        <w:numPr>
          <w:ilvl w:val="1"/>
          <w:numId w:val="22"/>
        </w:numPr>
        <w:suppressAutoHyphens/>
        <w:autoSpaceDN w:val="0"/>
        <w:ind w:left="1440" w:hanging="360"/>
        <w:contextualSpacing w:val="0"/>
        <w:textAlignment w:val="baseline"/>
      </w:pPr>
      <w:r>
        <w:rPr>
          <w:lang w:val="es-CO"/>
        </w:rPr>
        <w:t>ASUS n61jq.</w:t>
      </w:r>
    </w:p>
    <w:p w:rsidR="009D7F6B" w:rsidRDefault="009D7F6B" w:rsidP="009D7F6B">
      <w:pPr>
        <w:pStyle w:val="Prrafodelista"/>
        <w:numPr>
          <w:ilvl w:val="1"/>
          <w:numId w:val="22"/>
        </w:numPr>
        <w:suppressAutoHyphens/>
        <w:autoSpaceDN w:val="0"/>
        <w:ind w:left="1440" w:hanging="360"/>
        <w:contextualSpacing w:val="0"/>
        <w:textAlignment w:val="baseline"/>
      </w:pPr>
      <w:r>
        <w:rPr>
          <w:lang w:val="es-CO"/>
        </w:rPr>
        <w:t>Sony VAIO VGN-N325E</w:t>
      </w:r>
    </w:p>
    <w:p w:rsidR="009D7F6B" w:rsidRPr="00AD4FA4" w:rsidRDefault="009D7F6B" w:rsidP="009D7F6B">
      <w:pPr>
        <w:pStyle w:val="Prrafodelista"/>
        <w:numPr>
          <w:ilvl w:val="1"/>
          <w:numId w:val="22"/>
        </w:numPr>
        <w:suppressAutoHyphens/>
        <w:autoSpaceDN w:val="0"/>
        <w:ind w:left="1440" w:hanging="360"/>
        <w:contextualSpacing w:val="0"/>
        <w:textAlignment w:val="baseline"/>
        <w:rPr>
          <w:lang w:val="en-US"/>
        </w:rPr>
      </w:pPr>
      <w:r w:rsidRPr="00AD4FA4">
        <w:rPr>
          <w:lang w:val="en-US"/>
        </w:rPr>
        <w:t>Mac Book Pro Retina MID-2012</w:t>
      </w:r>
    </w:p>
    <w:p w:rsidR="009D7F6B" w:rsidRDefault="009D7F6B" w:rsidP="009D7F6B">
      <w:pPr>
        <w:pStyle w:val="Prrafodelista"/>
        <w:numPr>
          <w:ilvl w:val="1"/>
          <w:numId w:val="22"/>
        </w:numPr>
        <w:suppressAutoHyphens/>
        <w:autoSpaceDN w:val="0"/>
        <w:ind w:left="1440" w:hanging="360"/>
        <w:contextualSpacing w:val="0"/>
        <w:textAlignment w:val="baseline"/>
      </w:pPr>
      <w:r>
        <w:rPr>
          <w:lang w:val="es-CO"/>
        </w:rPr>
        <w:t xml:space="preserve">HP </w:t>
      </w:r>
      <w:proofErr w:type="spellStart"/>
      <w:r>
        <w:rPr>
          <w:lang w:val="es-CO"/>
        </w:rPr>
        <w:t>Pavilion</w:t>
      </w:r>
      <w:proofErr w:type="spellEnd"/>
      <w:r>
        <w:rPr>
          <w:lang w:val="es-CO"/>
        </w:rPr>
        <w:t xml:space="preserve"> dv2420la</w:t>
      </w:r>
    </w:p>
    <w:p w:rsidR="009D7F6B" w:rsidRDefault="009D7F6B" w:rsidP="009D7F6B">
      <w:pPr>
        <w:pStyle w:val="Prrafodelista"/>
        <w:numPr>
          <w:ilvl w:val="1"/>
          <w:numId w:val="22"/>
        </w:numPr>
        <w:suppressAutoHyphens/>
        <w:autoSpaceDN w:val="0"/>
        <w:ind w:left="1440" w:hanging="360"/>
        <w:contextualSpacing w:val="0"/>
        <w:textAlignment w:val="baseline"/>
      </w:pPr>
      <w:r>
        <w:rPr>
          <w:lang w:val="es-CO"/>
        </w:rPr>
        <w:lastRenderedPageBreak/>
        <w:t>ASUS u46E</w:t>
      </w:r>
    </w:p>
    <w:p w:rsidR="009D7F6B" w:rsidRDefault="009D7F6B" w:rsidP="009D7F6B">
      <w:pPr>
        <w:pStyle w:val="Prrafodelista"/>
        <w:numPr>
          <w:ilvl w:val="0"/>
          <w:numId w:val="22"/>
        </w:numPr>
        <w:suppressAutoHyphens/>
        <w:autoSpaceDN w:val="0"/>
        <w:ind w:hanging="360"/>
        <w:contextualSpacing w:val="0"/>
        <w:textAlignment w:val="baseline"/>
      </w:pPr>
      <w:proofErr w:type="spellStart"/>
      <w:r>
        <w:rPr>
          <w:lang w:val="es-CO"/>
        </w:rPr>
        <w:t>Pen</w:t>
      </w:r>
      <w:proofErr w:type="spellEnd"/>
      <w:r>
        <w:rPr>
          <w:lang w:val="es-CO"/>
        </w:rPr>
        <w:t xml:space="preserve"> </w:t>
      </w:r>
      <w:proofErr w:type="spellStart"/>
      <w:r>
        <w:rPr>
          <w:lang w:val="es-CO"/>
        </w:rPr>
        <w:t>Tablet</w:t>
      </w:r>
      <w:proofErr w:type="spellEnd"/>
      <w:r>
        <w:rPr>
          <w:lang w:val="es-CO"/>
        </w:rPr>
        <w:t xml:space="preserve"> para diseño </w:t>
      </w:r>
      <w:proofErr w:type="spellStart"/>
      <w:r>
        <w:rPr>
          <w:lang w:val="es-CO"/>
        </w:rPr>
        <w:t>Genius</w:t>
      </w:r>
      <w:proofErr w:type="spellEnd"/>
      <w:r>
        <w:rPr>
          <w:lang w:val="es-CO"/>
        </w:rPr>
        <w:t xml:space="preserve"> i608.</w:t>
      </w:r>
    </w:p>
    <w:p w:rsidR="001B342C" w:rsidRPr="00595763" w:rsidRDefault="00D9745F" w:rsidP="00014AF3">
      <w:pPr>
        <w:pStyle w:val="Ttulo2"/>
        <w:jc w:val="both"/>
        <w:rPr>
          <w:lang w:val="es-CO"/>
        </w:rPr>
      </w:pPr>
      <w:r w:rsidRPr="00D53C37">
        <w:rPr>
          <w:rFonts w:ascii="Arial" w:hAnsi="Arial"/>
          <w:sz w:val="28"/>
          <w:lang w:val="es-CO"/>
        </w:rPr>
        <w:t>4.5</w:t>
      </w:r>
      <w:r w:rsidR="00E97CF6" w:rsidRPr="00D53C37">
        <w:rPr>
          <w:rFonts w:ascii="Arial" w:hAnsi="Arial"/>
          <w:sz w:val="28"/>
          <w:lang w:val="es-CO"/>
        </w:rPr>
        <w:t xml:space="preserve"> Plan de </w:t>
      </w:r>
      <w:r w:rsidR="00A33432" w:rsidRPr="00D53C37">
        <w:rPr>
          <w:rFonts w:ascii="Arial" w:hAnsi="Arial"/>
          <w:sz w:val="28"/>
          <w:lang w:val="es-CO"/>
        </w:rPr>
        <w:t>Aceptación</w:t>
      </w:r>
      <w:r w:rsidR="00E97CF6" w:rsidRPr="00D53C37">
        <w:rPr>
          <w:rFonts w:ascii="Arial" w:hAnsi="Arial"/>
          <w:sz w:val="28"/>
          <w:lang w:val="es-CO"/>
        </w:rPr>
        <w:t xml:space="preserve"> del Producto</w:t>
      </w:r>
      <w:bookmarkEnd w:id="93"/>
      <w:bookmarkEnd w:id="94"/>
    </w:p>
    <w:p w:rsidR="00D9745F" w:rsidRPr="00595763" w:rsidRDefault="00D9745F" w:rsidP="00014AF3">
      <w:pPr>
        <w:pStyle w:val="Ttulo2"/>
        <w:jc w:val="both"/>
        <w:rPr>
          <w:rFonts w:ascii="Arial" w:hAnsi="Arial"/>
          <w:sz w:val="28"/>
          <w:lang w:val="es-CO"/>
        </w:rPr>
      </w:pPr>
      <w:bookmarkStart w:id="160" w:name="_Toc333053702"/>
      <w:bookmarkStart w:id="161" w:name="_Toc334451282"/>
      <w:bookmarkStart w:id="162" w:name="_Toc334451519"/>
      <w:r w:rsidRPr="00595763">
        <w:rPr>
          <w:rFonts w:ascii="Arial" w:hAnsi="Arial"/>
          <w:sz w:val="28"/>
          <w:lang w:val="es-CO"/>
        </w:rPr>
        <w:t xml:space="preserve">4.6 </w:t>
      </w:r>
      <w:bookmarkEnd w:id="160"/>
      <w:r w:rsidR="001D238D">
        <w:rPr>
          <w:rFonts w:ascii="Arial" w:hAnsi="Arial"/>
          <w:sz w:val="28"/>
          <w:lang w:val="es-CO"/>
        </w:rPr>
        <w:t>Organización</w:t>
      </w:r>
      <w:r w:rsidR="00A33432">
        <w:rPr>
          <w:rFonts w:ascii="Arial" w:hAnsi="Arial"/>
          <w:sz w:val="28"/>
          <w:lang w:val="es-CO"/>
        </w:rPr>
        <w:t xml:space="preserve"> del Proyecto</w:t>
      </w:r>
      <w:bookmarkEnd w:id="161"/>
      <w:bookmarkEnd w:id="162"/>
    </w:p>
    <w:p w:rsidR="00D9745F" w:rsidRPr="00595763" w:rsidRDefault="00D9745F" w:rsidP="00014AF3">
      <w:pPr>
        <w:pStyle w:val="Ttulo3"/>
        <w:jc w:val="both"/>
        <w:rPr>
          <w:rFonts w:ascii="Arial" w:hAnsi="Arial"/>
          <w:sz w:val="28"/>
          <w:lang w:val="es-CO"/>
        </w:rPr>
      </w:pPr>
      <w:bookmarkStart w:id="163" w:name="_Toc333053703"/>
      <w:bookmarkStart w:id="164" w:name="_Toc334451283"/>
      <w:bookmarkStart w:id="165" w:name="_Toc334451520"/>
      <w:r w:rsidRPr="00595763">
        <w:rPr>
          <w:rFonts w:ascii="Arial" w:hAnsi="Arial"/>
          <w:sz w:val="28"/>
          <w:lang w:val="es-CO"/>
        </w:rPr>
        <w:t xml:space="preserve">4.6.1 </w:t>
      </w:r>
      <w:r w:rsidR="001D238D" w:rsidRPr="00595763">
        <w:rPr>
          <w:rFonts w:ascii="Arial" w:hAnsi="Arial"/>
          <w:sz w:val="28"/>
          <w:lang w:val="es-CO"/>
        </w:rPr>
        <w:t>Interfaces</w:t>
      </w:r>
      <w:bookmarkEnd w:id="163"/>
      <w:r w:rsidR="001D238D">
        <w:rPr>
          <w:rFonts w:ascii="Arial" w:hAnsi="Arial"/>
          <w:sz w:val="28"/>
          <w:lang w:val="es-CO"/>
        </w:rPr>
        <w:t xml:space="preserve"> Externas</w:t>
      </w:r>
      <w:bookmarkEnd w:id="164"/>
      <w:bookmarkEnd w:id="165"/>
    </w:p>
    <w:p w:rsidR="00C52140" w:rsidRPr="00C7183A" w:rsidRDefault="001F52C6" w:rsidP="00014AF3">
      <w:pPr>
        <w:jc w:val="both"/>
      </w:pPr>
      <w:r>
        <w:t xml:space="preserve">Las interfaces externas están descritas en el </w:t>
      </w:r>
      <w:hyperlink r:id="rId34" w:history="1">
        <w:r w:rsidRPr="000676F2">
          <w:rPr>
            <w:rStyle w:val="Hipervnculo"/>
          </w:rPr>
          <w:t>diagrama de contexto</w:t>
        </w:r>
      </w:hyperlink>
      <w:r>
        <w:t xml:space="preserve"> , donde podemos ver la interacción del proyecto con los </w:t>
      </w:r>
      <w:commentRangeStart w:id="166"/>
      <w:r w:rsidRPr="004B1804">
        <w:rPr>
          <w:b/>
        </w:rPr>
        <w:t>stakeholders</w:t>
      </w:r>
      <w:commentRangeEnd w:id="166"/>
      <w:r>
        <w:rPr>
          <w:rStyle w:val="Refdecomentario"/>
        </w:rPr>
        <w:commentReference w:id="166"/>
      </w:r>
      <w:r>
        <w:t xml:space="preserve"> que le proporcionan información y recursos y a su vez a estos se les proporciona documentos, avances de producto y finalmente el producto final.</w:t>
      </w:r>
    </w:p>
    <w:p w:rsidR="00D9745F" w:rsidRPr="00595763" w:rsidRDefault="00D9745F" w:rsidP="00014AF3">
      <w:pPr>
        <w:pStyle w:val="Ttulo3"/>
        <w:tabs>
          <w:tab w:val="center" w:pos="4135"/>
        </w:tabs>
        <w:jc w:val="both"/>
        <w:rPr>
          <w:rFonts w:ascii="Arial" w:hAnsi="Arial"/>
          <w:sz w:val="28"/>
          <w:lang w:val="es-CO"/>
        </w:rPr>
      </w:pPr>
      <w:bookmarkStart w:id="167" w:name="_Toc333053704"/>
      <w:bookmarkStart w:id="168" w:name="_Toc334451284"/>
      <w:bookmarkStart w:id="169" w:name="_Toc334451521"/>
      <w:r w:rsidRPr="00595763">
        <w:rPr>
          <w:rFonts w:ascii="Arial" w:hAnsi="Arial"/>
          <w:sz w:val="28"/>
          <w:lang w:val="es-CO"/>
        </w:rPr>
        <w:t xml:space="preserve">4.6.2 </w:t>
      </w:r>
      <w:r w:rsidR="00D03A58" w:rsidRPr="00595763">
        <w:rPr>
          <w:rFonts w:ascii="Arial" w:hAnsi="Arial"/>
          <w:sz w:val="28"/>
          <w:lang w:val="es-CO"/>
        </w:rPr>
        <w:t xml:space="preserve">Interfaces </w:t>
      </w:r>
      <w:bookmarkEnd w:id="167"/>
      <w:r w:rsidR="00E97CF6" w:rsidRPr="00D53C37">
        <w:rPr>
          <w:rFonts w:ascii="Arial" w:hAnsi="Arial" w:cs="Arial"/>
          <w:sz w:val="28"/>
          <w:szCs w:val="28"/>
          <w:lang w:val="es-CO"/>
        </w:rPr>
        <w:t>I</w:t>
      </w:r>
      <w:r w:rsidR="00D03A58" w:rsidRPr="00D53C37">
        <w:rPr>
          <w:rFonts w:ascii="Arial" w:hAnsi="Arial" w:cs="Arial"/>
          <w:sz w:val="28"/>
          <w:szCs w:val="28"/>
          <w:lang w:val="es-CO"/>
        </w:rPr>
        <w:t>nternas</w:t>
      </w:r>
      <w:bookmarkEnd w:id="168"/>
      <w:bookmarkEnd w:id="169"/>
    </w:p>
    <w:p w:rsidR="00D03A58" w:rsidRPr="00595763" w:rsidRDefault="00D03A58" w:rsidP="00014AF3">
      <w:pPr>
        <w:jc w:val="both"/>
        <w:rPr>
          <w:lang w:val="es-CO"/>
        </w:rPr>
      </w:pPr>
      <w:proofErr w:type="spellStart"/>
      <w:r w:rsidRPr="00595763">
        <w:rPr>
          <w:b/>
          <w:i/>
          <w:sz w:val="24"/>
          <w:lang w:val="es-CO"/>
        </w:rPr>
        <w:t>FifthFloorCorp</w:t>
      </w:r>
      <w:proofErr w:type="spellEnd"/>
      <w:r w:rsidRPr="00595763">
        <w:rPr>
          <w:lang w:val="es-CO"/>
        </w:rPr>
        <w:t>, está constituida por seis  estudiantes de Ingeniería de Sistemas</w:t>
      </w:r>
      <w:r w:rsidR="002C1BC6" w:rsidRPr="00595763">
        <w:rPr>
          <w:lang w:val="es-CO"/>
        </w:rPr>
        <w:t xml:space="preserve"> de</w:t>
      </w:r>
      <w:r w:rsidRPr="00595763">
        <w:rPr>
          <w:lang w:val="es-CO"/>
        </w:rPr>
        <w:t xml:space="preserve"> la Pontificia Universidad Javeriana, los cuales poseen un perfil característico  que está </w:t>
      </w:r>
      <w:r w:rsidR="00296764" w:rsidRPr="00595763">
        <w:rPr>
          <w:lang w:val="es-CO"/>
        </w:rPr>
        <w:t>consignado</w:t>
      </w:r>
      <w:r w:rsidRPr="00595763">
        <w:rPr>
          <w:lang w:val="es-CO"/>
        </w:rPr>
        <w:t xml:space="preserve"> en su correspondiente </w:t>
      </w:r>
      <w:commentRangeStart w:id="170"/>
      <w:r w:rsidRPr="00595763">
        <w:rPr>
          <w:lang w:val="es-CO"/>
        </w:rPr>
        <w:t>hoja de vida</w:t>
      </w:r>
      <w:commentRangeEnd w:id="170"/>
      <w:r w:rsidRPr="00595763">
        <w:rPr>
          <w:rStyle w:val="Refdecomentario"/>
          <w:lang w:val="es-CO"/>
        </w:rPr>
        <w:commentReference w:id="170"/>
      </w:r>
      <w:r w:rsidRPr="00595763">
        <w:rPr>
          <w:lang w:val="es-CO"/>
        </w:rPr>
        <w:t>. Los integrantes son liderados por el gerente del proyecto, basados en los principios de respeto,</w:t>
      </w:r>
      <w:r w:rsidR="00296764" w:rsidRPr="00595763">
        <w:rPr>
          <w:lang w:val="es-CO"/>
        </w:rPr>
        <w:t xml:space="preserve"> honestidad,</w:t>
      </w:r>
      <w:r w:rsidRPr="00595763">
        <w:rPr>
          <w:lang w:val="es-CO"/>
        </w:rPr>
        <w:t xml:space="preserve"> transparencia, comunicación</w:t>
      </w:r>
      <w:r w:rsidR="00296764" w:rsidRPr="00595763">
        <w:rPr>
          <w:lang w:val="es-CO"/>
        </w:rPr>
        <w:t>,</w:t>
      </w:r>
      <w:r w:rsidRPr="00595763">
        <w:rPr>
          <w:lang w:val="es-CO"/>
        </w:rPr>
        <w:t xml:space="preserve"> cooperación</w:t>
      </w:r>
      <w:r w:rsidR="00296764" w:rsidRPr="00595763">
        <w:rPr>
          <w:lang w:val="es-CO"/>
        </w:rPr>
        <w:t xml:space="preserve"> y democracia</w:t>
      </w:r>
      <w:r w:rsidRPr="00595763">
        <w:rPr>
          <w:lang w:val="es-CO"/>
        </w:rPr>
        <w:t>.</w:t>
      </w:r>
      <w:r w:rsidR="00296764" w:rsidRPr="00595763">
        <w:rPr>
          <w:lang w:val="es-CO"/>
        </w:rPr>
        <w:t xml:space="preserve"> Donde</w:t>
      </w:r>
      <w:r w:rsidR="002C1BC6" w:rsidRPr="00595763">
        <w:rPr>
          <w:lang w:val="es-CO"/>
        </w:rPr>
        <w:t xml:space="preserve"> todos los integrantes son parti</w:t>
      </w:r>
      <w:r w:rsidR="00296764" w:rsidRPr="00595763">
        <w:rPr>
          <w:lang w:val="es-CO"/>
        </w:rPr>
        <w:t xml:space="preserve">cipes de las decisiones tomadas mediante el consenso como mecanismo para solventar las diferencias.  </w:t>
      </w:r>
    </w:p>
    <w:p w:rsidR="00C260FE" w:rsidRPr="00595763" w:rsidRDefault="00FA2B6E" w:rsidP="00014AF3">
      <w:pPr>
        <w:jc w:val="both"/>
        <w:rPr>
          <w:lang w:val="es-CO"/>
        </w:rPr>
      </w:pPr>
      <w:r w:rsidRPr="00595763">
        <w:rPr>
          <w:lang w:val="es-CO"/>
        </w:rPr>
        <w:t>Los miembros del equipo poseerán un rol principal</w:t>
      </w:r>
      <w:r w:rsidR="00C260FE" w:rsidRPr="00595763">
        <w:rPr>
          <w:lang w:val="es-CO"/>
        </w:rPr>
        <w:t xml:space="preserve"> acorde a su perfil</w:t>
      </w:r>
      <w:r w:rsidR="00B24F6B" w:rsidRPr="00595763">
        <w:rPr>
          <w:lang w:val="es-CO"/>
        </w:rPr>
        <w:t xml:space="preserve">, y otros secundarios, </w:t>
      </w:r>
      <w:proofErr w:type="spellStart"/>
      <w:r w:rsidR="00B24F6B" w:rsidRPr="00595763">
        <w:rPr>
          <w:lang w:val="es-CO"/>
        </w:rPr>
        <w:t>quee</w:t>
      </w:r>
      <w:r w:rsidRPr="00595763">
        <w:rPr>
          <w:lang w:val="es-CO"/>
        </w:rPr>
        <w:t>n</w:t>
      </w:r>
      <w:proofErr w:type="spellEnd"/>
      <w:r w:rsidRPr="00595763">
        <w:rPr>
          <w:lang w:val="es-CO"/>
        </w:rPr>
        <w:t xml:space="preserve"> el transcurso del proyecto </w:t>
      </w:r>
      <w:r w:rsidR="00B24F6B" w:rsidRPr="00595763">
        <w:rPr>
          <w:lang w:val="es-CO"/>
        </w:rPr>
        <w:t>podrán</w:t>
      </w:r>
      <w:r w:rsidRPr="00595763">
        <w:rPr>
          <w:lang w:val="es-CO"/>
        </w:rPr>
        <w:t xml:space="preserve"> ser dinámicos.</w:t>
      </w:r>
    </w:p>
    <w:p w:rsidR="00F74749" w:rsidRPr="00595763" w:rsidRDefault="00F74749" w:rsidP="00014AF3">
      <w:pPr>
        <w:jc w:val="both"/>
        <w:rPr>
          <w:lang w:val="es-CO"/>
        </w:rPr>
      </w:pPr>
      <w:r w:rsidRPr="00595763">
        <w:rPr>
          <w:lang w:val="es-CO"/>
        </w:rPr>
        <w:t>El líder del proyecto, es quien asigna responsabilidades a los miembros del grupo, facilitando sus reuniones, sintetiza</w:t>
      </w:r>
      <w:r w:rsidR="00B24F6B" w:rsidRPr="00595763">
        <w:rPr>
          <w:lang w:val="es-CO"/>
        </w:rPr>
        <w:t>ndo</w:t>
      </w:r>
      <w:r w:rsidRPr="00595763">
        <w:rPr>
          <w:lang w:val="es-CO"/>
        </w:rPr>
        <w:t xml:space="preserve"> el estado del proyecto y coordina</w:t>
      </w:r>
      <w:r w:rsidR="00B24F6B" w:rsidRPr="00595763">
        <w:rPr>
          <w:lang w:val="es-CO"/>
        </w:rPr>
        <w:t>ndo</w:t>
      </w:r>
      <w:r w:rsidRPr="00595763">
        <w:rPr>
          <w:lang w:val="es-CO"/>
        </w:rPr>
        <w:t xml:space="preserve"> con los compañeros las tareas para lograr los objetivos del proyecto. </w:t>
      </w:r>
    </w:p>
    <w:p w:rsidR="00A309FC" w:rsidRPr="00595763" w:rsidRDefault="00A309FC" w:rsidP="00014AF3">
      <w:pPr>
        <w:jc w:val="both"/>
        <w:rPr>
          <w:lang w:val="es-CO"/>
        </w:rPr>
      </w:pPr>
      <w:r w:rsidRPr="00595763">
        <w:rPr>
          <w:lang w:val="es-CO"/>
        </w:rPr>
        <w:t xml:space="preserve">La siguiente ilustración, muestra </w:t>
      </w:r>
      <w:r w:rsidR="00B24F6B" w:rsidRPr="00595763">
        <w:rPr>
          <w:lang w:val="es-CO"/>
        </w:rPr>
        <w:t>cómo</w:t>
      </w:r>
      <w:r w:rsidRPr="00595763">
        <w:rPr>
          <w:lang w:val="es-CO"/>
        </w:rPr>
        <w:t xml:space="preserve"> aunque todos los miembros tienen la misma jerarquía</w:t>
      </w:r>
      <w:r w:rsidR="00FD5458" w:rsidRPr="00595763">
        <w:rPr>
          <w:lang w:val="es-CO"/>
        </w:rPr>
        <w:t>. E</w:t>
      </w:r>
      <w:r w:rsidRPr="00595763">
        <w:rPr>
          <w:lang w:val="es-CO"/>
        </w:rPr>
        <w:t xml:space="preserve">s el líder quien desde el centro guía el equipo. </w:t>
      </w:r>
      <w:r w:rsidR="00FD5458" w:rsidRPr="00595763">
        <w:rPr>
          <w:lang w:val="es-CO"/>
        </w:rPr>
        <w:t>Asemejándose</w:t>
      </w:r>
      <w:r w:rsidRPr="00595763">
        <w:rPr>
          <w:lang w:val="es-CO"/>
        </w:rPr>
        <w:t xml:space="preserve"> a una estructura de </w:t>
      </w:r>
      <w:commentRangeStart w:id="171"/>
      <w:r w:rsidRPr="00595763">
        <w:rPr>
          <w:lang w:val="es-CO"/>
        </w:rPr>
        <w:t>Bazar</w:t>
      </w:r>
      <w:commentRangeEnd w:id="171"/>
      <w:r w:rsidR="00FD5458" w:rsidRPr="00595763">
        <w:rPr>
          <w:rStyle w:val="Refdecomentario"/>
          <w:lang w:val="es-CO"/>
        </w:rPr>
        <w:commentReference w:id="171"/>
      </w:r>
      <w:r w:rsidR="003B05C8" w:rsidRPr="00595763">
        <w:rPr>
          <w:lang w:val="es-CO"/>
        </w:rPr>
        <w:t>.</w:t>
      </w:r>
    </w:p>
    <w:p w:rsidR="003B05C8" w:rsidRPr="00595763" w:rsidRDefault="003B05C8" w:rsidP="00014AF3">
      <w:pPr>
        <w:jc w:val="both"/>
        <w:rPr>
          <w:lang w:val="es-CO"/>
        </w:rPr>
      </w:pPr>
      <w:r w:rsidRPr="00595763">
        <w:rPr>
          <w:lang w:val="es-CO"/>
        </w:rPr>
        <w:t xml:space="preserve">Para conocer con mayor detalle los roles existentes durante el desarrollo del proyecto, revisar el </w:t>
      </w:r>
      <w:hyperlink w:anchor="_4.6.3_Authorities_and" w:history="1">
        <w:r w:rsidRPr="000676F2">
          <w:rPr>
            <w:rStyle w:val="Hipervnculo"/>
            <w:lang w:val="es-CO"/>
          </w:rPr>
          <w:t>mapa mental de roles</w:t>
        </w:r>
      </w:hyperlink>
      <w:r w:rsidR="00D148D6" w:rsidRPr="00595763">
        <w:rPr>
          <w:lang w:val="es-CO"/>
        </w:rPr>
        <w:t xml:space="preserve">, </w:t>
      </w:r>
      <w:proofErr w:type="spellStart"/>
      <w:r w:rsidR="00D148D6" w:rsidRPr="00595763">
        <w:rPr>
          <w:lang w:val="es-CO"/>
        </w:rPr>
        <w:t>mientrasque</w:t>
      </w:r>
      <w:proofErr w:type="spellEnd"/>
      <w:r w:rsidR="00D148D6" w:rsidRPr="00595763">
        <w:rPr>
          <w:lang w:val="es-CO"/>
        </w:rPr>
        <w:t xml:space="preserve"> para indagar por la </w:t>
      </w:r>
      <w:r w:rsidR="00053705" w:rsidRPr="00D53C37">
        <w:rPr>
          <w:lang w:val="es-CO"/>
        </w:rPr>
        <w:t>interacción</w:t>
      </w:r>
      <w:r w:rsidR="00D148D6" w:rsidRPr="00595763">
        <w:rPr>
          <w:lang w:val="es-CO"/>
        </w:rPr>
        <w:t xml:space="preserve"> interna del grupo puede leer las </w:t>
      </w:r>
      <w:commentRangeStart w:id="172"/>
      <w:r w:rsidR="00D148D6" w:rsidRPr="00595763">
        <w:rPr>
          <w:lang w:val="es-CO"/>
        </w:rPr>
        <w:t>reglas</w:t>
      </w:r>
      <w:r w:rsidR="008E78A1" w:rsidRPr="00595763">
        <w:rPr>
          <w:lang w:val="es-CO"/>
        </w:rPr>
        <w:t xml:space="preserve"> de </w:t>
      </w:r>
      <w:proofErr w:type="spellStart"/>
      <w:r w:rsidR="008E78A1" w:rsidRPr="00595763">
        <w:rPr>
          <w:lang w:val="es-CO"/>
        </w:rPr>
        <w:t>Fifth</w:t>
      </w:r>
      <w:proofErr w:type="spellEnd"/>
      <w:r w:rsidR="008E78A1" w:rsidRPr="00595763">
        <w:rPr>
          <w:lang w:val="es-CO"/>
        </w:rPr>
        <w:t xml:space="preserve"> Flor </w:t>
      </w:r>
      <w:proofErr w:type="spellStart"/>
      <w:r w:rsidR="008E78A1" w:rsidRPr="00595763">
        <w:rPr>
          <w:lang w:val="es-CO"/>
        </w:rPr>
        <w:t>Coorp</w:t>
      </w:r>
      <w:commentRangeEnd w:id="172"/>
      <w:proofErr w:type="spellEnd"/>
      <w:r w:rsidR="008E78A1" w:rsidRPr="00595763">
        <w:rPr>
          <w:rStyle w:val="Refdecomentario"/>
          <w:lang w:val="es-CO"/>
        </w:rPr>
        <w:commentReference w:id="172"/>
      </w:r>
      <w:r w:rsidRPr="00595763">
        <w:rPr>
          <w:lang w:val="es-CO"/>
        </w:rPr>
        <w:t>.</w:t>
      </w:r>
    </w:p>
    <w:p w:rsidR="008E78A1" w:rsidRPr="00595763" w:rsidRDefault="008E78A1" w:rsidP="00014AF3">
      <w:pPr>
        <w:jc w:val="both"/>
        <w:rPr>
          <w:lang w:val="es-CO"/>
        </w:rPr>
      </w:pPr>
    </w:p>
    <w:p w:rsidR="00A460BF" w:rsidRPr="00595763" w:rsidRDefault="00C260FE" w:rsidP="00014AF3">
      <w:pPr>
        <w:jc w:val="both"/>
        <w:rPr>
          <w:lang w:val="es-CO"/>
        </w:rPr>
      </w:pPr>
      <w:r w:rsidRPr="00D53C37">
        <w:rPr>
          <w:noProof/>
          <w:lang w:val="es-CO" w:eastAsia="es-CO"/>
        </w:rPr>
        <w:lastRenderedPageBreak/>
        <w:drawing>
          <wp:inline distT="0" distB="0" distL="0" distR="0">
            <wp:extent cx="5252085" cy="3063875"/>
            <wp:effectExtent l="0" t="0" r="0" b="41275"/>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FA2B6E" w:rsidRPr="00595763" w:rsidRDefault="00A460BF" w:rsidP="00014AF3">
      <w:pPr>
        <w:pStyle w:val="Epgrafe"/>
        <w:jc w:val="both"/>
        <w:rPr>
          <w:lang w:val="es-CO"/>
        </w:rPr>
      </w:pPr>
      <w:bookmarkStart w:id="173" w:name="_Toc333018256"/>
      <w:r w:rsidRPr="00595763">
        <w:rPr>
          <w:lang w:val="es-CO"/>
        </w:rPr>
        <w:t xml:space="preserve">Ilustración </w:t>
      </w:r>
      <w:r w:rsidR="007354D3" w:rsidRPr="00595763">
        <w:rPr>
          <w:lang w:val="es-CO"/>
        </w:rPr>
        <w:fldChar w:fldCharType="begin"/>
      </w:r>
      <w:r w:rsidRPr="00595763">
        <w:rPr>
          <w:lang w:val="es-CO"/>
        </w:rPr>
        <w:instrText xml:space="preserve"> SEQ Ilustración \* ARABIC </w:instrText>
      </w:r>
      <w:r w:rsidR="007354D3" w:rsidRPr="00595763">
        <w:rPr>
          <w:lang w:val="es-CO"/>
        </w:rPr>
        <w:fldChar w:fldCharType="separate"/>
      </w:r>
      <w:r w:rsidR="00C11889" w:rsidRPr="00595763">
        <w:rPr>
          <w:lang w:val="es-CO"/>
        </w:rPr>
        <w:t>1</w:t>
      </w:r>
      <w:r w:rsidR="007354D3" w:rsidRPr="00595763">
        <w:rPr>
          <w:lang w:val="es-CO"/>
        </w:rPr>
        <w:fldChar w:fldCharType="end"/>
      </w:r>
      <w:r w:rsidRPr="00595763">
        <w:rPr>
          <w:lang w:val="es-CO"/>
        </w:rPr>
        <w:t xml:space="preserve">: Organigrama de </w:t>
      </w:r>
      <w:proofErr w:type="spellStart"/>
      <w:r w:rsidRPr="00595763">
        <w:rPr>
          <w:lang w:val="es-CO"/>
        </w:rPr>
        <w:t>FiftFloor</w:t>
      </w:r>
      <w:r w:rsidRPr="00D53C37">
        <w:rPr>
          <w:lang w:val="es-CO"/>
        </w:rPr>
        <w:t>Corp</w:t>
      </w:r>
      <w:bookmarkEnd w:id="173"/>
      <w:proofErr w:type="spellEnd"/>
    </w:p>
    <w:p w:rsidR="003B05C8" w:rsidRPr="00595763" w:rsidRDefault="003B05C8" w:rsidP="00014AF3">
      <w:pPr>
        <w:jc w:val="both"/>
        <w:rPr>
          <w:lang w:val="es-CO"/>
        </w:rPr>
      </w:pPr>
    </w:p>
    <w:p w:rsidR="00D9745F" w:rsidRPr="00595763" w:rsidRDefault="000676F2" w:rsidP="00014AF3">
      <w:pPr>
        <w:pStyle w:val="Ttulo3"/>
        <w:jc w:val="both"/>
        <w:rPr>
          <w:rFonts w:ascii="Arial" w:hAnsi="Arial"/>
          <w:sz w:val="28"/>
          <w:lang w:val="es-CO"/>
        </w:rPr>
      </w:pPr>
      <w:bookmarkStart w:id="174" w:name="_4.6.3_Authorities_and"/>
      <w:bookmarkStart w:id="175" w:name="_Toc333053705"/>
      <w:bookmarkStart w:id="176" w:name="_Toc334451285"/>
      <w:bookmarkStart w:id="177" w:name="_Toc334451522"/>
      <w:bookmarkEnd w:id="174"/>
      <w:r>
        <w:rPr>
          <w:rFonts w:ascii="Arial" w:hAnsi="Arial"/>
          <w:sz w:val="28"/>
          <w:lang w:val="es-CO"/>
        </w:rPr>
        <w:t>4</w:t>
      </w:r>
      <w:r w:rsidR="00D9745F" w:rsidRPr="00595763">
        <w:rPr>
          <w:rFonts w:ascii="Arial" w:hAnsi="Arial"/>
          <w:sz w:val="28"/>
          <w:lang w:val="es-CO"/>
        </w:rPr>
        <w:t xml:space="preserve">.6.3 </w:t>
      </w:r>
      <w:bookmarkEnd w:id="175"/>
      <w:r w:rsidR="00446913">
        <w:rPr>
          <w:rFonts w:ascii="Arial" w:hAnsi="Arial"/>
          <w:sz w:val="28"/>
          <w:lang w:val="es-CO"/>
        </w:rPr>
        <w:t>Roles y Responsabilidades</w:t>
      </w:r>
      <w:bookmarkEnd w:id="176"/>
      <w:bookmarkEnd w:id="177"/>
    </w:p>
    <w:p w:rsidR="00B477EF" w:rsidRPr="000676F2" w:rsidRDefault="00B477EF" w:rsidP="00014AF3">
      <w:pPr>
        <w:jc w:val="both"/>
        <w:rPr>
          <w:lang w:val="es-CO"/>
        </w:rPr>
      </w:pPr>
      <w:r w:rsidRPr="000676F2">
        <w:rPr>
          <w:lang w:val="es-CO"/>
        </w:rPr>
        <w:t xml:space="preserve">A continuación se muestra un </w:t>
      </w:r>
      <w:hyperlink r:id="rId40" w:history="1">
        <w:r w:rsidRPr="00B3516B">
          <w:rPr>
            <w:rStyle w:val="Hipervnculo"/>
            <w:lang w:val="es-CO"/>
          </w:rPr>
          <w:t>esquema de los roles</w:t>
        </w:r>
      </w:hyperlink>
      <w:r w:rsidRPr="000676F2">
        <w:rPr>
          <w:lang w:val="es-CO"/>
        </w:rPr>
        <w:t xml:space="preserve"> y las responsabilidades asignadas a cada uno de los </w:t>
      </w:r>
      <w:r w:rsidR="00C7183A">
        <w:rPr>
          <w:lang w:val="es-CO"/>
        </w:rPr>
        <w:t xml:space="preserve">integrantes de </w:t>
      </w:r>
      <w:proofErr w:type="spellStart"/>
      <w:r w:rsidR="00C7183A">
        <w:rPr>
          <w:lang w:val="es-CO"/>
        </w:rPr>
        <w:t>FifthFloor</w:t>
      </w:r>
      <w:proofErr w:type="spellEnd"/>
      <w:r w:rsidR="00C7183A">
        <w:rPr>
          <w:lang w:val="es-CO"/>
        </w:rPr>
        <w:t xml:space="preserve"> Corp.</w:t>
      </w:r>
    </w:p>
    <w:p w:rsidR="00D9745F" w:rsidRPr="003C1C46" w:rsidRDefault="00D9745F" w:rsidP="003C1C46">
      <w:pPr>
        <w:pStyle w:val="Ttulo2"/>
        <w:jc w:val="both"/>
        <w:rPr>
          <w:rFonts w:ascii="Arial" w:hAnsi="Arial"/>
          <w:sz w:val="28"/>
          <w:lang w:val="es-CO"/>
        </w:rPr>
      </w:pPr>
      <w:bookmarkStart w:id="178" w:name="_Toc333053706"/>
      <w:bookmarkStart w:id="179" w:name="_Toc334451286"/>
      <w:bookmarkStart w:id="180" w:name="_Toc334451523"/>
      <w:r w:rsidRPr="003C1C46">
        <w:rPr>
          <w:rFonts w:ascii="Arial" w:hAnsi="Arial"/>
          <w:sz w:val="28"/>
          <w:lang w:val="es-CO"/>
        </w:rPr>
        <w:lastRenderedPageBreak/>
        <w:t xml:space="preserve">5. </w:t>
      </w:r>
      <w:bookmarkEnd w:id="178"/>
      <w:r w:rsidR="002C62DE" w:rsidRPr="003C1C46">
        <w:rPr>
          <w:rFonts w:ascii="Arial" w:hAnsi="Arial"/>
          <w:sz w:val="28"/>
          <w:lang w:val="es-CO"/>
        </w:rPr>
        <w:t>Planeación</w:t>
      </w:r>
      <w:r w:rsidR="00953B17" w:rsidRPr="003C1C46">
        <w:rPr>
          <w:rFonts w:ascii="Arial" w:hAnsi="Arial"/>
          <w:sz w:val="28"/>
          <w:lang w:val="es-CO"/>
        </w:rPr>
        <w:t xml:space="preserve"> del Proyecto</w:t>
      </w:r>
      <w:bookmarkEnd w:id="179"/>
      <w:bookmarkEnd w:id="180"/>
    </w:p>
    <w:p w:rsidR="00D9745F" w:rsidRPr="00595763" w:rsidRDefault="00D9745F" w:rsidP="00014AF3">
      <w:pPr>
        <w:pStyle w:val="Ttulo2"/>
        <w:jc w:val="both"/>
        <w:rPr>
          <w:rFonts w:ascii="Arial" w:hAnsi="Arial"/>
          <w:sz w:val="28"/>
          <w:lang w:val="es-CO"/>
        </w:rPr>
      </w:pPr>
      <w:bookmarkStart w:id="181" w:name="_Toc333053707"/>
      <w:bookmarkStart w:id="182" w:name="_Toc334451287"/>
      <w:bookmarkStart w:id="183" w:name="_Toc334451524"/>
      <w:r w:rsidRPr="00595763">
        <w:rPr>
          <w:rFonts w:ascii="Arial" w:hAnsi="Arial"/>
          <w:sz w:val="28"/>
          <w:lang w:val="es-CO"/>
        </w:rPr>
        <w:t xml:space="preserve">5.1 </w:t>
      </w:r>
      <w:bookmarkEnd w:id="181"/>
      <w:r w:rsidR="001A07D6">
        <w:rPr>
          <w:rFonts w:ascii="Arial" w:hAnsi="Arial" w:cs="Arial"/>
          <w:sz w:val="28"/>
          <w:szCs w:val="28"/>
          <w:lang w:val="es-CO"/>
        </w:rPr>
        <w:t>Iniciación</w:t>
      </w:r>
      <w:r w:rsidR="002C62DE">
        <w:rPr>
          <w:rFonts w:ascii="Arial" w:hAnsi="Arial" w:cs="Arial"/>
          <w:sz w:val="28"/>
          <w:szCs w:val="28"/>
          <w:lang w:val="es-CO"/>
        </w:rPr>
        <w:t xml:space="preserve"> del Proyecto</w:t>
      </w:r>
      <w:bookmarkEnd w:id="182"/>
      <w:bookmarkEnd w:id="183"/>
    </w:p>
    <w:p w:rsidR="00D9745F" w:rsidRDefault="00D9745F" w:rsidP="00014AF3">
      <w:pPr>
        <w:pStyle w:val="Ttulo3"/>
        <w:jc w:val="both"/>
        <w:rPr>
          <w:rFonts w:ascii="Arial" w:hAnsi="Arial" w:cs="Arial"/>
          <w:sz w:val="28"/>
          <w:szCs w:val="28"/>
          <w:lang w:val="es-CO"/>
        </w:rPr>
      </w:pPr>
      <w:bookmarkStart w:id="184" w:name="_Toc333053708"/>
      <w:bookmarkStart w:id="185" w:name="_Toc334451288"/>
      <w:bookmarkStart w:id="186" w:name="_Toc334451525"/>
      <w:r w:rsidRPr="00595763">
        <w:rPr>
          <w:rFonts w:ascii="Arial" w:hAnsi="Arial"/>
          <w:sz w:val="28"/>
          <w:lang w:val="es-CO"/>
        </w:rPr>
        <w:t xml:space="preserve">5.1.1 </w:t>
      </w:r>
      <w:r w:rsidR="001A07D6" w:rsidRPr="00595763">
        <w:rPr>
          <w:rFonts w:ascii="Arial" w:hAnsi="Arial"/>
          <w:sz w:val="28"/>
          <w:lang w:val="es-CO"/>
        </w:rPr>
        <w:t>Plan</w:t>
      </w:r>
      <w:bookmarkEnd w:id="184"/>
      <w:r w:rsidR="001A07D6">
        <w:rPr>
          <w:rFonts w:ascii="Arial" w:hAnsi="Arial" w:cs="Arial"/>
          <w:sz w:val="28"/>
          <w:szCs w:val="28"/>
          <w:lang w:val="es-CO"/>
        </w:rPr>
        <w:t xml:space="preserve"> de </w:t>
      </w:r>
      <w:r w:rsidR="00507078">
        <w:rPr>
          <w:rFonts w:ascii="Arial" w:hAnsi="Arial" w:cs="Arial"/>
          <w:sz w:val="28"/>
          <w:szCs w:val="28"/>
          <w:lang w:val="es-CO"/>
        </w:rPr>
        <w:t>Estimación</w:t>
      </w:r>
      <w:bookmarkEnd w:id="185"/>
      <w:bookmarkEnd w:id="186"/>
    </w:p>
    <w:p w:rsidR="003C1C46" w:rsidRPr="00B90D45" w:rsidRDefault="00C00694" w:rsidP="00860219">
      <w:pPr>
        <w:pStyle w:val="Ttulo4"/>
        <w:rPr>
          <w:rFonts w:ascii="Arial" w:hAnsi="Arial"/>
          <w:sz w:val="28"/>
          <w:lang w:val="es-CO"/>
        </w:rPr>
      </w:pPr>
      <w:bookmarkStart w:id="187" w:name="_Toc334451526"/>
      <w:r w:rsidRPr="00595763">
        <w:rPr>
          <w:rFonts w:ascii="Arial" w:hAnsi="Arial"/>
          <w:sz w:val="28"/>
          <w:lang w:val="es-CO"/>
        </w:rPr>
        <w:t>5.1.1</w:t>
      </w:r>
      <w:r w:rsidR="003C1C46" w:rsidRPr="00B90D45">
        <w:rPr>
          <w:rFonts w:ascii="Arial" w:hAnsi="Arial"/>
          <w:sz w:val="28"/>
          <w:lang w:val="es-CO"/>
        </w:rPr>
        <w:t>.1. Objetivos</w:t>
      </w:r>
      <w:bookmarkEnd w:id="187"/>
    </w:p>
    <w:p w:rsidR="003C1C46" w:rsidRPr="00B90D45" w:rsidRDefault="00C00694" w:rsidP="00860219">
      <w:pPr>
        <w:pStyle w:val="Ttulo4"/>
        <w:rPr>
          <w:rFonts w:ascii="Arial" w:hAnsi="Arial"/>
          <w:sz w:val="28"/>
          <w:lang w:val="es-CO"/>
        </w:rPr>
      </w:pPr>
      <w:bookmarkStart w:id="188" w:name="_Toc334451527"/>
      <w:r w:rsidRPr="00595763">
        <w:rPr>
          <w:rFonts w:ascii="Arial" w:hAnsi="Arial"/>
          <w:sz w:val="28"/>
          <w:lang w:val="es-CO"/>
        </w:rPr>
        <w:t>5.1.1</w:t>
      </w:r>
      <w:r w:rsidR="003C1C46" w:rsidRPr="00B90D45">
        <w:rPr>
          <w:rFonts w:ascii="Arial" w:hAnsi="Arial"/>
          <w:sz w:val="28"/>
          <w:lang w:val="es-CO"/>
        </w:rPr>
        <w:t>.2. Alcance</w:t>
      </w:r>
      <w:bookmarkEnd w:id="188"/>
    </w:p>
    <w:p w:rsidR="003C1C46" w:rsidRPr="00B90D45" w:rsidRDefault="00C00694" w:rsidP="00860219">
      <w:pPr>
        <w:pStyle w:val="Ttulo4"/>
        <w:rPr>
          <w:rFonts w:ascii="Arial" w:hAnsi="Arial"/>
          <w:sz w:val="28"/>
          <w:lang w:val="es-CO"/>
        </w:rPr>
      </w:pPr>
      <w:bookmarkStart w:id="189" w:name="_Toc334451528"/>
      <w:r w:rsidRPr="00595763">
        <w:rPr>
          <w:rFonts w:ascii="Arial" w:hAnsi="Arial"/>
          <w:sz w:val="28"/>
          <w:lang w:val="es-CO"/>
        </w:rPr>
        <w:t>5.1.1</w:t>
      </w:r>
      <w:r w:rsidR="003C1C46" w:rsidRPr="00B90D45">
        <w:rPr>
          <w:rFonts w:ascii="Arial" w:hAnsi="Arial"/>
          <w:sz w:val="28"/>
          <w:lang w:val="es-CO"/>
        </w:rPr>
        <w:t>.3. Responsable</w:t>
      </w:r>
      <w:bookmarkEnd w:id="189"/>
    </w:p>
    <w:p w:rsidR="003C1C46" w:rsidRPr="00B90D45" w:rsidRDefault="00C00694" w:rsidP="00860219">
      <w:pPr>
        <w:pStyle w:val="Ttulo4"/>
        <w:rPr>
          <w:rFonts w:ascii="Arial" w:hAnsi="Arial"/>
          <w:sz w:val="28"/>
          <w:lang w:val="es-CO"/>
        </w:rPr>
      </w:pPr>
      <w:bookmarkStart w:id="190" w:name="_Toc334451529"/>
      <w:r w:rsidRPr="00595763">
        <w:rPr>
          <w:rFonts w:ascii="Arial" w:hAnsi="Arial"/>
          <w:sz w:val="28"/>
          <w:lang w:val="es-CO"/>
        </w:rPr>
        <w:t>5.1.1</w:t>
      </w:r>
      <w:r w:rsidR="003C1C46" w:rsidRPr="00B90D45">
        <w:rPr>
          <w:rFonts w:ascii="Arial" w:hAnsi="Arial"/>
          <w:sz w:val="28"/>
          <w:lang w:val="es-CO"/>
        </w:rPr>
        <w:t>.4. Desarrollo</w:t>
      </w:r>
      <w:bookmarkEnd w:id="190"/>
    </w:p>
    <w:p w:rsidR="003C1C46" w:rsidRPr="00B90D45" w:rsidRDefault="00C00694" w:rsidP="00860219">
      <w:pPr>
        <w:pStyle w:val="Ttulo4"/>
        <w:rPr>
          <w:rFonts w:ascii="Arial" w:hAnsi="Arial"/>
          <w:sz w:val="28"/>
          <w:lang w:val="es-CO"/>
        </w:rPr>
      </w:pPr>
      <w:bookmarkStart w:id="191" w:name="_Toc334451530"/>
      <w:r w:rsidRPr="00595763">
        <w:rPr>
          <w:rFonts w:ascii="Arial" w:hAnsi="Arial"/>
          <w:sz w:val="28"/>
          <w:lang w:val="es-CO"/>
        </w:rPr>
        <w:t>5.1.1</w:t>
      </w:r>
      <w:r w:rsidR="003C1C46" w:rsidRPr="00B90D45">
        <w:rPr>
          <w:rFonts w:ascii="Arial" w:hAnsi="Arial"/>
          <w:sz w:val="28"/>
          <w:lang w:val="es-CO"/>
        </w:rPr>
        <w:t>.5. Recursos</w:t>
      </w:r>
      <w:bookmarkEnd w:id="191"/>
    </w:p>
    <w:p w:rsidR="003C1C46" w:rsidRPr="00C00694" w:rsidRDefault="00C00694" w:rsidP="00860219">
      <w:pPr>
        <w:pStyle w:val="Ttulo4"/>
        <w:jc w:val="both"/>
        <w:rPr>
          <w:rFonts w:ascii="Arial" w:hAnsi="Arial"/>
          <w:sz w:val="28"/>
          <w:lang w:val="es-CO"/>
        </w:rPr>
      </w:pPr>
      <w:bookmarkStart w:id="192" w:name="_Toc334451531"/>
      <w:r w:rsidRPr="00595763">
        <w:rPr>
          <w:rFonts w:ascii="Arial" w:hAnsi="Arial"/>
          <w:sz w:val="28"/>
          <w:lang w:val="es-CO"/>
        </w:rPr>
        <w:t>5.1.1</w:t>
      </w:r>
      <w:r w:rsidR="003C1C46" w:rsidRPr="00B90D45">
        <w:rPr>
          <w:rFonts w:ascii="Arial" w:hAnsi="Arial"/>
          <w:sz w:val="28"/>
          <w:lang w:val="es-CO"/>
        </w:rPr>
        <w:t>.6. Producto de Trabajo</w:t>
      </w:r>
      <w:bookmarkEnd w:id="192"/>
    </w:p>
    <w:p w:rsidR="00D9745F" w:rsidRDefault="00D9745F" w:rsidP="00014AF3">
      <w:pPr>
        <w:pStyle w:val="Ttulo3"/>
        <w:jc w:val="both"/>
        <w:rPr>
          <w:rFonts w:ascii="Arial" w:hAnsi="Arial" w:cs="Arial"/>
          <w:sz w:val="28"/>
          <w:szCs w:val="28"/>
          <w:lang w:val="es-CO"/>
        </w:rPr>
      </w:pPr>
      <w:bookmarkStart w:id="193" w:name="_Toc333053709"/>
      <w:bookmarkStart w:id="194" w:name="_Toc334451289"/>
      <w:bookmarkStart w:id="195" w:name="_Toc334451532"/>
      <w:r w:rsidRPr="00595763">
        <w:rPr>
          <w:rFonts w:ascii="Arial" w:hAnsi="Arial"/>
          <w:sz w:val="28"/>
          <w:lang w:val="es-CO"/>
        </w:rPr>
        <w:t xml:space="preserve">5.1.2 </w:t>
      </w:r>
      <w:r w:rsidR="00B94CC9" w:rsidRPr="00595763">
        <w:rPr>
          <w:rFonts w:ascii="Arial" w:hAnsi="Arial"/>
          <w:sz w:val="28"/>
          <w:lang w:val="es-CO"/>
        </w:rPr>
        <w:t>Plan</w:t>
      </w:r>
      <w:bookmarkEnd w:id="193"/>
      <w:r w:rsidR="00B94CC9">
        <w:rPr>
          <w:rFonts w:ascii="Arial" w:hAnsi="Arial" w:cs="Arial"/>
          <w:sz w:val="28"/>
          <w:szCs w:val="28"/>
          <w:lang w:val="es-CO"/>
        </w:rPr>
        <w:t xml:space="preserve"> de Personal</w:t>
      </w:r>
      <w:bookmarkEnd w:id="194"/>
      <w:bookmarkEnd w:id="195"/>
    </w:p>
    <w:p w:rsidR="003C1C46" w:rsidRDefault="003C1C46" w:rsidP="003C1C46">
      <w:pPr>
        <w:pStyle w:val="Ttulo4"/>
        <w:rPr>
          <w:rFonts w:ascii="Arial" w:hAnsi="Arial"/>
          <w:sz w:val="28"/>
          <w:lang w:val="es-CO"/>
        </w:rPr>
      </w:pPr>
      <w:bookmarkStart w:id="196" w:name="_Toc334451533"/>
      <w:r w:rsidRPr="00595763">
        <w:rPr>
          <w:rFonts w:ascii="Arial" w:hAnsi="Arial"/>
          <w:sz w:val="28"/>
          <w:lang w:val="es-CO"/>
        </w:rPr>
        <w:t>5.1.</w:t>
      </w:r>
      <w:r w:rsidRPr="00B90D45">
        <w:rPr>
          <w:rFonts w:ascii="Arial" w:hAnsi="Arial"/>
          <w:sz w:val="28"/>
          <w:lang w:val="es-CO"/>
        </w:rPr>
        <w:t>2.1. Objetivos</w:t>
      </w:r>
      <w:bookmarkEnd w:id="196"/>
    </w:p>
    <w:p w:rsidR="00604DFB" w:rsidRPr="00604DFB" w:rsidRDefault="00604DFB" w:rsidP="00604DFB">
      <w:pPr>
        <w:pStyle w:val="Prrafodelista"/>
        <w:numPr>
          <w:ilvl w:val="0"/>
          <w:numId w:val="40"/>
        </w:numPr>
        <w:jc w:val="both"/>
        <w:rPr>
          <w:lang w:val="es-CO"/>
        </w:rPr>
      </w:pPr>
      <w:r w:rsidRPr="00604DFB">
        <w:rPr>
          <w:lang w:val="es-CO"/>
        </w:rPr>
        <w:t>Identificar y especificar las habilidades necesarias para el desarrollo de las Actividades.</w:t>
      </w:r>
    </w:p>
    <w:p w:rsidR="00604DFB" w:rsidRPr="00604DFB" w:rsidRDefault="00604DFB" w:rsidP="00604DFB">
      <w:pPr>
        <w:pStyle w:val="Prrafodelista"/>
        <w:numPr>
          <w:ilvl w:val="0"/>
          <w:numId w:val="40"/>
        </w:numPr>
        <w:jc w:val="both"/>
        <w:rPr>
          <w:lang w:val="es-CO"/>
        </w:rPr>
      </w:pPr>
      <w:r w:rsidRPr="00604DFB">
        <w:rPr>
          <w:lang w:val="es-CO"/>
        </w:rPr>
        <w:t>Identificar las habilidades técnicas con las que cuentan los integrantes del grupo</w:t>
      </w:r>
    </w:p>
    <w:p w:rsidR="00604DFB" w:rsidRPr="00604DFB" w:rsidRDefault="00604DFB" w:rsidP="00604DFB">
      <w:pPr>
        <w:pStyle w:val="Prrafodelista"/>
        <w:numPr>
          <w:ilvl w:val="0"/>
          <w:numId w:val="40"/>
        </w:numPr>
        <w:jc w:val="both"/>
        <w:rPr>
          <w:lang w:val="es-CO"/>
        </w:rPr>
      </w:pPr>
      <w:r w:rsidRPr="00604DFB">
        <w:rPr>
          <w:lang w:val="es-CO"/>
        </w:rPr>
        <w:t>Diferenciar el conjunto de habilidades requeridas para las actividades y su responsable según análisis de perfil y rol acorde a las mismas.</w:t>
      </w:r>
      <w:r w:rsidRPr="00604DFB">
        <w:rPr>
          <w:lang w:val="es-CO"/>
        </w:rPr>
        <w:tab/>
      </w:r>
    </w:p>
    <w:p w:rsidR="003C1C46" w:rsidRDefault="003C1C46" w:rsidP="003C1C46">
      <w:pPr>
        <w:pStyle w:val="Ttulo4"/>
        <w:rPr>
          <w:rFonts w:ascii="Arial" w:hAnsi="Arial"/>
          <w:sz w:val="28"/>
          <w:lang w:val="es-CO"/>
        </w:rPr>
      </w:pPr>
      <w:bookmarkStart w:id="197" w:name="_Toc334451534"/>
      <w:r w:rsidRPr="00595763">
        <w:rPr>
          <w:rFonts w:ascii="Arial" w:hAnsi="Arial"/>
          <w:sz w:val="28"/>
          <w:lang w:val="es-CO"/>
        </w:rPr>
        <w:t>5.</w:t>
      </w:r>
      <w:r w:rsidRPr="00B90D45">
        <w:rPr>
          <w:rFonts w:ascii="Arial" w:hAnsi="Arial"/>
          <w:sz w:val="28"/>
          <w:lang w:val="es-CO"/>
        </w:rPr>
        <w:t>1.2.2. Alcance</w:t>
      </w:r>
      <w:bookmarkEnd w:id="197"/>
    </w:p>
    <w:p w:rsidR="00604DFB" w:rsidRPr="00604DFB" w:rsidRDefault="00604DFB" w:rsidP="00604DFB">
      <w:pPr>
        <w:pStyle w:val="Prrafodelista"/>
        <w:numPr>
          <w:ilvl w:val="0"/>
          <w:numId w:val="42"/>
        </w:numPr>
        <w:jc w:val="both"/>
        <w:rPr>
          <w:lang w:val="es-CO"/>
        </w:rPr>
      </w:pPr>
      <w:r w:rsidRPr="00604DFB">
        <w:rPr>
          <w:lang w:val="es-CO"/>
        </w:rPr>
        <w:t>Identificación de las habilidades que se requieren para el desarrollo de cada actividad.</w:t>
      </w:r>
    </w:p>
    <w:p w:rsidR="00604DFB" w:rsidRPr="00604DFB" w:rsidRDefault="00604DFB" w:rsidP="00604DFB">
      <w:pPr>
        <w:pStyle w:val="Prrafodelista"/>
        <w:numPr>
          <w:ilvl w:val="0"/>
          <w:numId w:val="42"/>
        </w:numPr>
        <w:jc w:val="both"/>
        <w:rPr>
          <w:lang w:val="es-CO"/>
        </w:rPr>
      </w:pPr>
      <w:r w:rsidRPr="00604DFB">
        <w:rPr>
          <w:lang w:val="es-CO"/>
        </w:rPr>
        <w:t>Asignación de responsables a cada una de las actividades del proyecto.</w:t>
      </w:r>
    </w:p>
    <w:p w:rsidR="00604DFB" w:rsidRPr="00604DFB" w:rsidRDefault="00604DFB" w:rsidP="00604DFB">
      <w:pPr>
        <w:pStyle w:val="Prrafodelista"/>
        <w:numPr>
          <w:ilvl w:val="0"/>
          <w:numId w:val="42"/>
        </w:numPr>
        <w:jc w:val="both"/>
        <w:rPr>
          <w:lang w:val="es-CO"/>
        </w:rPr>
      </w:pPr>
      <w:r w:rsidRPr="00604DFB">
        <w:rPr>
          <w:lang w:val="es-CO"/>
        </w:rPr>
        <w:t>Realización del Calendario de las actividades por fase en el avance del proyecto.</w:t>
      </w:r>
    </w:p>
    <w:p w:rsidR="00604DFB" w:rsidRPr="00604DFB" w:rsidRDefault="00604DFB" w:rsidP="00604DFB">
      <w:pPr>
        <w:rPr>
          <w:lang w:val="es-CO"/>
        </w:rPr>
      </w:pPr>
    </w:p>
    <w:p w:rsidR="003C1C46" w:rsidRDefault="003C1C46" w:rsidP="003C1C46">
      <w:pPr>
        <w:pStyle w:val="Ttulo4"/>
        <w:rPr>
          <w:rFonts w:ascii="Arial" w:hAnsi="Arial"/>
          <w:sz w:val="28"/>
          <w:lang w:val="es-CO"/>
        </w:rPr>
      </w:pPr>
      <w:bookmarkStart w:id="198" w:name="_Toc334451535"/>
      <w:r w:rsidRPr="00595763">
        <w:rPr>
          <w:rFonts w:ascii="Arial" w:hAnsi="Arial"/>
          <w:sz w:val="28"/>
          <w:lang w:val="es-CO"/>
        </w:rPr>
        <w:lastRenderedPageBreak/>
        <w:t>5.</w:t>
      </w:r>
      <w:r w:rsidRPr="00B90D45">
        <w:rPr>
          <w:rFonts w:ascii="Arial" w:hAnsi="Arial"/>
          <w:sz w:val="28"/>
          <w:lang w:val="es-CO"/>
        </w:rPr>
        <w:t>1.2.3. Responsable</w:t>
      </w:r>
      <w:bookmarkEnd w:id="198"/>
    </w:p>
    <w:p w:rsidR="00604DFB" w:rsidRPr="00604DFB" w:rsidRDefault="00604DFB" w:rsidP="00604DFB">
      <w:pPr>
        <w:rPr>
          <w:lang w:val="es-CO"/>
        </w:rPr>
      </w:pPr>
      <w:r w:rsidRPr="00604DFB">
        <w:rPr>
          <w:noProof/>
          <w:lang w:val="es-CO" w:eastAsia="es-CO"/>
        </w:rPr>
        <w:drawing>
          <wp:inline distT="0" distB="0" distL="0" distR="0">
            <wp:extent cx="2570672" cy="1371600"/>
            <wp:effectExtent l="19050" t="0" r="77278" b="0"/>
            <wp:docPr id="2"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rsidR="003C1C46" w:rsidRDefault="003C1C46" w:rsidP="003C1C46">
      <w:pPr>
        <w:pStyle w:val="Ttulo4"/>
        <w:rPr>
          <w:rFonts w:ascii="Arial" w:hAnsi="Arial"/>
          <w:sz w:val="28"/>
          <w:lang w:val="es-CO"/>
        </w:rPr>
      </w:pPr>
      <w:bookmarkStart w:id="199" w:name="_Toc334451536"/>
      <w:r w:rsidRPr="00595763">
        <w:rPr>
          <w:rFonts w:ascii="Arial" w:hAnsi="Arial"/>
          <w:sz w:val="28"/>
          <w:lang w:val="es-CO"/>
        </w:rPr>
        <w:t>5.</w:t>
      </w:r>
      <w:r w:rsidRPr="00B90D45">
        <w:rPr>
          <w:rFonts w:ascii="Arial" w:hAnsi="Arial"/>
          <w:sz w:val="28"/>
          <w:lang w:val="es-CO"/>
        </w:rPr>
        <w:t>1.2.4. Desarrollo</w:t>
      </w:r>
      <w:bookmarkEnd w:id="199"/>
    </w:p>
    <w:p w:rsidR="00604DFB" w:rsidRPr="00604DFB" w:rsidRDefault="00604DFB" w:rsidP="00604DFB">
      <w:pPr>
        <w:jc w:val="both"/>
        <w:rPr>
          <w:lang w:val="es-CO"/>
        </w:rPr>
      </w:pPr>
      <w:r w:rsidRPr="00604DFB">
        <w:rPr>
          <w:lang w:val="es-CO"/>
        </w:rPr>
        <w:t xml:space="preserve">Debido a las restricciones impuestas por falta de presupuesto, no se contratara empleados, sin embargo para el desarrollo de las actividades los </w:t>
      </w:r>
      <w:r w:rsidRPr="00604DFB">
        <w:rPr>
          <w:i/>
          <w:iCs/>
          <w:lang w:val="es-CO"/>
        </w:rPr>
        <w:t xml:space="preserve">“cambios” </w:t>
      </w:r>
      <w:r w:rsidRPr="00604DFB">
        <w:rPr>
          <w:lang w:val="es-CO"/>
        </w:rPr>
        <w:t>de personal se harán a través de transferencia interna de los integrantes del grupo. Además durante el desarrollo se monitoreara el r</w:t>
      </w:r>
      <w:commentRangeStart w:id="200"/>
      <w:r w:rsidRPr="00604DFB">
        <w:rPr>
          <w:lang w:val="es-CO"/>
        </w:rPr>
        <w:commentReference w:id="200"/>
      </w:r>
      <w:commentRangeEnd w:id="200"/>
      <w:r w:rsidRPr="00604DFB">
        <w:rPr>
          <w:lang w:val="es-CO"/>
        </w:rPr>
        <w:t xml:space="preserve">iesgo asociado a la transferencia interna de los integrantes y las habilidades de cada uno, </w:t>
      </w:r>
      <w:commentRangeStart w:id="201"/>
      <w:r w:rsidRPr="00604DFB">
        <w:rPr>
          <w:lang w:val="es-CO"/>
        </w:rPr>
        <w:commentReference w:id="201"/>
      </w:r>
      <w:commentRangeEnd w:id="201"/>
      <w:r w:rsidRPr="00604DFB">
        <w:rPr>
          <w:lang w:val="es-CO"/>
        </w:rPr>
        <w:t>mas aun asumido por el plan de entrenamiento del personal.</w:t>
      </w:r>
    </w:p>
    <w:p w:rsidR="003C1C46" w:rsidRDefault="003C1C46" w:rsidP="003C1C46">
      <w:pPr>
        <w:pStyle w:val="Ttulo4"/>
        <w:rPr>
          <w:rFonts w:ascii="Arial" w:hAnsi="Arial"/>
          <w:sz w:val="28"/>
          <w:lang w:val="es-CO"/>
        </w:rPr>
      </w:pPr>
      <w:bookmarkStart w:id="202" w:name="_Toc334451537"/>
      <w:r w:rsidRPr="00595763">
        <w:rPr>
          <w:rFonts w:ascii="Arial" w:hAnsi="Arial"/>
          <w:sz w:val="28"/>
          <w:lang w:val="es-CO"/>
        </w:rPr>
        <w:t>5.</w:t>
      </w:r>
      <w:r w:rsidRPr="00B90D45">
        <w:rPr>
          <w:rFonts w:ascii="Arial" w:hAnsi="Arial"/>
          <w:sz w:val="28"/>
          <w:lang w:val="es-CO"/>
        </w:rPr>
        <w:t>1.2.5. Recursos</w:t>
      </w:r>
      <w:bookmarkEnd w:id="202"/>
    </w:p>
    <w:p w:rsidR="00604DFB" w:rsidRPr="00604DFB" w:rsidRDefault="00604DFB" w:rsidP="00604DFB">
      <w:pPr>
        <w:rPr>
          <w:lang w:val="es-CO"/>
        </w:rPr>
      </w:pPr>
      <w:r w:rsidRPr="00604DFB">
        <w:rPr>
          <w:noProof/>
          <w:lang w:val="es-CO" w:eastAsia="es-CO"/>
        </w:rPr>
        <w:drawing>
          <wp:inline distT="0" distB="0" distL="0" distR="0">
            <wp:extent cx="4051005" cy="2466754"/>
            <wp:effectExtent l="0" t="0" r="6645" b="0"/>
            <wp:docPr id="11"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rsidR="003C1C46" w:rsidRDefault="003C1C46" w:rsidP="003C1C46">
      <w:pPr>
        <w:pStyle w:val="Ttulo4"/>
        <w:rPr>
          <w:rFonts w:ascii="Arial" w:hAnsi="Arial"/>
          <w:sz w:val="28"/>
          <w:lang w:val="es-CO"/>
        </w:rPr>
      </w:pPr>
      <w:bookmarkStart w:id="203" w:name="_Toc334451538"/>
      <w:r w:rsidRPr="00595763">
        <w:rPr>
          <w:rFonts w:ascii="Arial" w:hAnsi="Arial"/>
          <w:sz w:val="28"/>
          <w:lang w:val="es-CO"/>
        </w:rPr>
        <w:lastRenderedPageBreak/>
        <w:t>5.</w:t>
      </w:r>
      <w:r w:rsidRPr="00B90D45">
        <w:rPr>
          <w:rFonts w:ascii="Arial" w:hAnsi="Arial"/>
          <w:sz w:val="28"/>
          <w:lang w:val="es-CO"/>
        </w:rPr>
        <w:t>1.2.6. Producto de Trabajo</w:t>
      </w:r>
      <w:bookmarkEnd w:id="203"/>
    </w:p>
    <w:p w:rsidR="009B661D" w:rsidRPr="009B661D" w:rsidRDefault="009B661D" w:rsidP="009B661D">
      <w:pPr>
        <w:rPr>
          <w:lang w:val="es-CO"/>
        </w:rPr>
      </w:pPr>
      <w:r w:rsidRPr="009B661D">
        <w:rPr>
          <w:noProof/>
          <w:lang w:val="es-CO" w:eastAsia="es-CO"/>
        </w:rPr>
        <w:drawing>
          <wp:inline distT="0" distB="0" distL="0" distR="0">
            <wp:extent cx="4051005" cy="2466754"/>
            <wp:effectExtent l="19050" t="0" r="6645" b="0"/>
            <wp:docPr id="12"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rsidR="00D9745F" w:rsidRDefault="00D9745F" w:rsidP="00014AF3">
      <w:pPr>
        <w:pStyle w:val="Ttulo3"/>
        <w:jc w:val="both"/>
        <w:rPr>
          <w:rFonts w:ascii="Arial" w:hAnsi="Arial"/>
          <w:sz w:val="28"/>
          <w:lang w:val="es-CO"/>
        </w:rPr>
      </w:pPr>
      <w:bookmarkStart w:id="204" w:name="_Toc334451290"/>
      <w:bookmarkStart w:id="205" w:name="_Toc334451539"/>
      <w:r w:rsidRPr="00D53C37">
        <w:rPr>
          <w:rFonts w:ascii="Arial" w:hAnsi="Arial"/>
          <w:sz w:val="28"/>
          <w:lang w:val="es-CO"/>
        </w:rPr>
        <w:t>5.1.</w:t>
      </w:r>
      <w:commentRangeStart w:id="206"/>
      <w:r w:rsidRPr="00D53C37">
        <w:rPr>
          <w:rFonts w:ascii="Arial" w:hAnsi="Arial"/>
          <w:sz w:val="28"/>
          <w:lang w:val="es-CO"/>
        </w:rPr>
        <w:t xml:space="preserve">4 </w:t>
      </w:r>
      <w:r w:rsidR="000F128A" w:rsidRPr="00215A9C">
        <w:rPr>
          <w:rFonts w:ascii="Arial" w:hAnsi="Arial"/>
          <w:sz w:val="28"/>
          <w:lang w:val="es-CO"/>
        </w:rPr>
        <w:t>Plan de Entrenamiento del</w:t>
      </w:r>
      <w:r w:rsidR="00DD04A7" w:rsidRPr="00215A9C">
        <w:rPr>
          <w:rFonts w:ascii="Arial" w:hAnsi="Arial"/>
          <w:sz w:val="28"/>
          <w:lang w:val="es-CO"/>
        </w:rPr>
        <w:t xml:space="preserve"> Personal</w:t>
      </w:r>
      <w:bookmarkEnd w:id="204"/>
      <w:bookmarkEnd w:id="205"/>
      <w:commentRangeEnd w:id="206"/>
      <w:r w:rsidR="00E50B24">
        <w:rPr>
          <w:rStyle w:val="Refdecomentario"/>
          <w:rFonts w:asciiTheme="minorHAnsi" w:eastAsiaTheme="minorHAnsi" w:hAnsiTheme="minorHAnsi" w:cstheme="minorBidi"/>
          <w:b w:val="0"/>
          <w:bCs w:val="0"/>
          <w:color w:val="auto"/>
        </w:rPr>
        <w:commentReference w:id="206"/>
      </w:r>
    </w:p>
    <w:p w:rsidR="00AD19F5" w:rsidRPr="00AD19F5" w:rsidRDefault="00AD19F5" w:rsidP="00AD19F5">
      <w:pPr>
        <w:jc w:val="both"/>
        <w:rPr>
          <w:lang w:val="es-CO"/>
        </w:rPr>
      </w:pPr>
      <w:r w:rsidRPr="00AD19F5">
        <w:rPr>
          <w:lang w:val="es-CO"/>
        </w:rPr>
        <w:t>El proceso de entrenamiento propuesto para el grupo de ingeniería de software se basa en dos ejes principales. Primero, el entrenamiento de los integrantes en las herramientas de uso del repositorio GIT; Segundo, el uso de los diferentes entornos de desarrollo (</w:t>
      </w:r>
      <w:proofErr w:type="spellStart"/>
      <w:r w:rsidRPr="00AD19F5">
        <w:rPr>
          <w:lang w:val="es-CO"/>
        </w:rPr>
        <w:t>IDEs</w:t>
      </w:r>
      <w:proofErr w:type="spellEnd"/>
      <w:r w:rsidRPr="00AD19F5">
        <w:rPr>
          <w:lang w:val="es-CO"/>
        </w:rPr>
        <w:t xml:space="preserve">), lenguajes de programación, </w:t>
      </w:r>
      <w:proofErr w:type="spellStart"/>
      <w:r w:rsidRPr="00AD19F5">
        <w:rPr>
          <w:lang w:val="es-CO"/>
        </w:rPr>
        <w:t>frameworks</w:t>
      </w:r>
      <w:proofErr w:type="spellEnd"/>
      <w:r w:rsidRPr="00AD19F5">
        <w:rPr>
          <w:lang w:val="es-CO"/>
        </w:rPr>
        <w:t xml:space="preserve"> a utilizar y herramientas adicionales de productividad.</w:t>
      </w:r>
    </w:p>
    <w:p w:rsidR="001842CA" w:rsidRPr="001842CA" w:rsidRDefault="003C1C46" w:rsidP="001842CA">
      <w:pPr>
        <w:pStyle w:val="Ttulo4"/>
        <w:rPr>
          <w:rFonts w:ascii="Arial" w:hAnsi="Arial"/>
          <w:sz w:val="28"/>
          <w:lang w:val="es-CO"/>
        </w:rPr>
      </w:pPr>
      <w:bookmarkStart w:id="207" w:name="_Toc334451540"/>
      <w:r w:rsidRPr="00D53C37">
        <w:rPr>
          <w:rFonts w:ascii="Arial" w:hAnsi="Arial"/>
          <w:sz w:val="28"/>
          <w:lang w:val="es-CO"/>
        </w:rPr>
        <w:t>5.1.</w:t>
      </w:r>
      <w:r>
        <w:rPr>
          <w:rFonts w:ascii="Arial" w:hAnsi="Arial"/>
          <w:sz w:val="28"/>
          <w:lang w:val="es-CO"/>
        </w:rPr>
        <w:t>4.</w:t>
      </w:r>
      <w:r w:rsidRPr="00B90D45">
        <w:rPr>
          <w:rFonts w:ascii="Arial" w:hAnsi="Arial"/>
          <w:sz w:val="28"/>
          <w:lang w:val="es-CO"/>
        </w:rPr>
        <w:t>1. Objetivos</w:t>
      </w:r>
      <w:bookmarkEnd w:id="207"/>
    </w:p>
    <w:p w:rsidR="003C1C46" w:rsidRPr="00B90D45" w:rsidRDefault="003C1C46" w:rsidP="003C1C46">
      <w:pPr>
        <w:pStyle w:val="Ttulo4"/>
        <w:rPr>
          <w:rFonts w:ascii="Arial" w:hAnsi="Arial"/>
          <w:sz w:val="28"/>
          <w:lang w:val="es-CO"/>
        </w:rPr>
      </w:pPr>
      <w:bookmarkStart w:id="208" w:name="_Toc334451541"/>
      <w:r w:rsidRPr="00D53C37">
        <w:rPr>
          <w:rFonts w:ascii="Arial" w:hAnsi="Arial"/>
          <w:sz w:val="28"/>
          <w:lang w:val="es-CO"/>
        </w:rPr>
        <w:t>5.1.</w:t>
      </w:r>
      <w:r>
        <w:rPr>
          <w:rFonts w:ascii="Arial" w:hAnsi="Arial"/>
          <w:sz w:val="28"/>
          <w:lang w:val="es-CO"/>
        </w:rPr>
        <w:t>4.</w:t>
      </w:r>
      <w:r w:rsidRPr="00B90D45">
        <w:rPr>
          <w:rFonts w:ascii="Arial" w:hAnsi="Arial"/>
          <w:sz w:val="28"/>
          <w:lang w:val="es-CO"/>
        </w:rPr>
        <w:t>2. Alcance</w:t>
      </w:r>
      <w:bookmarkEnd w:id="208"/>
    </w:p>
    <w:p w:rsidR="003C1C46" w:rsidRPr="00B90D45" w:rsidRDefault="003C1C46" w:rsidP="003C1C46">
      <w:pPr>
        <w:pStyle w:val="Ttulo4"/>
        <w:rPr>
          <w:rFonts w:ascii="Arial" w:hAnsi="Arial"/>
          <w:sz w:val="28"/>
          <w:lang w:val="es-CO"/>
        </w:rPr>
      </w:pPr>
      <w:bookmarkStart w:id="209" w:name="_Toc334451542"/>
      <w:r w:rsidRPr="00D53C37">
        <w:rPr>
          <w:rFonts w:ascii="Arial" w:hAnsi="Arial"/>
          <w:sz w:val="28"/>
          <w:lang w:val="es-CO"/>
        </w:rPr>
        <w:t>5.1.</w:t>
      </w:r>
      <w:r>
        <w:rPr>
          <w:rFonts w:ascii="Arial" w:hAnsi="Arial"/>
          <w:sz w:val="28"/>
          <w:lang w:val="es-CO"/>
        </w:rPr>
        <w:t>4.</w:t>
      </w:r>
      <w:r w:rsidRPr="00B90D45">
        <w:rPr>
          <w:rFonts w:ascii="Arial" w:hAnsi="Arial"/>
          <w:sz w:val="28"/>
          <w:lang w:val="es-CO"/>
        </w:rPr>
        <w:t>3. Responsable</w:t>
      </w:r>
      <w:bookmarkEnd w:id="209"/>
    </w:p>
    <w:p w:rsidR="003C1C46" w:rsidRDefault="003C1C46" w:rsidP="003C1C46">
      <w:pPr>
        <w:pStyle w:val="Ttulo4"/>
        <w:rPr>
          <w:rFonts w:ascii="Arial" w:hAnsi="Arial"/>
          <w:sz w:val="28"/>
          <w:lang w:val="es-CO"/>
        </w:rPr>
      </w:pPr>
      <w:bookmarkStart w:id="210" w:name="_Toc334451543"/>
      <w:r w:rsidRPr="00D53C37">
        <w:rPr>
          <w:rFonts w:ascii="Arial" w:hAnsi="Arial"/>
          <w:sz w:val="28"/>
          <w:lang w:val="es-CO"/>
        </w:rPr>
        <w:t>5.1.</w:t>
      </w:r>
      <w:r>
        <w:rPr>
          <w:rFonts w:ascii="Arial" w:hAnsi="Arial"/>
          <w:sz w:val="28"/>
          <w:lang w:val="es-CO"/>
        </w:rPr>
        <w:t>4.</w:t>
      </w:r>
      <w:r w:rsidRPr="00B90D45">
        <w:rPr>
          <w:rFonts w:ascii="Arial" w:hAnsi="Arial"/>
          <w:sz w:val="28"/>
          <w:lang w:val="es-CO"/>
        </w:rPr>
        <w:t>4. Desarrollo</w:t>
      </w:r>
      <w:bookmarkEnd w:id="210"/>
    </w:p>
    <w:p w:rsidR="001842CA" w:rsidRDefault="001842CA" w:rsidP="006E1A25">
      <w:pPr>
        <w:pStyle w:val="Heading2"/>
        <w:numPr>
          <w:ilvl w:val="0"/>
          <w:numId w:val="47"/>
        </w:numPr>
        <w:jc w:val="both"/>
      </w:pPr>
      <w:r>
        <w:rPr>
          <w:rFonts w:ascii="Arial" w:hAnsi="Arial" w:cs="Arial"/>
        </w:rPr>
        <w:t>Definición de Necesidades de Entrenamiento</w:t>
      </w:r>
    </w:p>
    <w:p w:rsidR="001842CA" w:rsidRDefault="001842CA" w:rsidP="001842CA">
      <w:pPr>
        <w:jc w:val="both"/>
      </w:pPr>
      <w:r>
        <w:t xml:space="preserve">Las necesidades de entrenamiento del grupo de ingeniería de software, se determinaron a través de una serie de encuestas, dirigidas a los integrantes del proyecto con preguntas puntuales acerca de las tecnologías en las cuales se pensaron para el desarrollo del mismo, esto con el fin de reflejar el estado actual de las </w:t>
      </w:r>
      <w:r>
        <w:rPr>
          <w:i/>
        </w:rPr>
        <w:t>“Competencias</w:t>
      </w:r>
      <w:r>
        <w:t>” que posee el grupo.</w:t>
      </w:r>
    </w:p>
    <w:p w:rsidR="001842CA" w:rsidRDefault="001842CA" w:rsidP="001842CA">
      <w:pPr>
        <w:jc w:val="both"/>
      </w:pPr>
      <w:r>
        <w:t xml:space="preserve">Las preguntas que se realizaron al grupo de trabajo y el análisis de los resultados se encuentran en el </w:t>
      </w:r>
      <w:r>
        <w:commentReference w:id="211"/>
      </w:r>
      <w:hyperlink r:id="rId56" w:history="1">
        <w:r w:rsidRPr="0024388C">
          <w:rPr>
            <w:rStyle w:val="Hipervnculo"/>
          </w:rPr>
          <w:t>documento</w:t>
        </w:r>
        <w:r w:rsidRPr="0024388C">
          <w:rPr>
            <w:rStyle w:val="Hipervnculo"/>
          </w:rPr>
          <w:commentReference w:id="212"/>
        </w:r>
      </w:hyperlink>
    </w:p>
    <w:p w:rsidR="001842CA" w:rsidRDefault="001842CA" w:rsidP="001842CA">
      <w:pPr>
        <w:jc w:val="both"/>
      </w:pPr>
      <w:r>
        <w:t xml:space="preserve">Debido a los resultados que arrojó el anterior sondeo, se debió generar el presente plan en el cual se definen puntualmente los ejes temáticos por los cuales se van a regir los </w:t>
      </w:r>
      <w:r>
        <w:lastRenderedPageBreak/>
        <w:t>entrenamientos del grupo, esto como medida preventiva abordada desde ya para la fase de desarrollo e implementación del proyecto.</w:t>
      </w:r>
    </w:p>
    <w:p w:rsidR="001842CA" w:rsidRDefault="001842CA" w:rsidP="001842CA">
      <w:pPr>
        <w:pStyle w:val="Heading2"/>
        <w:jc w:val="both"/>
      </w:pPr>
      <w:r w:rsidRPr="004B76CE">
        <w:rPr>
          <w:rFonts w:ascii="Arial" w:hAnsi="Arial"/>
          <w:sz w:val="28"/>
          <w:szCs w:val="28"/>
        </w:rPr>
        <w:t>5.1.4.4</w:t>
      </w:r>
      <w:r w:rsidRPr="004B76CE">
        <w:rPr>
          <w:rFonts w:ascii="Arial" w:hAnsi="Arial" w:cs="Arial"/>
          <w:sz w:val="28"/>
          <w:szCs w:val="28"/>
        </w:rPr>
        <w:t>.2.</w:t>
      </w:r>
      <w:r>
        <w:rPr>
          <w:rFonts w:ascii="Arial" w:hAnsi="Arial" w:cs="Arial"/>
        </w:rPr>
        <w:t xml:space="preserve"> Diseño y Planificación del Entrenamiento</w:t>
      </w:r>
    </w:p>
    <w:p w:rsidR="001842CA" w:rsidRDefault="001842CA" w:rsidP="004B76CE">
      <w:pPr>
        <w:pStyle w:val="Heading3"/>
        <w:numPr>
          <w:ilvl w:val="0"/>
          <w:numId w:val="45"/>
        </w:numPr>
        <w:jc w:val="both"/>
      </w:pPr>
      <w:bookmarkStart w:id="213" w:name="__RefHeading__2675_287308769"/>
      <w:bookmarkEnd w:id="213"/>
      <w:r>
        <w:rPr>
          <w:rFonts w:ascii="Arial" w:hAnsi="Arial" w:cs="Arial"/>
        </w:rPr>
        <w:t>Especificación Plan de Entrenamiento</w:t>
      </w:r>
    </w:p>
    <w:p w:rsidR="001842CA" w:rsidRDefault="001842CA" w:rsidP="001842CA">
      <w:pPr>
        <w:jc w:val="both"/>
      </w:pPr>
      <w:r>
        <w:rPr>
          <w:rFonts w:ascii="Arial" w:hAnsi="Arial" w:cs="Arial"/>
        </w:rPr>
        <w:t>A través de la especificación del plan de entrenamiento, se pone en claro las necesidades de la organización, cual requerimiento de entrenamiento, los objetivos con los cuales se dictará el entrenamiento y cuáles son las metas que se esperan alcanzar una vez realizado el entrenamiento pertinente.</w:t>
      </w:r>
    </w:p>
    <w:p w:rsidR="001842CA" w:rsidRDefault="001842CA" w:rsidP="001842CA">
      <w:pPr>
        <w:jc w:val="both"/>
      </w:pPr>
      <w:r>
        <w:rPr>
          <w:rFonts w:ascii="Arial" w:hAnsi="Arial" w:cs="Arial"/>
        </w:rPr>
        <w:t xml:space="preserve">Esta especificación del entrenamiento se ve reflejada en la </w:t>
      </w:r>
      <w:hyperlink r:id="rId57" w:history="1">
        <w:r w:rsidRPr="0024388C">
          <w:rPr>
            <w:rStyle w:val="Hipervnculo"/>
            <w:rFonts w:ascii="Arial" w:hAnsi="Arial" w:cs="Arial"/>
          </w:rPr>
          <w:t>plantilla</w:t>
        </w:r>
      </w:hyperlink>
      <w:r>
        <w:rPr>
          <w:rFonts w:ascii="Arial" w:hAnsi="Arial" w:cs="Arial"/>
        </w:rPr>
        <w:t xml:space="preserve"> para la realización de cada sesión, curso o taller que se dicte a los integrantes del equipo de trabajo.</w:t>
      </w:r>
      <w:r>
        <w:commentReference w:id="214"/>
      </w:r>
    </w:p>
    <w:p w:rsidR="001842CA" w:rsidRDefault="001842CA" w:rsidP="004B76CE">
      <w:pPr>
        <w:pStyle w:val="Heading3"/>
        <w:numPr>
          <w:ilvl w:val="0"/>
          <w:numId w:val="45"/>
        </w:numPr>
        <w:jc w:val="both"/>
      </w:pPr>
      <w:bookmarkStart w:id="215" w:name="__RefHeading__2677_287308769"/>
      <w:bookmarkStart w:id="216" w:name="__RefHeading__2679_287308769"/>
      <w:bookmarkEnd w:id="215"/>
      <w:bookmarkEnd w:id="216"/>
      <w:r>
        <w:rPr>
          <w:rFonts w:ascii="Arial" w:hAnsi="Arial" w:cs="Arial"/>
        </w:rPr>
        <w:t>Apoyo Pre- Entrenamiento</w:t>
      </w:r>
    </w:p>
    <w:p w:rsidR="004B76CE" w:rsidRDefault="001842CA" w:rsidP="004B76CE">
      <w:pPr>
        <w:jc w:val="both"/>
        <w:rPr>
          <w:rFonts w:ascii="Arial" w:hAnsi="Arial" w:cs="Arial"/>
        </w:rPr>
      </w:pPr>
      <w:r>
        <w:rPr>
          <w:rFonts w:ascii="Arial" w:hAnsi="Arial" w:cs="Arial"/>
        </w:rPr>
        <w:t xml:space="preserve">En la etapa de apoyo al entrenamiento lo que se realiza es una serie de actividades que permiten que el entrenador del equipo tenga un panorama completo acerca de las competencias de cada uno de los integrantes del grupo, hay que tener en cuenta que para cada entrenamiento existen una serie de "brechas" las cuales deberán irse “cerrando”, estas brechas son las que pierdan el trabajo por parte del entrenador hacia el grupo de trabajo. Esto se puede evidenciar en la </w:t>
      </w:r>
      <w:hyperlink r:id="rId58" w:history="1">
        <w:r w:rsidRPr="0024388C">
          <w:rPr>
            <w:rStyle w:val="Hipervnculo"/>
            <w:rFonts w:ascii="Arial" w:hAnsi="Arial" w:cs="Arial"/>
          </w:rPr>
          <w:t>plantilla</w:t>
        </w:r>
      </w:hyperlink>
      <w:r>
        <w:rPr>
          <w:rFonts w:ascii="Arial" w:hAnsi="Arial" w:cs="Arial"/>
        </w:rPr>
        <w:t xml:space="preserve"> de entrenamiento en la sección de requerimiento del entrenamiento. </w:t>
      </w:r>
      <w:r>
        <w:commentReference w:id="217"/>
      </w:r>
      <w:bookmarkStart w:id="218" w:name="__RefHeading__2681_287308769"/>
      <w:bookmarkEnd w:id="218"/>
    </w:p>
    <w:p w:rsidR="004B76CE" w:rsidRPr="004B76CE" w:rsidRDefault="001842CA" w:rsidP="004B76CE">
      <w:pPr>
        <w:pStyle w:val="Heading3"/>
        <w:numPr>
          <w:ilvl w:val="0"/>
          <w:numId w:val="45"/>
        </w:numPr>
        <w:jc w:val="both"/>
        <w:rPr>
          <w:rFonts w:ascii="Arial" w:hAnsi="Arial" w:cs="Arial"/>
        </w:rPr>
      </w:pPr>
      <w:r>
        <w:rPr>
          <w:rFonts w:ascii="Arial" w:hAnsi="Arial" w:cs="Arial"/>
        </w:rPr>
        <w:t>Soporte Durante el Entrenamiento</w:t>
      </w:r>
    </w:p>
    <w:p w:rsidR="001842CA" w:rsidRDefault="001842CA" w:rsidP="001842CA">
      <w:pPr>
        <w:jc w:val="both"/>
      </w:pPr>
      <w:r>
        <w:rPr>
          <w:rFonts w:ascii="Arial" w:hAnsi="Arial" w:cs="Arial"/>
        </w:rPr>
        <w:t xml:space="preserve">Proveer las herramientas que se utilizaran durante el desarrollo de cada entrenamiento, tales como el software para el desarrollo del taller(ej. </w:t>
      </w:r>
      <w:proofErr w:type="spellStart"/>
      <w:r>
        <w:rPr>
          <w:rFonts w:ascii="Arial" w:hAnsi="Arial" w:cs="Arial"/>
        </w:rPr>
        <w:t>Unity</w:t>
      </w:r>
      <w:proofErr w:type="spellEnd"/>
      <w:r>
        <w:rPr>
          <w:rFonts w:ascii="Arial" w:hAnsi="Arial" w:cs="Arial"/>
        </w:rPr>
        <w:t>).</w:t>
      </w:r>
    </w:p>
    <w:p w:rsidR="001842CA" w:rsidRDefault="001842CA" w:rsidP="004B76CE">
      <w:pPr>
        <w:pStyle w:val="Heading3"/>
        <w:numPr>
          <w:ilvl w:val="0"/>
          <w:numId w:val="45"/>
        </w:numPr>
        <w:jc w:val="both"/>
      </w:pPr>
      <w:bookmarkStart w:id="219" w:name="__RefHeading__2683_287308769"/>
      <w:bookmarkEnd w:id="219"/>
      <w:r>
        <w:rPr>
          <w:rFonts w:ascii="Arial" w:hAnsi="Arial" w:cs="Arial"/>
        </w:rPr>
        <w:t>Confirmación Posterior al Entrenamiento</w:t>
      </w:r>
    </w:p>
    <w:p w:rsidR="001842CA" w:rsidRPr="001842CA" w:rsidRDefault="001842CA" w:rsidP="001842CA">
      <w:pPr>
        <w:jc w:val="both"/>
      </w:pPr>
      <w:r>
        <w:rPr>
          <w:rFonts w:ascii="Arial" w:hAnsi="Arial" w:cs="Arial"/>
        </w:rPr>
        <w:t>En esta fase posterior al entrenamiento, lo que se realiza es la retroalimentación del proceso que se vivió en el entrenamiento, esto quiere decir revisar cuales objetivos se alcanzaron, cuales faltaron y en qué estado de desarrollo de habilidades se encuentra el equipo de trabajo. Para esto se diligencia el formato pertinente</w:t>
      </w:r>
      <w:r>
        <w:commentReference w:id="220"/>
      </w:r>
      <w:r>
        <w:rPr>
          <w:rFonts w:ascii="Arial" w:hAnsi="Arial" w:cs="Arial"/>
        </w:rPr>
        <w:t>.</w:t>
      </w:r>
    </w:p>
    <w:p w:rsidR="003C1C46" w:rsidRDefault="003C1C46" w:rsidP="003C1C46">
      <w:pPr>
        <w:pStyle w:val="Ttulo4"/>
        <w:rPr>
          <w:rFonts w:ascii="Arial" w:hAnsi="Arial"/>
          <w:sz w:val="28"/>
          <w:lang w:val="es-CO"/>
        </w:rPr>
      </w:pPr>
      <w:bookmarkStart w:id="221" w:name="_Toc334451544"/>
      <w:r w:rsidRPr="00D53C37">
        <w:rPr>
          <w:rFonts w:ascii="Arial" w:hAnsi="Arial"/>
          <w:sz w:val="28"/>
          <w:lang w:val="es-CO"/>
        </w:rPr>
        <w:lastRenderedPageBreak/>
        <w:t>5.1.</w:t>
      </w:r>
      <w:r>
        <w:rPr>
          <w:rFonts w:ascii="Arial" w:hAnsi="Arial"/>
          <w:sz w:val="28"/>
          <w:lang w:val="es-CO"/>
        </w:rPr>
        <w:t>4.</w:t>
      </w:r>
      <w:r w:rsidRPr="00B90D45">
        <w:rPr>
          <w:rFonts w:ascii="Arial" w:hAnsi="Arial"/>
          <w:sz w:val="28"/>
          <w:lang w:val="es-CO"/>
        </w:rPr>
        <w:t>5. Recursos</w:t>
      </w:r>
      <w:bookmarkEnd w:id="221"/>
    </w:p>
    <w:p w:rsidR="004B76CE" w:rsidRPr="004B76CE" w:rsidRDefault="0024388C" w:rsidP="004B76CE">
      <w:pPr>
        <w:rPr>
          <w:lang w:val="es-CO"/>
        </w:rPr>
      </w:pPr>
      <w:r w:rsidRPr="0024388C">
        <w:rPr>
          <w:noProof/>
          <w:lang w:val="es-CO" w:eastAsia="es-CO"/>
        </w:rPr>
        <w:drawing>
          <wp:inline distT="0" distB="0" distL="0" distR="0">
            <wp:extent cx="4046888" cy="2125683"/>
            <wp:effectExtent l="19050" t="0" r="67912" b="0"/>
            <wp:docPr id="13"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inline>
        </w:drawing>
      </w:r>
    </w:p>
    <w:p w:rsidR="003C1C46" w:rsidRDefault="003C1C46" w:rsidP="003C1C46">
      <w:pPr>
        <w:pStyle w:val="Ttulo4"/>
        <w:jc w:val="both"/>
        <w:rPr>
          <w:rFonts w:ascii="Arial" w:hAnsi="Arial"/>
          <w:sz w:val="28"/>
          <w:lang w:val="es-CO"/>
        </w:rPr>
      </w:pPr>
      <w:bookmarkStart w:id="222" w:name="_Toc334451545"/>
      <w:r w:rsidRPr="00D53C37">
        <w:rPr>
          <w:rFonts w:ascii="Arial" w:hAnsi="Arial"/>
          <w:sz w:val="28"/>
          <w:lang w:val="es-CO"/>
        </w:rPr>
        <w:t>5.1.</w:t>
      </w:r>
      <w:r>
        <w:rPr>
          <w:rFonts w:ascii="Arial" w:hAnsi="Arial"/>
          <w:sz w:val="28"/>
          <w:lang w:val="es-CO"/>
        </w:rPr>
        <w:t>4.</w:t>
      </w:r>
      <w:r w:rsidRPr="00B90D45">
        <w:rPr>
          <w:rFonts w:ascii="Arial" w:hAnsi="Arial"/>
          <w:sz w:val="28"/>
          <w:lang w:val="es-CO"/>
        </w:rPr>
        <w:t>6. Producto de Trabajo</w:t>
      </w:r>
      <w:bookmarkEnd w:id="222"/>
    </w:p>
    <w:p w:rsidR="004B76CE" w:rsidRPr="004B76CE" w:rsidRDefault="00FF23CE" w:rsidP="004B76CE">
      <w:pPr>
        <w:rPr>
          <w:lang w:val="es-CO"/>
        </w:rPr>
      </w:pPr>
      <w:r w:rsidRPr="00FF23CE">
        <w:rPr>
          <w:noProof/>
          <w:lang w:val="es-CO" w:eastAsia="es-CO"/>
        </w:rPr>
        <w:drawing>
          <wp:inline distT="0" distB="0" distL="0" distR="0">
            <wp:extent cx="4063588" cy="1294410"/>
            <wp:effectExtent l="19050" t="0" r="51212" b="0"/>
            <wp:docPr id="17"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rsidR="00B4525D" w:rsidRDefault="00D9745F" w:rsidP="00014AF3">
      <w:pPr>
        <w:pStyle w:val="Ttulo2"/>
        <w:jc w:val="both"/>
        <w:rPr>
          <w:lang w:val="es-CO"/>
        </w:rPr>
      </w:pPr>
      <w:bookmarkStart w:id="223" w:name="_Toc334451291"/>
      <w:bookmarkStart w:id="224" w:name="_Toc334451546"/>
      <w:r w:rsidRPr="00D53C37">
        <w:rPr>
          <w:rFonts w:ascii="Arial" w:hAnsi="Arial" w:cs="Arial"/>
          <w:sz w:val="28"/>
          <w:szCs w:val="28"/>
          <w:lang w:val="es-CO"/>
        </w:rPr>
        <w:t>5.2</w:t>
      </w:r>
      <w:r w:rsidR="004D4489">
        <w:rPr>
          <w:rFonts w:ascii="Arial" w:hAnsi="Arial" w:cs="Arial"/>
          <w:sz w:val="28"/>
          <w:szCs w:val="28"/>
          <w:lang w:val="es-CO"/>
        </w:rPr>
        <w:t xml:space="preserve"> Planes de Trabajo del Proyecto</w:t>
      </w:r>
      <w:bookmarkEnd w:id="223"/>
      <w:bookmarkEnd w:id="224"/>
    </w:p>
    <w:p w:rsidR="008A4941" w:rsidRPr="00D0041B" w:rsidRDefault="008A4941" w:rsidP="00D0041B">
      <w:pPr>
        <w:pStyle w:val="Ttulo3"/>
        <w:jc w:val="both"/>
        <w:rPr>
          <w:rFonts w:ascii="Arial" w:hAnsi="Arial" w:cs="Arial"/>
          <w:sz w:val="28"/>
          <w:szCs w:val="28"/>
          <w:lang w:val="es-CO"/>
        </w:rPr>
      </w:pPr>
      <w:bookmarkStart w:id="225" w:name="_5.2.1._Actividades_de"/>
      <w:bookmarkStart w:id="226" w:name="_Toc334451292"/>
      <w:bookmarkStart w:id="227" w:name="_Toc334451547"/>
      <w:bookmarkEnd w:id="225"/>
      <w:r w:rsidRPr="00D0041B">
        <w:rPr>
          <w:rFonts w:ascii="Arial" w:hAnsi="Arial" w:cs="Arial"/>
          <w:sz w:val="28"/>
          <w:szCs w:val="28"/>
          <w:lang w:val="es-CO"/>
        </w:rPr>
        <w:t>5.2.1. Objetivos</w:t>
      </w:r>
      <w:bookmarkEnd w:id="226"/>
      <w:bookmarkEnd w:id="227"/>
    </w:p>
    <w:p w:rsidR="008A4941" w:rsidRDefault="008A4941" w:rsidP="009D7F6B">
      <w:pPr>
        <w:pStyle w:val="Prrafodelista"/>
        <w:numPr>
          <w:ilvl w:val="0"/>
          <w:numId w:val="12"/>
        </w:numPr>
        <w:ind w:left="426"/>
        <w:rPr>
          <w:lang w:val="es-CO"/>
        </w:rPr>
      </w:pPr>
      <w:r>
        <w:rPr>
          <w:lang w:val="es-CO"/>
        </w:rPr>
        <w:t>Definir las actividades a realizar para el desarrollo del proyecto.</w:t>
      </w:r>
    </w:p>
    <w:p w:rsidR="008A4941" w:rsidRPr="008A4941" w:rsidRDefault="008A4941" w:rsidP="009D7F6B">
      <w:pPr>
        <w:pStyle w:val="Prrafodelista"/>
        <w:numPr>
          <w:ilvl w:val="0"/>
          <w:numId w:val="12"/>
        </w:numPr>
        <w:ind w:left="426"/>
        <w:jc w:val="both"/>
        <w:rPr>
          <w:lang w:val="es-CO"/>
        </w:rPr>
      </w:pPr>
      <w:r>
        <w:rPr>
          <w:lang w:val="es-CO"/>
        </w:rPr>
        <w:t>Definir las actividades de cada iteración del ciclo de vida.</w:t>
      </w:r>
    </w:p>
    <w:p w:rsidR="008A4941" w:rsidRPr="00D0041B" w:rsidRDefault="008A4941" w:rsidP="00D0041B">
      <w:pPr>
        <w:pStyle w:val="Ttulo3"/>
        <w:jc w:val="both"/>
        <w:rPr>
          <w:rFonts w:ascii="Arial" w:hAnsi="Arial" w:cs="Arial"/>
          <w:sz w:val="28"/>
          <w:szCs w:val="28"/>
          <w:lang w:val="es-CO"/>
        </w:rPr>
      </w:pPr>
      <w:bookmarkStart w:id="228" w:name="_Toc334451293"/>
      <w:bookmarkStart w:id="229" w:name="_Toc334451548"/>
      <w:r w:rsidRPr="00D0041B">
        <w:rPr>
          <w:rFonts w:ascii="Arial" w:hAnsi="Arial" w:cs="Arial"/>
          <w:sz w:val="28"/>
          <w:szCs w:val="28"/>
          <w:lang w:val="es-CO"/>
        </w:rPr>
        <w:t>5.2.2. Alcance</w:t>
      </w:r>
      <w:bookmarkEnd w:id="228"/>
      <w:bookmarkEnd w:id="229"/>
    </w:p>
    <w:p w:rsidR="008A4941" w:rsidRPr="00691968" w:rsidRDefault="008A4941" w:rsidP="008A4941">
      <w:pPr>
        <w:jc w:val="both"/>
        <w:rPr>
          <w:lang w:val="es-CO"/>
        </w:rPr>
      </w:pPr>
      <w:r>
        <w:rPr>
          <w:lang w:val="es-CO"/>
        </w:rPr>
        <w:t>Este plan tiene alcance total de todo el proyecto, ya que es donde cada una de las actividades son especificadas</w:t>
      </w:r>
      <w:r w:rsidR="00A05EF0">
        <w:rPr>
          <w:lang w:val="es-CO"/>
        </w:rPr>
        <w:t xml:space="preserve"> para su desarrollo.</w:t>
      </w:r>
    </w:p>
    <w:p w:rsidR="008A4941" w:rsidRPr="00D0041B" w:rsidRDefault="008A4941" w:rsidP="00D0041B">
      <w:pPr>
        <w:pStyle w:val="Ttulo3"/>
        <w:jc w:val="both"/>
        <w:rPr>
          <w:rFonts w:ascii="Arial" w:hAnsi="Arial" w:cs="Arial"/>
          <w:sz w:val="28"/>
          <w:szCs w:val="28"/>
          <w:lang w:val="es-CO"/>
        </w:rPr>
      </w:pPr>
      <w:bookmarkStart w:id="230" w:name="_Toc334451294"/>
      <w:bookmarkStart w:id="231" w:name="_Toc334451549"/>
      <w:r w:rsidRPr="00D0041B">
        <w:rPr>
          <w:rFonts w:ascii="Arial" w:hAnsi="Arial" w:cs="Arial"/>
          <w:sz w:val="28"/>
          <w:szCs w:val="28"/>
          <w:lang w:val="es-CO"/>
        </w:rPr>
        <w:t>5.2.3. Responsable</w:t>
      </w:r>
      <w:bookmarkEnd w:id="230"/>
      <w:bookmarkEnd w:id="231"/>
    </w:p>
    <w:p w:rsidR="008A4941" w:rsidRPr="008A4941" w:rsidRDefault="00575330" w:rsidP="008A4941">
      <w:pPr>
        <w:rPr>
          <w:lang w:val="es-CO"/>
        </w:rPr>
      </w:pPr>
      <w:r>
        <w:rPr>
          <w:noProof/>
          <w:lang w:val="es-CO" w:eastAsia="es-CO"/>
        </w:rPr>
        <w:drawing>
          <wp:inline distT="0" distB="0" distL="0" distR="0">
            <wp:extent cx="2570672" cy="1371600"/>
            <wp:effectExtent l="19050" t="0" r="77278" b="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inline>
        </w:drawing>
      </w:r>
    </w:p>
    <w:p w:rsidR="00EE5D54" w:rsidRDefault="008A4941" w:rsidP="00D0041B">
      <w:pPr>
        <w:pStyle w:val="Ttulo3"/>
        <w:rPr>
          <w:rFonts w:ascii="Arial" w:hAnsi="Arial" w:cs="Arial"/>
          <w:sz w:val="28"/>
          <w:szCs w:val="28"/>
          <w:lang w:val="es-CO"/>
        </w:rPr>
      </w:pPr>
      <w:bookmarkStart w:id="232" w:name="_Toc334451295"/>
      <w:bookmarkStart w:id="233" w:name="_Toc334451550"/>
      <w:r w:rsidRPr="00D0041B">
        <w:rPr>
          <w:rFonts w:ascii="Arial" w:hAnsi="Arial" w:cs="Arial"/>
          <w:sz w:val="28"/>
          <w:szCs w:val="28"/>
          <w:lang w:val="es-CO"/>
        </w:rPr>
        <w:lastRenderedPageBreak/>
        <w:t>5.2.</w:t>
      </w:r>
      <w:r w:rsidR="00EE5D54" w:rsidRPr="00D0041B">
        <w:rPr>
          <w:rFonts w:ascii="Arial" w:hAnsi="Arial" w:cs="Arial"/>
          <w:sz w:val="28"/>
          <w:szCs w:val="28"/>
          <w:lang w:val="es-CO"/>
        </w:rPr>
        <w:t>4. Desarrollo</w:t>
      </w:r>
      <w:bookmarkEnd w:id="232"/>
      <w:bookmarkEnd w:id="233"/>
    </w:p>
    <w:p w:rsidR="00A05EF0" w:rsidRPr="00A05EF0" w:rsidRDefault="0066202B" w:rsidP="00A05EF0">
      <w:pPr>
        <w:rPr>
          <w:lang w:val="es-CO"/>
        </w:rPr>
      </w:pPr>
      <w:r>
        <w:rPr>
          <w:lang w:val="es-CO"/>
        </w:rPr>
        <w:t>A continuación se ponen a la vista los planes de trabajo para cada iteración, la asignación de calendario y de recursos para cada una de las actividades.</w:t>
      </w:r>
    </w:p>
    <w:p w:rsidR="008A4941" w:rsidRDefault="008A4941" w:rsidP="00D0041B">
      <w:pPr>
        <w:pStyle w:val="Ttulo4"/>
        <w:rPr>
          <w:rFonts w:ascii="Arial" w:hAnsi="Arial"/>
          <w:sz w:val="28"/>
          <w:lang w:val="es-CO"/>
        </w:rPr>
      </w:pPr>
      <w:bookmarkStart w:id="234" w:name="_Toc334451551"/>
      <w:r w:rsidRPr="00B4525D">
        <w:rPr>
          <w:rFonts w:ascii="Arial" w:hAnsi="Arial"/>
          <w:sz w:val="28"/>
          <w:lang w:val="es-CO"/>
        </w:rPr>
        <w:t>5.2.</w:t>
      </w:r>
      <w:r>
        <w:rPr>
          <w:rFonts w:ascii="Arial" w:hAnsi="Arial"/>
          <w:sz w:val="28"/>
          <w:lang w:val="es-CO"/>
        </w:rPr>
        <w:t>4.</w:t>
      </w:r>
      <w:r w:rsidRPr="00B4525D">
        <w:rPr>
          <w:rFonts w:ascii="Arial" w:hAnsi="Arial"/>
          <w:sz w:val="28"/>
          <w:lang w:val="es-CO"/>
        </w:rPr>
        <w:t xml:space="preserve">1. </w:t>
      </w:r>
      <w:r>
        <w:rPr>
          <w:rFonts w:ascii="Arial" w:hAnsi="Arial"/>
          <w:sz w:val="28"/>
          <w:lang w:val="es-CO"/>
        </w:rPr>
        <w:t xml:space="preserve">Plan de </w:t>
      </w:r>
      <w:r w:rsidRPr="00B4525D">
        <w:rPr>
          <w:rFonts w:ascii="Arial" w:hAnsi="Arial"/>
          <w:sz w:val="28"/>
          <w:lang w:val="es-CO"/>
        </w:rPr>
        <w:t>Actividades de Trabajo</w:t>
      </w:r>
      <w:bookmarkEnd w:id="234"/>
    </w:p>
    <w:p w:rsidR="00D0041B" w:rsidRPr="00D0041B" w:rsidRDefault="005A183A" w:rsidP="00D0041B">
      <w:pPr>
        <w:rPr>
          <w:lang w:val="es-CO"/>
        </w:rPr>
      </w:pPr>
      <w:r>
        <w:rPr>
          <w:lang w:val="es-CO"/>
        </w:rPr>
        <w:t xml:space="preserve">El plan de actividades se encuentra en esta misma sección  en Productos de Trabajo </w:t>
      </w:r>
    </w:p>
    <w:p w:rsidR="008A4941" w:rsidRDefault="008A4941" w:rsidP="00D0041B">
      <w:pPr>
        <w:pStyle w:val="Ttulo4"/>
        <w:rPr>
          <w:rFonts w:ascii="Arial" w:hAnsi="Arial" w:cs="Arial"/>
          <w:sz w:val="28"/>
          <w:szCs w:val="28"/>
          <w:lang w:val="es-CO"/>
        </w:rPr>
      </w:pPr>
      <w:bookmarkStart w:id="235" w:name="_Toc333053718"/>
      <w:bookmarkStart w:id="236" w:name="_Toc334451552"/>
      <w:r w:rsidRPr="00595763">
        <w:rPr>
          <w:rFonts w:ascii="Arial" w:hAnsi="Arial"/>
          <w:sz w:val="28"/>
          <w:lang w:val="es-CO"/>
        </w:rPr>
        <w:t>5.2.</w:t>
      </w:r>
      <w:r>
        <w:rPr>
          <w:rFonts w:ascii="Arial" w:hAnsi="Arial"/>
          <w:sz w:val="28"/>
          <w:lang w:val="es-CO"/>
        </w:rPr>
        <w:t>4.2.</w:t>
      </w:r>
      <w:bookmarkEnd w:id="235"/>
      <w:r>
        <w:rPr>
          <w:rFonts w:ascii="Arial" w:hAnsi="Arial" w:cs="Arial"/>
          <w:sz w:val="28"/>
          <w:szCs w:val="28"/>
          <w:lang w:val="es-CO"/>
        </w:rPr>
        <w:t>Asignación de Calendario</w:t>
      </w:r>
      <w:bookmarkEnd w:id="236"/>
    </w:p>
    <w:p w:rsidR="008A4941" w:rsidRPr="004B2298" w:rsidRDefault="00EB7A44" w:rsidP="00D0041B">
      <w:pPr>
        <w:jc w:val="both"/>
        <w:rPr>
          <w:lang w:val="es-CO"/>
        </w:rPr>
      </w:pPr>
      <w:r>
        <w:rPr>
          <w:lang w:val="es-CO"/>
        </w:rPr>
        <w:t>La asignación de calendario se ilustra en un diagrama de Gantt y en un diagrama de PERT</w:t>
      </w:r>
    </w:p>
    <w:p w:rsidR="008A4941" w:rsidRDefault="008A4941" w:rsidP="00D0041B">
      <w:pPr>
        <w:pStyle w:val="Ttulo4"/>
        <w:rPr>
          <w:rFonts w:ascii="Arial" w:hAnsi="Arial" w:cs="Arial"/>
          <w:sz w:val="28"/>
          <w:szCs w:val="28"/>
          <w:lang w:val="es-CO"/>
        </w:rPr>
      </w:pPr>
      <w:bookmarkStart w:id="237" w:name="_5.2.3_Asignación_de"/>
      <w:bookmarkStart w:id="238" w:name="_Toc333053719"/>
      <w:bookmarkStart w:id="239" w:name="_Toc334451553"/>
      <w:bookmarkEnd w:id="237"/>
      <w:r w:rsidRPr="00595763">
        <w:rPr>
          <w:rFonts w:ascii="Arial" w:hAnsi="Arial"/>
          <w:sz w:val="28"/>
          <w:lang w:val="es-CO"/>
        </w:rPr>
        <w:t>5.2.</w:t>
      </w:r>
      <w:r>
        <w:rPr>
          <w:rFonts w:ascii="Arial" w:hAnsi="Arial"/>
          <w:sz w:val="28"/>
          <w:lang w:val="es-CO"/>
        </w:rPr>
        <w:t>4.</w:t>
      </w:r>
      <w:r w:rsidRPr="00595763">
        <w:rPr>
          <w:rFonts w:ascii="Arial" w:hAnsi="Arial"/>
          <w:sz w:val="28"/>
          <w:lang w:val="es-CO"/>
        </w:rPr>
        <w:t>3</w:t>
      </w:r>
      <w:r>
        <w:rPr>
          <w:rFonts w:ascii="Arial" w:hAnsi="Arial"/>
          <w:sz w:val="28"/>
          <w:lang w:val="es-CO"/>
        </w:rPr>
        <w:t>.</w:t>
      </w:r>
      <w:r>
        <w:rPr>
          <w:rFonts w:ascii="Arial" w:hAnsi="Arial" w:cs="Arial"/>
          <w:sz w:val="28"/>
          <w:szCs w:val="28"/>
          <w:lang w:val="es-CO"/>
        </w:rPr>
        <w:t>Asignación de Recursos</w:t>
      </w:r>
      <w:bookmarkEnd w:id="238"/>
      <w:bookmarkEnd w:id="239"/>
    </w:p>
    <w:p w:rsidR="00EB7A44" w:rsidRPr="00EB7A44" w:rsidRDefault="00556389" w:rsidP="00EB7A44">
      <w:pPr>
        <w:rPr>
          <w:lang w:val="es-CO"/>
        </w:rPr>
      </w:pPr>
      <w:r>
        <w:rPr>
          <w:lang w:val="es-CO"/>
        </w:rPr>
        <w:t xml:space="preserve">Que personas están en </w:t>
      </w:r>
      <w:proofErr w:type="spellStart"/>
      <w:r>
        <w:rPr>
          <w:lang w:val="es-CO"/>
        </w:rPr>
        <w:t>que</w:t>
      </w:r>
      <w:proofErr w:type="spellEnd"/>
      <w:r>
        <w:rPr>
          <w:lang w:val="es-CO"/>
        </w:rPr>
        <w:t xml:space="preserve"> actividades</w:t>
      </w:r>
    </w:p>
    <w:p w:rsidR="00EE5D54" w:rsidRPr="00D0041B" w:rsidRDefault="00D0041B" w:rsidP="00D0041B">
      <w:pPr>
        <w:pStyle w:val="Ttulo3"/>
        <w:rPr>
          <w:rFonts w:ascii="Arial" w:hAnsi="Arial" w:cs="Arial"/>
          <w:sz w:val="28"/>
          <w:szCs w:val="28"/>
          <w:lang w:val="es-CO"/>
        </w:rPr>
      </w:pPr>
      <w:bookmarkStart w:id="240" w:name="_Toc334451296"/>
      <w:bookmarkStart w:id="241" w:name="_Toc334451554"/>
      <w:r>
        <w:rPr>
          <w:rFonts w:ascii="Arial" w:hAnsi="Arial" w:cs="Arial"/>
          <w:sz w:val="28"/>
          <w:szCs w:val="28"/>
          <w:lang w:val="es-CO"/>
        </w:rPr>
        <w:t>5.2.</w:t>
      </w:r>
      <w:r w:rsidR="00EE5D54" w:rsidRPr="00D0041B">
        <w:rPr>
          <w:rFonts w:ascii="Arial" w:hAnsi="Arial" w:cs="Arial"/>
          <w:sz w:val="28"/>
          <w:szCs w:val="28"/>
          <w:lang w:val="es-CO"/>
        </w:rPr>
        <w:t>5. Recursos</w:t>
      </w:r>
      <w:bookmarkEnd w:id="240"/>
      <w:bookmarkEnd w:id="241"/>
    </w:p>
    <w:p w:rsidR="00510198" w:rsidRPr="00510198" w:rsidRDefault="00EB7A44" w:rsidP="00D0041B">
      <w:pPr>
        <w:rPr>
          <w:lang w:val="es-CO"/>
        </w:rPr>
      </w:pPr>
      <w:r>
        <w:rPr>
          <w:lang w:val="es-CO"/>
        </w:rPr>
        <w:t>Los recursos (Personas – Plan de Personal)</w:t>
      </w:r>
      <w:r w:rsidR="00556389">
        <w:rPr>
          <w:lang w:val="es-CO"/>
        </w:rPr>
        <w:t xml:space="preserve"> y el plan de infraestructura los equipos de cada uno</w:t>
      </w:r>
    </w:p>
    <w:p w:rsidR="00DE0EF2" w:rsidRPr="00D0041B" w:rsidRDefault="00D0041B" w:rsidP="00D0041B">
      <w:pPr>
        <w:pStyle w:val="Ttulo3"/>
        <w:rPr>
          <w:rFonts w:ascii="Arial" w:hAnsi="Arial" w:cs="Arial"/>
          <w:sz w:val="28"/>
          <w:szCs w:val="28"/>
          <w:lang w:val="es-CO"/>
        </w:rPr>
      </w:pPr>
      <w:bookmarkStart w:id="242" w:name="_Toc334451297"/>
      <w:bookmarkStart w:id="243" w:name="_Toc334451555"/>
      <w:r>
        <w:rPr>
          <w:rFonts w:ascii="Arial" w:hAnsi="Arial" w:cs="Arial"/>
          <w:sz w:val="28"/>
          <w:szCs w:val="28"/>
          <w:lang w:val="es-CO"/>
        </w:rPr>
        <w:t>5.2.6</w:t>
      </w:r>
      <w:r w:rsidR="00DE0EF2" w:rsidRPr="00D0041B">
        <w:rPr>
          <w:rFonts w:ascii="Arial" w:hAnsi="Arial" w:cs="Arial"/>
          <w:sz w:val="28"/>
          <w:szCs w:val="28"/>
          <w:lang w:val="es-CO"/>
        </w:rPr>
        <w:t>. Productos de trabajo</w:t>
      </w:r>
      <w:bookmarkEnd w:id="242"/>
      <w:bookmarkEnd w:id="243"/>
    </w:p>
    <w:p w:rsidR="00510198" w:rsidRPr="00510198" w:rsidRDefault="00510198" w:rsidP="00510198">
      <w:pPr>
        <w:rPr>
          <w:lang w:val="es-CO"/>
        </w:rPr>
      </w:pPr>
      <w:r>
        <w:rPr>
          <w:noProof/>
          <w:lang w:val="es-CO" w:eastAsia="es-CO"/>
        </w:rPr>
        <w:drawing>
          <wp:inline distT="0" distB="0" distL="0" distR="0">
            <wp:extent cx="4051005" cy="2466754"/>
            <wp:effectExtent l="0" t="0" r="6645" b="0"/>
            <wp:docPr id="10" name="Diagrama 10">
              <a:hlinkClick xmlns:a="http://schemas.openxmlformats.org/drawingml/2006/main" r:id="rId74"/>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5" r:lo="rId76" r:qs="rId77" r:cs="rId78"/>
              </a:graphicData>
            </a:graphic>
          </wp:inline>
        </w:drawing>
      </w:r>
    </w:p>
    <w:p w:rsidR="00D9745F" w:rsidRPr="00595763" w:rsidRDefault="00D9745F" w:rsidP="00014AF3">
      <w:pPr>
        <w:pStyle w:val="Ttulo1"/>
        <w:jc w:val="both"/>
        <w:rPr>
          <w:rFonts w:ascii="Arial" w:hAnsi="Arial"/>
          <w:lang w:val="es-CO"/>
        </w:rPr>
      </w:pPr>
      <w:bookmarkStart w:id="244" w:name="_Toc333053722"/>
      <w:bookmarkStart w:id="245" w:name="_Toc334451298"/>
      <w:bookmarkStart w:id="246" w:name="_Toc334451556"/>
      <w:r w:rsidRPr="00595763">
        <w:rPr>
          <w:rFonts w:ascii="Arial" w:hAnsi="Arial"/>
          <w:lang w:val="es-CO"/>
        </w:rPr>
        <w:lastRenderedPageBreak/>
        <w:t xml:space="preserve">6. Project </w:t>
      </w:r>
      <w:proofErr w:type="spellStart"/>
      <w:r w:rsidR="00CB37B2" w:rsidRPr="00595763">
        <w:rPr>
          <w:rFonts w:ascii="Arial" w:hAnsi="Arial"/>
          <w:lang w:val="es-CO"/>
        </w:rPr>
        <w:t>assessment</w:t>
      </w:r>
      <w:proofErr w:type="spellEnd"/>
      <w:r w:rsidRPr="00595763">
        <w:rPr>
          <w:rFonts w:ascii="Arial" w:hAnsi="Arial"/>
          <w:lang w:val="es-CO"/>
        </w:rPr>
        <w:t xml:space="preserve"> and control</w:t>
      </w:r>
      <w:bookmarkEnd w:id="244"/>
      <w:bookmarkEnd w:id="245"/>
      <w:bookmarkEnd w:id="246"/>
    </w:p>
    <w:bookmarkStart w:id="247" w:name="_Toc334451299"/>
    <w:bookmarkStart w:id="248" w:name="_Toc334451557"/>
    <w:p w:rsidR="00D9745F" w:rsidRPr="00595763" w:rsidRDefault="007354D3" w:rsidP="00014AF3">
      <w:pPr>
        <w:pStyle w:val="Ttulo2"/>
        <w:jc w:val="both"/>
        <w:rPr>
          <w:rFonts w:ascii="Arial" w:hAnsi="Arial"/>
          <w:sz w:val="28"/>
          <w:lang w:val="es-CO"/>
        </w:rPr>
      </w:pPr>
      <w:r>
        <w:rPr>
          <w:rFonts w:ascii="Arial" w:hAnsi="Arial" w:cs="Arial"/>
          <w:sz w:val="28"/>
          <w:szCs w:val="28"/>
          <w:lang w:val="es-CO"/>
        </w:rPr>
        <w:fldChar w:fldCharType="begin"/>
      </w:r>
      <w:r w:rsidR="00E0373D">
        <w:rPr>
          <w:rFonts w:ascii="Arial" w:hAnsi="Arial" w:cs="Arial"/>
          <w:sz w:val="28"/>
          <w:szCs w:val="28"/>
          <w:lang w:val="es-CO"/>
        </w:rPr>
        <w:instrText xml:space="preserve"> HYPERLINK "SPMP%20-%20FifthFloor%20-%20Plan%20de%20Control.docx" </w:instrText>
      </w:r>
      <w:r>
        <w:rPr>
          <w:rFonts w:ascii="Arial" w:hAnsi="Arial" w:cs="Arial"/>
          <w:sz w:val="28"/>
          <w:szCs w:val="28"/>
          <w:lang w:val="es-CO"/>
        </w:rPr>
        <w:fldChar w:fldCharType="separate"/>
      </w:r>
      <w:r w:rsidR="00D9745F" w:rsidRPr="00E0373D">
        <w:rPr>
          <w:rStyle w:val="Hipervnculo"/>
          <w:rFonts w:ascii="Arial" w:hAnsi="Arial" w:cs="Arial"/>
          <w:sz w:val="28"/>
          <w:szCs w:val="28"/>
          <w:lang w:val="es-CO"/>
        </w:rPr>
        <w:t>6.1</w:t>
      </w:r>
      <w:r w:rsidR="008B02E3" w:rsidRPr="00E0373D">
        <w:rPr>
          <w:rStyle w:val="Hipervnculo"/>
          <w:rFonts w:ascii="Arial" w:hAnsi="Arial" w:cs="Arial"/>
          <w:sz w:val="28"/>
          <w:szCs w:val="28"/>
          <w:lang w:val="es-CO"/>
        </w:rPr>
        <w:t xml:space="preserve"> Plan de Gerencia de Requerimientos</w:t>
      </w:r>
      <w:bookmarkEnd w:id="247"/>
      <w:bookmarkEnd w:id="248"/>
      <w:r>
        <w:rPr>
          <w:rFonts w:ascii="Arial" w:hAnsi="Arial" w:cs="Arial"/>
          <w:sz w:val="28"/>
          <w:szCs w:val="28"/>
          <w:lang w:val="es-CO"/>
        </w:rPr>
        <w:fldChar w:fldCharType="end"/>
      </w:r>
    </w:p>
    <w:p w:rsidR="00D9745F" w:rsidRPr="00595763" w:rsidRDefault="00D9745F" w:rsidP="00014AF3">
      <w:pPr>
        <w:pStyle w:val="Ttulo2"/>
        <w:jc w:val="both"/>
        <w:rPr>
          <w:rFonts w:ascii="Arial" w:hAnsi="Arial"/>
          <w:sz w:val="28"/>
          <w:lang w:val="es-CO"/>
        </w:rPr>
      </w:pPr>
      <w:bookmarkStart w:id="249" w:name="_Toc333053724"/>
      <w:bookmarkStart w:id="250" w:name="_Toc334451300"/>
      <w:bookmarkStart w:id="251" w:name="_Toc334451558"/>
      <w:r w:rsidRPr="00595763">
        <w:rPr>
          <w:rFonts w:ascii="Arial" w:hAnsi="Arial"/>
          <w:sz w:val="28"/>
          <w:lang w:val="es-CO"/>
        </w:rPr>
        <w:t xml:space="preserve">6.2 </w:t>
      </w:r>
      <w:r w:rsidR="00BD4837">
        <w:rPr>
          <w:rFonts w:ascii="Arial" w:hAnsi="Arial" w:cs="Arial"/>
          <w:sz w:val="28"/>
          <w:szCs w:val="28"/>
          <w:lang w:val="es-CO"/>
        </w:rPr>
        <w:t>Alcance del plan de</w:t>
      </w:r>
      <w:r w:rsidR="00BD4837" w:rsidRPr="00595763">
        <w:rPr>
          <w:rFonts w:ascii="Arial" w:hAnsi="Arial"/>
          <w:sz w:val="28"/>
          <w:lang w:val="es-CO"/>
        </w:rPr>
        <w:t xml:space="preserve"> control </w:t>
      </w:r>
      <w:bookmarkEnd w:id="249"/>
      <w:r w:rsidR="00BD4837">
        <w:rPr>
          <w:rFonts w:ascii="Arial" w:hAnsi="Arial" w:cs="Arial"/>
          <w:sz w:val="28"/>
          <w:szCs w:val="28"/>
          <w:lang w:val="es-CO"/>
        </w:rPr>
        <w:t>de Cambios</w:t>
      </w:r>
      <w:bookmarkEnd w:id="250"/>
      <w:bookmarkEnd w:id="251"/>
    </w:p>
    <w:bookmarkStart w:id="252" w:name="_Toc333053725"/>
    <w:bookmarkStart w:id="253" w:name="_Toc334451301"/>
    <w:bookmarkStart w:id="254" w:name="_Toc334451559"/>
    <w:p w:rsidR="001D2DDB" w:rsidRPr="00595763" w:rsidRDefault="007354D3" w:rsidP="00014AF3">
      <w:pPr>
        <w:pStyle w:val="Ttulo2"/>
        <w:jc w:val="both"/>
        <w:rPr>
          <w:rFonts w:ascii="Arial" w:hAnsi="Arial"/>
          <w:sz w:val="28"/>
          <w:lang w:val="es-CO"/>
        </w:rPr>
      </w:pPr>
      <w:r>
        <w:rPr>
          <w:rFonts w:ascii="Arial" w:hAnsi="Arial"/>
          <w:sz w:val="28"/>
          <w:lang w:val="es-CO"/>
        </w:rPr>
        <w:fldChar w:fldCharType="begin"/>
      </w:r>
      <w:r w:rsidR="00E0373D">
        <w:rPr>
          <w:rFonts w:ascii="Arial" w:hAnsi="Arial"/>
          <w:sz w:val="28"/>
          <w:lang w:val="es-CO"/>
        </w:rPr>
        <w:instrText>HYPERLINK "SPMP%20-%20FifthFloor%20-%20Plan%20de%20Control.docx"</w:instrText>
      </w:r>
      <w:r>
        <w:rPr>
          <w:rFonts w:ascii="Arial" w:hAnsi="Arial"/>
          <w:sz w:val="28"/>
          <w:lang w:val="es-CO"/>
        </w:rPr>
        <w:fldChar w:fldCharType="separate"/>
      </w:r>
      <w:r w:rsidR="00D9745F" w:rsidRPr="00E0373D">
        <w:rPr>
          <w:rStyle w:val="Hipervnculo"/>
          <w:rFonts w:ascii="Arial" w:hAnsi="Arial"/>
          <w:sz w:val="28"/>
          <w:lang w:val="es-CO"/>
        </w:rPr>
        <w:t xml:space="preserve">6.3 </w:t>
      </w:r>
      <w:r w:rsidR="00EA2121" w:rsidRPr="00E0373D">
        <w:rPr>
          <w:rStyle w:val="Hipervnculo"/>
          <w:rFonts w:ascii="Arial" w:hAnsi="Arial" w:cs="Arial"/>
          <w:sz w:val="28"/>
          <w:szCs w:val="28"/>
          <w:lang w:val="es-CO"/>
        </w:rPr>
        <w:t>Plan de</w:t>
      </w:r>
      <w:r w:rsidR="00EA2121" w:rsidRPr="00E0373D">
        <w:rPr>
          <w:rStyle w:val="Hipervnculo"/>
          <w:rFonts w:ascii="Arial" w:hAnsi="Arial"/>
          <w:sz w:val="28"/>
          <w:lang w:val="es-CO"/>
        </w:rPr>
        <w:t xml:space="preserve"> control </w:t>
      </w:r>
      <w:bookmarkEnd w:id="252"/>
      <w:r w:rsidR="00EA2121" w:rsidRPr="00E0373D">
        <w:rPr>
          <w:rStyle w:val="Hipervnculo"/>
          <w:rFonts w:ascii="Arial" w:hAnsi="Arial" w:cs="Arial"/>
          <w:sz w:val="28"/>
          <w:szCs w:val="28"/>
          <w:lang w:val="es-CO"/>
        </w:rPr>
        <w:t>de Calendario</w:t>
      </w:r>
      <w:bookmarkEnd w:id="253"/>
      <w:bookmarkEnd w:id="254"/>
      <w:r>
        <w:rPr>
          <w:rFonts w:ascii="Arial" w:hAnsi="Arial"/>
          <w:sz w:val="28"/>
          <w:lang w:val="es-CO"/>
        </w:rPr>
        <w:fldChar w:fldCharType="end"/>
      </w:r>
    </w:p>
    <w:p w:rsidR="00D9745F" w:rsidRPr="00595763" w:rsidRDefault="00D9745F" w:rsidP="00014AF3">
      <w:pPr>
        <w:pStyle w:val="Ttulo2"/>
        <w:jc w:val="both"/>
        <w:rPr>
          <w:rFonts w:ascii="Arial" w:hAnsi="Arial"/>
          <w:sz w:val="28"/>
          <w:lang w:val="es-CO"/>
        </w:rPr>
      </w:pPr>
      <w:bookmarkStart w:id="255" w:name="_Toc334451302"/>
      <w:bookmarkStart w:id="256" w:name="_Toc334451560"/>
      <w:commentRangeStart w:id="257"/>
      <w:r w:rsidRPr="00D53C37">
        <w:rPr>
          <w:rFonts w:ascii="Arial" w:hAnsi="Arial" w:cs="Arial"/>
          <w:sz w:val="28"/>
          <w:szCs w:val="28"/>
          <w:lang w:val="es-CO"/>
        </w:rPr>
        <w:t xml:space="preserve">6.4 </w:t>
      </w:r>
      <w:r w:rsidR="00EA2121">
        <w:rPr>
          <w:rFonts w:ascii="Arial" w:hAnsi="Arial" w:cs="Arial"/>
          <w:sz w:val="28"/>
          <w:szCs w:val="28"/>
          <w:lang w:val="es-CO"/>
        </w:rPr>
        <w:t>Plan de Control del Presupuesto</w:t>
      </w:r>
      <w:bookmarkEnd w:id="255"/>
      <w:bookmarkEnd w:id="256"/>
      <w:commentRangeEnd w:id="257"/>
      <w:r w:rsidR="003A3625">
        <w:rPr>
          <w:rStyle w:val="Refdecomentario"/>
          <w:rFonts w:asciiTheme="minorHAnsi" w:eastAsiaTheme="minorHAnsi" w:hAnsiTheme="minorHAnsi" w:cstheme="minorBidi"/>
          <w:b w:val="0"/>
          <w:bCs w:val="0"/>
          <w:color w:val="auto"/>
        </w:rPr>
        <w:commentReference w:id="257"/>
      </w:r>
    </w:p>
    <w:p w:rsidR="00D9745F" w:rsidRPr="00595763" w:rsidRDefault="00D9745F" w:rsidP="00014AF3">
      <w:pPr>
        <w:pStyle w:val="Ttulo2"/>
        <w:jc w:val="both"/>
        <w:rPr>
          <w:rFonts w:ascii="Arial" w:hAnsi="Arial"/>
          <w:sz w:val="28"/>
        </w:rPr>
      </w:pPr>
      <w:bookmarkStart w:id="258" w:name="_Toc334451303"/>
      <w:bookmarkStart w:id="259" w:name="_Toc334451561"/>
      <w:r w:rsidRPr="00D53C37">
        <w:rPr>
          <w:rFonts w:ascii="Arial" w:hAnsi="Arial" w:cs="Arial"/>
          <w:sz w:val="28"/>
          <w:szCs w:val="28"/>
          <w:lang w:val="es-CO"/>
        </w:rPr>
        <w:t xml:space="preserve">6.5 </w:t>
      </w:r>
      <w:r w:rsidR="003040E2">
        <w:rPr>
          <w:rFonts w:ascii="Arial" w:hAnsi="Arial" w:cs="Arial"/>
          <w:sz w:val="28"/>
          <w:szCs w:val="28"/>
          <w:lang w:val="es-CO"/>
        </w:rPr>
        <w:t>Plan de Aseguramiento de Calidad</w:t>
      </w:r>
      <w:bookmarkEnd w:id="258"/>
      <w:bookmarkEnd w:id="259"/>
    </w:p>
    <w:bookmarkStart w:id="260" w:name="_Toc333053728"/>
    <w:p w:rsidR="00E0373D" w:rsidRPr="00E0373D" w:rsidRDefault="007354D3" w:rsidP="00014AF3">
      <w:pPr>
        <w:jc w:val="both"/>
        <w:rPr>
          <w:rStyle w:val="Hipervnculo"/>
        </w:rPr>
      </w:pPr>
      <w:r>
        <w:fldChar w:fldCharType="begin"/>
      </w:r>
      <w:r w:rsidR="00E0373D">
        <w:instrText xml:space="preserve"> HYPERLINK "SPMP%20-%20FifthFloor%20-%20Plan%20de%20Control.docx" </w:instrText>
      </w:r>
      <w:r>
        <w:fldChar w:fldCharType="separate"/>
      </w:r>
      <w:r w:rsidR="00E0373D" w:rsidRPr="00E0373D">
        <w:rPr>
          <w:rStyle w:val="Hipervnculo"/>
        </w:rPr>
        <w:t xml:space="preserve">Plan de Recolección de </w:t>
      </w:r>
      <w:proofErr w:type="spellStart"/>
      <w:r w:rsidR="00E0373D" w:rsidRPr="00E0373D">
        <w:rPr>
          <w:rStyle w:val="Hipervnculo"/>
        </w:rPr>
        <w:t>Metricas</w:t>
      </w:r>
      <w:proofErr w:type="spellEnd"/>
    </w:p>
    <w:p w:rsidR="00354894" w:rsidRPr="00C13EE0" w:rsidRDefault="00E0373D" w:rsidP="00014AF3">
      <w:pPr>
        <w:jc w:val="both"/>
      </w:pPr>
      <w:r w:rsidRPr="00E0373D">
        <w:rPr>
          <w:rStyle w:val="Hipervnculo"/>
        </w:rPr>
        <w:t>Plan de Control de La calidad</w:t>
      </w:r>
      <w:r w:rsidR="007354D3">
        <w:fldChar w:fldCharType="end"/>
      </w:r>
    </w:p>
    <w:p w:rsidR="00D9745F" w:rsidRDefault="00A466EE" w:rsidP="00A466EE">
      <w:pPr>
        <w:pStyle w:val="Ttulo2"/>
        <w:jc w:val="both"/>
        <w:rPr>
          <w:rFonts w:ascii="Arial" w:hAnsi="Arial" w:cs="Arial"/>
          <w:sz w:val="28"/>
          <w:szCs w:val="28"/>
          <w:lang w:val="es-CO"/>
        </w:rPr>
      </w:pPr>
      <w:bookmarkStart w:id="261" w:name="_Toc334451304"/>
      <w:bookmarkStart w:id="262" w:name="_Toc334451562"/>
      <w:bookmarkEnd w:id="260"/>
      <w:r>
        <w:rPr>
          <w:rFonts w:ascii="Arial" w:hAnsi="Arial" w:cs="Arial"/>
          <w:sz w:val="28"/>
          <w:szCs w:val="28"/>
          <w:lang w:val="es-CO"/>
        </w:rPr>
        <w:t xml:space="preserve">6.7. </w:t>
      </w:r>
      <w:r w:rsidR="00E336F1">
        <w:rPr>
          <w:rFonts w:ascii="Arial" w:hAnsi="Arial" w:cs="Arial"/>
          <w:sz w:val="28"/>
          <w:szCs w:val="28"/>
          <w:lang w:val="es-CO"/>
        </w:rPr>
        <w:t>Plan de Cierre del Proyecto</w:t>
      </w:r>
      <w:bookmarkEnd w:id="261"/>
      <w:bookmarkEnd w:id="262"/>
    </w:p>
    <w:p w:rsidR="00A466EE" w:rsidRPr="00B90D45" w:rsidRDefault="00897FF1" w:rsidP="00A466EE">
      <w:pPr>
        <w:pStyle w:val="Ttulo3"/>
        <w:jc w:val="both"/>
        <w:rPr>
          <w:rFonts w:ascii="Arial" w:hAnsi="Arial"/>
          <w:sz w:val="28"/>
          <w:lang w:val="es-CO"/>
        </w:rPr>
      </w:pPr>
      <w:r>
        <w:rPr>
          <w:rFonts w:ascii="Arial" w:hAnsi="Arial" w:cs="Arial"/>
          <w:sz w:val="28"/>
          <w:szCs w:val="28"/>
          <w:lang w:val="es-CO"/>
        </w:rPr>
        <w:t>6.7.</w:t>
      </w:r>
      <w:r w:rsidR="00A466EE" w:rsidRPr="00B90D45">
        <w:rPr>
          <w:rFonts w:ascii="Arial" w:hAnsi="Arial"/>
          <w:sz w:val="28"/>
          <w:lang w:val="es-CO"/>
        </w:rPr>
        <w:t>1. Objetivos</w:t>
      </w:r>
    </w:p>
    <w:p w:rsidR="00A466EE" w:rsidRPr="00B90D45" w:rsidRDefault="00897FF1" w:rsidP="00A466EE">
      <w:pPr>
        <w:pStyle w:val="Ttulo3"/>
        <w:jc w:val="both"/>
        <w:rPr>
          <w:rFonts w:ascii="Arial" w:hAnsi="Arial"/>
          <w:sz w:val="28"/>
          <w:lang w:val="es-CO"/>
        </w:rPr>
      </w:pPr>
      <w:r>
        <w:rPr>
          <w:rFonts w:ascii="Arial" w:hAnsi="Arial" w:cs="Arial"/>
          <w:sz w:val="28"/>
          <w:szCs w:val="28"/>
          <w:lang w:val="es-CO"/>
        </w:rPr>
        <w:t>6.7.</w:t>
      </w:r>
      <w:r w:rsidR="00A466EE" w:rsidRPr="00B90D45">
        <w:rPr>
          <w:rFonts w:ascii="Arial" w:hAnsi="Arial"/>
          <w:sz w:val="28"/>
          <w:lang w:val="es-CO"/>
        </w:rPr>
        <w:t>2. Alcance</w:t>
      </w:r>
    </w:p>
    <w:p w:rsidR="00A466EE" w:rsidRPr="00B90D45" w:rsidRDefault="00897FF1" w:rsidP="00A466EE">
      <w:pPr>
        <w:pStyle w:val="Ttulo3"/>
        <w:jc w:val="both"/>
        <w:rPr>
          <w:rFonts w:ascii="Arial" w:hAnsi="Arial"/>
          <w:sz w:val="28"/>
          <w:lang w:val="es-CO"/>
        </w:rPr>
      </w:pPr>
      <w:r>
        <w:rPr>
          <w:rFonts w:ascii="Arial" w:hAnsi="Arial" w:cs="Arial"/>
          <w:sz w:val="28"/>
          <w:szCs w:val="28"/>
          <w:lang w:val="es-CO"/>
        </w:rPr>
        <w:t>6.7.</w:t>
      </w:r>
      <w:r w:rsidR="00A466EE" w:rsidRPr="00B90D45">
        <w:rPr>
          <w:rFonts w:ascii="Arial" w:hAnsi="Arial"/>
          <w:sz w:val="28"/>
          <w:lang w:val="es-CO"/>
        </w:rPr>
        <w:t>3. Responsable</w:t>
      </w:r>
    </w:p>
    <w:p w:rsidR="00A466EE" w:rsidRPr="00B90D45" w:rsidRDefault="00897FF1" w:rsidP="00A466EE">
      <w:pPr>
        <w:pStyle w:val="Ttulo3"/>
        <w:jc w:val="both"/>
        <w:rPr>
          <w:rFonts w:ascii="Arial" w:hAnsi="Arial"/>
          <w:sz w:val="28"/>
          <w:lang w:val="es-CO"/>
        </w:rPr>
      </w:pPr>
      <w:r>
        <w:rPr>
          <w:rFonts w:ascii="Arial" w:hAnsi="Arial" w:cs="Arial"/>
          <w:sz w:val="28"/>
          <w:szCs w:val="28"/>
          <w:lang w:val="es-CO"/>
        </w:rPr>
        <w:t>6.7.</w:t>
      </w:r>
      <w:r w:rsidR="00A466EE" w:rsidRPr="00B90D45">
        <w:rPr>
          <w:rFonts w:ascii="Arial" w:hAnsi="Arial"/>
          <w:sz w:val="28"/>
          <w:lang w:val="es-CO"/>
        </w:rPr>
        <w:t>4. Desarrollo</w:t>
      </w:r>
    </w:p>
    <w:p w:rsidR="00A466EE" w:rsidRPr="00B90D45" w:rsidRDefault="00897FF1" w:rsidP="00A466EE">
      <w:pPr>
        <w:pStyle w:val="Ttulo3"/>
        <w:jc w:val="both"/>
        <w:rPr>
          <w:rFonts w:ascii="Arial" w:hAnsi="Arial"/>
          <w:sz w:val="28"/>
          <w:lang w:val="es-CO"/>
        </w:rPr>
      </w:pPr>
      <w:r>
        <w:rPr>
          <w:rFonts w:ascii="Arial" w:hAnsi="Arial" w:cs="Arial"/>
          <w:sz w:val="28"/>
          <w:szCs w:val="28"/>
          <w:lang w:val="es-CO"/>
        </w:rPr>
        <w:t>6.7.</w:t>
      </w:r>
      <w:r w:rsidR="00A466EE" w:rsidRPr="00B90D45">
        <w:rPr>
          <w:rFonts w:ascii="Arial" w:hAnsi="Arial"/>
          <w:sz w:val="28"/>
          <w:lang w:val="es-CO"/>
        </w:rPr>
        <w:t>5. Recursos</w:t>
      </w:r>
    </w:p>
    <w:p w:rsidR="00A466EE" w:rsidRPr="00C02BCD" w:rsidRDefault="00897FF1" w:rsidP="00C02BCD">
      <w:pPr>
        <w:pStyle w:val="Ttulo3"/>
        <w:jc w:val="both"/>
        <w:rPr>
          <w:rFonts w:ascii="Arial" w:hAnsi="Arial"/>
          <w:sz w:val="28"/>
          <w:lang w:val="es-CO"/>
        </w:rPr>
      </w:pPr>
      <w:r>
        <w:rPr>
          <w:rFonts w:ascii="Arial" w:hAnsi="Arial" w:cs="Arial"/>
          <w:sz w:val="28"/>
          <w:szCs w:val="28"/>
          <w:lang w:val="es-CO"/>
        </w:rPr>
        <w:t>6.7.</w:t>
      </w:r>
      <w:r w:rsidR="00A466EE" w:rsidRPr="00B90D45">
        <w:rPr>
          <w:rFonts w:ascii="Arial" w:hAnsi="Arial"/>
          <w:sz w:val="28"/>
          <w:lang w:val="es-CO"/>
        </w:rPr>
        <w:t>6. Producto de Trabajo</w:t>
      </w:r>
    </w:p>
    <w:p w:rsidR="00D9745F" w:rsidRPr="00A16953" w:rsidRDefault="00D9745F" w:rsidP="00A16953">
      <w:pPr>
        <w:pStyle w:val="Ttulo1"/>
        <w:jc w:val="both"/>
        <w:rPr>
          <w:rFonts w:ascii="Arial" w:hAnsi="Arial"/>
          <w:lang w:val="es-CO"/>
        </w:rPr>
      </w:pPr>
      <w:bookmarkStart w:id="263" w:name="_Toc333053730"/>
      <w:bookmarkStart w:id="264" w:name="_Toc334451305"/>
      <w:bookmarkStart w:id="265" w:name="_Toc334451563"/>
      <w:r w:rsidRPr="00A16953">
        <w:rPr>
          <w:rFonts w:ascii="Arial" w:hAnsi="Arial"/>
          <w:lang w:val="es-CO"/>
        </w:rPr>
        <w:t xml:space="preserve">7. </w:t>
      </w:r>
      <w:bookmarkEnd w:id="263"/>
      <w:r w:rsidR="00DE4DB7" w:rsidRPr="00A16953">
        <w:rPr>
          <w:rFonts w:ascii="Arial" w:hAnsi="Arial"/>
          <w:lang w:val="es-CO"/>
        </w:rPr>
        <w:t>Entrega del P</w:t>
      </w:r>
      <w:r w:rsidR="008B4FE5" w:rsidRPr="00A16953">
        <w:rPr>
          <w:rFonts w:ascii="Arial" w:hAnsi="Arial"/>
          <w:lang w:val="es-CO"/>
        </w:rPr>
        <w:t>roducto</w:t>
      </w:r>
      <w:bookmarkEnd w:id="264"/>
      <w:bookmarkEnd w:id="265"/>
    </w:p>
    <w:p w:rsidR="00354894" w:rsidRPr="00A16953" w:rsidRDefault="00354894" w:rsidP="00014AF3">
      <w:pPr>
        <w:jc w:val="both"/>
      </w:pPr>
      <w:r w:rsidRPr="00A16953">
        <w:t>La entrega del producto se realizara el día 30 de noviembre a las  16:00 y este contendrá os diferentes archivos requeridos para la entrega y además contara con un manual de usuario el cual se basara en el uso, reglas e instrucciones que faciliten el uso del programa.</w:t>
      </w:r>
    </w:p>
    <w:p w:rsidR="00354894" w:rsidRPr="00E96EAA" w:rsidRDefault="00354894" w:rsidP="00014AF3">
      <w:pPr>
        <w:jc w:val="both"/>
        <w:rPr>
          <w:lang w:val="en-US"/>
        </w:rPr>
      </w:pPr>
      <w:r w:rsidRPr="00E96EAA">
        <w:rPr>
          <w:lang w:val="en-US"/>
        </w:rPr>
        <w:t>SPMP</w:t>
      </w:r>
    </w:p>
    <w:p w:rsidR="00354894" w:rsidRPr="00E96EAA" w:rsidRDefault="00354894" w:rsidP="00014AF3">
      <w:pPr>
        <w:jc w:val="both"/>
        <w:rPr>
          <w:lang w:val="en-US"/>
        </w:rPr>
      </w:pPr>
      <w:r w:rsidRPr="00E96EAA">
        <w:rPr>
          <w:lang w:val="en-US"/>
        </w:rPr>
        <w:t>SRS</w:t>
      </w:r>
    </w:p>
    <w:p w:rsidR="00354894" w:rsidRPr="00E96EAA" w:rsidRDefault="00354894" w:rsidP="00014AF3">
      <w:pPr>
        <w:jc w:val="both"/>
        <w:rPr>
          <w:lang w:val="en-US"/>
        </w:rPr>
      </w:pPr>
      <w:r w:rsidRPr="00E96EAA">
        <w:rPr>
          <w:lang w:val="en-US"/>
        </w:rPr>
        <w:t>SDD</w:t>
      </w:r>
    </w:p>
    <w:p w:rsidR="00354894" w:rsidRPr="00E96EAA" w:rsidRDefault="00354894" w:rsidP="00014AF3">
      <w:pPr>
        <w:jc w:val="both"/>
        <w:rPr>
          <w:lang w:val="en-US"/>
        </w:rPr>
      </w:pPr>
      <w:r w:rsidRPr="00E96EAA">
        <w:rPr>
          <w:lang w:val="en-US"/>
        </w:rPr>
        <w:t>Software</w:t>
      </w:r>
    </w:p>
    <w:p w:rsidR="00354894" w:rsidRPr="00E96EAA" w:rsidRDefault="00354894" w:rsidP="00014AF3">
      <w:pPr>
        <w:jc w:val="both"/>
        <w:rPr>
          <w:lang w:val="en-US"/>
        </w:rPr>
      </w:pPr>
      <w:r w:rsidRPr="00E96EAA">
        <w:rPr>
          <w:lang w:val="en-US"/>
        </w:rPr>
        <w:lastRenderedPageBreak/>
        <w:t>Manual</w:t>
      </w:r>
    </w:p>
    <w:p w:rsidR="00354894" w:rsidRPr="00E96EAA" w:rsidRDefault="00354894" w:rsidP="00014AF3">
      <w:pPr>
        <w:jc w:val="both"/>
        <w:rPr>
          <w:lang w:val="en-US"/>
        </w:rPr>
      </w:pPr>
      <w:commentRangeStart w:id="266"/>
      <w:r w:rsidRPr="00E96EAA">
        <w:rPr>
          <w:lang w:val="en-US"/>
        </w:rPr>
        <w:t>[</w:t>
      </w:r>
      <w:proofErr w:type="spellStart"/>
      <w:r w:rsidRPr="00E96EAA">
        <w:rPr>
          <w:lang w:val="en-US"/>
        </w:rPr>
        <w:t>Referencias</w:t>
      </w:r>
      <w:proofErr w:type="spellEnd"/>
      <w:r w:rsidRPr="00E96EAA">
        <w:rPr>
          <w:lang w:val="en-US"/>
        </w:rPr>
        <w:t>]</w:t>
      </w:r>
      <w:commentRangeEnd w:id="266"/>
      <w:r w:rsidR="001F52C6" w:rsidRPr="00A16953">
        <w:commentReference w:id="266"/>
      </w:r>
    </w:p>
    <w:p w:rsidR="00D9745F" w:rsidRPr="007D5D4D" w:rsidRDefault="00D9745F" w:rsidP="00014AF3">
      <w:pPr>
        <w:pStyle w:val="Ttulo1"/>
        <w:jc w:val="both"/>
        <w:rPr>
          <w:rFonts w:ascii="Arial" w:hAnsi="Arial" w:cs="Arial"/>
          <w:lang w:val="en-US"/>
        </w:rPr>
      </w:pPr>
      <w:bookmarkStart w:id="267" w:name="_Toc333053731"/>
      <w:bookmarkStart w:id="268" w:name="_Toc334451306"/>
      <w:bookmarkStart w:id="269" w:name="_Toc334451564"/>
      <w:r w:rsidRPr="007D5D4D">
        <w:rPr>
          <w:rFonts w:ascii="Arial" w:hAnsi="Arial"/>
          <w:lang w:val="en-US"/>
        </w:rPr>
        <w:t>8. Supporting process plans</w:t>
      </w:r>
      <w:bookmarkEnd w:id="267"/>
      <w:bookmarkEnd w:id="268"/>
      <w:bookmarkEnd w:id="269"/>
    </w:p>
    <w:p w:rsidR="00D9745F" w:rsidRPr="007D5D4D" w:rsidRDefault="00D9745F" w:rsidP="00014AF3">
      <w:pPr>
        <w:pStyle w:val="Ttulo2"/>
        <w:jc w:val="both"/>
        <w:rPr>
          <w:rFonts w:ascii="Arial" w:hAnsi="Arial" w:cs="Arial"/>
          <w:sz w:val="28"/>
          <w:szCs w:val="28"/>
          <w:lang w:val="en-US"/>
        </w:rPr>
      </w:pPr>
      <w:bookmarkStart w:id="270" w:name="_Toc333053732"/>
      <w:bookmarkStart w:id="271" w:name="_Toc334451307"/>
      <w:bookmarkStart w:id="272" w:name="_Toc334451565"/>
      <w:r w:rsidRPr="007D5D4D">
        <w:rPr>
          <w:rFonts w:ascii="Arial" w:hAnsi="Arial" w:cs="Arial"/>
          <w:sz w:val="28"/>
          <w:szCs w:val="28"/>
          <w:lang w:val="en-US"/>
        </w:rPr>
        <w:t>8.1 Project supervision and work environment</w:t>
      </w:r>
      <w:bookmarkEnd w:id="270"/>
      <w:bookmarkEnd w:id="271"/>
      <w:bookmarkEnd w:id="272"/>
    </w:p>
    <w:p w:rsidR="00F330A6" w:rsidRDefault="00F330A6" w:rsidP="00014AF3">
      <w:pPr>
        <w:jc w:val="both"/>
      </w:pPr>
      <w:bookmarkStart w:id="273" w:name="_Toc333053733"/>
      <w:r w:rsidRPr="009B2B2D">
        <w:t xml:space="preserve">La organización </w:t>
      </w:r>
      <w:proofErr w:type="spellStart"/>
      <w:r w:rsidRPr="009B2B2D">
        <w:t>FifthFloorCorp</w:t>
      </w:r>
      <w:proofErr w:type="spellEnd"/>
      <w:r w:rsidRPr="009B2B2D">
        <w:t xml:space="preserve">. </w:t>
      </w:r>
      <w:r w:rsidRPr="00C13EE0">
        <w:t>A delegado como respons</w:t>
      </w:r>
      <w:r w:rsidRPr="00F330A6">
        <w:t>able</w:t>
      </w:r>
      <w:r>
        <w:t xml:space="preserve"> de la planeación y manejo de actividade</w:t>
      </w:r>
      <w:r w:rsidR="00747E02">
        <w:t>s</w:t>
      </w:r>
      <w:r>
        <w:t xml:space="preserve"> y </w:t>
      </w:r>
      <w:r w:rsidR="00747E02">
        <w:t xml:space="preserve">tareas al gerente del proyecto. Adema s el gerente de proyecto como director debe generar un óptimo ambiente de trabajo, </w:t>
      </w:r>
      <w:r>
        <w:t>para tal fin se han establecido una serie de p</w:t>
      </w:r>
      <w:r w:rsidR="00EE0E85">
        <w:t xml:space="preserve">autas y funciones que </w:t>
      </w:r>
      <w:r>
        <w:t>se expondrán a continuación:</w:t>
      </w:r>
    </w:p>
    <w:p w:rsidR="00A7274C" w:rsidRDefault="00F330A6" w:rsidP="009D7F6B">
      <w:pPr>
        <w:pStyle w:val="Prrafodelista"/>
        <w:numPr>
          <w:ilvl w:val="0"/>
          <w:numId w:val="9"/>
        </w:numPr>
        <w:jc w:val="both"/>
      </w:pPr>
      <w:r>
        <w:t xml:space="preserve">La selección de actividades se </w:t>
      </w:r>
      <w:r w:rsidR="00A7274C">
        <w:t xml:space="preserve">está realizando por medio de sesiones, </w:t>
      </w:r>
      <w:commentRangeStart w:id="274"/>
      <w:r w:rsidR="00A7274C">
        <w:t xml:space="preserve">en la cuales el equipo de trabajo elige las actividades a </w:t>
      </w:r>
      <w:proofErr w:type="spellStart"/>
      <w:r w:rsidR="00A7274C">
        <w:t>a</w:t>
      </w:r>
      <w:proofErr w:type="spellEnd"/>
      <w:r w:rsidR="00A7274C">
        <w:t xml:space="preserve"> desarrollar en cada semana</w:t>
      </w:r>
      <w:commentRangeEnd w:id="274"/>
      <w:r w:rsidR="001F52C6">
        <w:rPr>
          <w:rStyle w:val="Refdecomentario"/>
        </w:rPr>
        <w:commentReference w:id="274"/>
      </w:r>
      <w:r w:rsidR="00A7274C">
        <w:t xml:space="preserve">. Una vez establecidas, se reparten y se desarrollan por medio de pares de trabajo. En la siguiente sesión la actividad desarrollada es revisada por medio de diferentes métodos dependiendo de la importancia </w:t>
      </w:r>
      <w:r w:rsidR="00747E02">
        <w:t>de esta.</w:t>
      </w:r>
    </w:p>
    <w:p w:rsidR="00747E02" w:rsidRDefault="00747E02" w:rsidP="009D7F6B">
      <w:pPr>
        <w:pStyle w:val="Prrafodelista"/>
        <w:numPr>
          <w:ilvl w:val="0"/>
          <w:numId w:val="9"/>
        </w:numPr>
        <w:jc w:val="both"/>
      </w:pPr>
      <w:r>
        <w:t xml:space="preserve">Una vez termina una entrega de actividades que complete una pre-entrega o entrega, se realiza una </w:t>
      </w:r>
      <w:commentRangeStart w:id="275"/>
      <w:r w:rsidRPr="00C13EE0">
        <w:rPr>
          <w:b/>
        </w:rPr>
        <w:t>revisión cruzada</w:t>
      </w:r>
      <w:commentRangeEnd w:id="275"/>
      <w:r w:rsidR="00DD5E78">
        <w:rPr>
          <w:rStyle w:val="Refdecomentario"/>
        </w:rPr>
        <w:commentReference w:id="275"/>
      </w:r>
      <w:r>
        <w:t xml:space="preserve">. </w:t>
      </w:r>
    </w:p>
    <w:p w:rsidR="00747E02" w:rsidRDefault="00EE0E85" w:rsidP="009D7F6B">
      <w:pPr>
        <w:pStyle w:val="Prrafodelista"/>
        <w:numPr>
          <w:ilvl w:val="0"/>
          <w:numId w:val="9"/>
        </w:numPr>
        <w:jc w:val="both"/>
      </w:pPr>
      <w:r>
        <w:t xml:space="preserve">La comunicación se realiza por medio </w:t>
      </w:r>
      <w:r w:rsidRPr="00EE0E85">
        <w:t xml:space="preserve">de </w:t>
      </w:r>
      <w:commentRangeStart w:id="276"/>
      <w:r w:rsidRPr="00C13EE0">
        <w:t xml:space="preserve">canales de comunicación </w:t>
      </w:r>
      <w:commentRangeEnd w:id="276"/>
      <w:r w:rsidRPr="00C13EE0">
        <w:rPr>
          <w:rStyle w:val="Refdecomentario"/>
        </w:rPr>
        <w:commentReference w:id="276"/>
      </w:r>
      <w:r w:rsidRPr="00C13EE0">
        <w:t>pre</w:t>
      </w:r>
      <w:r>
        <w:t>-establecidos por el equipo. Los comunicados de alta importancia se realizan por medio de una lista correos electrónicos.</w:t>
      </w:r>
    </w:p>
    <w:p w:rsidR="00C13EE0" w:rsidRDefault="00C13EE0" w:rsidP="009D7F6B">
      <w:pPr>
        <w:pStyle w:val="Prrafodelista"/>
        <w:numPr>
          <w:ilvl w:val="0"/>
          <w:numId w:val="9"/>
        </w:numPr>
        <w:jc w:val="both"/>
      </w:pPr>
      <w:r>
        <w:t>Las sesiones gerenciales se realizan tipo bazar</w:t>
      </w:r>
      <w:r w:rsidR="00F32C16">
        <w:t>, en</w:t>
      </w:r>
      <w:r>
        <w:t xml:space="preserve"> el cual cualquier integrante del grupo podrá aportar ideas, conflictos y </w:t>
      </w:r>
      <w:r w:rsidR="001F52C6">
        <w:t>dudas que</w:t>
      </w:r>
      <w:r>
        <w:t xml:space="preserve"> estarán siendo moderadas por el gerente dependiendo del tema a tratar</w:t>
      </w:r>
      <w:r w:rsidR="00F32C16">
        <w:t>.</w:t>
      </w:r>
    </w:p>
    <w:p w:rsidR="00F32C16" w:rsidRDefault="00971B03" w:rsidP="009D7F6B">
      <w:pPr>
        <w:pStyle w:val="Prrafodelista"/>
        <w:numPr>
          <w:ilvl w:val="0"/>
          <w:numId w:val="9"/>
        </w:numPr>
        <w:jc w:val="both"/>
      </w:pPr>
      <w:r>
        <w:t xml:space="preserve">Para mantener un ambiente optimo y productivo es necesaria la disciplina, para esto se han implementado una serie de amonestaciones, sanciones y reconocimientos que regulan la </w:t>
      </w:r>
      <w:r w:rsidR="00F41E30">
        <w:t>interacción</w:t>
      </w:r>
      <w:r>
        <w:t xml:space="preserve"> y cumplimiento del reglamento</w:t>
      </w:r>
    </w:p>
    <w:p w:rsidR="00971B03" w:rsidRDefault="00617B4E" w:rsidP="009D7F6B">
      <w:pPr>
        <w:pStyle w:val="Prrafodelista"/>
        <w:numPr>
          <w:ilvl w:val="0"/>
          <w:numId w:val="9"/>
        </w:numPr>
        <w:jc w:val="both"/>
      </w:pPr>
      <w:r>
        <w:t xml:space="preserve">Para la optimización de ciertas </w:t>
      </w:r>
      <w:r w:rsidR="001F52C6">
        <w:t>actividades se</w:t>
      </w:r>
      <w:r>
        <w:t xml:space="preserve"> han diseñado y adaptado </w:t>
      </w:r>
      <w:commentRangeStart w:id="277"/>
      <w:r>
        <w:t>plantillas.</w:t>
      </w:r>
      <w:commentRangeEnd w:id="277"/>
      <w:r w:rsidR="001F52C6">
        <w:rPr>
          <w:rStyle w:val="Refdecomentario"/>
        </w:rPr>
        <w:commentReference w:id="277"/>
      </w:r>
    </w:p>
    <w:p w:rsidR="00F41E30" w:rsidRPr="00C13EE0" w:rsidRDefault="00617B4E" w:rsidP="009D7F6B">
      <w:pPr>
        <w:pStyle w:val="Prrafodelista"/>
        <w:numPr>
          <w:ilvl w:val="0"/>
          <w:numId w:val="9"/>
        </w:numPr>
        <w:jc w:val="both"/>
      </w:pPr>
      <w:r>
        <w:t xml:space="preserve">En las entregas </w:t>
      </w:r>
      <w:r w:rsidR="001F52C6">
        <w:t xml:space="preserve">al cliente </w:t>
      </w:r>
      <w:r>
        <w:t xml:space="preserve">se realiza un </w:t>
      </w:r>
      <w:commentRangeStart w:id="278"/>
      <w:r w:rsidRPr="00DD5E78">
        <w:rPr>
          <w:b/>
        </w:rPr>
        <w:t>informe gerencial</w:t>
      </w:r>
      <w:commentRangeEnd w:id="278"/>
      <w:r w:rsidR="00DD5E78">
        <w:rPr>
          <w:rStyle w:val="Refdecomentario"/>
        </w:rPr>
        <w:commentReference w:id="278"/>
      </w:r>
      <w:r w:rsidR="00F41E30">
        <w:t>, con el fin de hacer un cierre parcial de lo realizado hasta el corte.</w:t>
      </w:r>
    </w:p>
    <w:p w:rsidR="00F330A6" w:rsidRPr="00C13EE0" w:rsidRDefault="00F330A6" w:rsidP="00014AF3">
      <w:pPr>
        <w:jc w:val="both"/>
      </w:pPr>
    </w:p>
    <w:p w:rsidR="00F330A6" w:rsidRPr="00C13EE0" w:rsidRDefault="00F330A6" w:rsidP="00014AF3">
      <w:pPr>
        <w:jc w:val="both"/>
      </w:pPr>
    </w:p>
    <w:p w:rsidR="00D9745F" w:rsidRDefault="00EE6191" w:rsidP="00014AF3">
      <w:pPr>
        <w:pStyle w:val="Ttulo2"/>
        <w:jc w:val="both"/>
        <w:rPr>
          <w:rFonts w:ascii="Arial" w:hAnsi="Arial"/>
          <w:sz w:val="28"/>
          <w:lang w:val="es-CO"/>
        </w:rPr>
      </w:pPr>
      <w:bookmarkStart w:id="279" w:name="_Toc334451308"/>
      <w:bookmarkStart w:id="280" w:name="_Toc334451566"/>
      <w:r w:rsidRPr="00595763">
        <w:rPr>
          <w:rFonts w:ascii="Arial" w:hAnsi="Arial"/>
          <w:sz w:val="28"/>
          <w:lang w:val="es-CO"/>
        </w:rPr>
        <w:lastRenderedPageBreak/>
        <w:t xml:space="preserve">8.2 </w:t>
      </w:r>
      <w:proofErr w:type="spellStart"/>
      <w:r w:rsidRPr="00595763">
        <w:rPr>
          <w:rFonts w:ascii="Arial" w:hAnsi="Arial"/>
          <w:sz w:val="28"/>
          <w:lang w:val="es-CO"/>
        </w:rPr>
        <w:t>Decisio</w:t>
      </w:r>
      <w:r w:rsidR="00D9745F" w:rsidRPr="00595763">
        <w:rPr>
          <w:rFonts w:ascii="Arial" w:hAnsi="Arial"/>
          <w:sz w:val="28"/>
          <w:lang w:val="es-CO"/>
        </w:rPr>
        <w:t>n</w:t>
      </w:r>
      <w:proofErr w:type="spellEnd"/>
      <w:r w:rsidR="00D9745F" w:rsidRPr="00595763">
        <w:rPr>
          <w:rFonts w:ascii="Arial" w:hAnsi="Arial"/>
          <w:sz w:val="28"/>
          <w:lang w:val="es-CO"/>
        </w:rPr>
        <w:t xml:space="preserve"> Management</w:t>
      </w:r>
      <w:bookmarkEnd w:id="273"/>
      <w:bookmarkEnd w:id="279"/>
      <w:bookmarkEnd w:id="280"/>
    </w:p>
    <w:p w:rsidR="0015045F" w:rsidRPr="00C22962" w:rsidRDefault="0015045F" w:rsidP="0015045F">
      <w:pPr>
        <w:pStyle w:val="Ttulo2"/>
        <w:jc w:val="both"/>
        <w:rPr>
          <w:rFonts w:ascii="Arial" w:hAnsi="Arial" w:cs="Arial"/>
          <w:sz w:val="28"/>
          <w:szCs w:val="28"/>
          <w:lang w:val="es-ES_tradnl"/>
        </w:rPr>
      </w:pPr>
      <w:bookmarkStart w:id="281" w:name="_Toc333053734"/>
      <w:bookmarkStart w:id="282" w:name="_Toc333653892"/>
      <w:commentRangeStart w:id="283"/>
      <w:r w:rsidRPr="00C22962">
        <w:rPr>
          <w:rFonts w:ascii="Arial" w:hAnsi="Arial"/>
          <w:sz w:val="28"/>
          <w:lang w:val="es-ES_tradnl"/>
        </w:rPr>
        <w:t xml:space="preserve">8.3 </w:t>
      </w:r>
      <w:bookmarkEnd w:id="281"/>
      <w:r w:rsidRPr="00C22962">
        <w:rPr>
          <w:rFonts w:ascii="Arial" w:hAnsi="Arial" w:cs="Arial"/>
          <w:sz w:val="28"/>
          <w:szCs w:val="28"/>
          <w:lang w:val="es-ES_tradnl"/>
        </w:rPr>
        <w:t>Pla</w:t>
      </w:r>
      <w:r>
        <w:rPr>
          <w:rFonts w:ascii="Arial" w:hAnsi="Arial" w:cs="Arial"/>
          <w:sz w:val="28"/>
          <w:szCs w:val="28"/>
          <w:lang w:val="es-ES_tradnl"/>
        </w:rPr>
        <w:t>n</w:t>
      </w:r>
      <w:r w:rsidRPr="00C22962">
        <w:rPr>
          <w:rFonts w:ascii="Arial" w:hAnsi="Arial" w:cs="Arial"/>
          <w:sz w:val="28"/>
          <w:szCs w:val="28"/>
          <w:lang w:val="es-ES_tradnl"/>
        </w:rPr>
        <w:t xml:space="preserve"> de riesgos</w:t>
      </w:r>
      <w:bookmarkEnd w:id="282"/>
      <w:commentRangeEnd w:id="283"/>
      <w:r w:rsidRPr="00C22962">
        <w:rPr>
          <w:rStyle w:val="Refdecomentario"/>
          <w:rFonts w:asciiTheme="minorHAnsi" w:eastAsiaTheme="minorHAnsi" w:hAnsiTheme="minorHAnsi" w:cstheme="minorBidi"/>
          <w:color w:val="auto"/>
          <w:lang w:val="es-ES_tradnl"/>
        </w:rPr>
        <w:commentReference w:id="283"/>
      </w:r>
    </w:p>
    <w:p w:rsidR="0015045F" w:rsidRPr="00C22962" w:rsidRDefault="0015045F" w:rsidP="0015045F">
      <w:pPr>
        <w:jc w:val="both"/>
        <w:rPr>
          <w:lang w:val="es-ES_tradnl"/>
        </w:rPr>
      </w:pPr>
      <w:r w:rsidRPr="00C22962">
        <w:rPr>
          <w:lang w:val="es-ES_tradnl"/>
        </w:rPr>
        <w:t xml:space="preserve">Todo  proyecto de  software </w:t>
      </w:r>
      <w:proofErr w:type="spellStart"/>
      <w:r w:rsidRPr="00C22962">
        <w:rPr>
          <w:lang w:val="es-ES_tradnl"/>
        </w:rPr>
        <w:t>esta</w:t>
      </w:r>
      <w:proofErr w:type="spellEnd"/>
      <w:r w:rsidRPr="00C22962">
        <w:rPr>
          <w:lang w:val="es-ES_tradnl"/>
        </w:rPr>
        <w:t xml:space="preserve"> sujeto a riesgos, debido a los factores de incertidumbre que le acompañan. Para efectos de este plan se considera un riesgo a todo aquello que altere los objetivos del proyecto o su planeación, siendo esta variación positiva o negativa.</w:t>
      </w:r>
    </w:p>
    <w:p w:rsidR="0015045F" w:rsidRPr="0015045F" w:rsidRDefault="0015045F" w:rsidP="0015045F">
      <w:pPr>
        <w:pStyle w:val="Ttulo3"/>
        <w:jc w:val="both"/>
        <w:rPr>
          <w:rFonts w:ascii="Arial" w:hAnsi="Arial"/>
          <w:sz w:val="28"/>
          <w:lang w:val="es-CO"/>
        </w:rPr>
      </w:pPr>
      <w:r w:rsidRPr="0015045F">
        <w:rPr>
          <w:rFonts w:ascii="Arial" w:hAnsi="Arial"/>
          <w:sz w:val="28"/>
          <w:lang w:val="es-CO"/>
        </w:rPr>
        <w:t>8.3.1 Objetivos</w:t>
      </w:r>
    </w:p>
    <w:p w:rsidR="0015045F" w:rsidRPr="00C22962" w:rsidRDefault="0015045F" w:rsidP="009D7F6B">
      <w:pPr>
        <w:pStyle w:val="Prrafodelista"/>
        <w:numPr>
          <w:ilvl w:val="0"/>
          <w:numId w:val="11"/>
        </w:numPr>
        <w:jc w:val="both"/>
        <w:rPr>
          <w:lang w:val="es-ES_tradnl"/>
        </w:rPr>
      </w:pPr>
      <w:r w:rsidRPr="00C22962">
        <w:rPr>
          <w:lang w:val="es-ES_tradnl"/>
        </w:rPr>
        <w:t>Identificar los riesgos  que puedan atentar contra los objetivos del proyecto, así como contra su planeación.</w:t>
      </w:r>
    </w:p>
    <w:p w:rsidR="0015045F" w:rsidRPr="00C22962" w:rsidRDefault="0015045F" w:rsidP="009D7F6B">
      <w:pPr>
        <w:pStyle w:val="Prrafodelista"/>
        <w:numPr>
          <w:ilvl w:val="0"/>
          <w:numId w:val="11"/>
        </w:numPr>
        <w:jc w:val="both"/>
        <w:rPr>
          <w:lang w:val="es-ES_tradnl"/>
        </w:rPr>
      </w:pPr>
      <w:r w:rsidRPr="00C22962">
        <w:rPr>
          <w:lang w:val="es-ES_tradnl"/>
        </w:rPr>
        <w:t>Detectar  los  factores de riesgo (causas)</w:t>
      </w:r>
    </w:p>
    <w:p w:rsidR="0015045F" w:rsidRPr="00C22962" w:rsidRDefault="0015045F" w:rsidP="009D7F6B">
      <w:pPr>
        <w:pStyle w:val="Prrafodelista"/>
        <w:numPr>
          <w:ilvl w:val="0"/>
          <w:numId w:val="11"/>
        </w:numPr>
        <w:jc w:val="both"/>
        <w:rPr>
          <w:lang w:val="es-ES_tradnl"/>
        </w:rPr>
      </w:pPr>
      <w:r w:rsidRPr="00C22962">
        <w:rPr>
          <w:lang w:val="es-ES_tradnl"/>
        </w:rPr>
        <w:t>Analizar los riesgos potenciales debido a su probabilidad e  impacto en el  estado del proyecto</w:t>
      </w:r>
      <w:r>
        <w:rPr>
          <w:lang w:val="es-ES_tradnl"/>
        </w:rPr>
        <w:t xml:space="preserve"> (10  más importantes)</w:t>
      </w:r>
      <w:r w:rsidRPr="00C22962">
        <w:rPr>
          <w:lang w:val="es-ES_tradnl"/>
        </w:rPr>
        <w:t>.</w:t>
      </w:r>
    </w:p>
    <w:p w:rsidR="0015045F" w:rsidRPr="00C22962" w:rsidRDefault="0015045F" w:rsidP="009D7F6B">
      <w:pPr>
        <w:pStyle w:val="Prrafodelista"/>
        <w:numPr>
          <w:ilvl w:val="0"/>
          <w:numId w:val="11"/>
        </w:numPr>
        <w:jc w:val="both"/>
        <w:rPr>
          <w:lang w:val="es-ES_tradnl"/>
        </w:rPr>
      </w:pPr>
      <w:r w:rsidRPr="00C22962">
        <w:rPr>
          <w:lang w:val="es-ES_tradnl"/>
        </w:rPr>
        <w:t>Priorizar los riesgos para elaborar contingencias que minimicen su efecto en caso de que este sea nocivo para el proyecto.</w:t>
      </w:r>
    </w:p>
    <w:p w:rsidR="0015045F" w:rsidRDefault="0015045F" w:rsidP="009D7F6B">
      <w:pPr>
        <w:pStyle w:val="Prrafodelista"/>
        <w:numPr>
          <w:ilvl w:val="0"/>
          <w:numId w:val="11"/>
        </w:numPr>
        <w:jc w:val="both"/>
        <w:rPr>
          <w:lang w:val="es-ES_tradnl"/>
        </w:rPr>
      </w:pPr>
      <w:commentRangeStart w:id="284"/>
      <w:r w:rsidRPr="00C22962">
        <w:rPr>
          <w:lang w:val="es-ES_tradnl"/>
        </w:rPr>
        <w:t>Diseñar los planes de contingencia, asociados a cada riesgo teniendo en cuenta el tiempo de respuesta, los responsables, así como la incidencia del riesgo sobre las diferentes partes del proyecto.</w:t>
      </w:r>
      <w:commentRangeEnd w:id="284"/>
      <w:r>
        <w:rPr>
          <w:rStyle w:val="Refdecomentario"/>
        </w:rPr>
        <w:commentReference w:id="284"/>
      </w:r>
    </w:p>
    <w:p w:rsidR="0015045F" w:rsidRPr="0015045F" w:rsidRDefault="0015045F" w:rsidP="0015045F">
      <w:pPr>
        <w:pStyle w:val="Ttulo3"/>
        <w:jc w:val="both"/>
        <w:rPr>
          <w:rFonts w:ascii="Arial" w:hAnsi="Arial"/>
          <w:sz w:val="28"/>
          <w:lang w:val="es-CO"/>
        </w:rPr>
      </w:pPr>
      <w:r w:rsidRPr="0015045F">
        <w:rPr>
          <w:rFonts w:ascii="Arial" w:hAnsi="Arial"/>
          <w:sz w:val="28"/>
          <w:lang w:val="es-CO"/>
        </w:rPr>
        <w:t>8.3.2 Alcance</w:t>
      </w:r>
    </w:p>
    <w:p w:rsidR="0015045F" w:rsidRPr="00130552" w:rsidRDefault="0015045F" w:rsidP="0015045F">
      <w:r>
        <w:t xml:space="preserve">Este plan se enfocara en los 7 riesgos </w:t>
      </w:r>
      <w:proofErr w:type="spellStart"/>
      <w:r>
        <w:t>mas</w:t>
      </w:r>
      <w:proofErr w:type="spellEnd"/>
      <w:r>
        <w:t xml:space="preserve"> importantes identificados  tras cada iteración </w:t>
      </w:r>
    </w:p>
    <w:p w:rsidR="0015045F" w:rsidRPr="0015045F" w:rsidRDefault="0015045F" w:rsidP="0015045F">
      <w:pPr>
        <w:pStyle w:val="Ttulo3"/>
        <w:jc w:val="both"/>
        <w:rPr>
          <w:rFonts w:ascii="Arial" w:hAnsi="Arial"/>
          <w:sz w:val="28"/>
          <w:lang w:val="es-CO"/>
        </w:rPr>
      </w:pPr>
      <w:r w:rsidRPr="0015045F">
        <w:rPr>
          <w:rFonts w:ascii="Arial" w:hAnsi="Arial"/>
          <w:sz w:val="28"/>
          <w:lang w:val="es-CO"/>
        </w:rPr>
        <w:t>8.3.3 Responsables</w:t>
      </w:r>
    </w:p>
    <w:p w:rsidR="0015045F" w:rsidRDefault="0015045F" w:rsidP="0015045F">
      <w:r>
        <w:t>Director de Riesgos y Gerente del Proyecte</w:t>
      </w:r>
    </w:p>
    <w:p w:rsidR="00E50B24" w:rsidRPr="000F1FA5" w:rsidRDefault="00E50B24" w:rsidP="0015045F">
      <w:r>
        <w:rPr>
          <w:noProof/>
          <w:lang w:val="es-CO" w:eastAsia="es-CO"/>
        </w:rPr>
        <w:drawing>
          <wp:inline distT="0" distB="0" distL="0" distR="0">
            <wp:extent cx="2570672" cy="1371600"/>
            <wp:effectExtent l="19050" t="0" r="77278" b="0"/>
            <wp:docPr id="14"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0" r:lo="rId81" r:qs="rId82" r:cs="rId83"/>
              </a:graphicData>
            </a:graphic>
          </wp:inline>
        </w:drawing>
      </w:r>
    </w:p>
    <w:p w:rsidR="0015045F" w:rsidRPr="0015045F" w:rsidRDefault="0015045F" w:rsidP="0015045F">
      <w:pPr>
        <w:pStyle w:val="Ttulo3"/>
        <w:jc w:val="both"/>
        <w:rPr>
          <w:rFonts w:ascii="Arial" w:hAnsi="Arial"/>
          <w:sz w:val="28"/>
          <w:lang w:val="es-CO"/>
        </w:rPr>
      </w:pPr>
      <w:r w:rsidRPr="0015045F">
        <w:rPr>
          <w:rFonts w:ascii="Arial" w:hAnsi="Arial"/>
          <w:sz w:val="28"/>
          <w:lang w:val="es-CO"/>
        </w:rPr>
        <w:t>8.3.4 Desarrollo</w:t>
      </w:r>
    </w:p>
    <w:p w:rsidR="0015045F" w:rsidRPr="00C22962" w:rsidRDefault="0015045F" w:rsidP="0015045F">
      <w:pPr>
        <w:jc w:val="both"/>
        <w:rPr>
          <w:lang w:val="es-ES_tradnl"/>
        </w:rPr>
      </w:pPr>
      <w:r w:rsidRPr="00C22962">
        <w:rPr>
          <w:lang w:val="es-ES_tradnl"/>
        </w:rPr>
        <w:t xml:space="preserve">Debido a la naturaleza cambiante del proyecto, así como a las características intrínsecas </w:t>
      </w:r>
      <w:r>
        <w:rPr>
          <w:lang w:val="es-ES_tradnl"/>
        </w:rPr>
        <w:t xml:space="preserve">de </w:t>
      </w:r>
      <w:r w:rsidRPr="00C22962">
        <w:rPr>
          <w:lang w:val="es-ES_tradnl"/>
        </w:rPr>
        <w:t xml:space="preserve">cada una de sus </w:t>
      </w:r>
      <w:proofErr w:type="spellStart"/>
      <w:r w:rsidRPr="00C22962">
        <w:rPr>
          <w:lang w:val="es-ES_tradnl"/>
        </w:rPr>
        <w:t>faces</w:t>
      </w:r>
      <w:proofErr w:type="spellEnd"/>
      <w:r w:rsidRPr="00C22962">
        <w:rPr>
          <w:lang w:val="es-ES_tradnl"/>
        </w:rPr>
        <w:t xml:space="preserve"> y la inexperiencia del equipo en proyectos de esta magnitud. Los riesgos han  de identificarse sobre la marcha, es decir, que en el  desarrollo y bajo las particulares experiencias podrán ser  descubiertos. No obstante el grupo realizará reuniones de reflexión donde se identificara potenciales riesgos y nutrirá , así</w:t>
      </w:r>
      <w:r>
        <w:rPr>
          <w:lang w:val="es-ES_tradnl"/>
        </w:rPr>
        <w:t xml:space="preserve"> como un registro</w:t>
      </w:r>
      <w:r w:rsidRPr="00C22962">
        <w:rPr>
          <w:lang w:val="es-ES_tradnl"/>
        </w:rPr>
        <w:t xml:space="preserve"> de los riesgos que ocurrieren. </w:t>
      </w:r>
    </w:p>
    <w:p w:rsidR="0015045F" w:rsidRPr="0015045F" w:rsidRDefault="0015045F" w:rsidP="0015045F">
      <w:pPr>
        <w:pStyle w:val="Ttulo3"/>
        <w:jc w:val="both"/>
        <w:rPr>
          <w:rFonts w:ascii="Arial" w:hAnsi="Arial"/>
          <w:sz w:val="28"/>
          <w:lang w:val="es-CO"/>
        </w:rPr>
      </w:pPr>
      <w:r w:rsidRPr="0015045F">
        <w:rPr>
          <w:rFonts w:ascii="Arial" w:hAnsi="Arial"/>
          <w:sz w:val="28"/>
          <w:lang w:val="es-CO"/>
        </w:rPr>
        <w:lastRenderedPageBreak/>
        <w:t>8.3.5</w:t>
      </w:r>
      <w:r w:rsidR="004945FA">
        <w:rPr>
          <w:rFonts w:ascii="Arial" w:hAnsi="Arial"/>
          <w:sz w:val="28"/>
          <w:lang w:val="es-CO"/>
        </w:rPr>
        <w:t xml:space="preserve"> Recursos</w:t>
      </w:r>
    </w:p>
    <w:p w:rsidR="0015045F" w:rsidRPr="00C22962" w:rsidRDefault="0015045F" w:rsidP="0015045F">
      <w:pPr>
        <w:jc w:val="both"/>
        <w:rPr>
          <w:lang w:val="es-ES_tradnl"/>
        </w:rPr>
      </w:pPr>
      <w:r>
        <w:rPr>
          <w:lang w:val="es-ES_tradnl"/>
        </w:rPr>
        <w:t xml:space="preserve">El </w:t>
      </w:r>
      <w:proofErr w:type="spellStart"/>
      <w:r>
        <w:rPr>
          <w:lang w:val="es-ES_tradnl"/>
        </w:rPr>
        <w:t>documento</w:t>
      </w:r>
      <w:commentRangeStart w:id="285"/>
      <w:r w:rsidR="007354D3" w:rsidRPr="007354D3">
        <w:fldChar w:fldCharType="begin"/>
      </w:r>
      <w:r>
        <w:instrText xml:space="preserve"> HYPERLINK "Dept%20Calidad/Riesgos%20del%20%20proyecto.xlsx" </w:instrText>
      </w:r>
      <w:r w:rsidR="007354D3" w:rsidRPr="007354D3">
        <w:fldChar w:fldCharType="separate"/>
      </w:r>
      <w:r w:rsidRPr="00C22962">
        <w:rPr>
          <w:rStyle w:val="Hipervnculo"/>
          <w:lang w:val="es-ES_tradnl"/>
        </w:rPr>
        <w:t>riesgos</w:t>
      </w:r>
      <w:proofErr w:type="spellEnd"/>
      <w:r w:rsidRPr="00C22962">
        <w:rPr>
          <w:rStyle w:val="Hipervnculo"/>
          <w:lang w:val="es-ES_tradnl"/>
        </w:rPr>
        <w:t xml:space="preserve"> del proyecto</w:t>
      </w:r>
      <w:r w:rsidR="007354D3">
        <w:rPr>
          <w:rStyle w:val="Hipervnculo"/>
          <w:lang w:val="es-ES_tradnl"/>
        </w:rPr>
        <w:fldChar w:fldCharType="end"/>
      </w:r>
      <w:r w:rsidRPr="00C22962">
        <w:rPr>
          <w:lang w:val="es-ES_tradnl"/>
        </w:rPr>
        <w:t xml:space="preserve">, </w:t>
      </w:r>
      <w:commentRangeEnd w:id="285"/>
      <w:r>
        <w:rPr>
          <w:rStyle w:val="Refdecomentario"/>
        </w:rPr>
        <w:commentReference w:id="285"/>
      </w:r>
      <w:r>
        <w:rPr>
          <w:lang w:val="es-ES_tradnl"/>
        </w:rPr>
        <w:t>donde s</w:t>
      </w:r>
      <w:r w:rsidR="00A278FA">
        <w:rPr>
          <w:lang w:val="es-ES_tradnl"/>
        </w:rPr>
        <w:t>e almacenara toda la información</w:t>
      </w:r>
      <w:r w:rsidRPr="00C22962">
        <w:rPr>
          <w:lang w:val="es-ES_tradnl"/>
        </w:rPr>
        <w:t xml:space="preserve">: </w:t>
      </w:r>
    </w:p>
    <w:tbl>
      <w:tblPr>
        <w:tblStyle w:val="Tablaconcuadrcula"/>
        <w:tblW w:w="0" w:type="auto"/>
        <w:tblLook w:val="04A0"/>
      </w:tblPr>
      <w:tblGrid>
        <w:gridCol w:w="2714"/>
        <w:gridCol w:w="2742"/>
        <w:gridCol w:w="3031"/>
      </w:tblGrid>
      <w:tr w:rsidR="0015045F" w:rsidRPr="00C22962" w:rsidTr="00604DFB">
        <w:tc>
          <w:tcPr>
            <w:tcW w:w="2838" w:type="dxa"/>
          </w:tcPr>
          <w:p w:rsidR="0015045F" w:rsidRPr="00C22962" w:rsidRDefault="0015045F" w:rsidP="00604DFB">
            <w:pPr>
              <w:jc w:val="both"/>
              <w:rPr>
                <w:lang w:val="es-ES_tradnl"/>
              </w:rPr>
            </w:pPr>
            <w:commentRangeStart w:id="286"/>
            <w:r w:rsidRPr="00C22962">
              <w:rPr>
                <w:lang w:val="es-ES_tradnl"/>
              </w:rPr>
              <w:t>Hoja de Excel</w:t>
            </w:r>
          </w:p>
        </w:tc>
        <w:tc>
          <w:tcPr>
            <w:tcW w:w="2839" w:type="dxa"/>
          </w:tcPr>
          <w:p w:rsidR="0015045F" w:rsidRPr="00C22962" w:rsidRDefault="0015045F" w:rsidP="00604DFB">
            <w:pPr>
              <w:jc w:val="both"/>
              <w:rPr>
                <w:lang w:val="es-ES_tradnl"/>
              </w:rPr>
            </w:pPr>
            <w:r w:rsidRPr="00C22962">
              <w:rPr>
                <w:lang w:val="es-ES_tradnl"/>
              </w:rPr>
              <w:t>Descripción</w:t>
            </w:r>
          </w:p>
        </w:tc>
        <w:tc>
          <w:tcPr>
            <w:tcW w:w="2839" w:type="dxa"/>
          </w:tcPr>
          <w:p w:rsidR="0015045F" w:rsidRPr="00C22962" w:rsidRDefault="0015045F" w:rsidP="00604DFB">
            <w:pPr>
              <w:jc w:val="both"/>
              <w:rPr>
                <w:lang w:val="es-ES_tradnl"/>
              </w:rPr>
            </w:pPr>
            <w:r>
              <w:rPr>
                <w:lang w:val="es-ES_tradnl"/>
              </w:rPr>
              <w:t>contenido</w:t>
            </w:r>
          </w:p>
        </w:tc>
      </w:tr>
      <w:tr w:rsidR="0015045F" w:rsidRPr="00C22962" w:rsidTr="00604DFB">
        <w:tc>
          <w:tcPr>
            <w:tcW w:w="2838" w:type="dxa"/>
          </w:tcPr>
          <w:p w:rsidR="0015045F" w:rsidRPr="00C22962" w:rsidRDefault="0015045F" w:rsidP="00604DFB">
            <w:pPr>
              <w:jc w:val="both"/>
              <w:rPr>
                <w:lang w:val="es-ES_tradnl"/>
              </w:rPr>
            </w:pPr>
            <w:r w:rsidRPr="00C22962">
              <w:rPr>
                <w:lang w:val="es-ES_tradnl"/>
              </w:rPr>
              <w:t>Lluvia de Riesgos</w:t>
            </w:r>
          </w:p>
        </w:tc>
        <w:tc>
          <w:tcPr>
            <w:tcW w:w="2839" w:type="dxa"/>
          </w:tcPr>
          <w:p w:rsidR="0015045F" w:rsidRPr="00C22962" w:rsidRDefault="0015045F" w:rsidP="00604DFB">
            <w:pPr>
              <w:jc w:val="both"/>
              <w:rPr>
                <w:lang w:val="es-ES_tradnl"/>
              </w:rPr>
            </w:pPr>
            <w:r w:rsidRPr="00C22962">
              <w:rPr>
                <w:lang w:val="es-ES_tradnl"/>
              </w:rPr>
              <w:t xml:space="preserve">Contiene el  conglomerado de riesgos identificados por  </w:t>
            </w:r>
            <w:proofErr w:type="spellStart"/>
            <w:r w:rsidRPr="00213797">
              <w:rPr>
                <w:b/>
                <w:lang w:val="es-ES_tradnl"/>
              </w:rPr>
              <w:t>FifthFloorCorp</w:t>
            </w:r>
            <w:proofErr w:type="spellEnd"/>
          </w:p>
        </w:tc>
        <w:tc>
          <w:tcPr>
            <w:tcW w:w="2839" w:type="dxa"/>
          </w:tcPr>
          <w:p w:rsidR="0015045F" w:rsidRPr="00C22962" w:rsidRDefault="0015045F" w:rsidP="009D7F6B">
            <w:pPr>
              <w:pStyle w:val="Prrafodelista"/>
              <w:numPr>
                <w:ilvl w:val="0"/>
                <w:numId w:val="15"/>
              </w:numPr>
              <w:jc w:val="both"/>
              <w:rPr>
                <w:lang w:val="es-ES_tradnl"/>
              </w:rPr>
            </w:pPr>
            <w:r w:rsidRPr="00C22962">
              <w:rPr>
                <w:lang w:val="es-ES_tradnl"/>
              </w:rPr>
              <w:t>Descripción del Riesgo</w:t>
            </w:r>
          </w:p>
          <w:p w:rsidR="0015045F" w:rsidRPr="00C22962" w:rsidRDefault="0015045F" w:rsidP="009D7F6B">
            <w:pPr>
              <w:pStyle w:val="Prrafodelista"/>
              <w:numPr>
                <w:ilvl w:val="0"/>
                <w:numId w:val="15"/>
              </w:numPr>
              <w:jc w:val="both"/>
              <w:rPr>
                <w:lang w:val="es-ES_tradnl"/>
              </w:rPr>
            </w:pPr>
            <w:r w:rsidRPr="00C22962">
              <w:rPr>
                <w:lang w:val="es-ES_tradnl"/>
              </w:rPr>
              <w:t>Identificador del  riesgo</w:t>
            </w:r>
          </w:p>
          <w:p w:rsidR="0015045F" w:rsidRPr="00C22962" w:rsidRDefault="0015045F" w:rsidP="009D7F6B">
            <w:pPr>
              <w:pStyle w:val="Prrafodelista"/>
              <w:numPr>
                <w:ilvl w:val="0"/>
                <w:numId w:val="15"/>
              </w:numPr>
              <w:jc w:val="both"/>
              <w:rPr>
                <w:lang w:val="es-ES_tradnl"/>
              </w:rPr>
            </w:pPr>
            <w:r w:rsidRPr="00C22962">
              <w:rPr>
                <w:lang w:val="es-ES_tradnl"/>
              </w:rPr>
              <w:t>Tipificación del riesgo  {Técnico,  humano, temporal}</w:t>
            </w:r>
          </w:p>
        </w:tc>
      </w:tr>
      <w:tr w:rsidR="0015045F" w:rsidRPr="00C22962" w:rsidTr="00604DFB">
        <w:tc>
          <w:tcPr>
            <w:tcW w:w="2838" w:type="dxa"/>
          </w:tcPr>
          <w:p w:rsidR="0015045F" w:rsidRPr="00C22962" w:rsidRDefault="0015045F" w:rsidP="00604DFB">
            <w:pPr>
              <w:jc w:val="both"/>
              <w:rPr>
                <w:lang w:val="es-ES_tradnl"/>
              </w:rPr>
            </w:pPr>
            <w:r>
              <w:rPr>
                <w:lang w:val="es-ES_tradnl"/>
              </w:rPr>
              <w:t>Evaluación del riesgo</w:t>
            </w:r>
          </w:p>
        </w:tc>
        <w:tc>
          <w:tcPr>
            <w:tcW w:w="2839" w:type="dxa"/>
          </w:tcPr>
          <w:p w:rsidR="0015045F" w:rsidRPr="00C22962" w:rsidRDefault="0015045F" w:rsidP="00604DFB">
            <w:pPr>
              <w:jc w:val="both"/>
              <w:rPr>
                <w:lang w:val="es-ES_tradnl"/>
              </w:rPr>
            </w:pPr>
            <w:r>
              <w:rPr>
                <w:lang w:val="es-ES_tradnl"/>
              </w:rPr>
              <w:t xml:space="preserve">Se dan valores numéricos al riesgo </w:t>
            </w:r>
          </w:p>
        </w:tc>
        <w:tc>
          <w:tcPr>
            <w:tcW w:w="2839" w:type="dxa"/>
          </w:tcPr>
          <w:p w:rsidR="0015045F" w:rsidRDefault="0015045F" w:rsidP="009D7F6B">
            <w:pPr>
              <w:pStyle w:val="Prrafodelista"/>
              <w:numPr>
                <w:ilvl w:val="0"/>
                <w:numId w:val="16"/>
              </w:numPr>
              <w:jc w:val="both"/>
              <w:rPr>
                <w:lang w:val="es-ES_tradnl"/>
              </w:rPr>
            </w:pPr>
            <w:r>
              <w:rPr>
                <w:lang w:val="es-ES_tradnl"/>
              </w:rPr>
              <w:t>Identificador del riesgo</w:t>
            </w:r>
          </w:p>
          <w:p w:rsidR="0015045F" w:rsidRDefault="0015045F" w:rsidP="009D7F6B">
            <w:pPr>
              <w:pStyle w:val="Prrafodelista"/>
              <w:numPr>
                <w:ilvl w:val="0"/>
                <w:numId w:val="16"/>
              </w:numPr>
              <w:jc w:val="both"/>
              <w:rPr>
                <w:lang w:val="es-ES_tradnl"/>
              </w:rPr>
            </w:pPr>
            <w:r>
              <w:rPr>
                <w:lang w:val="es-ES_tradnl"/>
              </w:rPr>
              <w:t>Descripción del riesgo</w:t>
            </w:r>
          </w:p>
          <w:p w:rsidR="0015045F" w:rsidRDefault="0015045F" w:rsidP="009D7F6B">
            <w:pPr>
              <w:pStyle w:val="Prrafodelista"/>
              <w:numPr>
                <w:ilvl w:val="0"/>
                <w:numId w:val="16"/>
              </w:numPr>
              <w:jc w:val="both"/>
              <w:rPr>
                <w:lang w:val="es-ES_tradnl"/>
              </w:rPr>
            </w:pPr>
            <w:r>
              <w:rPr>
                <w:lang w:val="es-ES_tradnl"/>
              </w:rPr>
              <w:t>Probabilidad del riesgo</w:t>
            </w:r>
          </w:p>
          <w:p w:rsidR="0015045F" w:rsidRDefault="0015045F" w:rsidP="009D7F6B">
            <w:pPr>
              <w:pStyle w:val="Prrafodelista"/>
              <w:numPr>
                <w:ilvl w:val="0"/>
                <w:numId w:val="16"/>
              </w:numPr>
              <w:jc w:val="both"/>
              <w:rPr>
                <w:lang w:val="es-ES_tradnl"/>
              </w:rPr>
            </w:pPr>
            <w:r>
              <w:rPr>
                <w:lang w:val="es-ES_tradnl"/>
              </w:rPr>
              <w:t>Impacto del  riesgo</w:t>
            </w:r>
          </w:p>
          <w:p w:rsidR="0015045F" w:rsidRDefault="0015045F" w:rsidP="009D7F6B">
            <w:pPr>
              <w:pStyle w:val="Prrafodelista"/>
              <w:numPr>
                <w:ilvl w:val="0"/>
                <w:numId w:val="16"/>
              </w:numPr>
              <w:jc w:val="both"/>
              <w:rPr>
                <w:lang w:val="es-ES_tradnl"/>
              </w:rPr>
            </w:pPr>
            <w:r>
              <w:rPr>
                <w:lang w:val="es-ES_tradnl"/>
              </w:rPr>
              <w:t>Importancia (promedio)</w:t>
            </w:r>
          </w:p>
          <w:p w:rsidR="0015045F" w:rsidRPr="0082644F" w:rsidRDefault="0015045F" w:rsidP="009D7F6B">
            <w:pPr>
              <w:pStyle w:val="Prrafodelista"/>
              <w:numPr>
                <w:ilvl w:val="0"/>
                <w:numId w:val="16"/>
              </w:numPr>
              <w:jc w:val="both"/>
              <w:rPr>
                <w:lang w:val="es-ES_tradnl"/>
              </w:rPr>
            </w:pPr>
            <w:r>
              <w:rPr>
                <w:lang w:val="es-ES_tradnl"/>
              </w:rPr>
              <w:t>Tolerancia</w:t>
            </w:r>
          </w:p>
        </w:tc>
      </w:tr>
      <w:tr w:rsidR="0015045F" w:rsidRPr="00C22962" w:rsidTr="00604DFB">
        <w:tc>
          <w:tcPr>
            <w:tcW w:w="2838" w:type="dxa"/>
          </w:tcPr>
          <w:p w:rsidR="0015045F" w:rsidRDefault="0015045F" w:rsidP="00604DFB">
            <w:pPr>
              <w:jc w:val="both"/>
              <w:rPr>
                <w:lang w:val="es-ES_tradnl"/>
              </w:rPr>
            </w:pPr>
            <w:r>
              <w:rPr>
                <w:lang w:val="es-ES_tradnl"/>
              </w:rPr>
              <w:t>Log de riesgos</w:t>
            </w:r>
          </w:p>
        </w:tc>
        <w:tc>
          <w:tcPr>
            <w:tcW w:w="2839" w:type="dxa"/>
          </w:tcPr>
          <w:p w:rsidR="0015045F" w:rsidRDefault="0015045F" w:rsidP="00604DFB">
            <w:pPr>
              <w:jc w:val="both"/>
              <w:rPr>
                <w:lang w:val="es-ES_tradnl"/>
              </w:rPr>
            </w:pPr>
            <w:r>
              <w:rPr>
                <w:lang w:val="es-ES_tradnl"/>
              </w:rPr>
              <w:t>Reporte de los riesgos que se han materializado</w:t>
            </w:r>
          </w:p>
        </w:tc>
        <w:tc>
          <w:tcPr>
            <w:tcW w:w="2839" w:type="dxa"/>
          </w:tcPr>
          <w:p w:rsidR="0015045F" w:rsidRDefault="0015045F" w:rsidP="009D7F6B">
            <w:pPr>
              <w:pStyle w:val="Prrafodelista"/>
              <w:numPr>
                <w:ilvl w:val="0"/>
                <w:numId w:val="17"/>
              </w:numPr>
              <w:jc w:val="both"/>
              <w:rPr>
                <w:lang w:val="es-ES_tradnl"/>
              </w:rPr>
            </w:pPr>
            <w:r>
              <w:rPr>
                <w:lang w:val="es-ES_tradnl"/>
              </w:rPr>
              <w:t>Fecha del reporte</w:t>
            </w:r>
          </w:p>
          <w:p w:rsidR="0015045F" w:rsidRDefault="0015045F" w:rsidP="009D7F6B">
            <w:pPr>
              <w:pStyle w:val="Prrafodelista"/>
              <w:numPr>
                <w:ilvl w:val="0"/>
                <w:numId w:val="17"/>
              </w:numPr>
              <w:jc w:val="both"/>
              <w:rPr>
                <w:lang w:val="es-ES_tradnl"/>
              </w:rPr>
            </w:pPr>
            <w:r>
              <w:rPr>
                <w:lang w:val="es-ES_tradnl"/>
              </w:rPr>
              <w:t>Quien lo reporta</w:t>
            </w:r>
          </w:p>
          <w:p w:rsidR="0015045F" w:rsidRDefault="0015045F" w:rsidP="009D7F6B">
            <w:pPr>
              <w:pStyle w:val="Prrafodelista"/>
              <w:numPr>
                <w:ilvl w:val="0"/>
                <w:numId w:val="17"/>
              </w:numPr>
              <w:jc w:val="both"/>
              <w:rPr>
                <w:lang w:val="es-ES_tradnl"/>
              </w:rPr>
            </w:pPr>
            <w:r>
              <w:rPr>
                <w:lang w:val="es-ES_tradnl"/>
              </w:rPr>
              <w:t>Descripción del suceso</w:t>
            </w:r>
          </w:p>
          <w:p w:rsidR="0015045F" w:rsidRDefault="0015045F" w:rsidP="009D7F6B">
            <w:pPr>
              <w:pStyle w:val="Prrafodelista"/>
              <w:numPr>
                <w:ilvl w:val="0"/>
                <w:numId w:val="17"/>
              </w:numPr>
              <w:jc w:val="both"/>
              <w:rPr>
                <w:lang w:val="es-ES_tradnl"/>
              </w:rPr>
            </w:pPr>
            <w:r>
              <w:rPr>
                <w:lang w:val="es-ES_tradnl"/>
              </w:rPr>
              <w:t>Reacción (lo que se hizo)</w:t>
            </w:r>
          </w:p>
          <w:p w:rsidR="0015045F" w:rsidRDefault="0015045F" w:rsidP="009D7F6B">
            <w:pPr>
              <w:pStyle w:val="Prrafodelista"/>
              <w:numPr>
                <w:ilvl w:val="0"/>
                <w:numId w:val="17"/>
              </w:numPr>
              <w:jc w:val="both"/>
              <w:rPr>
                <w:lang w:val="es-ES_tradnl"/>
              </w:rPr>
            </w:pPr>
            <w:r>
              <w:rPr>
                <w:lang w:val="es-ES_tradnl"/>
              </w:rPr>
              <w:t>Consecuencias</w:t>
            </w:r>
          </w:p>
          <w:p w:rsidR="0015045F" w:rsidRDefault="0015045F" w:rsidP="009D7F6B">
            <w:pPr>
              <w:pStyle w:val="Prrafodelista"/>
              <w:numPr>
                <w:ilvl w:val="0"/>
                <w:numId w:val="17"/>
              </w:numPr>
              <w:jc w:val="both"/>
              <w:rPr>
                <w:lang w:val="es-ES_tradnl"/>
              </w:rPr>
            </w:pPr>
            <w:r>
              <w:rPr>
                <w:lang w:val="es-ES_tradnl"/>
              </w:rPr>
              <w:t>Moraleja</w:t>
            </w:r>
          </w:p>
          <w:p w:rsidR="0015045F" w:rsidRPr="00416563" w:rsidRDefault="0015045F" w:rsidP="009D7F6B">
            <w:pPr>
              <w:pStyle w:val="Prrafodelista"/>
              <w:numPr>
                <w:ilvl w:val="0"/>
                <w:numId w:val="17"/>
              </w:numPr>
              <w:jc w:val="both"/>
              <w:rPr>
                <w:lang w:val="es-ES_tradnl"/>
              </w:rPr>
            </w:pPr>
            <w:r>
              <w:rPr>
                <w:lang w:val="es-ES_tradnl"/>
              </w:rPr>
              <w:t>Impacto en el proyecto</w:t>
            </w:r>
          </w:p>
        </w:tc>
      </w:tr>
      <w:tr w:rsidR="0015045F" w:rsidRPr="00C22962" w:rsidTr="00604DFB">
        <w:tc>
          <w:tcPr>
            <w:tcW w:w="2838" w:type="dxa"/>
          </w:tcPr>
          <w:p w:rsidR="0015045F" w:rsidRPr="00C22962" w:rsidRDefault="0015045F" w:rsidP="00604DFB">
            <w:pPr>
              <w:jc w:val="both"/>
              <w:rPr>
                <w:lang w:val="es-ES_tradnl"/>
              </w:rPr>
            </w:pPr>
            <w:r>
              <w:rPr>
                <w:lang w:val="es-ES_tradnl"/>
              </w:rPr>
              <w:t xml:space="preserve">Detalles del n-Riesgo </w:t>
            </w:r>
          </w:p>
        </w:tc>
        <w:tc>
          <w:tcPr>
            <w:tcW w:w="2839" w:type="dxa"/>
          </w:tcPr>
          <w:p w:rsidR="0015045F" w:rsidRPr="00C22962" w:rsidRDefault="0015045F" w:rsidP="00604DFB">
            <w:pPr>
              <w:jc w:val="both"/>
              <w:rPr>
                <w:lang w:val="es-ES_tradnl"/>
              </w:rPr>
            </w:pPr>
            <w:r>
              <w:rPr>
                <w:lang w:val="es-ES_tradnl"/>
              </w:rPr>
              <w:t xml:space="preserve">Información </w:t>
            </w:r>
          </w:p>
        </w:tc>
        <w:tc>
          <w:tcPr>
            <w:tcW w:w="2839" w:type="dxa"/>
          </w:tcPr>
          <w:p w:rsidR="0015045F" w:rsidRDefault="0015045F" w:rsidP="009D7F6B">
            <w:pPr>
              <w:pStyle w:val="Prrafodelista"/>
              <w:numPr>
                <w:ilvl w:val="0"/>
                <w:numId w:val="18"/>
              </w:numPr>
              <w:jc w:val="both"/>
              <w:rPr>
                <w:lang w:val="es-ES_tradnl"/>
              </w:rPr>
            </w:pPr>
            <w:r>
              <w:rPr>
                <w:lang w:val="es-ES_tradnl"/>
              </w:rPr>
              <w:t>Identificador del Riesgo</w:t>
            </w:r>
          </w:p>
          <w:p w:rsidR="0015045F" w:rsidRDefault="0015045F" w:rsidP="009D7F6B">
            <w:pPr>
              <w:pStyle w:val="Prrafodelista"/>
              <w:numPr>
                <w:ilvl w:val="0"/>
                <w:numId w:val="18"/>
              </w:numPr>
              <w:jc w:val="both"/>
              <w:rPr>
                <w:lang w:val="es-ES_tradnl"/>
              </w:rPr>
            </w:pPr>
            <w:r>
              <w:rPr>
                <w:lang w:val="es-ES_tradnl"/>
              </w:rPr>
              <w:t>Descripción del riesgo</w:t>
            </w:r>
          </w:p>
          <w:p w:rsidR="0015045F" w:rsidRDefault="0015045F" w:rsidP="009D7F6B">
            <w:pPr>
              <w:pStyle w:val="Prrafodelista"/>
              <w:numPr>
                <w:ilvl w:val="0"/>
                <w:numId w:val="18"/>
              </w:numPr>
              <w:jc w:val="both"/>
              <w:rPr>
                <w:lang w:val="es-ES_tradnl"/>
              </w:rPr>
            </w:pPr>
            <w:r>
              <w:rPr>
                <w:lang w:val="es-ES_tradnl"/>
              </w:rPr>
              <w:t>Probabilidad</w:t>
            </w:r>
          </w:p>
          <w:p w:rsidR="0015045F" w:rsidRDefault="0015045F" w:rsidP="009D7F6B">
            <w:pPr>
              <w:pStyle w:val="Prrafodelista"/>
              <w:numPr>
                <w:ilvl w:val="0"/>
                <w:numId w:val="18"/>
              </w:numPr>
              <w:jc w:val="both"/>
              <w:rPr>
                <w:lang w:val="es-ES_tradnl"/>
              </w:rPr>
            </w:pPr>
            <w:r>
              <w:rPr>
                <w:lang w:val="es-ES_tradnl"/>
              </w:rPr>
              <w:t>Impacto</w:t>
            </w:r>
          </w:p>
          <w:p w:rsidR="0015045F" w:rsidRDefault="0015045F" w:rsidP="009D7F6B">
            <w:pPr>
              <w:pStyle w:val="Prrafodelista"/>
              <w:numPr>
                <w:ilvl w:val="0"/>
                <w:numId w:val="18"/>
              </w:numPr>
              <w:jc w:val="both"/>
              <w:rPr>
                <w:lang w:val="es-ES_tradnl"/>
              </w:rPr>
            </w:pPr>
            <w:r>
              <w:rPr>
                <w:lang w:val="es-ES_tradnl"/>
              </w:rPr>
              <w:t>Tolerancia</w:t>
            </w:r>
          </w:p>
          <w:p w:rsidR="0015045F" w:rsidRDefault="0015045F" w:rsidP="009D7F6B">
            <w:pPr>
              <w:pStyle w:val="Prrafodelista"/>
              <w:numPr>
                <w:ilvl w:val="0"/>
                <w:numId w:val="18"/>
              </w:numPr>
              <w:jc w:val="both"/>
              <w:rPr>
                <w:lang w:val="es-ES_tradnl"/>
              </w:rPr>
            </w:pPr>
            <w:r>
              <w:rPr>
                <w:lang w:val="es-ES_tradnl"/>
              </w:rPr>
              <w:t>Importancia ponderada</w:t>
            </w:r>
          </w:p>
          <w:p w:rsidR="0015045F" w:rsidRPr="00496A37" w:rsidRDefault="0015045F" w:rsidP="009D7F6B">
            <w:pPr>
              <w:pStyle w:val="Prrafodelista"/>
              <w:numPr>
                <w:ilvl w:val="0"/>
                <w:numId w:val="18"/>
              </w:numPr>
              <w:jc w:val="both"/>
              <w:rPr>
                <w:lang w:val="es-ES_tradnl"/>
              </w:rPr>
            </w:pPr>
            <w:r>
              <w:rPr>
                <w:lang w:val="es-ES_tradnl"/>
              </w:rPr>
              <w:t>Monitoreo</w:t>
            </w:r>
          </w:p>
          <w:p w:rsidR="0015045F" w:rsidRDefault="0015045F" w:rsidP="009D7F6B">
            <w:pPr>
              <w:pStyle w:val="Prrafodelista"/>
              <w:numPr>
                <w:ilvl w:val="0"/>
                <w:numId w:val="18"/>
              </w:numPr>
              <w:jc w:val="both"/>
              <w:rPr>
                <w:lang w:val="es-ES_tradnl"/>
              </w:rPr>
            </w:pPr>
            <w:r>
              <w:rPr>
                <w:lang w:val="es-ES_tradnl"/>
              </w:rPr>
              <w:t>Plan de contingencia</w:t>
            </w:r>
          </w:p>
          <w:p w:rsidR="0015045F" w:rsidRPr="00B6180B" w:rsidRDefault="0015045F" w:rsidP="009D7F6B">
            <w:pPr>
              <w:pStyle w:val="Prrafodelista"/>
              <w:numPr>
                <w:ilvl w:val="0"/>
                <w:numId w:val="18"/>
              </w:numPr>
              <w:jc w:val="both"/>
              <w:rPr>
                <w:lang w:val="es-ES_tradnl"/>
              </w:rPr>
            </w:pPr>
            <w:r w:rsidRPr="006A714F">
              <w:rPr>
                <w:u w:val="double"/>
                <w:lang w:val="es-ES_tradnl"/>
              </w:rPr>
              <w:t>Responsable</w:t>
            </w:r>
            <w:r>
              <w:rPr>
                <w:lang w:val="es-ES_tradnl"/>
              </w:rPr>
              <w:t>(s)</w:t>
            </w:r>
            <w:commentRangeEnd w:id="286"/>
            <w:r w:rsidR="00A278FA">
              <w:rPr>
                <w:rStyle w:val="Refdecomentario"/>
              </w:rPr>
              <w:commentReference w:id="286"/>
            </w:r>
          </w:p>
        </w:tc>
      </w:tr>
    </w:tbl>
    <w:p w:rsidR="0015045F" w:rsidRPr="00C22962" w:rsidRDefault="0015045F" w:rsidP="0015045F">
      <w:pPr>
        <w:pStyle w:val="Epgrafe"/>
        <w:keepNext/>
        <w:jc w:val="center"/>
        <w:rPr>
          <w:lang w:val="es-ES_tradnl"/>
        </w:rPr>
      </w:pPr>
      <w:r w:rsidRPr="00C22962">
        <w:rPr>
          <w:lang w:val="es-ES_tradnl"/>
        </w:rPr>
        <w:t>Table</w:t>
      </w:r>
      <w:r>
        <w:rPr>
          <w:lang w:val="es-ES_tradnl"/>
        </w:rPr>
        <w:t>1 : Estructura del documento de riesgos del proyecto</w:t>
      </w:r>
    </w:p>
    <w:p w:rsidR="0015045F" w:rsidRPr="00B10569" w:rsidRDefault="0015045F" w:rsidP="00B10569">
      <w:pPr>
        <w:pStyle w:val="Ttulo3"/>
        <w:jc w:val="both"/>
        <w:rPr>
          <w:rFonts w:ascii="Arial" w:hAnsi="Arial"/>
          <w:sz w:val="28"/>
          <w:lang w:val="es-CO"/>
        </w:rPr>
      </w:pPr>
      <w:r w:rsidRPr="00B10569">
        <w:rPr>
          <w:rFonts w:ascii="Arial" w:hAnsi="Arial"/>
          <w:sz w:val="28"/>
          <w:lang w:val="es-CO"/>
        </w:rPr>
        <w:t>8.3.6 Producto de trabajo</w:t>
      </w:r>
    </w:p>
    <w:p w:rsidR="0015045F" w:rsidRPr="00B6180B" w:rsidRDefault="00B10569" w:rsidP="0015045F">
      <w:r>
        <w:t xml:space="preserve">Como producto se </w:t>
      </w:r>
      <w:r w:rsidR="0015045F">
        <w:t>tendrá la actualización del documento (</w:t>
      </w:r>
      <w:r w:rsidR="0015045F" w:rsidRPr="003F5C24">
        <w:t>riesgos del proyecto</w:t>
      </w:r>
      <w:r w:rsidR="0015045F">
        <w:t>), y este será muy importante para la labor gerencial.</w:t>
      </w:r>
    </w:p>
    <w:p w:rsidR="00C558E2" w:rsidRDefault="00C558E2" w:rsidP="00C558E2">
      <w:pPr>
        <w:pStyle w:val="Ttulo2"/>
        <w:rPr>
          <w:rFonts w:ascii="Arial" w:hAnsi="Arial" w:cs="Arial"/>
          <w:sz w:val="28"/>
          <w:szCs w:val="28"/>
        </w:rPr>
      </w:pPr>
      <w:bookmarkStart w:id="287" w:name="_Toc334451309"/>
      <w:bookmarkStart w:id="288" w:name="_Toc334451567"/>
      <w:bookmarkStart w:id="289" w:name="_Toc333053735"/>
      <w:bookmarkStart w:id="290" w:name="_Toc333053736"/>
      <w:r w:rsidRPr="005B681C">
        <w:rPr>
          <w:rFonts w:ascii="Arial" w:hAnsi="Arial" w:cs="Arial"/>
          <w:sz w:val="28"/>
          <w:szCs w:val="28"/>
        </w:rPr>
        <w:lastRenderedPageBreak/>
        <w:t>8.4 Plan de la administraci</w:t>
      </w:r>
      <w:r>
        <w:rPr>
          <w:rFonts w:ascii="Arial" w:hAnsi="Arial" w:cs="Arial"/>
          <w:sz w:val="28"/>
          <w:szCs w:val="28"/>
        </w:rPr>
        <w:t>ó</w:t>
      </w:r>
      <w:r w:rsidRPr="00CB391C">
        <w:rPr>
          <w:rFonts w:ascii="Arial" w:hAnsi="Arial" w:cs="Arial"/>
          <w:sz w:val="28"/>
          <w:szCs w:val="28"/>
        </w:rPr>
        <w:t xml:space="preserve">n de la </w:t>
      </w:r>
      <w:r>
        <w:rPr>
          <w:rFonts w:ascii="Arial" w:hAnsi="Arial" w:cs="Arial"/>
          <w:sz w:val="28"/>
          <w:szCs w:val="28"/>
        </w:rPr>
        <w:t>configuración:</w:t>
      </w:r>
      <w:bookmarkEnd w:id="287"/>
      <w:bookmarkEnd w:id="288"/>
    </w:p>
    <w:bookmarkEnd w:id="289"/>
    <w:p w:rsidR="00C558E2" w:rsidRPr="00C558E2" w:rsidRDefault="00C558E2" w:rsidP="00C558E2">
      <w:pPr>
        <w:jc w:val="both"/>
      </w:pPr>
      <w:r w:rsidRPr="00C558E2">
        <w:t xml:space="preserve">El plan de administración de la configuración es un documento que tiene como objetivo determinar </w:t>
      </w:r>
      <w:proofErr w:type="spellStart"/>
      <w:r w:rsidRPr="00C558E2">
        <w:t>que</w:t>
      </w:r>
      <w:proofErr w:type="spellEnd"/>
      <w:r w:rsidRPr="00C558E2">
        <w:t xml:space="preserve"> actividades de la administración de la configuración e software se deben hacer, cuando se deben hacer, como se deben hacer y quien es la persona responsable de dicha actividad.</w:t>
      </w:r>
    </w:p>
    <w:p w:rsidR="00C558E2" w:rsidRPr="005B681C" w:rsidRDefault="00C558E2" w:rsidP="00C558E2">
      <w:pPr>
        <w:jc w:val="both"/>
      </w:pPr>
      <w:r w:rsidRPr="005B681C">
        <w:t xml:space="preserve">El plan de administración de la configuración propuesto para este proyecto pude ser consultado en el siguiente </w:t>
      </w:r>
      <w:r>
        <w:t xml:space="preserve">documento: </w:t>
      </w:r>
      <w:hyperlink r:id="rId85" w:history="1">
        <w:commentRangeStart w:id="291"/>
        <w:r w:rsidRPr="00E0373D">
          <w:rPr>
            <w:rStyle w:val="Hipervnculo"/>
          </w:rPr>
          <w:t xml:space="preserve">Plan de administración de la configuración: </w:t>
        </w:r>
        <w:proofErr w:type="spellStart"/>
        <w:r w:rsidRPr="00E0373D">
          <w:rPr>
            <w:rStyle w:val="Hipervnculo"/>
          </w:rPr>
          <w:t>Clue</w:t>
        </w:r>
        <w:proofErr w:type="spellEnd"/>
        <w:r w:rsidRPr="00E0373D">
          <w:rPr>
            <w:rStyle w:val="Hipervnculo"/>
          </w:rPr>
          <w:t xml:space="preserve">: Do </w:t>
        </w:r>
        <w:proofErr w:type="spellStart"/>
        <w:r w:rsidRPr="00E0373D">
          <w:rPr>
            <w:rStyle w:val="Hipervnculo"/>
          </w:rPr>
          <w:t>youfeardeath</w:t>
        </w:r>
        <w:proofErr w:type="spellEnd"/>
        <w:r w:rsidRPr="00E0373D">
          <w:rPr>
            <w:rStyle w:val="Hipervnculo"/>
          </w:rPr>
          <w:t>?</w:t>
        </w:r>
        <w:commentRangeEnd w:id="291"/>
        <w:r w:rsidRPr="00E0373D">
          <w:rPr>
            <w:rStyle w:val="Hipervnculo"/>
          </w:rPr>
          <w:commentReference w:id="291"/>
        </w:r>
      </w:hyperlink>
    </w:p>
    <w:p w:rsidR="00D9745F" w:rsidRDefault="00D9745F" w:rsidP="00014AF3">
      <w:pPr>
        <w:pStyle w:val="Ttulo2"/>
        <w:jc w:val="both"/>
        <w:rPr>
          <w:rFonts w:ascii="Arial" w:hAnsi="Arial" w:cs="Arial"/>
          <w:sz w:val="28"/>
          <w:szCs w:val="28"/>
          <w:lang w:val="es-CO"/>
        </w:rPr>
      </w:pPr>
      <w:bookmarkStart w:id="292" w:name="_Toc334451310"/>
      <w:bookmarkStart w:id="293" w:name="_Toc334451568"/>
      <w:r w:rsidRPr="00595763">
        <w:rPr>
          <w:rFonts w:ascii="Arial" w:hAnsi="Arial"/>
          <w:sz w:val="28"/>
        </w:rPr>
        <w:t xml:space="preserve">8.5 </w:t>
      </w:r>
      <w:bookmarkEnd w:id="290"/>
      <w:r w:rsidR="0088137B">
        <w:rPr>
          <w:rFonts w:ascii="Arial" w:hAnsi="Arial" w:cs="Arial"/>
          <w:sz w:val="28"/>
          <w:szCs w:val="28"/>
          <w:lang w:val="es-CO"/>
        </w:rPr>
        <w:t xml:space="preserve">Gerencia de </w:t>
      </w:r>
      <w:r w:rsidR="00860FEE">
        <w:rPr>
          <w:rFonts w:ascii="Arial" w:hAnsi="Arial" w:cs="Arial"/>
          <w:sz w:val="28"/>
          <w:szCs w:val="28"/>
          <w:lang w:val="es-CO"/>
        </w:rPr>
        <w:t>la Información</w:t>
      </w:r>
      <w:bookmarkEnd w:id="292"/>
      <w:bookmarkEnd w:id="293"/>
    </w:p>
    <w:p w:rsidR="00257C62" w:rsidRDefault="00257C62" w:rsidP="00257C62">
      <w:pPr>
        <w:pStyle w:val="Ttulo3"/>
        <w:jc w:val="both"/>
        <w:rPr>
          <w:rFonts w:ascii="Arial" w:hAnsi="Arial"/>
          <w:sz w:val="28"/>
        </w:rPr>
      </w:pPr>
      <w:bookmarkStart w:id="294" w:name="_Toc334451311"/>
      <w:bookmarkStart w:id="295" w:name="_Toc334451569"/>
      <w:r w:rsidRPr="00257C62">
        <w:rPr>
          <w:rFonts w:ascii="Arial" w:hAnsi="Arial"/>
          <w:sz w:val="28"/>
          <w:szCs w:val="26"/>
        </w:rPr>
        <w:t>8.5.1</w:t>
      </w:r>
      <w:r w:rsidRPr="00257C62">
        <w:rPr>
          <w:rFonts w:ascii="Arial" w:hAnsi="Arial"/>
          <w:sz w:val="28"/>
        </w:rPr>
        <w:t xml:space="preserve">. </w:t>
      </w:r>
      <w:commentRangeStart w:id="296"/>
      <w:r w:rsidRPr="00257C62">
        <w:rPr>
          <w:rFonts w:ascii="Arial" w:hAnsi="Arial"/>
          <w:sz w:val="28"/>
        </w:rPr>
        <w:t>Objetivos</w:t>
      </w:r>
      <w:bookmarkEnd w:id="294"/>
      <w:bookmarkEnd w:id="295"/>
      <w:commentRangeEnd w:id="296"/>
      <w:r w:rsidR="006C1775">
        <w:rPr>
          <w:rStyle w:val="Refdecomentario"/>
          <w:rFonts w:asciiTheme="minorHAnsi" w:eastAsiaTheme="minorHAnsi" w:hAnsiTheme="minorHAnsi" w:cstheme="minorBidi"/>
          <w:b w:val="0"/>
          <w:bCs w:val="0"/>
          <w:color w:val="auto"/>
        </w:rPr>
        <w:commentReference w:id="296"/>
      </w:r>
    </w:p>
    <w:p w:rsidR="006C1775" w:rsidRDefault="006C1775" w:rsidP="006C1775">
      <w:pPr>
        <w:jc w:val="both"/>
      </w:pPr>
      <w:r>
        <w:t xml:space="preserve">El objetivo de la documentación de este proyecto es que el cliente tenga un sustento de cada uno de las etapas y pasos que ejecuta la organización </w:t>
      </w:r>
      <w:proofErr w:type="spellStart"/>
      <w:r>
        <w:t>FifthFloorCorp</w:t>
      </w:r>
      <w:proofErr w:type="spellEnd"/>
      <w:r>
        <w:t xml:space="preserve"> en el desarrollo del proyecto, los documentos que estarán sustentando este desarrollo son:</w:t>
      </w:r>
    </w:p>
    <w:p w:rsidR="006C1775" w:rsidRDefault="006C1775" w:rsidP="006C1775">
      <w:pPr>
        <w:jc w:val="both"/>
      </w:pPr>
      <w:r>
        <w:t xml:space="preserve">Se espera que guiándonos por los estándares de anteriormente mencionados en la figura se </w:t>
      </w:r>
      <w:proofErr w:type="spellStart"/>
      <w:r>
        <w:t>de</w:t>
      </w:r>
      <w:proofErr w:type="spellEnd"/>
      <w:r>
        <w:t xml:space="preserve"> al usuario/cliente una información de calidad sobre el proyecto. También se espera reducir los riegos de fraude en la documentación llevando las referencias </w:t>
      </w:r>
      <w:commentRangeStart w:id="297"/>
      <w:r>
        <w:t>(Poner el estilo de referencia que vamos a manejar)</w:t>
      </w:r>
      <w:commentRangeEnd w:id="297"/>
      <w:r>
        <w:rPr>
          <w:rStyle w:val="Refdecomentario"/>
        </w:rPr>
        <w:commentReference w:id="297"/>
      </w:r>
      <w:r>
        <w:t>.</w:t>
      </w:r>
    </w:p>
    <w:p w:rsidR="00257C62" w:rsidRDefault="00257C62" w:rsidP="00257C62">
      <w:pPr>
        <w:pStyle w:val="Ttulo3"/>
        <w:rPr>
          <w:rFonts w:ascii="Arial" w:hAnsi="Arial"/>
          <w:sz w:val="28"/>
        </w:rPr>
      </w:pPr>
      <w:bookmarkStart w:id="298" w:name="_Toc334451312"/>
      <w:bookmarkStart w:id="299" w:name="_Toc334451570"/>
      <w:r>
        <w:rPr>
          <w:rFonts w:ascii="Arial" w:hAnsi="Arial"/>
          <w:sz w:val="28"/>
        </w:rPr>
        <w:t>8.5.2</w:t>
      </w:r>
      <w:r w:rsidRPr="00257C62">
        <w:rPr>
          <w:rFonts w:ascii="Arial" w:hAnsi="Arial"/>
          <w:sz w:val="28"/>
        </w:rPr>
        <w:t>. Alcance</w:t>
      </w:r>
      <w:bookmarkEnd w:id="298"/>
      <w:bookmarkEnd w:id="299"/>
    </w:p>
    <w:p w:rsidR="00257C62" w:rsidRPr="00257C62" w:rsidRDefault="00257C62" w:rsidP="00257C62">
      <w:pPr>
        <w:pStyle w:val="Ttulo3"/>
        <w:jc w:val="both"/>
        <w:rPr>
          <w:rFonts w:ascii="Arial" w:hAnsi="Arial"/>
          <w:sz w:val="28"/>
        </w:rPr>
      </w:pPr>
      <w:bookmarkStart w:id="300" w:name="_Toc334451313"/>
      <w:bookmarkStart w:id="301" w:name="_Toc334451571"/>
      <w:r>
        <w:rPr>
          <w:rFonts w:ascii="Arial" w:hAnsi="Arial"/>
          <w:sz w:val="28"/>
        </w:rPr>
        <w:t>8.5.3</w:t>
      </w:r>
      <w:r w:rsidRPr="00257C62">
        <w:rPr>
          <w:rFonts w:ascii="Arial" w:hAnsi="Arial"/>
          <w:sz w:val="28"/>
        </w:rPr>
        <w:t>. Desarrollo</w:t>
      </w:r>
      <w:bookmarkEnd w:id="300"/>
      <w:bookmarkEnd w:id="301"/>
    </w:p>
    <w:p w:rsidR="003346F1" w:rsidRDefault="00257C62" w:rsidP="00257C62">
      <w:pPr>
        <w:pStyle w:val="Ttulo4"/>
        <w:rPr>
          <w:rFonts w:ascii="Arial" w:hAnsi="Arial" w:cs="Arial"/>
          <w:sz w:val="28"/>
          <w:szCs w:val="28"/>
        </w:rPr>
      </w:pPr>
      <w:bookmarkStart w:id="302" w:name="_Toc333053737"/>
      <w:bookmarkStart w:id="303" w:name="_Toc334451572"/>
      <w:bookmarkStart w:id="304" w:name="_Toc333053738"/>
      <w:r>
        <w:rPr>
          <w:rFonts w:ascii="Arial" w:hAnsi="Arial" w:cs="Arial"/>
          <w:sz w:val="28"/>
          <w:szCs w:val="28"/>
        </w:rPr>
        <w:t>8.5.</w:t>
      </w:r>
      <w:r w:rsidR="00924F48">
        <w:rPr>
          <w:rFonts w:ascii="Arial" w:hAnsi="Arial" w:cs="Arial"/>
          <w:sz w:val="28"/>
          <w:szCs w:val="28"/>
        </w:rPr>
        <w:t>3</w:t>
      </w:r>
      <w:r>
        <w:rPr>
          <w:rFonts w:ascii="Arial" w:hAnsi="Arial" w:cs="Arial"/>
          <w:sz w:val="28"/>
          <w:szCs w:val="28"/>
        </w:rPr>
        <w:t>.</w:t>
      </w:r>
      <w:r w:rsidR="00924F48">
        <w:rPr>
          <w:rFonts w:ascii="Arial" w:hAnsi="Arial" w:cs="Arial"/>
          <w:sz w:val="28"/>
          <w:szCs w:val="28"/>
        </w:rPr>
        <w:t>1.</w:t>
      </w:r>
      <w:bookmarkEnd w:id="302"/>
      <w:r w:rsidR="00B90D45">
        <w:rPr>
          <w:rFonts w:ascii="Arial" w:hAnsi="Arial" w:cs="Arial"/>
          <w:sz w:val="28"/>
          <w:szCs w:val="28"/>
        </w:rPr>
        <w:t>Plan de Documentación</w:t>
      </w:r>
      <w:bookmarkEnd w:id="303"/>
    </w:p>
    <w:p w:rsidR="00D735CD" w:rsidRDefault="00924F48" w:rsidP="00257C62">
      <w:pPr>
        <w:pStyle w:val="Ttulo5"/>
        <w:rPr>
          <w:rFonts w:ascii="Arial" w:hAnsi="Arial"/>
          <w:sz w:val="28"/>
          <w:lang w:val="es-CO"/>
        </w:rPr>
      </w:pPr>
      <w:bookmarkStart w:id="305" w:name="_Toc334451573"/>
      <w:r>
        <w:rPr>
          <w:rFonts w:ascii="Arial" w:hAnsi="Arial" w:cs="Arial"/>
          <w:sz w:val="28"/>
          <w:szCs w:val="28"/>
        </w:rPr>
        <w:t>8.5.</w:t>
      </w:r>
      <w:r w:rsidR="004663EA">
        <w:rPr>
          <w:rFonts w:ascii="Arial" w:hAnsi="Arial" w:cs="Arial"/>
          <w:sz w:val="28"/>
          <w:szCs w:val="28"/>
        </w:rPr>
        <w:t>3</w:t>
      </w:r>
      <w:r w:rsidR="00D735CD" w:rsidRPr="00B90D45">
        <w:rPr>
          <w:rFonts w:ascii="Arial" w:hAnsi="Arial"/>
          <w:sz w:val="28"/>
          <w:lang w:val="es-CO"/>
        </w:rPr>
        <w:t>.</w:t>
      </w:r>
      <w:r>
        <w:rPr>
          <w:rFonts w:ascii="Arial" w:hAnsi="Arial"/>
          <w:sz w:val="28"/>
          <w:lang w:val="es-CO"/>
        </w:rPr>
        <w:t>1</w:t>
      </w:r>
      <w:r w:rsidR="00D735CD" w:rsidRPr="00B90D45">
        <w:rPr>
          <w:rFonts w:ascii="Arial" w:hAnsi="Arial"/>
          <w:sz w:val="28"/>
          <w:lang w:val="es-CO"/>
        </w:rPr>
        <w:t>.</w:t>
      </w:r>
      <w:r w:rsidR="004663EA">
        <w:rPr>
          <w:rFonts w:ascii="Arial" w:hAnsi="Arial"/>
          <w:sz w:val="28"/>
          <w:lang w:val="es-CO"/>
        </w:rPr>
        <w:t>1.</w:t>
      </w:r>
      <w:r w:rsidR="00D735CD" w:rsidRPr="00B90D45">
        <w:rPr>
          <w:rFonts w:ascii="Arial" w:hAnsi="Arial"/>
          <w:sz w:val="28"/>
          <w:lang w:val="es-CO"/>
        </w:rPr>
        <w:t xml:space="preserve"> Responsable</w:t>
      </w:r>
      <w:bookmarkEnd w:id="305"/>
    </w:p>
    <w:p w:rsidR="006C1775" w:rsidRDefault="006C1775" w:rsidP="006C1775">
      <w:pPr>
        <w:jc w:val="both"/>
      </w:pPr>
      <w:r>
        <w:t xml:space="preserve">Cada uno de los entregables tendrá un responsable el cual se encargara de la elaboración y revisión del documento para asegurar su calidad. En la siguiente imagen se puede observar </w:t>
      </w:r>
      <w:proofErr w:type="spellStart"/>
      <w:r>
        <w:t>como</w:t>
      </w:r>
      <w:proofErr w:type="spellEnd"/>
      <w:r>
        <w:t xml:space="preserve"> se han distribuido los responsables en la elaboración de los entregables.</w:t>
      </w:r>
    </w:p>
    <w:p w:rsidR="006C1775" w:rsidRDefault="006C1775" w:rsidP="006C1775">
      <w:pPr>
        <w:jc w:val="both"/>
      </w:pPr>
      <w:r>
        <w:t>Los responsables en cada una de las entregas estarán acompañados y apoyados por el departamento de calidad, documentación y gerencia.</w:t>
      </w:r>
    </w:p>
    <w:p w:rsidR="00D735CD" w:rsidRDefault="00924F48" w:rsidP="00257C62">
      <w:pPr>
        <w:pStyle w:val="Ttulo5"/>
        <w:rPr>
          <w:rFonts w:ascii="Arial" w:hAnsi="Arial"/>
          <w:sz w:val="28"/>
          <w:lang w:val="es-CO"/>
        </w:rPr>
      </w:pPr>
      <w:bookmarkStart w:id="306" w:name="_Toc334451574"/>
      <w:r>
        <w:rPr>
          <w:rFonts w:ascii="Arial" w:hAnsi="Arial" w:cs="Arial"/>
          <w:sz w:val="28"/>
          <w:szCs w:val="28"/>
        </w:rPr>
        <w:t>8.5.4.1</w:t>
      </w:r>
      <w:r w:rsidR="00D735CD" w:rsidRPr="00B90D45">
        <w:rPr>
          <w:rFonts w:ascii="Arial" w:hAnsi="Arial"/>
          <w:sz w:val="28"/>
          <w:lang w:val="es-CO"/>
        </w:rPr>
        <w:t>.</w:t>
      </w:r>
      <w:r w:rsidR="004663EA">
        <w:rPr>
          <w:rFonts w:ascii="Arial" w:hAnsi="Arial"/>
          <w:sz w:val="28"/>
          <w:lang w:val="es-CO"/>
        </w:rPr>
        <w:t>2.</w:t>
      </w:r>
      <w:r w:rsidR="00D735CD" w:rsidRPr="00B90D45">
        <w:rPr>
          <w:rFonts w:ascii="Arial" w:hAnsi="Arial"/>
          <w:sz w:val="28"/>
          <w:lang w:val="es-CO"/>
        </w:rPr>
        <w:t xml:space="preserve"> Recursos</w:t>
      </w:r>
      <w:bookmarkEnd w:id="306"/>
    </w:p>
    <w:p w:rsidR="00D735CD" w:rsidRPr="00D735CD" w:rsidRDefault="00924F48" w:rsidP="00257C62">
      <w:pPr>
        <w:pStyle w:val="Ttulo5"/>
        <w:jc w:val="both"/>
        <w:rPr>
          <w:rFonts w:ascii="Arial" w:hAnsi="Arial"/>
          <w:sz w:val="28"/>
          <w:lang w:val="es-CO"/>
        </w:rPr>
      </w:pPr>
      <w:bookmarkStart w:id="307" w:name="_Toc334451575"/>
      <w:r>
        <w:rPr>
          <w:rFonts w:ascii="Arial" w:hAnsi="Arial" w:cs="Arial"/>
          <w:sz w:val="28"/>
          <w:szCs w:val="28"/>
        </w:rPr>
        <w:t>8.5.4.1</w:t>
      </w:r>
      <w:r w:rsidR="00D735CD" w:rsidRPr="00B90D45">
        <w:rPr>
          <w:rFonts w:ascii="Arial" w:hAnsi="Arial"/>
          <w:sz w:val="28"/>
          <w:lang w:val="es-CO"/>
        </w:rPr>
        <w:t>.</w:t>
      </w:r>
      <w:r w:rsidR="004663EA">
        <w:rPr>
          <w:rFonts w:ascii="Arial" w:hAnsi="Arial"/>
          <w:sz w:val="28"/>
          <w:lang w:val="es-CO"/>
        </w:rPr>
        <w:t>3.</w:t>
      </w:r>
      <w:r w:rsidR="00D735CD" w:rsidRPr="00B90D45">
        <w:rPr>
          <w:rFonts w:ascii="Arial" w:hAnsi="Arial"/>
          <w:sz w:val="28"/>
          <w:lang w:val="es-CO"/>
        </w:rPr>
        <w:t xml:space="preserve"> Producto de Trabajo</w:t>
      </w:r>
      <w:bookmarkEnd w:id="307"/>
    </w:p>
    <w:p w:rsidR="003346F1" w:rsidRDefault="003346F1" w:rsidP="00257C62">
      <w:pPr>
        <w:jc w:val="both"/>
      </w:pPr>
      <w:r w:rsidRPr="00A24807">
        <w:t xml:space="preserve">La organización </w:t>
      </w:r>
      <w:proofErr w:type="spellStart"/>
      <w:r w:rsidRPr="00A24807">
        <w:t>FifthFloor</w:t>
      </w:r>
      <w:proofErr w:type="spellEnd"/>
      <w:r w:rsidRPr="00A24807">
        <w:t xml:space="preserve"> Corp. </w:t>
      </w:r>
      <w:r>
        <w:t>Diseño un formato el cual será estándar para los entregables de este proyecto, esto con el fin que haya un aspecto coherente entre ellos. Este estándar especifica el tipo de letra, tamaño, títulos, etc.</w:t>
      </w:r>
    </w:p>
    <w:p w:rsidR="003346F1" w:rsidRDefault="003346F1" w:rsidP="00257C62">
      <w:pPr>
        <w:jc w:val="both"/>
      </w:pPr>
      <w:r>
        <w:lastRenderedPageBreak/>
        <w:t xml:space="preserve">A demás de estos entregables también se han diseñado plantillas para los documentos auxiliares que acompañaran a los entregables y los que permanecerán en propiedad de la organización </w:t>
      </w:r>
      <w:proofErr w:type="spellStart"/>
      <w:r>
        <w:t>FifthFloor</w:t>
      </w:r>
      <w:proofErr w:type="spellEnd"/>
      <w:r>
        <w:t xml:space="preserve"> Corp.</w:t>
      </w:r>
    </w:p>
    <w:p w:rsidR="00B87FCF" w:rsidRDefault="003346F1" w:rsidP="00257C62">
      <w:pPr>
        <w:jc w:val="both"/>
      </w:pPr>
      <w:r>
        <w:t xml:space="preserve">Para tener un conocimiento </w:t>
      </w:r>
      <w:proofErr w:type="spellStart"/>
      <w:r>
        <w:t>mas</w:t>
      </w:r>
      <w:proofErr w:type="spellEnd"/>
      <w:r>
        <w:t xml:space="preserve"> amplio acerca de los formatos y plantillas que se usaran en el plan de documentación, ver anexos </w:t>
      </w:r>
      <w:commentRangeStart w:id="308"/>
      <w:r>
        <w:t>[##]</w:t>
      </w:r>
      <w:commentRangeEnd w:id="308"/>
      <w:r>
        <w:rPr>
          <w:rStyle w:val="Refdecomentario"/>
        </w:rPr>
        <w:commentReference w:id="308"/>
      </w:r>
    </w:p>
    <w:p w:rsidR="006C1775" w:rsidRPr="003346F1" w:rsidRDefault="006C1775" w:rsidP="00257C62">
      <w:pPr>
        <w:jc w:val="both"/>
      </w:pPr>
      <w:r>
        <w:rPr>
          <w:noProof/>
          <w:lang w:val="es-CO" w:eastAsia="es-CO"/>
        </w:rPr>
        <w:drawing>
          <wp:inline distT="0" distB="0" distL="0" distR="0">
            <wp:extent cx="4940135" cy="2470067"/>
            <wp:effectExtent l="19050" t="0" r="12865" b="0"/>
            <wp:docPr id="16" name="Diagrama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6" r:lo="rId87" r:qs="rId88" r:cs="rId89"/>
              </a:graphicData>
            </a:graphic>
          </wp:inline>
        </w:drawing>
      </w:r>
    </w:p>
    <w:p w:rsidR="00D9745F" w:rsidRDefault="00E01534" w:rsidP="00257C62">
      <w:pPr>
        <w:pStyle w:val="Ttulo4"/>
        <w:rPr>
          <w:rFonts w:ascii="Arial" w:hAnsi="Arial" w:cs="Arial"/>
          <w:sz w:val="28"/>
          <w:szCs w:val="28"/>
          <w:lang w:val="es-CO"/>
        </w:rPr>
      </w:pPr>
      <w:bookmarkStart w:id="309" w:name="_Toc334451576"/>
      <w:r>
        <w:rPr>
          <w:rFonts w:ascii="Arial" w:hAnsi="Arial" w:cs="Arial"/>
          <w:sz w:val="28"/>
          <w:szCs w:val="28"/>
        </w:rPr>
        <w:t>8.5.3.2.</w:t>
      </w:r>
      <w:bookmarkEnd w:id="304"/>
      <w:r w:rsidR="002B3388">
        <w:rPr>
          <w:rFonts w:ascii="Arial" w:hAnsi="Arial" w:cs="Arial"/>
          <w:sz w:val="28"/>
          <w:szCs w:val="28"/>
          <w:lang w:val="es-CO"/>
        </w:rPr>
        <w:t>Comunicación</w:t>
      </w:r>
      <w:bookmarkEnd w:id="309"/>
    </w:p>
    <w:p w:rsidR="001F52C6" w:rsidRPr="00304504" w:rsidRDefault="001F52C6" w:rsidP="00014AF3">
      <w:pPr>
        <w:jc w:val="both"/>
        <w:rPr>
          <w:lang w:val="es-CO"/>
        </w:rPr>
      </w:pPr>
      <w:r w:rsidRPr="00304504">
        <w:rPr>
          <w:lang w:val="es-CO"/>
        </w:rPr>
        <w:t xml:space="preserve">La siguiente ilustración </w:t>
      </w:r>
      <w:r w:rsidR="0036590C">
        <w:rPr>
          <w:lang w:val="es-CO"/>
        </w:rPr>
        <w:t>muestra los sta</w:t>
      </w:r>
      <w:r>
        <w:rPr>
          <w:lang w:val="es-CO"/>
        </w:rPr>
        <w:t>k</w:t>
      </w:r>
      <w:r w:rsidR="0036590C">
        <w:rPr>
          <w:lang w:val="es-CO"/>
        </w:rPr>
        <w:t>e</w:t>
      </w:r>
      <w:r>
        <w:rPr>
          <w:lang w:val="es-CO"/>
        </w:rPr>
        <w:t>holders del proyecto que necesitan recibir información acerca del proyecto y quiénes son los responsables de cada documento.</w:t>
      </w:r>
    </w:p>
    <w:p w:rsidR="001F52C6" w:rsidRDefault="001F52C6" w:rsidP="00014AF3">
      <w:pPr>
        <w:jc w:val="both"/>
        <w:rPr>
          <w:lang w:val="es-CO"/>
        </w:rPr>
      </w:pPr>
      <w:r>
        <w:rPr>
          <w:noProof/>
          <w:lang w:val="es-CO" w:eastAsia="es-CO"/>
        </w:rPr>
        <w:lastRenderedPageBreak/>
        <w:drawing>
          <wp:inline distT="0" distB="0" distL="0" distR="0">
            <wp:extent cx="5252085" cy="3713589"/>
            <wp:effectExtent l="0" t="0" r="5715" b="1270"/>
            <wp:docPr id="5" name="Imagen 3" descr="C:\Users\Katherine\Desktop\Communication and publicit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therine\Desktop\Communication and publicity.bmp"/>
                    <pic:cNvPicPr>
                      <a:picLocks noChangeAspect="1" noChangeArrowheads="1"/>
                    </pic:cNvPicPr>
                  </pic:nvPicPr>
                  <pic:blipFill>
                    <a:blip r:embed="rId91"/>
                    <a:srcRect/>
                    <a:stretch>
                      <a:fillRect/>
                    </a:stretch>
                  </pic:blipFill>
                  <pic:spPr bwMode="auto">
                    <a:xfrm>
                      <a:off x="0" y="0"/>
                      <a:ext cx="5252085" cy="3713589"/>
                    </a:xfrm>
                    <a:prstGeom prst="rect">
                      <a:avLst/>
                    </a:prstGeom>
                    <a:noFill/>
                    <a:ln w="9525">
                      <a:noFill/>
                      <a:miter lim="800000"/>
                      <a:headEnd/>
                      <a:tailEnd/>
                    </a:ln>
                  </pic:spPr>
                </pic:pic>
              </a:graphicData>
            </a:graphic>
          </wp:inline>
        </w:drawing>
      </w:r>
    </w:p>
    <w:p w:rsidR="004663EA" w:rsidRPr="00B90D45" w:rsidRDefault="004663EA" w:rsidP="004663EA">
      <w:pPr>
        <w:pStyle w:val="Ttulo5"/>
        <w:rPr>
          <w:rFonts w:ascii="Arial" w:hAnsi="Arial"/>
          <w:sz w:val="28"/>
          <w:lang w:val="es-CO"/>
        </w:rPr>
      </w:pPr>
      <w:bookmarkStart w:id="310" w:name="_Toc334451577"/>
      <w:bookmarkStart w:id="311" w:name="_Toc333053739"/>
      <w:r>
        <w:rPr>
          <w:rFonts w:ascii="Arial" w:hAnsi="Arial" w:cs="Arial"/>
          <w:sz w:val="28"/>
          <w:szCs w:val="28"/>
        </w:rPr>
        <w:t>8.5.3</w:t>
      </w:r>
      <w:r w:rsidRPr="00B90D45">
        <w:rPr>
          <w:rFonts w:ascii="Arial" w:hAnsi="Arial"/>
          <w:sz w:val="28"/>
          <w:lang w:val="es-CO"/>
        </w:rPr>
        <w:t>.</w:t>
      </w:r>
      <w:r>
        <w:rPr>
          <w:rFonts w:ascii="Arial" w:hAnsi="Arial"/>
          <w:sz w:val="28"/>
          <w:lang w:val="es-CO"/>
        </w:rPr>
        <w:t>2</w:t>
      </w:r>
      <w:r w:rsidRPr="00B90D45">
        <w:rPr>
          <w:rFonts w:ascii="Arial" w:hAnsi="Arial"/>
          <w:sz w:val="28"/>
          <w:lang w:val="es-CO"/>
        </w:rPr>
        <w:t>.</w:t>
      </w:r>
      <w:r>
        <w:rPr>
          <w:rFonts w:ascii="Arial" w:hAnsi="Arial"/>
          <w:sz w:val="28"/>
          <w:lang w:val="es-CO"/>
        </w:rPr>
        <w:t>1.</w:t>
      </w:r>
      <w:r w:rsidRPr="00B90D45">
        <w:rPr>
          <w:rFonts w:ascii="Arial" w:hAnsi="Arial"/>
          <w:sz w:val="28"/>
          <w:lang w:val="es-CO"/>
        </w:rPr>
        <w:t xml:space="preserve"> Responsable</w:t>
      </w:r>
      <w:bookmarkEnd w:id="310"/>
    </w:p>
    <w:p w:rsidR="004663EA" w:rsidRPr="00B90D45" w:rsidRDefault="004663EA" w:rsidP="004663EA">
      <w:pPr>
        <w:pStyle w:val="Ttulo5"/>
        <w:rPr>
          <w:rFonts w:ascii="Arial" w:hAnsi="Arial"/>
          <w:sz w:val="28"/>
          <w:lang w:val="es-CO"/>
        </w:rPr>
      </w:pPr>
      <w:bookmarkStart w:id="312" w:name="_Toc334451578"/>
      <w:r>
        <w:rPr>
          <w:rFonts w:ascii="Arial" w:hAnsi="Arial" w:cs="Arial"/>
          <w:sz w:val="28"/>
          <w:szCs w:val="28"/>
        </w:rPr>
        <w:t>8.5.4.2</w:t>
      </w:r>
      <w:r w:rsidRPr="00B90D45">
        <w:rPr>
          <w:rFonts w:ascii="Arial" w:hAnsi="Arial"/>
          <w:sz w:val="28"/>
          <w:lang w:val="es-CO"/>
        </w:rPr>
        <w:t>.</w:t>
      </w:r>
      <w:r>
        <w:rPr>
          <w:rFonts w:ascii="Arial" w:hAnsi="Arial"/>
          <w:sz w:val="28"/>
          <w:lang w:val="es-CO"/>
        </w:rPr>
        <w:t>2.</w:t>
      </w:r>
      <w:r w:rsidRPr="00B90D45">
        <w:rPr>
          <w:rFonts w:ascii="Arial" w:hAnsi="Arial"/>
          <w:sz w:val="28"/>
          <w:lang w:val="es-CO"/>
        </w:rPr>
        <w:t xml:space="preserve"> Recursos</w:t>
      </w:r>
      <w:bookmarkEnd w:id="312"/>
    </w:p>
    <w:p w:rsidR="004663EA" w:rsidRPr="00D735CD" w:rsidRDefault="004663EA" w:rsidP="004663EA">
      <w:pPr>
        <w:pStyle w:val="Ttulo5"/>
        <w:jc w:val="both"/>
        <w:rPr>
          <w:rFonts w:ascii="Arial" w:hAnsi="Arial"/>
          <w:sz w:val="28"/>
          <w:lang w:val="es-CO"/>
        </w:rPr>
      </w:pPr>
      <w:bookmarkStart w:id="313" w:name="_Toc334451579"/>
      <w:r>
        <w:rPr>
          <w:rFonts w:ascii="Arial" w:hAnsi="Arial" w:cs="Arial"/>
          <w:sz w:val="28"/>
          <w:szCs w:val="28"/>
        </w:rPr>
        <w:t>8.5.4.2</w:t>
      </w:r>
      <w:r w:rsidRPr="00B90D45">
        <w:rPr>
          <w:rFonts w:ascii="Arial" w:hAnsi="Arial"/>
          <w:sz w:val="28"/>
          <w:lang w:val="es-CO"/>
        </w:rPr>
        <w:t>.</w:t>
      </w:r>
      <w:r>
        <w:rPr>
          <w:rFonts w:ascii="Arial" w:hAnsi="Arial"/>
          <w:sz w:val="28"/>
          <w:lang w:val="es-CO"/>
        </w:rPr>
        <w:t>3.</w:t>
      </w:r>
      <w:r w:rsidRPr="00B90D45">
        <w:rPr>
          <w:rFonts w:ascii="Arial" w:hAnsi="Arial"/>
          <w:sz w:val="28"/>
          <w:lang w:val="es-CO"/>
        </w:rPr>
        <w:t xml:space="preserve"> Producto de Trabajo</w:t>
      </w:r>
      <w:bookmarkEnd w:id="313"/>
    </w:p>
    <w:p w:rsidR="00D9745F" w:rsidRDefault="00D9745F" w:rsidP="00014AF3">
      <w:pPr>
        <w:pStyle w:val="Ttulo2"/>
        <w:jc w:val="both"/>
        <w:rPr>
          <w:rFonts w:ascii="Arial" w:hAnsi="Arial" w:cs="Arial"/>
          <w:sz w:val="28"/>
          <w:szCs w:val="28"/>
          <w:lang w:val="es-CO"/>
        </w:rPr>
      </w:pPr>
      <w:bookmarkStart w:id="314" w:name="_Toc334451314"/>
      <w:bookmarkStart w:id="315" w:name="_Toc334451580"/>
      <w:r w:rsidRPr="00595763">
        <w:rPr>
          <w:rFonts w:ascii="Arial" w:hAnsi="Arial"/>
          <w:sz w:val="28"/>
          <w:lang w:val="es-CO"/>
        </w:rPr>
        <w:t xml:space="preserve">8.6 </w:t>
      </w:r>
      <w:bookmarkEnd w:id="311"/>
      <w:r w:rsidR="002B3388">
        <w:rPr>
          <w:rFonts w:ascii="Arial" w:hAnsi="Arial" w:cs="Arial"/>
          <w:sz w:val="28"/>
          <w:szCs w:val="28"/>
          <w:lang w:val="es-CO"/>
        </w:rPr>
        <w:t>Aseguramiento de la Calidad</w:t>
      </w:r>
      <w:bookmarkEnd w:id="314"/>
      <w:bookmarkEnd w:id="315"/>
    </w:p>
    <w:p w:rsidR="00D9745F" w:rsidRPr="00595763" w:rsidRDefault="00D9745F" w:rsidP="00014AF3">
      <w:pPr>
        <w:pStyle w:val="Ttulo2"/>
        <w:jc w:val="both"/>
        <w:rPr>
          <w:rFonts w:ascii="Arial" w:hAnsi="Arial"/>
          <w:sz w:val="28"/>
          <w:lang w:val="es-CO"/>
        </w:rPr>
      </w:pPr>
      <w:bookmarkStart w:id="316" w:name="_Toc333053740"/>
      <w:bookmarkStart w:id="317" w:name="_Toc334451315"/>
      <w:bookmarkStart w:id="318" w:name="_Toc334451581"/>
      <w:r w:rsidRPr="00595763">
        <w:rPr>
          <w:rFonts w:ascii="Arial" w:hAnsi="Arial"/>
          <w:sz w:val="28"/>
          <w:lang w:val="es-CO"/>
        </w:rPr>
        <w:t xml:space="preserve">8.7 </w:t>
      </w:r>
      <w:bookmarkEnd w:id="316"/>
      <w:r w:rsidR="00E95B47">
        <w:rPr>
          <w:rFonts w:ascii="Arial" w:hAnsi="Arial" w:cs="Arial"/>
          <w:sz w:val="28"/>
          <w:szCs w:val="28"/>
          <w:lang w:val="es-CO"/>
        </w:rPr>
        <w:t>Medición</w:t>
      </w:r>
      <w:bookmarkEnd w:id="317"/>
      <w:bookmarkEnd w:id="318"/>
    </w:p>
    <w:p w:rsidR="00D9745F" w:rsidRPr="00595763" w:rsidRDefault="00D9745F" w:rsidP="00014AF3">
      <w:pPr>
        <w:pStyle w:val="Ttulo2"/>
        <w:tabs>
          <w:tab w:val="center" w:pos="5460"/>
        </w:tabs>
        <w:jc w:val="both"/>
        <w:rPr>
          <w:rFonts w:ascii="Arial" w:hAnsi="Arial"/>
          <w:sz w:val="28"/>
          <w:lang w:val="es-CO"/>
        </w:rPr>
      </w:pPr>
      <w:bookmarkStart w:id="319" w:name="_Toc333053741"/>
      <w:bookmarkStart w:id="320" w:name="_Toc334451316"/>
      <w:bookmarkStart w:id="321" w:name="_Toc334451582"/>
      <w:r w:rsidRPr="00595763">
        <w:rPr>
          <w:rFonts w:ascii="Arial" w:hAnsi="Arial"/>
          <w:sz w:val="28"/>
          <w:lang w:val="es-CO"/>
        </w:rPr>
        <w:t xml:space="preserve">8.8 </w:t>
      </w:r>
      <w:proofErr w:type="spellStart"/>
      <w:r w:rsidRPr="00595763">
        <w:rPr>
          <w:rFonts w:ascii="Arial" w:hAnsi="Arial"/>
          <w:sz w:val="28"/>
          <w:lang w:val="es-CO"/>
        </w:rPr>
        <w:t>Re</w:t>
      </w:r>
      <w:r w:rsidR="001F52C6">
        <w:rPr>
          <w:rFonts w:ascii="Arial" w:hAnsi="Arial"/>
          <w:sz w:val="28"/>
          <w:lang w:val="es-CO"/>
        </w:rPr>
        <w:t>visiones</w:t>
      </w:r>
      <w:bookmarkEnd w:id="319"/>
      <w:r w:rsidR="001F52C6">
        <w:rPr>
          <w:rFonts w:ascii="Arial" w:hAnsi="Arial"/>
          <w:sz w:val="28"/>
          <w:lang w:val="es-CO"/>
        </w:rPr>
        <w:t>y</w:t>
      </w:r>
      <w:proofErr w:type="spellEnd"/>
      <w:r w:rsidR="001F52C6">
        <w:rPr>
          <w:rFonts w:ascii="Arial" w:hAnsi="Arial"/>
          <w:sz w:val="28"/>
          <w:lang w:val="es-CO"/>
        </w:rPr>
        <w:t xml:space="preserve"> auditorias</w:t>
      </w:r>
      <w:bookmarkEnd w:id="320"/>
      <w:bookmarkEnd w:id="321"/>
    </w:p>
    <w:p w:rsidR="0004205C" w:rsidRDefault="0004205C" w:rsidP="00014AF3">
      <w:pPr>
        <w:jc w:val="both"/>
      </w:pPr>
      <w:r>
        <w:t xml:space="preserve">Este plan </w:t>
      </w:r>
      <w:proofErr w:type="spellStart"/>
      <w:r>
        <w:t>esta</w:t>
      </w:r>
      <w:proofErr w:type="spellEnd"/>
      <w:r>
        <w:t xml:space="preserve"> encargado de describir como se garantizara la calidad de cada artefacto producido tras el desarrollo del proyecto y </w:t>
      </w:r>
      <w:proofErr w:type="spellStart"/>
      <w:r>
        <w:t>esta</w:t>
      </w:r>
      <w:proofErr w:type="spellEnd"/>
      <w:r>
        <w:t xml:space="preserve"> íntimamente relacionado con el plan de </w:t>
      </w:r>
      <w:commentRangeStart w:id="322"/>
      <w:r>
        <w:t xml:space="preserve">verificación y </w:t>
      </w:r>
      <w:proofErr w:type="spellStart"/>
      <w:r>
        <w:t>validacion</w:t>
      </w:r>
      <w:commentRangeEnd w:id="322"/>
      <w:proofErr w:type="spellEnd"/>
      <w:r>
        <w:rPr>
          <w:rStyle w:val="Refdecomentario"/>
        </w:rPr>
        <w:commentReference w:id="322"/>
      </w:r>
      <w:r>
        <w:t xml:space="preserve">. Estos artefactos bien pueden ser, </w:t>
      </w:r>
      <w:r w:rsidRPr="006219A5">
        <w:rPr>
          <w:b/>
        </w:rPr>
        <w:t>manuales</w:t>
      </w:r>
      <w:r>
        <w:t xml:space="preserve">, </w:t>
      </w:r>
      <w:r w:rsidRPr="006219A5">
        <w:rPr>
          <w:b/>
        </w:rPr>
        <w:t>modelos</w:t>
      </w:r>
      <w:r>
        <w:t xml:space="preserve">, </w:t>
      </w:r>
      <w:r w:rsidRPr="006219A5">
        <w:rPr>
          <w:b/>
        </w:rPr>
        <w:t>documentación</w:t>
      </w:r>
      <w:r>
        <w:t xml:space="preserve">, </w:t>
      </w:r>
      <w:r w:rsidRPr="006219A5">
        <w:rPr>
          <w:b/>
        </w:rPr>
        <w:t>código fuente</w:t>
      </w:r>
      <w:r>
        <w:t xml:space="preserve"> entre otros. Para ello se podrán  emplear : </w:t>
      </w:r>
      <w:r w:rsidRPr="006219A5">
        <w:rPr>
          <w:b/>
        </w:rPr>
        <w:t>auditorias</w:t>
      </w:r>
      <w:r>
        <w:t xml:space="preserve">, </w:t>
      </w:r>
      <w:r w:rsidRPr="006219A5">
        <w:rPr>
          <w:b/>
        </w:rPr>
        <w:t>revisiones</w:t>
      </w:r>
      <w:r>
        <w:t xml:space="preserve"> e </w:t>
      </w:r>
      <w:r w:rsidRPr="006219A5">
        <w:rPr>
          <w:b/>
        </w:rPr>
        <w:t>inspecciones</w:t>
      </w:r>
      <w:r>
        <w:rPr>
          <w:rStyle w:val="Refdenotaalpie"/>
          <w:b/>
        </w:rPr>
        <w:footnoteReference w:id="2"/>
      </w:r>
      <w:r>
        <w:t>,  para identificar</w:t>
      </w:r>
      <w:r w:rsidRPr="006F310D">
        <w:rPr>
          <w:b/>
        </w:rPr>
        <w:t xml:space="preserve"> anomalías</w:t>
      </w:r>
      <w:r>
        <w:t xml:space="preserve">, </w:t>
      </w:r>
      <w:r w:rsidRPr="006F310D">
        <w:rPr>
          <w:b/>
        </w:rPr>
        <w:t xml:space="preserve">errores </w:t>
      </w:r>
      <w:r>
        <w:t xml:space="preserve">o </w:t>
      </w:r>
      <w:r w:rsidRPr="006F310D">
        <w:rPr>
          <w:b/>
        </w:rPr>
        <w:t>inconsistencias.</w:t>
      </w:r>
    </w:p>
    <w:p w:rsidR="0004205C" w:rsidRDefault="0004205C" w:rsidP="00014AF3">
      <w:pPr>
        <w:jc w:val="both"/>
      </w:pPr>
    </w:p>
    <w:p w:rsidR="0004205C" w:rsidRPr="00FF75D7" w:rsidRDefault="0004205C" w:rsidP="00014AF3">
      <w:pPr>
        <w:pStyle w:val="Ttulo3"/>
        <w:jc w:val="both"/>
        <w:rPr>
          <w:rFonts w:ascii="Arial" w:hAnsi="Arial" w:cs="Arial"/>
          <w:sz w:val="28"/>
          <w:szCs w:val="28"/>
          <w:lang w:val="es-CO"/>
        </w:rPr>
      </w:pPr>
      <w:bookmarkStart w:id="323" w:name="_Toc334451317"/>
      <w:bookmarkStart w:id="324" w:name="_Toc334451583"/>
      <w:r w:rsidRPr="00FF75D7">
        <w:rPr>
          <w:rFonts w:ascii="Arial" w:hAnsi="Arial" w:cs="Arial"/>
          <w:sz w:val="28"/>
          <w:szCs w:val="28"/>
          <w:lang w:val="es-CO"/>
        </w:rPr>
        <w:t>8.8.1 Objetivos</w:t>
      </w:r>
      <w:bookmarkEnd w:id="323"/>
      <w:bookmarkEnd w:id="324"/>
    </w:p>
    <w:p w:rsidR="0004205C" w:rsidRDefault="0004205C" w:rsidP="009D7F6B">
      <w:pPr>
        <w:pStyle w:val="Prrafodelista"/>
        <w:numPr>
          <w:ilvl w:val="0"/>
          <w:numId w:val="10"/>
        </w:numPr>
        <w:spacing w:after="0" w:line="240" w:lineRule="auto"/>
        <w:jc w:val="both"/>
      </w:pPr>
      <w:r>
        <w:t xml:space="preserve">Especificar el procedimiento que me permita a los miembros  </w:t>
      </w:r>
      <w:proofErr w:type="spellStart"/>
      <w:r>
        <w:t>deFiftthFloorCorp</w:t>
      </w:r>
      <w:proofErr w:type="spellEnd"/>
      <w:r>
        <w:t xml:space="preserve">, efectuar exitosamente el </w:t>
      </w:r>
      <w:commentRangeStart w:id="325"/>
      <w:r>
        <w:t>plan de aseguramiento de la calidad</w:t>
      </w:r>
      <w:commentRangeEnd w:id="325"/>
      <w:r>
        <w:rPr>
          <w:rStyle w:val="Refdecomentario"/>
        </w:rPr>
        <w:commentReference w:id="325"/>
      </w:r>
      <w:r>
        <w:t>.</w:t>
      </w:r>
    </w:p>
    <w:p w:rsidR="00FF75D7" w:rsidRPr="00E0373D" w:rsidRDefault="0004205C" w:rsidP="00014AF3">
      <w:pPr>
        <w:pStyle w:val="Prrafodelista"/>
        <w:numPr>
          <w:ilvl w:val="0"/>
          <w:numId w:val="10"/>
        </w:numPr>
        <w:spacing w:after="0" w:line="240" w:lineRule="auto"/>
        <w:jc w:val="both"/>
      </w:pPr>
      <w:r>
        <w:t>Asignar responsables de la ejecución de revisión y auditoria.</w:t>
      </w:r>
      <w:bookmarkStart w:id="326" w:name="_Toc334451318"/>
      <w:bookmarkStart w:id="327" w:name="_Toc334451584"/>
    </w:p>
    <w:p w:rsidR="00FF75D7" w:rsidRPr="00B90D45" w:rsidRDefault="00FF75D7" w:rsidP="00FF75D7">
      <w:pPr>
        <w:pStyle w:val="Ttulo3"/>
        <w:jc w:val="both"/>
        <w:rPr>
          <w:rFonts w:ascii="Arial" w:hAnsi="Arial"/>
          <w:sz w:val="28"/>
          <w:lang w:val="es-CO"/>
        </w:rPr>
      </w:pPr>
      <w:r>
        <w:rPr>
          <w:rFonts w:ascii="Arial" w:hAnsi="Arial" w:cs="Arial"/>
          <w:sz w:val="28"/>
          <w:szCs w:val="28"/>
          <w:lang w:val="es-CO"/>
        </w:rPr>
        <w:t>8.8.</w:t>
      </w:r>
      <w:r w:rsidRPr="00B90D45">
        <w:rPr>
          <w:rFonts w:ascii="Arial" w:hAnsi="Arial"/>
          <w:sz w:val="28"/>
          <w:lang w:val="es-CO"/>
        </w:rPr>
        <w:t>2. Alcance</w:t>
      </w:r>
    </w:p>
    <w:p w:rsidR="0004205C" w:rsidRPr="00FF75D7" w:rsidRDefault="00FF75D7" w:rsidP="00014AF3">
      <w:pPr>
        <w:pStyle w:val="Ttulo3"/>
        <w:jc w:val="both"/>
        <w:rPr>
          <w:rFonts w:ascii="Arial" w:hAnsi="Arial" w:cs="Arial"/>
          <w:sz w:val="28"/>
          <w:szCs w:val="28"/>
          <w:lang w:val="es-CO"/>
        </w:rPr>
      </w:pPr>
      <w:r>
        <w:rPr>
          <w:rFonts w:ascii="Arial" w:hAnsi="Arial" w:cs="Arial"/>
          <w:sz w:val="28"/>
          <w:szCs w:val="28"/>
          <w:lang w:val="es-CO"/>
        </w:rPr>
        <w:t>8.8.3.</w:t>
      </w:r>
      <w:bookmarkEnd w:id="326"/>
      <w:bookmarkEnd w:id="327"/>
      <w:r w:rsidRPr="00B90D45">
        <w:rPr>
          <w:rFonts w:ascii="Arial" w:hAnsi="Arial"/>
          <w:sz w:val="28"/>
          <w:lang w:val="es-CO"/>
        </w:rPr>
        <w:t>Responsable</w:t>
      </w:r>
    </w:p>
    <w:p w:rsidR="0004205C" w:rsidRDefault="0004205C" w:rsidP="00014AF3">
      <w:pPr>
        <w:jc w:val="both"/>
      </w:pPr>
      <w:r>
        <w:t xml:space="preserve">Por definición quien desarrolla el artefacto, no debe ser el mismo que </w:t>
      </w:r>
      <w:proofErr w:type="spellStart"/>
      <w:r>
        <w:t>esta</w:t>
      </w:r>
      <w:proofErr w:type="spellEnd"/>
      <w:r>
        <w:t xml:space="preserve"> encargado de determinar su calidad. Por ello es necesario asociar un ejecutor al artefacto y otro a su  revisión  o auditoria desarrolladas. Al haberse definido que se trabajara por grupos y  luego se revisara  el trabajo de otro grupo todos los integrantes son responsables de ese proceso. Sin embargo existen las pre-entregas, donde es el Ingeniero Miguel Torres, quien en el rol de profesor se convierte en un auditor externo, y su retro alimentación será fundamental para aclarar la calidad del producto de software de manera general.</w:t>
      </w:r>
    </w:p>
    <w:p w:rsidR="0004205C" w:rsidRDefault="0004205C" w:rsidP="00014AF3">
      <w:pPr>
        <w:jc w:val="both"/>
      </w:pPr>
      <w:r>
        <w:t xml:space="preserve">Por otro lado cada artefacto tiene asociado un experto que será </w:t>
      </w:r>
      <w:r w:rsidR="00FF75D7">
        <w:t xml:space="preserve">responsable de este proceso. </w:t>
      </w:r>
    </w:p>
    <w:p w:rsidR="0004205C" w:rsidRPr="00FF75D7" w:rsidRDefault="00FF75D7" w:rsidP="00014AF3">
      <w:pPr>
        <w:pStyle w:val="Ttulo3"/>
        <w:jc w:val="both"/>
        <w:rPr>
          <w:rFonts w:ascii="Arial" w:hAnsi="Arial" w:cs="Arial"/>
          <w:sz w:val="28"/>
          <w:szCs w:val="28"/>
          <w:lang w:val="es-CO"/>
        </w:rPr>
      </w:pPr>
      <w:bookmarkStart w:id="328" w:name="_Toc334451319"/>
      <w:bookmarkStart w:id="329" w:name="_Toc334451585"/>
      <w:r>
        <w:rPr>
          <w:rFonts w:ascii="Arial" w:hAnsi="Arial" w:cs="Arial"/>
          <w:sz w:val="28"/>
          <w:szCs w:val="28"/>
          <w:lang w:val="es-CO"/>
        </w:rPr>
        <w:t>8.8.4</w:t>
      </w:r>
      <w:bookmarkEnd w:id="328"/>
      <w:bookmarkEnd w:id="329"/>
      <w:r>
        <w:rPr>
          <w:rFonts w:ascii="Arial" w:hAnsi="Arial" w:cs="Arial"/>
          <w:sz w:val="28"/>
          <w:szCs w:val="28"/>
          <w:lang w:val="es-CO"/>
        </w:rPr>
        <w:t>Desarrollo</w:t>
      </w:r>
    </w:p>
    <w:p w:rsidR="0004205C" w:rsidRDefault="0004205C" w:rsidP="00014AF3">
      <w:pPr>
        <w:jc w:val="both"/>
      </w:pPr>
      <w:r>
        <w:t xml:space="preserve">Vale la pena enfatizar que las  revisiones deben estar a lo largo de la ejecución del proyecto, realizándose con frecuencia, con el  fin de aproximarnos </w:t>
      </w:r>
      <w:proofErr w:type="spellStart"/>
      <w:r>
        <w:t>mas</w:t>
      </w:r>
      <w:proofErr w:type="spellEnd"/>
      <w:r>
        <w:t xml:space="preserve"> a las características de calidad definidas en el  </w:t>
      </w:r>
      <w:commentRangeStart w:id="330"/>
      <w:r>
        <w:t>plan de gestión de calidad</w:t>
      </w:r>
      <w:commentRangeEnd w:id="330"/>
      <w:r>
        <w:rPr>
          <w:rStyle w:val="Refdecomentario"/>
        </w:rPr>
        <w:commentReference w:id="330"/>
      </w:r>
      <w:r>
        <w:t xml:space="preserve">,  además estas han de ser documentadas para poder realizar cambios que sean aprobados por el departamento de calidad, y  registrado acorde al plan de administración de la configuración, efectuando las  labores del </w:t>
      </w:r>
      <w:commentRangeStart w:id="331"/>
      <w:r>
        <w:t>Plan de monitoreo y control</w:t>
      </w:r>
      <w:commentRangeEnd w:id="331"/>
      <w:r>
        <w:rPr>
          <w:rStyle w:val="Refdecomentario"/>
        </w:rPr>
        <w:commentReference w:id="331"/>
      </w:r>
      <w:r>
        <w:t>.</w:t>
      </w:r>
    </w:p>
    <w:p w:rsidR="0004205C" w:rsidRDefault="0004205C" w:rsidP="00014AF3">
      <w:pPr>
        <w:jc w:val="both"/>
      </w:pPr>
      <w:r>
        <w:t>Antes de darse  lugar a cualquier entrega al cliente es indispensable revisar cuidadosamente el artefacto ya  unificado.</w:t>
      </w:r>
    </w:p>
    <w:p w:rsidR="0004205C" w:rsidRDefault="0004205C" w:rsidP="00014AF3">
      <w:pPr>
        <w:jc w:val="both"/>
        <w:rPr>
          <w:lang w:val="es-CO"/>
        </w:rPr>
      </w:pPr>
      <w:proofErr w:type="spellStart"/>
      <w:r w:rsidRPr="00E3544A">
        <w:rPr>
          <w:lang w:val="es-CO"/>
        </w:rPr>
        <w:t>Revisiondels</w:t>
      </w:r>
      <w:proofErr w:type="spellEnd"/>
      <w:r w:rsidRPr="00E3544A">
        <w:rPr>
          <w:lang w:val="es-CO"/>
        </w:rPr>
        <w:t xml:space="preserve"> artefacto (Documento)</w:t>
      </w:r>
    </w:p>
    <w:p w:rsidR="00FF75D7" w:rsidRPr="00B90D45" w:rsidRDefault="00FF75D7" w:rsidP="00FF75D7">
      <w:pPr>
        <w:pStyle w:val="Ttulo3"/>
        <w:jc w:val="both"/>
        <w:rPr>
          <w:rFonts w:ascii="Arial" w:hAnsi="Arial"/>
          <w:sz w:val="28"/>
          <w:lang w:val="es-CO"/>
        </w:rPr>
      </w:pPr>
      <w:r>
        <w:rPr>
          <w:rFonts w:ascii="Arial" w:hAnsi="Arial" w:cs="Arial"/>
          <w:sz w:val="28"/>
          <w:szCs w:val="28"/>
          <w:lang w:val="es-CO"/>
        </w:rPr>
        <w:t>8.8.</w:t>
      </w:r>
      <w:r w:rsidRPr="00B90D45">
        <w:rPr>
          <w:rFonts w:ascii="Arial" w:hAnsi="Arial"/>
          <w:sz w:val="28"/>
          <w:lang w:val="es-CO"/>
        </w:rPr>
        <w:t>5. Recursos</w:t>
      </w:r>
    </w:p>
    <w:p w:rsidR="00FF75D7" w:rsidRPr="00B90D45" w:rsidRDefault="00FF75D7" w:rsidP="00FF75D7">
      <w:pPr>
        <w:pStyle w:val="Ttulo3"/>
        <w:jc w:val="both"/>
        <w:rPr>
          <w:rFonts w:ascii="Arial" w:hAnsi="Arial"/>
          <w:sz w:val="28"/>
          <w:lang w:val="es-CO"/>
        </w:rPr>
      </w:pPr>
      <w:r>
        <w:rPr>
          <w:rFonts w:ascii="Arial" w:hAnsi="Arial" w:cs="Arial"/>
          <w:sz w:val="28"/>
          <w:szCs w:val="28"/>
          <w:lang w:val="es-CO"/>
        </w:rPr>
        <w:t>8.8.</w:t>
      </w:r>
      <w:r w:rsidRPr="00B90D45">
        <w:rPr>
          <w:rFonts w:ascii="Arial" w:hAnsi="Arial"/>
          <w:sz w:val="28"/>
          <w:lang w:val="es-CO"/>
        </w:rPr>
        <w:t>6. Producto de Trabajo</w:t>
      </w:r>
    </w:p>
    <w:p w:rsidR="00FF75D7" w:rsidRPr="00E3544A" w:rsidRDefault="00FF75D7" w:rsidP="00014AF3">
      <w:pPr>
        <w:jc w:val="both"/>
        <w:rPr>
          <w:lang w:val="es-CO"/>
        </w:rPr>
      </w:pPr>
    </w:p>
    <w:p w:rsidR="00F95C7D" w:rsidRPr="00F013C5" w:rsidRDefault="00F95C7D" w:rsidP="00F95C7D">
      <w:pPr>
        <w:pStyle w:val="Ttulo2"/>
        <w:rPr>
          <w:rFonts w:ascii="Arial" w:hAnsi="Arial" w:cs="Arial"/>
          <w:sz w:val="28"/>
          <w:szCs w:val="28"/>
          <w:lang w:val="es-ES_tradnl"/>
        </w:rPr>
      </w:pPr>
      <w:bookmarkStart w:id="332" w:name="_Toc333053742"/>
      <w:bookmarkStart w:id="333" w:name="_Toc334451320"/>
      <w:bookmarkStart w:id="334" w:name="_Toc334451586"/>
      <w:commentRangeStart w:id="335"/>
      <w:r w:rsidRPr="00F013C5">
        <w:rPr>
          <w:rFonts w:ascii="Arial" w:hAnsi="Arial" w:cs="Arial"/>
          <w:sz w:val="28"/>
          <w:szCs w:val="28"/>
          <w:lang w:val="es-ES_tradnl"/>
        </w:rPr>
        <w:t xml:space="preserve">8.9 </w:t>
      </w:r>
      <w:proofErr w:type="spellStart"/>
      <w:r w:rsidRPr="0094070C">
        <w:rPr>
          <w:rFonts w:ascii="Arial" w:hAnsi="Arial" w:cs="Arial"/>
          <w:sz w:val="28"/>
          <w:szCs w:val="28"/>
          <w:lang w:val="es-ES_tradnl"/>
        </w:rPr>
        <w:t>Verificación</w:t>
      </w:r>
      <w:r>
        <w:rPr>
          <w:rFonts w:ascii="Arial" w:hAnsi="Arial" w:cs="Arial"/>
          <w:sz w:val="28"/>
          <w:szCs w:val="28"/>
          <w:lang w:val="es-ES_tradnl"/>
        </w:rPr>
        <w:t>y</w:t>
      </w:r>
      <w:bookmarkEnd w:id="332"/>
      <w:r w:rsidRPr="0094070C">
        <w:rPr>
          <w:rFonts w:ascii="Arial" w:hAnsi="Arial" w:cs="Arial"/>
          <w:sz w:val="28"/>
          <w:szCs w:val="28"/>
          <w:lang w:val="es-ES_tradnl"/>
        </w:rPr>
        <w:t>validación</w:t>
      </w:r>
      <w:commentRangeEnd w:id="335"/>
      <w:proofErr w:type="spellEnd"/>
      <w:r>
        <w:rPr>
          <w:rStyle w:val="Refdecomentario"/>
          <w:rFonts w:asciiTheme="minorHAnsi" w:eastAsiaTheme="minorHAnsi" w:hAnsiTheme="minorHAnsi" w:cstheme="minorBidi"/>
          <w:b w:val="0"/>
          <w:bCs w:val="0"/>
          <w:color w:val="auto"/>
        </w:rPr>
        <w:commentReference w:id="335"/>
      </w:r>
      <w:bookmarkEnd w:id="333"/>
      <w:bookmarkEnd w:id="334"/>
    </w:p>
    <w:p w:rsidR="00F95C7D" w:rsidRPr="00F013C5" w:rsidRDefault="00F95C7D" w:rsidP="00F95C7D">
      <w:pPr>
        <w:jc w:val="both"/>
        <w:rPr>
          <w:lang w:val="es-ES_tradnl"/>
        </w:rPr>
      </w:pPr>
      <w:r w:rsidRPr="00F5021B">
        <w:rPr>
          <w:lang w:val="es-ES_tradnl"/>
        </w:rPr>
        <w:t>Este plan est</w:t>
      </w:r>
      <w:r>
        <w:rPr>
          <w:lang w:val="es-ES_tradnl"/>
        </w:rPr>
        <w:t>á</w:t>
      </w:r>
      <w:r w:rsidRPr="00F5021B">
        <w:rPr>
          <w:lang w:val="es-ES_tradnl"/>
        </w:rPr>
        <w:t xml:space="preserve"> enfocado en revisar s</w:t>
      </w:r>
      <w:r>
        <w:rPr>
          <w:lang w:val="es-ES_tradnl"/>
        </w:rPr>
        <w:t>í</w:t>
      </w:r>
      <w:r w:rsidRPr="00F013C5">
        <w:rPr>
          <w:lang w:val="es-ES_tradnl"/>
        </w:rPr>
        <w:t xml:space="preserve"> el software que se </w:t>
      </w:r>
      <w:proofErr w:type="spellStart"/>
      <w:r w:rsidRPr="00F013C5">
        <w:rPr>
          <w:lang w:val="es-ES_tradnl"/>
        </w:rPr>
        <w:t>esta</w:t>
      </w:r>
      <w:proofErr w:type="spellEnd"/>
      <w:r w:rsidRPr="00F013C5">
        <w:rPr>
          <w:lang w:val="es-ES_tradnl"/>
        </w:rPr>
        <w:t xml:space="preserve"> construyendo es lo que ha pedido el cliente, y la prueba que este se implementa correctamente acorde a los criterios </w:t>
      </w:r>
      <w:r w:rsidRPr="00F013C5">
        <w:rPr>
          <w:lang w:val="es-ES_tradnl"/>
        </w:rPr>
        <w:lastRenderedPageBreak/>
        <w:t xml:space="preserve">de calidad definidos por </w:t>
      </w:r>
      <w:proofErr w:type="spellStart"/>
      <w:r w:rsidRPr="00F013C5">
        <w:rPr>
          <w:b/>
          <w:bCs/>
          <w:lang w:val="es-ES_tradnl"/>
        </w:rPr>
        <w:t>FifthFloor</w:t>
      </w:r>
      <w:proofErr w:type="spellEnd"/>
      <w:r w:rsidRPr="00F013C5">
        <w:rPr>
          <w:b/>
          <w:bCs/>
          <w:lang w:val="es-ES_tradnl"/>
        </w:rPr>
        <w:t xml:space="preserve"> </w:t>
      </w:r>
      <w:proofErr w:type="spellStart"/>
      <w:r w:rsidRPr="00F013C5">
        <w:rPr>
          <w:b/>
          <w:bCs/>
          <w:lang w:val="es-ES_tradnl"/>
        </w:rPr>
        <w:t>Corp.</w:t>
      </w:r>
      <w:r>
        <w:rPr>
          <w:bCs/>
          <w:lang w:val="es-ES_tradnl"/>
        </w:rPr>
        <w:t>Su</w:t>
      </w:r>
      <w:proofErr w:type="spellEnd"/>
      <w:r>
        <w:rPr>
          <w:bCs/>
          <w:lang w:val="es-ES_tradnl"/>
        </w:rPr>
        <w:t xml:space="preserve"> importancia radica en el factor evolutivo del proceso de construcción de cualquier producto de software.</w:t>
      </w:r>
    </w:p>
    <w:p w:rsidR="00F95C7D" w:rsidRPr="008C1E77" w:rsidRDefault="00F95C7D" w:rsidP="008C1E77">
      <w:pPr>
        <w:pStyle w:val="Ttulo3"/>
        <w:jc w:val="both"/>
        <w:rPr>
          <w:rFonts w:ascii="Arial" w:hAnsi="Arial" w:cs="Arial"/>
          <w:sz w:val="28"/>
          <w:szCs w:val="28"/>
          <w:lang w:val="es-CO"/>
        </w:rPr>
      </w:pPr>
      <w:bookmarkStart w:id="336" w:name="_Toc334451321"/>
      <w:bookmarkStart w:id="337" w:name="_Toc334451587"/>
      <w:r w:rsidRPr="008C1E77">
        <w:rPr>
          <w:rFonts w:ascii="Arial" w:hAnsi="Arial" w:cs="Arial"/>
          <w:sz w:val="28"/>
          <w:szCs w:val="28"/>
          <w:lang w:val="es-CO"/>
        </w:rPr>
        <w:t>8.9.1 Objetivos</w:t>
      </w:r>
      <w:bookmarkEnd w:id="336"/>
      <w:bookmarkEnd w:id="337"/>
    </w:p>
    <w:p w:rsidR="00F95C7D" w:rsidRDefault="00F95C7D" w:rsidP="009D7F6B">
      <w:pPr>
        <w:pStyle w:val="Prrafodelista"/>
        <w:numPr>
          <w:ilvl w:val="0"/>
          <w:numId w:val="13"/>
        </w:numPr>
      </w:pPr>
      <w:r>
        <w:t>Verificar que el software construido es lo que el cliente ha pedido (ver el Plan de Aceptación del Cliente)</w:t>
      </w:r>
    </w:p>
    <w:p w:rsidR="00F95C7D" w:rsidRDefault="00F95C7D" w:rsidP="009D7F6B">
      <w:pPr>
        <w:pStyle w:val="Prrafodelista"/>
        <w:numPr>
          <w:ilvl w:val="0"/>
          <w:numId w:val="13"/>
        </w:numPr>
      </w:pPr>
      <w:r>
        <w:t xml:space="preserve">Validar que el software construido es de calidad </w:t>
      </w:r>
    </w:p>
    <w:p w:rsidR="00F95C7D" w:rsidRDefault="00F95C7D" w:rsidP="009D7F6B">
      <w:pPr>
        <w:pStyle w:val="Prrafodelista"/>
        <w:numPr>
          <w:ilvl w:val="0"/>
          <w:numId w:val="13"/>
        </w:numPr>
      </w:pPr>
      <w:r>
        <w:t>Reducir la probabilidad de entregar errores eviten la satisfacción del cliente, permitiendo identificar los para corregirlos</w:t>
      </w:r>
    </w:p>
    <w:p w:rsidR="008C1E77" w:rsidRPr="008C1E77" w:rsidRDefault="008C1E77" w:rsidP="008C1E77">
      <w:pPr>
        <w:pStyle w:val="Ttulo3"/>
        <w:jc w:val="both"/>
        <w:rPr>
          <w:rFonts w:ascii="Arial" w:hAnsi="Arial"/>
          <w:sz w:val="28"/>
          <w:lang w:val="es-CO"/>
        </w:rPr>
      </w:pPr>
      <w:r>
        <w:rPr>
          <w:rFonts w:ascii="Arial" w:hAnsi="Arial" w:cs="Arial"/>
          <w:sz w:val="28"/>
          <w:szCs w:val="28"/>
          <w:lang w:val="es-CO"/>
        </w:rPr>
        <w:t>8.9.</w:t>
      </w:r>
      <w:r w:rsidRPr="00B90D45">
        <w:rPr>
          <w:rFonts w:ascii="Arial" w:hAnsi="Arial"/>
          <w:sz w:val="28"/>
          <w:lang w:val="es-CO"/>
        </w:rPr>
        <w:t>2. Alcance</w:t>
      </w:r>
    </w:p>
    <w:p w:rsidR="008C1E77" w:rsidRPr="00FF75D7" w:rsidRDefault="008C1E77" w:rsidP="008C1E77">
      <w:pPr>
        <w:pStyle w:val="Ttulo3"/>
        <w:jc w:val="both"/>
        <w:rPr>
          <w:rFonts w:ascii="Arial" w:hAnsi="Arial" w:cs="Arial"/>
          <w:sz w:val="28"/>
          <w:szCs w:val="28"/>
          <w:lang w:val="es-CO"/>
        </w:rPr>
      </w:pPr>
      <w:r>
        <w:rPr>
          <w:rFonts w:ascii="Arial" w:hAnsi="Arial" w:cs="Arial"/>
          <w:sz w:val="28"/>
          <w:szCs w:val="28"/>
          <w:lang w:val="es-CO"/>
        </w:rPr>
        <w:t>8.9.3.</w:t>
      </w:r>
      <w:r w:rsidR="00721E4D">
        <w:rPr>
          <w:rFonts w:ascii="Arial" w:hAnsi="Arial" w:cs="Arial"/>
          <w:sz w:val="28"/>
          <w:szCs w:val="28"/>
          <w:lang w:val="es-CO"/>
        </w:rPr>
        <w:t xml:space="preserve"> </w:t>
      </w:r>
      <w:r w:rsidRPr="00B90D45">
        <w:rPr>
          <w:rFonts w:ascii="Arial" w:hAnsi="Arial"/>
          <w:sz w:val="28"/>
          <w:lang w:val="es-CO"/>
        </w:rPr>
        <w:t>Responsable</w:t>
      </w:r>
    </w:p>
    <w:p w:rsidR="00F95C7D" w:rsidRDefault="00F95C7D" w:rsidP="00F95C7D">
      <w:pPr>
        <w:jc w:val="both"/>
      </w:pPr>
      <w:r>
        <w:t>Como responsables de este plan, se encuentran tanto el Administrador de configuraciones y Pruebas (Aseguradores de la calidad), así como el responsable del entregable.</w:t>
      </w:r>
    </w:p>
    <w:p w:rsidR="008C1E77" w:rsidRPr="00FF75D7" w:rsidRDefault="008C1E77" w:rsidP="008C1E77">
      <w:pPr>
        <w:pStyle w:val="Ttulo3"/>
        <w:jc w:val="both"/>
        <w:rPr>
          <w:rFonts w:ascii="Arial" w:hAnsi="Arial" w:cs="Arial"/>
          <w:sz w:val="28"/>
          <w:szCs w:val="28"/>
          <w:lang w:val="es-CO"/>
        </w:rPr>
      </w:pPr>
      <w:r>
        <w:rPr>
          <w:rFonts w:ascii="Arial" w:hAnsi="Arial" w:cs="Arial"/>
          <w:sz w:val="28"/>
          <w:szCs w:val="28"/>
          <w:lang w:val="es-CO"/>
        </w:rPr>
        <w:t>8.9.4</w:t>
      </w:r>
      <w:r w:rsidR="00721E4D">
        <w:rPr>
          <w:rFonts w:ascii="Arial" w:hAnsi="Arial" w:cs="Arial"/>
          <w:sz w:val="28"/>
          <w:szCs w:val="28"/>
          <w:lang w:val="es-CO"/>
        </w:rPr>
        <w:t xml:space="preserve">. </w:t>
      </w:r>
      <w:r>
        <w:rPr>
          <w:rFonts w:ascii="Arial" w:hAnsi="Arial" w:cs="Arial"/>
          <w:sz w:val="28"/>
          <w:szCs w:val="28"/>
          <w:lang w:val="es-CO"/>
        </w:rPr>
        <w:t>Desarrollo</w:t>
      </w:r>
    </w:p>
    <w:p w:rsidR="00F95C7D" w:rsidRDefault="00A75DDF" w:rsidP="00F95C7D">
      <w:r>
        <w:t xml:space="preserve">Este </w:t>
      </w:r>
      <w:r w:rsidR="00F95C7D">
        <w:t xml:space="preserve">plan  pretende satisfacer al cliente  y demostrar la calidad de los productos elaborados. Por ello se pretende este sea ejecutado desde el inicio del producto y mientras este exista para garantizar su </w:t>
      </w:r>
      <w:proofErr w:type="spellStart"/>
      <w:r w:rsidR="00F95C7D">
        <w:t>mantenibilidad</w:t>
      </w:r>
      <w:proofErr w:type="spellEnd"/>
      <w:r w:rsidR="00F95C7D">
        <w:t>, aun después de entregado al cliente. Es decir, si el cliente exige correctivos, cambios o mejoras. Estas se efectúen cumpliéndose los objetivos del plan.</w:t>
      </w:r>
    </w:p>
    <w:p w:rsidR="00F95C7D" w:rsidRPr="008C1E77" w:rsidRDefault="008C1E77" w:rsidP="008C1E77">
      <w:pPr>
        <w:pStyle w:val="Ttulo4"/>
        <w:jc w:val="both"/>
        <w:rPr>
          <w:rFonts w:ascii="Arial" w:hAnsi="Arial" w:cs="Arial"/>
          <w:sz w:val="28"/>
          <w:szCs w:val="28"/>
          <w:lang w:val="es-CO"/>
        </w:rPr>
      </w:pPr>
      <w:bookmarkStart w:id="338" w:name="_Toc334451324"/>
      <w:bookmarkStart w:id="339" w:name="_Toc334451590"/>
      <w:r>
        <w:rPr>
          <w:rFonts w:ascii="Arial" w:hAnsi="Arial" w:cs="Arial"/>
          <w:sz w:val="28"/>
          <w:szCs w:val="28"/>
          <w:lang w:val="es-CO"/>
        </w:rPr>
        <w:t>8.9.4.1.</w:t>
      </w:r>
      <w:r w:rsidR="00F95C7D" w:rsidRPr="008C1E77">
        <w:rPr>
          <w:rFonts w:ascii="Arial" w:hAnsi="Arial" w:cs="Arial"/>
          <w:sz w:val="28"/>
          <w:szCs w:val="28"/>
          <w:lang w:val="es-CO"/>
        </w:rPr>
        <w:t xml:space="preserve"> Ejecución del plan</w:t>
      </w:r>
      <w:bookmarkEnd w:id="338"/>
      <w:bookmarkEnd w:id="339"/>
    </w:p>
    <w:p w:rsidR="00F95C7D" w:rsidRDefault="00F95C7D" w:rsidP="00F95C7D">
      <w:pPr>
        <w:jc w:val="both"/>
      </w:pPr>
      <w:r>
        <w:t>Para llevar elaborar revisión así como verificación, es necesario tener en cuenta que</w:t>
      </w:r>
      <w:r w:rsidR="008C1E77">
        <w:t xml:space="preserve"> para los artefactos han de </w:t>
      </w:r>
      <w:r>
        <w:t>generarse actividades:</w:t>
      </w:r>
    </w:p>
    <w:p w:rsidR="00F95C7D" w:rsidRDefault="008C1E77" w:rsidP="009D7F6B">
      <w:pPr>
        <w:pStyle w:val="Prrafodelista"/>
        <w:numPr>
          <w:ilvl w:val="0"/>
          <w:numId w:val="14"/>
        </w:numPr>
        <w:jc w:val="both"/>
      </w:pPr>
      <w:r>
        <w:t xml:space="preserve">Para verificar </w:t>
      </w:r>
      <w:r w:rsidR="00F95C7D" w:rsidRPr="00D1095C">
        <w:t>se cumplan todos los requerimientos del cliente</w:t>
      </w:r>
      <w:r w:rsidR="00F95C7D">
        <w:t xml:space="preserve">: A lo larga de cada entrega se realizaran trabajos en parejas, los cuales serán evaluados por otra pareja, luego por el responsable del entregable. (ver </w:t>
      </w:r>
      <w:hyperlink w:anchor="_8.6_Quality_assurance" w:history="1">
        <w:commentRangeStart w:id="340"/>
        <w:r w:rsidR="00F95C7D" w:rsidRPr="00B45493">
          <w:rPr>
            <w:rStyle w:val="Hipervnculo"/>
          </w:rPr>
          <w:t>Plan de Aseguramiento de la Calidad</w:t>
        </w:r>
        <w:commentRangeEnd w:id="340"/>
        <w:r w:rsidR="00F95C7D" w:rsidRPr="00B45493">
          <w:rPr>
            <w:rStyle w:val="Hipervnculo"/>
            <w:sz w:val="18"/>
            <w:szCs w:val="18"/>
          </w:rPr>
          <w:commentReference w:id="340"/>
        </w:r>
      </w:hyperlink>
      <w:r w:rsidR="00F95C7D">
        <w:t>)</w:t>
      </w:r>
    </w:p>
    <w:p w:rsidR="00F95C7D" w:rsidRDefault="00F95C7D" w:rsidP="009D7F6B">
      <w:pPr>
        <w:pStyle w:val="Prrafodelista"/>
        <w:numPr>
          <w:ilvl w:val="0"/>
          <w:numId w:val="14"/>
        </w:numPr>
        <w:jc w:val="both"/>
      </w:pPr>
      <w:r>
        <w:t xml:space="preserve">Para la verificación es necesario que realizar pruebas acordes a cada artefacto, ya sea para la documentación (ver  </w:t>
      </w:r>
      <w:hyperlink w:anchor="_8.5.1Plan_de_documentación" w:history="1">
        <w:commentRangeStart w:id="341"/>
        <w:r w:rsidRPr="00031C64">
          <w:rPr>
            <w:rStyle w:val="Hipervnculo"/>
          </w:rPr>
          <w:t>Plan de Documentación</w:t>
        </w:r>
      </w:hyperlink>
      <w:commentRangeEnd w:id="341"/>
      <w:r>
        <w:rPr>
          <w:rStyle w:val="Refdecomentario"/>
        </w:rPr>
        <w:commentReference w:id="341"/>
      </w:r>
      <w:r>
        <w:t xml:space="preserve">), o entrega de prototipos (ver Plan de Pruebas a partir a partir del Octubre). </w:t>
      </w:r>
    </w:p>
    <w:p w:rsidR="00F95C7D" w:rsidRDefault="00F95C7D" w:rsidP="009D7F6B">
      <w:pPr>
        <w:pStyle w:val="Prrafodelista"/>
        <w:numPr>
          <w:ilvl w:val="0"/>
          <w:numId w:val="14"/>
        </w:numPr>
        <w:jc w:val="both"/>
      </w:pPr>
      <w:r>
        <w:t xml:space="preserve">Para la corrección de los errores es necesario tener en cuenta lo estimado en el plan de la </w:t>
      </w:r>
      <w:hyperlink w:anchor="_8.4_Manejo_de" w:history="1">
        <w:r w:rsidRPr="0038352C">
          <w:rPr>
            <w:rStyle w:val="Hipervnculo"/>
          </w:rPr>
          <w:t>administración de la configuración</w:t>
        </w:r>
      </w:hyperlink>
      <w:r>
        <w:t>, pues es allí donde los cambios se controlan para cada uno de los ítems.</w:t>
      </w:r>
    </w:p>
    <w:p w:rsidR="00F95C7D" w:rsidRDefault="00F95C7D" w:rsidP="009D7F6B">
      <w:pPr>
        <w:pStyle w:val="Prrafodelista"/>
        <w:numPr>
          <w:ilvl w:val="0"/>
          <w:numId w:val="14"/>
        </w:numPr>
        <w:jc w:val="both"/>
      </w:pPr>
      <w:r>
        <w:t>Para corregir los errores es necesario ver el</w:t>
      </w:r>
      <w:r w:rsidRPr="00F013C5">
        <w:t xml:space="preserve"> plan de aseguramiento y control de la calidad</w:t>
      </w:r>
      <w:r>
        <w:t xml:space="preserve">, al  igual que el </w:t>
      </w:r>
      <w:hyperlink w:anchor="_8.4_Manejo_de_1" w:history="1">
        <w:r w:rsidRPr="009D088E">
          <w:rPr>
            <w:rStyle w:val="Hipervnculo"/>
          </w:rPr>
          <w:t xml:space="preserve">Plan de Administración de la </w:t>
        </w:r>
        <w:proofErr w:type="spellStart"/>
        <w:r w:rsidRPr="009D088E">
          <w:rPr>
            <w:rStyle w:val="Hipervnculo"/>
          </w:rPr>
          <w:t>Configuracion</w:t>
        </w:r>
        <w:proofErr w:type="spellEnd"/>
      </w:hyperlink>
      <w:r>
        <w:t>.</w:t>
      </w:r>
    </w:p>
    <w:p w:rsidR="00F95C7D" w:rsidRDefault="00E56923" w:rsidP="00F95C7D">
      <w:pPr>
        <w:jc w:val="both"/>
      </w:pPr>
      <w:r>
        <w:t xml:space="preserve">Para esto se emplearán </w:t>
      </w:r>
      <w:r w:rsidR="00F95C7D">
        <w:t xml:space="preserve">herramientas tales como los estándares, las plantillas, software para control de versión y mecanismos de comunicación. Para que todos los miembros del grupo </w:t>
      </w:r>
      <w:r w:rsidR="00F95C7D">
        <w:lastRenderedPageBreak/>
        <w:t>conozcan el estado del producto y las características deseadas de cada artefacto manejado a lo largo del proyecto.</w:t>
      </w:r>
    </w:p>
    <w:p w:rsidR="0004205C" w:rsidRDefault="00BF52A0" w:rsidP="00014AF3">
      <w:pPr>
        <w:jc w:val="both"/>
      </w:pPr>
      <w:commentRangeStart w:id="342"/>
      <w:ins w:id="343" w:author="Alicia Beltran" w:date="2012-08-27T13:13:00Z">
        <w:r>
          <w:rPr>
            <w:noProof/>
            <w:lang w:val="es-CO" w:eastAsia="es-CO"/>
          </w:rPr>
          <w:drawing>
            <wp:inline distT="0" distB="0" distL="0" distR="0">
              <wp:extent cx="5252085" cy="3713480"/>
              <wp:effectExtent l="0" t="0" r="5715" b="127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ificacion y Validacion.bmp"/>
                      <pic:cNvPicPr/>
                    </pic:nvPicPr>
                    <pic:blipFill>
                      <a:blip r:embed="rId9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52085" cy="3713480"/>
                      </a:xfrm>
                      <a:prstGeom prst="rect">
                        <a:avLst/>
                      </a:prstGeom>
                    </pic:spPr>
                  </pic:pic>
                </a:graphicData>
              </a:graphic>
            </wp:inline>
          </w:drawing>
        </w:r>
      </w:ins>
      <w:commentRangeEnd w:id="342"/>
      <w:r w:rsidR="00F95C7D">
        <w:rPr>
          <w:rStyle w:val="Refdecomentario"/>
        </w:rPr>
        <w:commentReference w:id="342"/>
      </w:r>
    </w:p>
    <w:p w:rsidR="00F95C7D" w:rsidRDefault="00F95C7D" w:rsidP="00F95C7D">
      <w:pPr>
        <w:jc w:val="both"/>
      </w:pPr>
      <w:r>
        <w:t>Proceso de verificación y validación del ítem</w:t>
      </w:r>
    </w:p>
    <w:p w:rsidR="00F95C7D" w:rsidRDefault="00F95C7D" w:rsidP="00F95C7D">
      <w:pPr>
        <w:jc w:val="both"/>
      </w:pPr>
      <w:r>
        <w:t>Aunque s</w:t>
      </w:r>
      <w:r w:rsidR="0015045F">
        <w:t xml:space="preserve">e espera la perfección en este </w:t>
      </w:r>
      <w:r>
        <w:t>riguroso proceso, es claro que existe el posible riesgo de que existan ítems que persistan con errores, ya sea por la no identificación, su tardía corrección, o porque no contamos con los recursos o capacidades para hacerlo dentro de periodo esperado.</w:t>
      </w:r>
      <w:bookmarkStart w:id="344" w:name="_GoBack"/>
      <w:bookmarkEnd w:id="344"/>
    </w:p>
    <w:p w:rsidR="008C1E77" w:rsidRPr="00B90D45" w:rsidRDefault="008C1E77" w:rsidP="008C1E77">
      <w:pPr>
        <w:pStyle w:val="Ttulo3"/>
        <w:jc w:val="both"/>
        <w:rPr>
          <w:rFonts w:ascii="Arial" w:hAnsi="Arial"/>
          <w:sz w:val="28"/>
          <w:lang w:val="es-CO"/>
        </w:rPr>
      </w:pPr>
      <w:r>
        <w:rPr>
          <w:rFonts w:ascii="Arial" w:hAnsi="Arial" w:cs="Arial"/>
          <w:sz w:val="28"/>
          <w:szCs w:val="28"/>
          <w:lang w:val="es-CO"/>
        </w:rPr>
        <w:t>8.9.</w:t>
      </w:r>
      <w:r w:rsidRPr="00B90D45">
        <w:rPr>
          <w:rFonts w:ascii="Arial" w:hAnsi="Arial"/>
          <w:sz w:val="28"/>
          <w:lang w:val="es-CO"/>
        </w:rPr>
        <w:t>5. Recursos</w:t>
      </w:r>
    </w:p>
    <w:p w:rsidR="008C1E77" w:rsidRPr="00B90D45" w:rsidRDefault="008C1E77" w:rsidP="008C1E77">
      <w:pPr>
        <w:pStyle w:val="Ttulo3"/>
        <w:jc w:val="both"/>
        <w:rPr>
          <w:rFonts w:ascii="Arial" w:hAnsi="Arial"/>
          <w:sz w:val="28"/>
          <w:lang w:val="es-CO"/>
        </w:rPr>
      </w:pPr>
      <w:r>
        <w:rPr>
          <w:rFonts w:ascii="Arial" w:hAnsi="Arial" w:cs="Arial"/>
          <w:sz w:val="28"/>
          <w:szCs w:val="28"/>
          <w:lang w:val="es-CO"/>
        </w:rPr>
        <w:t>8.9.</w:t>
      </w:r>
      <w:r w:rsidRPr="00B90D45">
        <w:rPr>
          <w:rFonts w:ascii="Arial" w:hAnsi="Arial"/>
          <w:sz w:val="28"/>
          <w:lang w:val="es-CO"/>
        </w:rPr>
        <w:t>6. Producto de Trabajo</w:t>
      </w:r>
    </w:p>
    <w:p w:rsidR="00F95C7D" w:rsidRPr="00F95C7D" w:rsidRDefault="00F95C7D" w:rsidP="00014AF3">
      <w:pPr>
        <w:jc w:val="both"/>
      </w:pPr>
    </w:p>
    <w:p w:rsidR="0004205C" w:rsidRPr="00F95C7D" w:rsidRDefault="0004205C" w:rsidP="00014AF3">
      <w:pPr>
        <w:jc w:val="both"/>
      </w:pPr>
    </w:p>
    <w:p w:rsidR="0004205C" w:rsidRPr="00F95C7D" w:rsidRDefault="0004205C" w:rsidP="00014AF3">
      <w:pPr>
        <w:jc w:val="both"/>
        <w:rPr>
          <w:lang w:val="es-CO"/>
        </w:rPr>
      </w:pPr>
    </w:p>
    <w:p w:rsidR="0004205C" w:rsidRPr="00F95C7D" w:rsidRDefault="0004205C" w:rsidP="00014AF3">
      <w:pPr>
        <w:jc w:val="both"/>
        <w:rPr>
          <w:lang w:val="es-CO"/>
        </w:rPr>
      </w:pPr>
    </w:p>
    <w:p w:rsidR="00D9745F" w:rsidRPr="00F95C7D" w:rsidRDefault="00D9745F" w:rsidP="00014AF3">
      <w:pPr>
        <w:jc w:val="both"/>
        <w:rPr>
          <w:rFonts w:ascii="Arial" w:hAnsi="Arial"/>
          <w:sz w:val="28"/>
          <w:lang w:val="es-CO"/>
        </w:rPr>
      </w:pPr>
    </w:p>
    <w:p w:rsidR="00D9745F" w:rsidRPr="008C1E77" w:rsidRDefault="00D9745F" w:rsidP="00014AF3">
      <w:pPr>
        <w:pStyle w:val="Ttulo1"/>
        <w:jc w:val="both"/>
        <w:rPr>
          <w:rFonts w:ascii="Arial" w:hAnsi="Arial"/>
          <w:lang w:val="es-CO"/>
        </w:rPr>
      </w:pPr>
      <w:bookmarkStart w:id="345" w:name="_Toc333053743"/>
      <w:bookmarkStart w:id="346" w:name="_Toc334451325"/>
      <w:bookmarkStart w:id="347" w:name="_Toc334451591"/>
      <w:r w:rsidRPr="008C1E77">
        <w:rPr>
          <w:rFonts w:ascii="Arial" w:hAnsi="Arial"/>
          <w:lang w:val="es-CO"/>
        </w:rPr>
        <w:lastRenderedPageBreak/>
        <w:t xml:space="preserve">9. </w:t>
      </w:r>
      <w:proofErr w:type="spellStart"/>
      <w:r w:rsidRPr="008C1E77">
        <w:rPr>
          <w:rFonts w:ascii="Arial" w:hAnsi="Arial"/>
          <w:lang w:val="es-CO"/>
        </w:rPr>
        <w:t>Additionalplans</w:t>
      </w:r>
      <w:bookmarkEnd w:id="345"/>
      <w:bookmarkEnd w:id="346"/>
      <w:bookmarkEnd w:id="347"/>
      <w:proofErr w:type="spellEnd"/>
    </w:p>
    <w:p w:rsidR="00D9745F" w:rsidRPr="008C1E77" w:rsidRDefault="00D9745F" w:rsidP="00014AF3">
      <w:pPr>
        <w:pStyle w:val="Ttulo1"/>
        <w:jc w:val="both"/>
        <w:rPr>
          <w:rFonts w:ascii="Arial" w:hAnsi="Arial"/>
          <w:lang w:val="es-CO"/>
        </w:rPr>
      </w:pPr>
      <w:bookmarkStart w:id="348" w:name="_Toc333053744"/>
      <w:bookmarkStart w:id="349" w:name="_Toc334451326"/>
      <w:bookmarkStart w:id="350" w:name="_Toc334451592"/>
      <w:r w:rsidRPr="008C1E77">
        <w:rPr>
          <w:rFonts w:ascii="Arial" w:hAnsi="Arial"/>
          <w:lang w:val="es-CO"/>
        </w:rPr>
        <w:t xml:space="preserve">10. </w:t>
      </w:r>
      <w:proofErr w:type="spellStart"/>
      <w:r w:rsidRPr="008C1E77">
        <w:rPr>
          <w:rFonts w:ascii="Arial" w:hAnsi="Arial"/>
          <w:lang w:val="es-CO"/>
        </w:rPr>
        <w:t>Annexes</w:t>
      </w:r>
      <w:bookmarkEnd w:id="348"/>
      <w:bookmarkEnd w:id="349"/>
      <w:bookmarkEnd w:id="350"/>
      <w:proofErr w:type="spellEnd"/>
    </w:p>
    <w:p w:rsidR="00CB37B2" w:rsidRPr="00595763" w:rsidRDefault="00D9745F" w:rsidP="00014AF3">
      <w:pPr>
        <w:pStyle w:val="Ttulo1"/>
        <w:jc w:val="both"/>
        <w:rPr>
          <w:rFonts w:ascii="Arial" w:hAnsi="Arial"/>
          <w:lang w:val="es-CO"/>
        </w:rPr>
      </w:pPr>
      <w:bookmarkStart w:id="351" w:name="_Toc333053745"/>
      <w:bookmarkStart w:id="352" w:name="_Toc334451327"/>
      <w:bookmarkStart w:id="353" w:name="_Toc334451593"/>
      <w:r w:rsidRPr="00595763">
        <w:rPr>
          <w:rFonts w:ascii="Arial" w:hAnsi="Arial"/>
          <w:lang w:val="es-CO"/>
        </w:rPr>
        <w:t xml:space="preserve">11. </w:t>
      </w:r>
      <w:proofErr w:type="spellStart"/>
      <w:r w:rsidRPr="00595763">
        <w:rPr>
          <w:rFonts w:ascii="Arial" w:hAnsi="Arial"/>
          <w:lang w:val="es-CO"/>
        </w:rPr>
        <w:t>Index</w:t>
      </w:r>
      <w:bookmarkEnd w:id="351"/>
      <w:bookmarkEnd w:id="352"/>
      <w:bookmarkEnd w:id="353"/>
      <w:proofErr w:type="spellEnd"/>
    </w:p>
    <w:sectPr w:rsidR="00CB37B2" w:rsidRPr="00595763" w:rsidSect="00446913">
      <w:headerReference w:type="even" r:id="rId93"/>
      <w:headerReference w:type="default" r:id="rId94"/>
      <w:footerReference w:type="even" r:id="rId95"/>
      <w:footerReference w:type="default" r:id="rId96"/>
      <w:pgSz w:w="12240" w:h="15840"/>
      <w:pgMar w:top="1843" w:right="1701" w:bottom="1701" w:left="2268" w:header="709" w:footer="709" w:gutter="0"/>
      <w:pgNumType w:chapStyle="1"/>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5" w:author="Katherine" w:date="2012-09-03T16:31:00Z" w:initials="K">
    <w:p w:rsidR="00604DFB" w:rsidRDefault="00604DFB">
      <w:pPr>
        <w:pStyle w:val="Textocomentario"/>
      </w:pPr>
      <w:r>
        <w:rPr>
          <w:rStyle w:val="Refdecomentario"/>
        </w:rPr>
        <w:annotationRef/>
      </w:r>
      <w:r>
        <w:t>Arreglar el formato</w:t>
      </w:r>
    </w:p>
  </w:comment>
  <w:comment w:id="26" w:author="Cristhian Camilo Gomez Narvaez" w:date="2012-08-18T06:33:00Z" w:initials="CCGN">
    <w:p w:rsidR="00604DFB" w:rsidRDefault="00604DFB">
      <w:pPr>
        <w:pStyle w:val="Textocomentario"/>
      </w:pPr>
      <w:r>
        <w:rPr>
          <w:rStyle w:val="Refdecomentario"/>
        </w:rPr>
        <w:annotationRef/>
      </w:r>
      <w:r>
        <w:t xml:space="preserve">Referencia del documento de HP de especificación </w:t>
      </w:r>
      <w:proofErr w:type="spellStart"/>
      <w:r>
        <w:t>delas</w:t>
      </w:r>
      <w:proofErr w:type="spellEnd"/>
      <w:r>
        <w:t xml:space="preserve"> maquinas del </w:t>
      </w:r>
      <w:proofErr w:type="spellStart"/>
      <w:r>
        <w:t>lab</w:t>
      </w:r>
      <w:proofErr w:type="spellEnd"/>
      <w:r>
        <w:t xml:space="preserve"> de BD</w:t>
      </w:r>
    </w:p>
  </w:comment>
  <w:comment w:id="27" w:author="Cristhian Camilo Gomez Narvaez" w:date="2012-08-18T05:17:00Z" w:initials="CCGN">
    <w:p w:rsidR="00604DFB" w:rsidRDefault="00604DFB">
      <w:pPr>
        <w:pStyle w:val="Textocomentario"/>
      </w:pPr>
      <w:r>
        <w:rPr>
          <w:rStyle w:val="Refdecomentario"/>
        </w:rPr>
        <w:annotationRef/>
      </w:r>
      <w:r>
        <w:t>Revisar versión instalada en la sala de BD</w:t>
      </w:r>
    </w:p>
  </w:comment>
  <w:comment w:id="29" w:author="Cristhian Camilo Gomez Narvaez" w:date="2012-08-18T04:50:00Z" w:initials="CCGN">
    <w:p w:rsidR="00604DFB" w:rsidRPr="00006E8E" w:rsidRDefault="00604DFB">
      <w:pPr>
        <w:pStyle w:val="Textocomentario"/>
      </w:pPr>
      <w:r>
        <w:rPr>
          <w:rStyle w:val="Refdecomentario"/>
        </w:rPr>
        <w:annotationRef/>
      </w:r>
      <w:r w:rsidRPr="00006E8E">
        <w:t>ISO IEC IEEE 16326:2009, 9126-1,9126-2,9126-3,9126-4,ISO/IES 25010, ISO/IEC 31000:2009, ISO/IEC 31010:2009 ADICIONAR LOS DEMAS ESTANDARES VERSIONAMIENTO,ETC…</w:t>
      </w:r>
    </w:p>
  </w:comment>
  <w:comment w:id="28" w:author="Katherine" w:date="2012-09-03T16:30:00Z" w:initials="K">
    <w:p w:rsidR="00604DFB" w:rsidRDefault="00604DFB">
      <w:pPr>
        <w:pStyle w:val="Textocomentario"/>
      </w:pPr>
      <w:r>
        <w:rPr>
          <w:rStyle w:val="Refdecomentario"/>
        </w:rPr>
        <w:annotationRef/>
      </w:r>
      <w:r>
        <w:t>¿???????</w:t>
      </w:r>
    </w:p>
  </w:comment>
  <w:comment w:id="55" w:author="Katherine" w:date="2012-09-03T16:37:00Z" w:initials="K">
    <w:p w:rsidR="00604DFB" w:rsidRDefault="00604DFB">
      <w:pPr>
        <w:pStyle w:val="Textocomentario"/>
      </w:pPr>
      <w:r>
        <w:rPr>
          <w:rStyle w:val="Refdecomentario"/>
        </w:rPr>
        <w:annotationRef/>
      </w:r>
      <w:proofErr w:type="spellStart"/>
      <w:r>
        <w:t>Hipervinculo</w:t>
      </w:r>
      <w:proofErr w:type="spellEnd"/>
      <w:r>
        <w:t xml:space="preserve"> al archivo de referencias</w:t>
      </w:r>
    </w:p>
  </w:comment>
  <w:comment w:id="58" w:author="Katherine" w:date="2012-09-03T16:38:00Z" w:initials="K">
    <w:p w:rsidR="00604DFB" w:rsidRDefault="00604DFB" w:rsidP="00027FCC">
      <w:pPr>
        <w:pStyle w:val="Textocomentario"/>
      </w:pPr>
      <w:r>
        <w:rPr>
          <w:rStyle w:val="Refdecomentario"/>
        </w:rPr>
        <w:annotationRef/>
      </w:r>
      <w:proofErr w:type="spellStart"/>
      <w:r>
        <w:t>Hipervinculo</w:t>
      </w:r>
      <w:proofErr w:type="spellEnd"/>
      <w:r>
        <w:t xml:space="preserve"> al archivo de definiciones</w:t>
      </w:r>
    </w:p>
  </w:comment>
  <w:comment w:id="67" w:author="Katherine" w:date="2012-09-02T22:43:00Z" w:initials="K">
    <w:p w:rsidR="00604DFB" w:rsidRDefault="00604DFB">
      <w:pPr>
        <w:pStyle w:val="Textocomentario"/>
      </w:pPr>
      <w:r>
        <w:rPr>
          <w:rStyle w:val="Refdecomentario"/>
        </w:rPr>
        <w:annotationRef/>
      </w:r>
      <w:r>
        <w:t>Falta estructura del plan (objetivos, alcance, responsables, desarrollo, recursos a emplear, productos de trabajo)</w:t>
      </w:r>
    </w:p>
  </w:comment>
  <w:comment w:id="78" w:author="Katherine" w:date="2012-09-03T14:26:00Z" w:initials="K">
    <w:p w:rsidR="00604DFB" w:rsidRDefault="00604DFB" w:rsidP="00B90D45">
      <w:pPr>
        <w:pStyle w:val="Textocomentario"/>
      </w:pPr>
      <w:r>
        <w:rPr>
          <w:rStyle w:val="Refdecomentario"/>
        </w:rPr>
        <w:annotationRef/>
      </w:r>
      <w:r>
        <w:t>Referencia a las interfaces externas</w:t>
      </w:r>
    </w:p>
  </w:comment>
  <w:comment w:id="79" w:author="Zebaxtian" w:date="2012-09-03T14:26:00Z" w:initials="Z">
    <w:p w:rsidR="00604DFB" w:rsidRDefault="00604DFB" w:rsidP="00B90D45">
      <w:pPr>
        <w:pStyle w:val="Textocomentario"/>
      </w:pPr>
      <w:r>
        <w:rPr>
          <w:rStyle w:val="Refdecomentario"/>
        </w:rPr>
        <w:annotationRef/>
      </w:r>
      <w:r>
        <w:t>Hipervínculo a la sección 1.1.2</w:t>
      </w:r>
    </w:p>
  </w:comment>
  <w:comment w:id="84" w:author="Zebaxtian" w:date="2012-09-03T14:26:00Z" w:initials="Z">
    <w:p w:rsidR="00604DFB" w:rsidRDefault="00604DFB" w:rsidP="00B90D45">
      <w:pPr>
        <w:pStyle w:val="Textocomentario"/>
      </w:pPr>
      <w:r>
        <w:rPr>
          <w:rStyle w:val="Refdecomentario"/>
        </w:rPr>
        <w:annotationRef/>
      </w:r>
      <w:r>
        <w:t>Hipervínculo a sección 4.4</w:t>
      </w:r>
    </w:p>
  </w:comment>
  <w:comment w:id="88" w:author="Zebaxtian" w:date="2012-09-03T14:33:00Z" w:initials="Z">
    <w:p w:rsidR="00604DFB" w:rsidRDefault="00604DFB" w:rsidP="0011798C">
      <w:pPr>
        <w:pStyle w:val="Textocomentario"/>
      </w:pPr>
      <w:r>
        <w:rPr>
          <w:rStyle w:val="Refdecomentario"/>
        </w:rPr>
        <w:annotationRef/>
      </w:r>
      <w:r>
        <w:t>Numero de la imagen</w:t>
      </w:r>
    </w:p>
  </w:comment>
  <w:comment w:id="97" w:author="Cristhian Camilo Gomez N" w:date="2012-09-07T08:16:00Z" w:initials="Cristhian">
    <w:p w:rsidR="00604DFB" w:rsidRDefault="00604DFB" w:rsidP="009D7F6B">
      <w:r>
        <w:rPr>
          <w:rStyle w:val="Refdecomentario"/>
        </w:rPr>
        <w:annotationRef/>
      </w:r>
      <w:r>
        <w:t>https://developer.mozilla.org/es/docs/JavaScript/Acerca_de_JavaScript</w:t>
      </w:r>
    </w:p>
    <w:p w:rsidR="00604DFB" w:rsidRDefault="00604DFB" w:rsidP="009D7F6B"/>
  </w:comment>
  <w:comment w:id="98" w:author="Cristhian Camilo Gomez N" w:date="2012-09-07T08:16:00Z" w:initials="Cristhian">
    <w:p w:rsidR="00604DFB" w:rsidRDefault="00604DFB" w:rsidP="009D7F6B">
      <w:r>
        <w:rPr>
          <w:rStyle w:val="Refdecomentario"/>
        </w:rPr>
        <w:annotationRef/>
      </w:r>
      <w:r>
        <w:t>http://msdn.microsoft.com/library/vstudio/z1zx9t92</w:t>
      </w:r>
    </w:p>
    <w:p w:rsidR="00604DFB" w:rsidRDefault="00604DFB" w:rsidP="009D7F6B"/>
  </w:comment>
  <w:comment w:id="100" w:author="Cristhian Camilo Gomez Narvaez" w:date="2012-09-07T08:16:00Z" w:initials="Cristhian">
    <w:p w:rsidR="00604DFB" w:rsidRDefault="00604DFB" w:rsidP="009D7F6B">
      <w:pPr>
        <w:spacing w:after="0"/>
      </w:pPr>
      <w:r>
        <w:rPr>
          <w:rStyle w:val="Refdecomentario"/>
        </w:rPr>
        <w:annotationRef/>
      </w:r>
      <w:r>
        <w:rPr>
          <w:rFonts w:ascii="DejaVu Sans" w:eastAsia="Droid Sans" w:hAnsi="DejaVu Sans" w:cs="DejaVu Sans"/>
          <w:kern w:val="3"/>
          <w:lang w:val="es-CO"/>
        </w:rPr>
        <w:t>http://windows.microsoft.com/en-US/windows7/products/home</w:t>
      </w:r>
    </w:p>
  </w:comment>
  <w:comment w:id="101" w:author="Cristhian Camilo Gomez Narvaez" w:date="2012-09-07T08:16:00Z" w:initials="Cristhian">
    <w:p w:rsidR="00604DFB" w:rsidRDefault="00604DFB" w:rsidP="009D7F6B">
      <w:pPr>
        <w:spacing w:after="0"/>
      </w:pPr>
      <w:r>
        <w:rPr>
          <w:rStyle w:val="Refdecomentario"/>
        </w:rPr>
        <w:annotationRef/>
      </w:r>
      <w:r>
        <w:rPr>
          <w:rFonts w:ascii="DejaVu Sans" w:eastAsia="Droid Sans" w:hAnsi="DejaVu Sans" w:cs="DejaVu Sans"/>
          <w:kern w:val="3"/>
          <w:lang w:val="es-CO"/>
        </w:rPr>
        <w:t>http://windows.microsoft.com/en-US/windows/shop/download-windows-7</w:t>
      </w:r>
    </w:p>
  </w:comment>
  <w:comment w:id="102" w:author="Cristhian Camilo Gomez Narvaez" w:date="2012-09-07T08:16:00Z" w:initials="Cristhian">
    <w:p w:rsidR="00604DFB" w:rsidRDefault="00604DFB" w:rsidP="009D7F6B">
      <w:pPr>
        <w:spacing w:after="0"/>
      </w:pPr>
      <w:r>
        <w:rPr>
          <w:rStyle w:val="Refdecomentario"/>
        </w:rPr>
        <w:annotationRef/>
      </w:r>
      <w:r>
        <w:rPr>
          <w:rFonts w:ascii="DejaVu Sans" w:eastAsia="Droid Sans" w:hAnsi="DejaVu Sans" w:cs="DejaVu Sans"/>
          <w:kern w:val="3"/>
          <w:lang w:val="es-CO"/>
        </w:rPr>
        <w:t>http://www.debian.org/index.es.html</w:t>
      </w:r>
    </w:p>
  </w:comment>
  <w:comment w:id="103" w:author="Cristhian Camilo Gomez Narvaez" w:date="2012-09-07T08:16:00Z" w:initials="Cristhian">
    <w:p w:rsidR="00604DFB" w:rsidRDefault="00604DFB" w:rsidP="009D7F6B">
      <w:pPr>
        <w:spacing w:after="0"/>
      </w:pPr>
      <w:r>
        <w:rPr>
          <w:rStyle w:val="Refdecomentario"/>
        </w:rPr>
        <w:annotationRef/>
      </w:r>
      <w:r>
        <w:rPr>
          <w:rFonts w:ascii="DejaVu Sans" w:eastAsia="Droid Sans" w:hAnsi="DejaVu Sans" w:cs="DejaVu Sans"/>
          <w:kern w:val="3"/>
          <w:lang w:val="es-CO"/>
        </w:rPr>
        <w:t>http://www.debian.org/distrib/</w:t>
      </w:r>
    </w:p>
  </w:comment>
  <w:comment w:id="104" w:author="Cristhian Camilo Gomez Narvaez" w:date="2012-09-07T08:16:00Z" w:initials="Cristhian">
    <w:p w:rsidR="00604DFB" w:rsidRDefault="00604DFB" w:rsidP="009D7F6B">
      <w:pPr>
        <w:spacing w:after="0"/>
      </w:pPr>
      <w:r>
        <w:rPr>
          <w:rStyle w:val="Refdecomentario"/>
        </w:rPr>
        <w:annotationRef/>
      </w:r>
      <w:r>
        <w:rPr>
          <w:rFonts w:ascii="DejaVu Sans" w:eastAsia="Droid Sans" w:hAnsi="DejaVu Sans" w:cs="DejaVu Sans"/>
          <w:kern w:val="3"/>
          <w:lang w:val="es-CO"/>
        </w:rPr>
        <w:tab/>
        <w:t>http://www.apple.com/es/osx/</w:t>
      </w:r>
    </w:p>
  </w:comment>
  <w:comment w:id="106" w:author="Cristhian Camilo Gomez Narvaez" w:date="2012-09-07T08:16:00Z" w:initials="Cristhian">
    <w:p w:rsidR="00604DFB" w:rsidRDefault="00604DFB" w:rsidP="009D7F6B">
      <w:pPr>
        <w:spacing w:after="0"/>
      </w:pPr>
      <w:r>
        <w:rPr>
          <w:rStyle w:val="Refdecomentario"/>
        </w:rPr>
        <w:annotationRef/>
      </w:r>
      <w:r>
        <w:rPr>
          <w:rFonts w:ascii="DejaVu Sans" w:eastAsia="Droid Sans" w:hAnsi="DejaVu Sans" w:cs="DejaVu Sans"/>
          <w:kern w:val="3"/>
          <w:lang w:val="es-CO"/>
        </w:rPr>
        <w:t>http://unity3d.com/</w:t>
      </w:r>
    </w:p>
  </w:comment>
  <w:comment w:id="107" w:author="Cristhian Camilo Gomez Narvaez" w:date="2012-09-07T08:16:00Z" w:initials="Cristhian">
    <w:p w:rsidR="00604DFB" w:rsidRDefault="00604DFB" w:rsidP="009D7F6B">
      <w:pPr>
        <w:spacing w:after="0"/>
      </w:pPr>
      <w:r>
        <w:rPr>
          <w:rStyle w:val="Refdecomentario"/>
        </w:rPr>
        <w:annotationRef/>
      </w:r>
      <w:r>
        <w:rPr>
          <w:rFonts w:ascii="DejaVu Sans" w:eastAsia="Droid Sans" w:hAnsi="DejaVu Sans" w:cs="DejaVu Sans"/>
          <w:kern w:val="3"/>
        </w:rPr>
        <w:t>http://unity3d.com/unity/download/</w:t>
      </w:r>
    </w:p>
  </w:comment>
  <w:comment w:id="108" w:author="Cristhian Camilo Gomez Narvaez" w:date="2012-09-07T08:16:00Z" w:initials="Cristhian">
    <w:p w:rsidR="00604DFB" w:rsidRDefault="00604DFB" w:rsidP="009D7F6B">
      <w:pPr>
        <w:spacing w:after="0"/>
      </w:pPr>
      <w:r>
        <w:rPr>
          <w:rStyle w:val="Refdecomentario"/>
        </w:rPr>
        <w:annotationRef/>
      </w:r>
      <w:r>
        <w:rPr>
          <w:rFonts w:ascii="DejaVu Sans" w:eastAsia="Droid Sans" w:hAnsi="DejaVu Sans" w:cs="DejaVu Sans"/>
          <w:kern w:val="3"/>
          <w:lang w:val="es-CO"/>
        </w:rPr>
        <w:t>http://www.microsoft.com/visualstudio/en-us/products/2010-editions/professional/overview</w:t>
      </w:r>
    </w:p>
  </w:comment>
  <w:comment w:id="109" w:author="Cristhian Camilo Gomez N" w:date="2012-09-07T08:16:00Z" w:initials="Cristhian">
    <w:p w:rsidR="00604DFB" w:rsidRDefault="00604DFB" w:rsidP="009D7F6B">
      <w:r>
        <w:rPr>
          <w:rStyle w:val="Refdecomentario"/>
        </w:rPr>
        <w:annotationRef/>
      </w:r>
      <w:r>
        <w:t>http://www.microsoft.com/visualstudio/es-es</w:t>
      </w:r>
    </w:p>
    <w:p w:rsidR="00604DFB" w:rsidRDefault="00604DFB" w:rsidP="009D7F6B"/>
  </w:comment>
  <w:comment w:id="110" w:author="Cristhian Camilo Gomez Narvaez" w:date="2012-09-07T08:16:00Z" w:initials="Cristhian">
    <w:p w:rsidR="00604DFB" w:rsidRDefault="00604DFB" w:rsidP="009D7F6B">
      <w:pPr>
        <w:spacing w:after="0"/>
      </w:pPr>
      <w:r>
        <w:rPr>
          <w:rStyle w:val="Refdecomentario"/>
        </w:rPr>
        <w:annotationRef/>
      </w:r>
      <w:r>
        <w:rPr>
          <w:rFonts w:ascii="DejaVu Sans" w:eastAsia="Droid Sans" w:hAnsi="DejaVu Sans" w:cs="DejaVu Sans"/>
          <w:kern w:val="3"/>
        </w:rPr>
        <w:t>http://www.microsoft.com/visualstudio/en-us/try</w:t>
      </w:r>
    </w:p>
  </w:comment>
  <w:comment w:id="111" w:author="Cristhian Camilo Gomez Narvaez" w:date="2012-09-07T08:16:00Z" w:initials="Cristhian">
    <w:p w:rsidR="00604DFB" w:rsidRDefault="00604DFB" w:rsidP="009D7F6B">
      <w:pPr>
        <w:spacing w:after="0"/>
      </w:pPr>
      <w:r>
        <w:rPr>
          <w:rStyle w:val="Refdecomentario"/>
        </w:rPr>
        <w:annotationRef/>
      </w:r>
      <w:r>
        <w:rPr>
          <w:rFonts w:ascii="DejaVu Sans" w:eastAsia="Droid Sans" w:hAnsi="DejaVu Sans" w:cs="DejaVu Sans"/>
          <w:kern w:val="3"/>
          <w:lang w:val="es-CO"/>
        </w:rPr>
        <w:t>http://www.sqlite.org/</w:t>
      </w:r>
    </w:p>
  </w:comment>
  <w:comment w:id="112" w:author="Cristhian Camilo Gomez Narvaez" w:date="2012-09-07T08:16:00Z" w:initials="Cristhian">
    <w:p w:rsidR="00604DFB" w:rsidRDefault="00604DFB" w:rsidP="009D7F6B">
      <w:pPr>
        <w:spacing w:after="0"/>
      </w:pPr>
      <w:r>
        <w:rPr>
          <w:rStyle w:val="Refdecomentario"/>
        </w:rPr>
        <w:annotationRef/>
      </w:r>
      <w:r>
        <w:rPr>
          <w:rFonts w:ascii="DejaVu Sans" w:eastAsia="Droid Sans" w:hAnsi="DejaVu Sans" w:cs="DejaVu Sans"/>
          <w:kern w:val="3"/>
          <w:lang w:val="es-CO"/>
        </w:rPr>
        <w:t>http://www.sqlite.org/download.html</w:t>
      </w:r>
    </w:p>
  </w:comment>
  <w:comment w:id="113" w:author="Cristhian Camilo Gomez Narvaez" w:date="2012-09-07T08:16:00Z" w:initials="Cristhian">
    <w:p w:rsidR="00604DFB" w:rsidRDefault="00604DFB" w:rsidP="009D7F6B">
      <w:pPr>
        <w:spacing w:after="0"/>
      </w:pPr>
      <w:r>
        <w:rPr>
          <w:rStyle w:val="Refdecomentario"/>
        </w:rPr>
        <w:annotationRef/>
      </w:r>
      <w:r>
        <w:rPr>
          <w:rFonts w:ascii="DejaVu Sans" w:eastAsia="Droid Sans" w:hAnsi="DejaVu Sans" w:cs="DejaVu Sans"/>
          <w:kern w:val="3"/>
          <w:lang w:val="es-CO"/>
        </w:rPr>
        <w:t>http://www.oracle.com/technetwork/developer-tools/datamodeler/overview/index.html</w:t>
      </w:r>
    </w:p>
  </w:comment>
  <w:comment w:id="114" w:author="Cristhian Camilo Gomez N" w:date="2012-09-07T08:16:00Z" w:initials="Cristhian">
    <w:p w:rsidR="00604DFB" w:rsidRDefault="00604DFB" w:rsidP="009D7F6B">
      <w:r>
        <w:rPr>
          <w:rStyle w:val="Refdecomentario"/>
        </w:rPr>
        <w:annotationRef/>
      </w:r>
      <w:r>
        <w:t>http://www.oracle.com/technetwork/developer-tools/datamodeler/sqldeveloperdatamodelertechreview-167686.html</w:t>
      </w:r>
    </w:p>
    <w:p w:rsidR="00604DFB" w:rsidRDefault="00604DFB" w:rsidP="009D7F6B"/>
  </w:comment>
  <w:comment w:id="115" w:author="Cristhian Camilo Gomez Narvaez" w:date="2012-09-07T08:16:00Z" w:initials="Cristhian">
    <w:p w:rsidR="00604DFB" w:rsidRDefault="00604DFB" w:rsidP="009D7F6B">
      <w:pPr>
        <w:spacing w:after="0"/>
      </w:pPr>
      <w:r>
        <w:rPr>
          <w:rStyle w:val="Refdecomentario"/>
        </w:rPr>
        <w:annotationRef/>
      </w:r>
      <w:hyperlink r:id="rId1" w:history="1">
        <w:r>
          <w:rPr>
            <w:rFonts w:ascii="DejaVu Sans" w:eastAsia="Droid Sans" w:hAnsi="DejaVu Sans" w:cs="DejaVu Sans"/>
            <w:color w:val="000000"/>
            <w:kern w:val="3"/>
            <w:lang w:val="es-CO"/>
          </w:rPr>
          <w:t>http://www.oracle.com/technetwork/developer-tools/datamodeler/downloads/datamodeler-087275.html</w:t>
        </w:r>
      </w:hyperlink>
    </w:p>
  </w:comment>
  <w:comment w:id="117" w:author="Cristhian Camilo Gomez Narvaez" w:date="2012-09-07T08:16:00Z" w:initials="Cristhian">
    <w:p w:rsidR="00604DFB" w:rsidRDefault="00604DFB" w:rsidP="009D7F6B">
      <w:pPr>
        <w:spacing w:after="0"/>
      </w:pPr>
      <w:r>
        <w:rPr>
          <w:rStyle w:val="Refdecomentario"/>
        </w:rPr>
        <w:annotationRef/>
      </w:r>
      <w:r>
        <w:rPr>
          <w:rFonts w:ascii="DejaVu Sans" w:eastAsia="Droid Sans" w:hAnsi="DejaVu Sans" w:cs="DejaVu Sans"/>
          <w:kern w:val="3"/>
          <w:lang w:val="es-CO"/>
        </w:rPr>
        <w:t>http://www.microsoft.com/net</w:t>
      </w:r>
    </w:p>
  </w:comment>
  <w:comment w:id="118" w:author="Cristhian Camilo Gomez N" w:date="2012-09-07T08:16:00Z" w:initials="Cristhian">
    <w:p w:rsidR="00604DFB" w:rsidRDefault="00604DFB" w:rsidP="009D7F6B">
      <w:r>
        <w:rPr>
          <w:rStyle w:val="Refdecomentario"/>
        </w:rPr>
        <w:annotationRef/>
      </w:r>
      <w:r>
        <w:rPr>
          <w:color w:val="0000FF"/>
          <w:u w:val="single"/>
        </w:rPr>
        <w:t>http://msdn.microsoft.com/en-us/library/zw4w595w.aspx</w:t>
      </w:r>
    </w:p>
    <w:p w:rsidR="00604DFB" w:rsidRDefault="00604DFB" w:rsidP="009D7F6B"/>
  </w:comment>
  <w:comment w:id="119" w:author="Cristhian Camilo Gomez Narvaez" w:date="2012-09-07T08:16:00Z" w:initials="Cristhian">
    <w:p w:rsidR="00604DFB" w:rsidRDefault="00604DFB" w:rsidP="009D7F6B">
      <w:pPr>
        <w:spacing w:after="0"/>
      </w:pPr>
      <w:r>
        <w:rPr>
          <w:rStyle w:val="Refdecomentario"/>
        </w:rPr>
        <w:annotationRef/>
      </w:r>
      <w:r>
        <w:rPr>
          <w:rFonts w:ascii="DejaVu Sans" w:eastAsia="Droid Sans" w:hAnsi="DejaVu Sans" w:cs="DejaVu Sans"/>
          <w:kern w:val="3"/>
          <w:lang w:val="es-CO"/>
        </w:rPr>
        <w:t>http://www.microsoft.com/net/download/version-4</w:t>
      </w:r>
    </w:p>
  </w:comment>
  <w:comment w:id="121" w:author="Cristhian Camilo Gomez Narvaez" w:date="2012-09-07T08:16:00Z" w:initials="Cristhian">
    <w:p w:rsidR="00604DFB" w:rsidRDefault="00604DFB" w:rsidP="009D7F6B">
      <w:r>
        <w:rPr>
          <w:rStyle w:val="Refdecomentario"/>
        </w:rPr>
        <w:annotationRef/>
      </w:r>
      <w:r>
        <w:rPr>
          <w:rFonts w:ascii="DejaVu Sans" w:eastAsia="Droid Sans" w:hAnsi="DejaVu Sans" w:cs="DejaVu Sans"/>
          <w:kern w:val="3"/>
          <w:lang w:val="es-CO"/>
        </w:rPr>
        <w:t>http://git-scm.com/</w:t>
      </w:r>
    </w:p>
  </w:comment>
  <w:comment w:id="122" w:author="Cristhian Camilo Gomez N" w:date="2012-09-07T08:16:00Z" w:initials="Cristhian">
    <w:p w:rsidR="00604DFB" w:rsidRDefault="00604DFB" w:rsidP="009D7F6B">
      <w:r>
        <w:rPr>
          <w:rStyle w:val="Refdecomentario"/>
        </w:rPr>
        <w:annotationRef/>
      </w:r>
      <w:r>
        <w:t>http://git-scm.com/</w:t>
      </w:r>
    </w:p>
    <w:p w:rsidR="00604DFB" w:rsidRDefault="00604DFB" w:rsidP="009D7F6B"/>
  </w:comment>
  <w:comment w:id="123" w:author="Cristhian Camilo Gomez Narvaez" w:date="2012-09-07T08:16:00Z" w:initials="Cristhian">
    <w:p w:rsidR="00604DFB" w:rsidRDefault="00604DFB" w:rsidP="009D7F6B">
      <w:r>
        <w:rPr>
          <w:rStyle w:val="Refdecomentario"/>
        </w:rPr>
        <w:annotationRef/>
      </w:r>
      <w:r>
        <w:rPr>
          <w:rFonts w:ascii="DejaVu Sans" w:eastAsia="Droid Sans" w:hAnsi="DejaVu Sans" w:cs="DejaVu Sans"/>
          <w:kern w:val="3"/>
        </w:rPr>
        <w:t>http://git-scm.com/downloads</w:t>
      </w:r>
    </w:p>
  </w:comment>
  <w:comment w:id="125" w:author="Cristhian Camilo Gomez Narvaez" w:date="2012-09-07T08:16:00Z" w:initials="Cristhian">
    <w:p w:rsidR="00604DFB" w:rsidRDefault="00604DFB" w:rsidP="009D7F6B">
      <w:r>
        <w:rPr>
          <w:rStyle w:val="Refdecomentario"/>
        </w:rPr>
        <w:annotationRef/>
      </w:r>
      <w:r>
        <w:rPr>
          <w:rFonts w:ascii="DejaVu Sans" w:eastAsia="Droid Sans" w:hAnsi="DejaVu Sans" w:cs="DejaVu Sans"/>
          <w:kern w:val="3"/>
          <w:lang w:val="es-CO"/>
        </w:rPr>
        <w:t>http://www.sparxsystems.com.au/</w:t>
      </w:r>
    </w:p>
  </w:comment>
  <w:comment w:id="126" w:author="Cristhian Camilo Gomez Narvaez" w:date="2012-09-07T08:16:00Z" w:initials="Cristhian">
    <w:p w:rsidR="00604DFB" w:rsidRDefault="00604DFB" w:rsidP="009D7F6B">
      <w:r>
        <w:rPr>
          <w:rStyle w:val="Refdecomentario"/>
        </w:rPr>
        <w:annotationRef/>
      </w:r>
      <w:r>
        <w:rPr>
          <w:rFonts w:ascii="DejaVu Sans" w:eastAsia="Droid Sans" w:hAnsi="DejaVu Sans" w:cs="DejaVu Sans"/>
          <w:kern w:val="3"/>
          <w:lang w:val="es-CO"/>
        </w:rPr>
        <w:t>http://www.sparxsystems.com.au/products/ea/trial.html</w:t>
      </w:r>
    </w:p>
  </w:comment>
  <w:comment w:id="127" w:author="Cristhian Camilo Gomez Narvaez" w:date="2012-09-08T01:06:00Z" w:initials="Cristhian">
    <w:p w:rsidR="00604DFB" w:rsidRDefault="00604DFB" w:rsidP="009D7F6B">
      <w:pPr>
        <w:spacing w:after="0"/>
      </w:pPr>
      <w:r>
        <w:rPr>
          <w:rStyle w:val="Refdecomentario"/>
        </w:rPr>
        <w:annotationRef/>
      </w:r>
      <w:r w:rsidR="00D67C44" w:rsidRPr="00D67C44">
        <w:rPr>
          <w:rFonts w:ascii="DejaVu Sans" w:eastAsia="Droid Sans" w:hAnsi="DejaVu Sans" w:cs="DejaVu Sans"/>
          <w:kern w:val="3"/>
        </w:rPr>
        <w:t>http://www.ganttproject.biz/</w:t>
      </w:r>
    </w:p>
  </w:comment>
  <w:comment w:id="128" w:author="Cristhian Camilo Gomez Narvaez" w:date="2012-09-08T01:07:00Z" w:initials="Cristhian">
    <w:p w:rsidR="00604DFB" w:rsidRDefault="00604DFB" w:rsidP="009D7F6B">
      <w:pPr>
        <w:spacing w:after="0"/>
      </w:pPr>
      <w:r>
        <w:rPr>
          <w:rStyle w:val="Refdecomentario"/>
        </w:rPr>
        <w:annotationRef/>
      </w:r>
      <w:r w:rsidR="00D67C44" w:rsidRPr="00D67C44">
        <w:rPr>
          <w:rFonts w:ascii="DejaVu Sans" w:eastAsia="Droid Sans" w:hAnsi="DejaVu Sans" w:cs="DejaVu Sans"/>
          <w:kern w:val="3"/>
        </w:rPr>
        <w:t>http://www.ganttproject.biz/</w:t>
      </w:r>
    </w:p>
  </w:comment>
  <w:comment w:id="130" w:author="Cristhian Camilo Gomez Narvaez" w:date="2012-09-07T08:16:00Z" w:initials="Cristhian">
    <w:p w:rsidR="00604DFB" w:rsidRDefault="00604DFB" w:rsidP="009D7F6B">
      <w:r>
        <w:rPr>
          <w:rStyle w:val="Refdecomentario"/>
        </w:rPr>
        <w:annotationRef/>
      </w:r>
      <w:r>
        <w:rPr>
          <w:rFonts w:ascii="DejaVu Sans" w:eastAsia="Droid Sans" w:hAnsi="DejaVu Sans" w:cs="DejaVu Sans"/>
          <w:kern w:val="3"/>
          <w:lang w:val="es-CO"/>
        </w:rPr>
        <w:t>http://www.adobe.com/es/products/creativesuite.html</w:t>
      </w:r>
    </w:p>
  </w:comment>
  <w:comment w:id="131" w:author="Cristhian Camilo Gomez Narvaez" w:date="2012-09-07T08:16:00Z" w:initials="Cristhian">
    <w:p w:rsidR="00604DFB" w:rsidRDefault="00604DFB" w:rsidP="009D7F6B">
      <w:r>
        <w:rPr>
          <w:rStyle w:val="Refdecomentario"/>
        </w:rPr>
        <w:annotationRef/>
      </w:r>
      <w:r>
        <w:rPr>
          <w:rFonts w:ascii="DejaVu Sans" w:eastAsia="Droid Sans" w:hAnsi="DejaVu Sans" w:cs="DejaVu Sans"/>
          <w:kern w:val="3"/>
          <w:lang w:val="es-CO"/>
        </w:rPr>
        <w:t>http://www.adobe.com/es/downloads/</w:t>
      </w:r>
    </w:p>
  </w:comment>
  <w:comment w:id="132" w:author="Cristhian Camilo Gomez Narvaez" w:date="2012-09-07T08:16:00Z" w:initials="Cristhian">
    <w:p w:rsidR="00604DFB" w:rsidRDefault="00604DFB" w:rsidP="009D7F6B">
      <w:pPr>
        <w:spacing w:after="0"/>
      </w:pPr>
      <w:r>
        <w:rPr>
          <w:rStyle w:val="Refdecomentario"/>
        </w:rPr>
        <w:annotationRef/>
      </w:r>
      <w:r>
        <w:rPr>
          <w:rFonts w:ascii="DejaVu Sans" w:eastAsia="Droid Sans" w:hAnsi="DejaVu Sans" w:cs="DejaVu Sans"/>
          <w:kern w:val="3"/>
          <w:lang w:val="es-CO"/>
        </w:rPr>
        <w:t>http://usa.autodesk.com/maya/</w:t>
      </w:r>
    </w:p>
  </w:comment>
  <w:comment w:id="133" w:author="Cristhian Camilo Gomez Narvaez" w:date="2012-09-07T08:16:00Z" w:initials="Cristhian">
    <w:p w:rsidR="00604DFB" w:rsidRDefault="00604DFB" w:rsidP="009D7F6B">
      <w:pPr>
        <w:spacing w:after="0"/>
      </w:pPr>
      <w:r>
        <w:rPr>
          <w:rStyle w:val="Refdecomentario"/>
        </w:rPr>
        <w:annotationRef/>
      </w:r>
      <w:r>
        <w:rPr>
          <w:rFonts w:ascii="DejaVu Sans" w:eastAsia="Droid Sans" w:hAnsi="DejaVu Sans" w:cs="DejaVu Sans"/>
          <w:kern w:val="3"/>
          <w:lang w:val="es-CO"/>
        </w:rPr>
        <w:t>http://usa.autodesk.com/maya/trial/</w:t>
      </w:r>
    </w:p>
  </w:comment>
  <w:comment w:id="134" w:author="Cristhian Camilo Gomez Narvaez" w:date="2012-09-07T08:16:00Z" w:initials="Cristhian">
    <w:p w:rsidR="00604DFB" w:rsidRDefault="00604DFB" w:rsidP="009D7F6B">
      <w:pPr>
        <w:spacing w:after="0"/>
      </w:pPr>
      <w:r>
        <w:rPr>
          <w:rStyle w:val="Refdecomentario"/>
        </w:rPr>
        <w:annotationRef/>
      </w:r>
      <w:r>
        <w:rPr>
          <w:rFonts w:ascii="DejaVu Sans" w:eastAsia="Droid Sans" w:hAnsi="DejaVu Sans" w:cs="DejaVu Sans"/>
          <w:kern w:val="3"/>
          <w:lang w:val="es-CO"/>
        </w:rPr>
        <w:t>http://www.scootersoftware.com/</w:t>
      </w:r>
    </w:p>
  </w:comment>
  <w:comment w:id="135" w:author="Cristhian Camilo Gomez Narvaez" w:date="2012-09-07T08:16:00Z" w:initials="Cristhian">
    <w:p w:rsidR="00604DFB" w:rsidRDefault="00604DFB" w:rsidP="009D7F6B">
      <w:pPr>
        <w:spacing w:after="0"/>
      </w:pPr>
      <w:r>
        <w:rPr>
          <w:rStyle w:val="Refdecomentario"/>
        </w:rPr>
        <w:annotationRef/>
      </w:r>
      <w:r>
        <w:rPr>
          <w:rFonts w:ascii="DejaVu Sans" w:eastAsia="Droid Sans" w:hAnsi="DejaVu Sans" w:cs="DejaVu Sans"/>
          <w:kern w:val="3"/>
          <w:lang w:val="es-CO"/>
        </w:rPr>
        <w:t>http://www.scootersoftware.com/download.php</w:t>
      </w:r>
    </w:p>
  </w:comment>
  <w:comment w:id="136" w:author="Cristhian Camilo Gomez Narvaez" w:date="2012-09-07T08:16:00Z" w:initials="Cristhian">
    <w:p w:rsidR="00604DFB" w:rsidRDefault="00604DFB" w:rsidP="009D7F6B">
      <w:pPr>
        <w:spacing w:after="0"/>
      </w:pPr>
      <w:r>
        <w:rPr>
          <w:rStyle w:val="Refdecomentario"/>
        </w:rPr>
        <w:annotationRef/>
      </w:r>
      <w:r>
        <w:rPr>
          <w:rFonts w:ascii="DejaVu Sans" w:eastAsia="Droid Sans" w:hAnsi="DejaVu Sans" w:cs="DejaVu Sans"/>
          <w:kern w:val="3"/>
          <w:lang w:val="es-CO"/>
        </w:rPr>
        <w:t>http://www.edrawsoft.com/</w:t>
      </w:r>
    </w:p>
  </w:comment>
  <w:comment w:id="137" w:author="Cristhian Camilo Gomez Narvaez" w:date="2012-09-07T08:16:00Z" w:initials="Cristhian">
    <w:p w:rsidR="00604DFB" w:rsidRDefault="00604DFB" w:rsidP="009D7F6B">
      <w:pPr>
        <w:spacing w:after="0"/>
      </w:pPr>
      <w:r>
        <w:rPr>
          <w:rStyle w:val="Refdecomentario"/>
        </w:rPr>
        <w:annotationRef/>
      </w:r>
      <w:r>
        <w:rPr>
          <w:rFonts w:ascii="DejaVu Sans" w:eastAsia="Droid Sans" w:hAnsi="DejaVu Sans" w:cs="DejaVu Sans"/>
          <w:kern w:val="3"/>
          <w:lang w:val="es-CO"/>
        </w:rPr>
        <w:t>http://www.edrawsoft.com/download.php</w:t>
      </w:r>
    </w:p>
  </w:comment>
  <w:comment w:id="138" w:author="Cristhian Camilo Gomez Narvaez" w:date="2012-09-07T08:16:00Z" w:initials="Cristhian">
    <w:p w:rsidR="00604DFB" w:rsidRDefault="00604DFB" w:rsidP="009D7F6B">
      <w:pPr>
        <w:spacing w:after="0"/>
      </w:pPr>
      <w:r>
        <w:rPr>
          <w:rStyle w:val="Refdecomentario"/>
        </w:rPr>
        <w:annotationRef/>
      </w:r>
      <w:r>
        <w:rPr>
          <w:rFonts w:ascii="DejaVu Sans" w:eastAsia="Droid Sans" w:hAnsi="DejaVu Sans" w:cs="DejaVu Sans"/>
          <w:kern w:val="3"/>
          <w:lang w:val="es-CO"/>
        </w:rPr>
        <w:t>http://www.adobe.com/products/acrobat.html</w:t>
      </w:r>
    </w:p>
  </w:comment>
  <w:comment w:id="139" w:author="Cristhian Camilo Gomez Narvaez" w:date="2012-09-07T08:16:00Z" w:initials="Cristhian">
    <w:p w:rsidR="00604DFB" w:rsidRDefault="00604DFB" w:rsidP="009D7F6B">
      <w:pPr>
        <w:spacing w:after="0"/>
      </w:pPr>
      <w:r>
        <w:rPr>
          <w:rStyle w:val="Refdecomentario"/>
        </w:rPr>
        <w:annotationRef/>
      </w:r>
      <w:r>
        <w:rPr>
          <w:rFonts w:ascii="DejaVu Sans" w:eastAsia="Droid Sans" w:hAnsi="DejaVu Sans" w:cs="DejaVu Sans"/>
          <w:kern w:val="3"/>
          <w:lang w:val="es-CO"/>
        </w:rPr>
        <w:t>http://get.adobe.com/reader/</w:t>
      </w:r>
    </w:p>
  </w:comment>
  <w:comment w:id="140" w:author="Cristhian Camilo Gomez Narvaez" w:date="2012-09-07T08:16:00Z" w:initials="Cristhian">
    <w:p w:rsidR="00604DFB" w:rsidRDefault="00604DFB" w:rsidP="009D7F6B">
      <w:pPr>
        <w:spacing w:after="0"/>
      </w:pPr>
      <w:r>
        <w:rPr>
          <w:rStyle w:val="Refdecomentario"/>
        </w:rPr>
        <w:annotationRef/>
      </w:r>
      <w:r>
        <w:rPr>
          <w:rFonts w:ascii="DejaVu Sans" w:eastAsia="Droid Sans" w:hAnsi="DejaVu Sans" w:cs="DejaVu Sans"/>
          <w:kern w:val="3"/>
          <w:lang w:val="es-CO"/>
        </w:rPr>
        <w:t>http://projects.gnome.org/evince/</w:t>
      </w:r>
    </w:p>
  </w:comment>
  <w:comment w:id="141" w:author="Cristhian Camilo Gomez Narvaez" w:date="2012-09-07T08:16:00Z" w:initials="Cristhian">
    <w:p w:rsidR="00604DFB" w:rsidRDefault="00604DFB" w:rsidP="009D7F6B">
      <w:pPr>
        <w:spacing w:after="0"/>
      </w:pPr>
      <w:r>
        <w:rPr>
          <w:rStyle w:val="Refdecomentario"/>
        </w:rPr>
        <w:annotationRef/>
      </w:r>
      <w:r>
        <w:rPr>
          <w:rFonts w:ascii="DejaVu Sans" w:eastAsia="Droid Sans" w:hAnsi="DejaVu Sans" w:cs="DejaVu Sans"/>
          <w:kern w:val="3"/>
          <w:lang w:val="es-CO"/>
        </w:rPr>
        <w:t>https://live.gnome.org/Evince/Downloads</w:t>
      </w:r>
    </w:p>
  </w:comment>
  <w:comment w:id="142" w:author="Cristhian Camilo Gomez Narvaez" w:date="2012-09-07T08:16:00Z" w:initials="Cristhian">
    <w:p w:rsidR="00604DFB" w:rsidRDefault="00604DFB" w:rsidP="009D7F6B">
      <w:pPr>
        <w:spacing w:after="0"/>
      </w:pPr>
      <w:r>
        <w:rPr>
          <w:rStyle w:val="Refdecomentario"/>
        </w:rPr>
        <w:annotationRef/>
      </w:r>
      <w:r>
        <w:rPr>
          <w:rFonts w:ascii="DejaVu Sans" w:eastAsia="Droid Sans" w:hAnsi="DejaVu Sans" w:cs="DejaVu Sans"/>
          <w:kern w:val="3"/>
          <w:lang w:val="es-CO"/>
        </w:rPr>
        <w:t>http://www.manictime.com/</w:t>
      </w:r>
    </w:p>
  </w:comment>
  <w:comment w:id="143" w:author="Cristhian Camilo Gomez Narvaez" w:date="2012-09-07T08:16:00Z" w:initials="Cristhian">
    <w:p w:rsidR="00604DFB" w:rsidRDefault="00604DFB" w:rsidP="009D7F6B">
      <w:pPr>
        <w:spacing w:after="0"/>
      </w:pPr>
      <w:r>
        <w:rPr>
          <w:rStyle w:val="Refdecomentario"/>
        </w:rPr>
        <w:annotationRef/>
      </w:r>
      <w:r>
        <w:rPr>
          <w:rFonts w:ascii="DejaVu Sans" w:eastAsia="Droid Sans" w:hAnsi="DejaVu Sans" w:cs="DejaVu Sans"/>
          <w:kern w:val="3"/>
          <w:lang w:val="es-CO"/>
        </w:rPr>
        <w:t>http://www.manictime.com/download/</w:t>
      </w:r>
    </w:p>
  </w:comment>
  <w:comment w:id="144" w:author="Cristhian Camilo Gomez Narvaez" w:date="2012-09-07T08:16:00Z" w:initials="Cristhian">
    <w:p w:rsidR="00604DFB" w:rsidRDefault="00604DFB" w:rsidP="009D7F6B">
      <w:pPr>
        <w:spacing w:after="0"/>
      </w:pPr>
      <w:r>
        <w:rPr>
          <w:rStyle w:val="Refdecomentario"/>
        </w:rPr>
        <w:annotationRef/>
      </w:r>
      <w:r>
        <w:rPr>
          <w:rFonts w:ascii="DejaVu Sans" w:eastAsia="Droid Sans" w:hAnsi="DejaVu Sans" w:cs="DejaVu Sans"/>
          <w:kern w:val="3"/>
          <w:lang w:val="es-CO"/>
        </w:rPr>
        <w:t>http://office.microsoft.com/en-us/</w:t>
      </w:r>
    </w:p>
  </w:comment>
  <w:comment w:id="145" w:author="Cristhian Camilo Gomez Narvaez" w:date="2012-09-07T08:16:00Z" w:initials="Cristhian">
    <w:p w:rsidR="00604DFB" w:rsidRDefault="00604DFB" w:rsidP="009D7F6B">
      <w:pPr>
        <w:spacing w:after="0"/>
      </w:pPr>
      <w:r>
        <w:rPr>
          <w:rStyle w:val="Refdecomentario"/>
        </w:rPr>
        <w:annotationRef/>
      </w:r>
      <w:r>
        <w:rPr>
          <w:rFonts w:ascii="DejaVu Sans" w:eastAsia="Droid Sans" w:hAnsi="DejaVu Sans" w:cs="DejaVu Sans"/>
          <w:kern w:val="3"/>
          <w:lang w:val="es-CO"/>
        </w:rPr>
        <w:t>http://office.microsoft.com/en-us/buy/office-2010-which-suite-is-right-for-you-FX101825640.aspx?WT%2Emc_id=ODC_ENUS_OATProdHome_MonBuy</w:t>
      </w:r>
    </w:p>
  </w:comment>
  <w:comment w:id="146" w:author="Cristhian Camilo Gomez Narvaez" w:date="2012-09-07T08:16:00Z" w:initials="Cristhian">
    <w:p w:rsidR="00604DFB" w:rsidRDefault="00604DFB" w:rsidP="009D7F6B">
      <w:pPr>
        <w:spacing w:after="0"/>
      </w:pPr>
      <w:r>
        <w:rPr>
          <w:rStyle w:val="Refdecomentario"/>
        </w:rPr>
        <w:annotationRef/>
      </w:r>
      <w:r>
        <w:rPr>
          <w:rFonts w:ascii="DejaVu Sans" w:eastAsia="Droid Sans" w:hAnsi="DejaVu Sans" w:cs="DejaVu Sans"/>
          <w:kern w:val="3"/>
          <w:lang w:val="es-CO"/>
        </w:rPr>
        <w:t>http://www.skype.com/intl/en/home</w:t>
      </w:r>
    </w:p>
  </w:comment>
  <w:comment w:id="147" w:author="Cristhian Camilo Gomez Narvaez" w:date="2012-09-07T08:16:00Z" w:initials="Cristhian">
    <w:p w:rsidR="00604DFB" w:rsidRDefault="00604DFB" w:rsidP="009D7F6B">
      <w:pPr>
        <w:spacing w:after="0"/>
      </w:pPr>
      <w:r>
        <w:rPr>
          <w:rStyle w:val="Refdecomentario"/>
        </w:rPr>
        <w:annotationRef/>
      </w:r>
      <w:r>
        <w:rPr>
          <w:rFonts w:ascii="DejaVu Sans" w:eastAsia="Droid Sans" w:hAnsi="DejaVu Sans" w:cs="DejaVu Sans"/>
          <w:kern w:val="3"/>
          <w:lang w:val="es-CO"/>
        </w:rPr>
        <w:t>http://www.skype.com/intl/en/get-skype/on-your-computer/windows/</w:t>
      </w:r>
    </w:p>
  </w:comment>
  <w:comment w:id="148" w:author="Cristhian Camilo Gomez Narvaez" w:date="2012-09-07T08:16:00Z" w:initials="Cristhian">
    <w:p w:rsidR="00604DFB" w:rsidRDefault="00604DFB" w:rsidP="009D7F6B">
      <w:pPr>
        <w:spacing w:after="0"/>
      </w:pPr>
      <w:r>
        <w:rPr>
          <w:rStyle w:val="Refdecomentario"/>
        </w:rPr>
        <w:annotationRef/>
      </w:r>
      <w:r>
        <w:rPr>
          <w:rFonts w:ascii="DejaVu Sans" w:eastAsia="Droid Sans" w:hAnsi="DejaVu Sans" w:cs="DejaVu Sans"/>
          <w:kern w:val="3"/>
          <w:lang w:val="es-CO"/>
        </w:rPr>
        <w:t>https://www.dropbox.com/</w:t>
      </w:r>
    </w:p>
  </w:comment>
  <w:comment w:id="149" w:author="Cristhian Camilo Gomez Narvaez" w:date="2012-09-07T08:16:00Z" w:initials="Cristhian">
    <w:p w:rsidR="00604DFB" w:rsidRDefault="00604DFB" w:rsidP="009D7F6B">
      <w:pPr>
        <w:spacing w:after="0"/>
      </w:pPr>
      <w:r>
        <w:rPr>
          <w:rStyle w:val="Refdecomentario"/>
        </w:rPr>
        <w:annotationRef/>
      </w:r>
      <w:r>
        <w:rPr>
          <w:rFonts w:ascii="DejaVu Sans" w:eastAsia="Droid Sans" w:hAnsi="DejaVu Sans" w:cs="DejaVu Sans"/>
          <w:kern w:val="3"/>
          <w:lang w:val="es-CO"/>
        </w:rPr>
        <w:t>https://www.dropbox.com/download</w:t>
      </w:r>
    </w:p>
  </w:comment>
  <w:comment w:id="150" w:author="Cristhian Camilo Gomez Narvaez" w:date="2012-09-07T08:16:00Z" w:initials="Cristhian">
    <w:p w:rsidR="00604DFB" w:rsidRDefault="00604DFB" w:rsidP="009D7F6B">
      <w:pPr>
        <w:spacing w:after="0"/>
      </w:pPr>
      <w:r>
        <w:rPr>
          <w:rStyle w:val="Refdecomentario"/>
        </w:rPr>
        <w:annotationRef/>
      </w:r>
      <w:r>
        <w:rPr>
          <w:rFonts w:ascii="DejaVu Sans" w:eastAsia="Droid Sans" w:hAnsi="DejaVu Sans" w:cs="DejaVu Sans"/>
          <w:kern w:val="3"/>
          <w:lang w:val="es-CO"/>
        </w:rPr>
        <w:t>http://www.mozilla.org/en-US/firefox/new/</w:t>
      </w:r>
    </w:p>
  </w:comment>
  <w:comment w:id="151" w:author="Cristhian Camilo Gomez Narvaez" w:date="2012-09-07T08:16:00Z" w:initials="Cristhian">
    <w:p w:rsidR="00604DFB" w:rsidRDefault="00604DFB" w:rsidP="009D7F6B">
      <w:pPr>
        <w:spacing w:after="0"/>
      </w:pPr>
      <w:r>
        <w:rPr>
          <w:rStyle w:val="Refdecomentario"/>
        </w:rPr>
        <w:annotationRef/>
      </w:r>
      <w:r>
        <w:rPr>
          <w:rFonts w:ascii="DejaVu Sans" w:eastAsia="Droid Sans" w:hAnsi="DejaVu Sans" w:cs="DejaVu Sans"/>
          <w:kern w:val="3"/>
          <w:lang w:val="es-CO"/>
        </w:rPr>
        <w:t>http://www.mozilla.org/en-US/products/download.html</w:t>
      </w:r>
    </w:p>
  </w:comment>
  <w:comment w:id="152" w:author="Cristhian Camilo Gomez Narvaez" w:date="2012-09-07T08:16:00Z" w:initials="Cristhian">
    <w:p w:rsidR="00604DFB" w:rsidRDefault="00604DFB" w:rsidP="009D7F6B">
      <w:pPr>
        <w:spacing w:after="0"/>
      </w:pPr>
      <w:r>
        <w:rPr>
          <w:rStyle w:val="Refdecomentario"/>
        </w:rPr>
        <w:annotationRef/>
      </w:r>
      <w:r>
        <w:rPr>
          <w:rFonts w:ascii="DejaVu Sans" w:eastAsia="Droid Sans" w:hAnsi="DejaVu Sans" w:cs="DejaVu Sans"/>
          <w:kern w:val="3"/>
          <w:lang w:val="es-CO"/>
        </w:rPr>
        <w:t>https://www.dropbox.com/</w:t>
      </w:r>
    </w:p>
  </w:comment>
  <w:comment w:id="153" w:author="Cristhian Camilo Gomez Narvaez" w:date="2012-09-07T08:16:00Z" w:initials="Cristhian">
    <w:p w:rsidR="00604DFB" w:rsidRDefault="00604DFB" w:rsidP="009D7F6B">
      <w:pPr>
        <w:spacing w:after="0"/>
      </w:pPr>
      <w:r>
        <w:rPr>
          <w:rStyle w:val="Refdecomentario"/>
        </w:rPr>
        <w:annotationRef/>
      </w:r>
      <w:r>
        <w:rPr>
          <w:rFonts w:ascii="DejaVu Sans" w:eastAsia="Droid Sans" w:hAnsi="DejaVu Sans" w:cs="DejaVu Sans"/>
          <w:kern w:val="3"/>
          <w:lang w:val="es-CO"/>
        </w:rPr>
        <w:t>http://www.google.com/chrome/intl/es/privacy.html</w:t>
      </w:r>
    </w:p>
  </w:comment>
  <w:comment w:id="154" w:author="Cristhian Camilo Gomez Narvaez" w:date="2012-09-07T08:16:00Z" w:initials="Cristhian">
    <w:p w:rsidR="00604DFB" w:rsidRDefault="00604DFB" w:rsidP="009D7F6B">
      <w:pPr>
        <w:spacing w:after="0"/>
      </w:pPr>
      <w:r>
        <w:rPr>
          <w:rStyle w:val="Refdecomentario"/>
        </w:rPr>
        <w:annotationRef/>
      </w:r>
      <w:r>
        <w:rPr>
          <w:rFonts w:ascii="DejaVu Sans" w:eastAsia="Droid Sans" w:hAnsi="DejaVu Sans" w:cs="DejaVu Sans"/>
          <w:kern w:val="3"/>
          <w:lang w:val="es-CO"/>
        </w:rPr>
        <w:t>https://www.google.com/intl/es/chrome/browser/?hl=es</w:t>
      </w:r>
    </w:p>
  </w:comment>
  <w:comment w:id="155" w:author="Cristhian Camilo Gomez Narvaez" w:date="2012-09-07T08:16:00Z" w:initials="Cristhian">
    <w:p w:rsidR="00604DFB" w:rsidRDefault="00604DFB" w:rsidP="009D7F6B">
      <w:pPr>
        <w:spacing w:after="0"/>
      </w:pPr>
      <w:r>
        <w:rPr>
          <w:rStyle w:val="Refdecomentario"/>
        </w:rPr>
        <w:annotationRef/>
      </w:r>
      <w:r>
        <w:rPr>
          <w:rFonts w:ascii="DejaVu Sans" w:eastAsia="Droid Sans" w:hAnsi="DejaVu Sans" w:cs="DejaVu Sans"/>
          <w:kern w:val="3"/>
          <w:lang w:val="es-CO"/>
        </w:rPr>
        <w:t>http://windows.microsoft.com/es-ES/internet-explorer/products/ie/home</w:t>
      </w:r>
    </w:p>
  </w:comment>
  <w:comment w:id="156" w:author="Cristhian Camilo Gomez Narvaez" w:date="2012-09-07T08:16:00Z" w:initials="Cristhian">
    <w:p w:rsidR="00604DFB" w:rsidRDefault="00604DFB" w:rsidP="009D7F6B">
      <w:pPr>
        <w:spacing w:after="0"/>
      </w:pPr>
      <w:r>
        <w:rPr>
          <w:rStyle w:val="Refdecomentario"/>
        </w:rPr>
        <w:annotationRef/>
      </w:r>
      <w:r>
        <w:rPr>
          <w:rFonts w:ascii="DejaVu Sans" w:eastAsia="Droid Sans" w:hAnsi="DejaVu Sans" w:cs="DejaVu Sans"/>
          <w:kern w:val="3"/>
          <w:lang w:val="es-CO"/>
        </w:rPr>
        <w:t>http://windows.microsoft.com/en-US/internet-explorer/downloads/ie</w:t>
      </w:r>
    </w:p>
  </w:comment>
  <w:comment w:id="159" w:author="Cristhian Camilo Gomez Narvaez" w:date="2012-09-07T08:16:00Z" w:initials="Cristhian">
    <w:p w:rsidR="00604DFB" w:rsidRDefault="00604DFB" w:rsidP="009D7F6B">
      <w:pPr>
        <w:spacing w:after="0"/>
      </w:pPr>
      <w:r>
        <w:rPr>
          <w:rStyle w:val="Refdecomentario"/>
        </w:rPr>
        <w:annotationRef/>
      </w:r>
      <w:proofErr w:type="spellStart"/>
      <w:r>
        <w:rPr>
          <w:rFonts w:ascii="DejaVu Sans" w:eastAsia="Droid Sans" w:hAnsi="DejaVu Sans" w:cs="DejaVu Sans"/>
          <w:kern w:val="3"/>
          <w:lang w:val="es-CO"/>
        </w:rPr>
        <w:t>Aca</w:t>
      </w:r>
      <w:proofErr w:type="spellEnd"/>
      <w:r>
        <w:rPr>
          <w:rFonts w:ascii="DejaVu Sans" w:eastAsia="Droid Sans" w:hAnsi="DejaVu Sans" w:cs="DejaVu Sans"/>
          <w:kern w:val="3"/>
          <w:lang w:val="es-CO"/>
        </w:rPr>
        <w:t xml:space="preserve"> que referencia al documento de infraestructura con el detalle de las maquinas</w:t>
      </w:r>
    </w:p>
  </w:comment>
  <w:comment w:id="166" w:author="Katherine" w:date="2012-08-29T00:33:00Z" w:initials="K">
    <w:p w:rsidR="00604DFB" w:rsidRDefault="00604DFB" w:rsidP="001F52C6">
      <w:pPr>
        <w:pStyle w:val="Textocomentario"/>
      </w:pPr>
      <w:r>
        <w:rPr>
          <w:rStyle w:val="Refdecomentario"/>
        </w:rPr>
        <w:annotationRef/>
      </w:r>
      <w:r>
        <w:t xml:space="preserve">Referencia a que es un </w:t>
      </w:r>
      <w:proofErr w:type="spellStart"/>
      <w:r>
        <w:t>stakeholder</w:t>
      </w:r>
      <w:proofErr w:type="spellEnd"/>
    </w:p>
  </w:comment>
  <w:comment w:id="170" w:author="Alice" w:date="2012-08-18T03:41:00Z" w:initials="A">
    <w:p w:rsidR="00604DFB" w:rsidRDefault="00604DFB">
      <w:pPr>
        <w:pStyle w:val="Textocomentario"/>
      </w:pPr>
      <w:r>
        <w:rPr>
          <w:rStyle w:val="Refdecomentario"/>
        </w:rPr>
        <w:annotationRef/>
      </w:r>
      <w:r>
        <w:t>Referencia al folder de las hojas de vida</w:t>
      </w:r>
    </w:p>
  </w:comment>
  <w:comment w:id="171" w:author="Alice" w:date="2012-08-18T03:41:00Z" w:initials="A">
    <w:p w:rsidR="00604DFB" w:rsidRPr="00FD5458" w:rsidRDefault="00604DFB" w:rsidP="00FD5458">
      <w:pPr>
        <w:pStyle w:val="Textocomentario"/>
        <w:rPr>
          <w:lang w:val="en-US"/>
        </w:rPr>
      </w:pPr>
      <w:r>
        <w:rPr>
          <w:rStyle w:val="Refdecomentario"/>
        </w:rPr>
        <w:annotationRef/>
      </w:r>
      <w:r w:rsidRPr="00FD5458">
        <w:rPr>
          <w:lang w:val="en-US"/>
        </w:rPr>
        <w:t>E. Raymond, “The Cathedral and the Bazaar,” Available at http://www.tuxedo.org/</w:t>
      </w:r>
    </w:p>
    <w:p w:rsidR="00604DFB" w:rsidRPr="00FD5458" w:rsidRDefault="00604DFB" w:rsidP="00FD5458">
      <w:pPr>
        <w:pStyle w:val="Textocomentario"/>
        <w:rPr>
          <w:lang w:val="en-US"/>
        </w:rPr>
      </w:pPr>
      <w:r w:rsidRPr="00FD5458">
        <w:rPr>
          <w:lang w:val="en-US"/>
        </w:rPr>
        <w:t>~</w:t>
      </w:r>
      <w:proofErr w:type="spellStart"/>
      <w:r w:rsidRPr="00FD5458">
        <w:rPr>
          <w:lang w:val="en-US"/>
        </w:rPr>
        <w:t>esr</w:t>
      </w:r>
      <w:proofErr w:type="spellEnd"/>
      <w:r w:rsidRPr="00FD5458">
        <w:rPr>
          <w:lang w:val="en-US"/>
        </w:rPr>
        <w:t>/writings/cathedral-bazaar/cathedral-bazaar.html, 1998</w:t>
      </w:r>
    </w:p>
  </w:comment>
  <w:comment w:id="172" w:author="Alice" w:date="2012-08-18T03:41:00Z" w:initials="A">
    <w:p w:rsidR="00604DFB" w:rsidRDefault="00604DFB">
      <w:pPr>
        <w:pStyle w:val="Textocomentario"/>
      </w:pPr>
      <w:r>
        <w:rPr>
          <w:rStyle w:val="Refdecomentario"/>
        </w:rPr>
        <w:annotationRef/>
      </w:r>
      <w:r>
        <w:t>anexo  de las  reglas de 5F</w:t>
      </w:r>
    </w:p>
  </w:comment>
  <w:comment w:id="200" w:author="Cristhian Camilo Gomez Narvaez" w:date="2012-09-07T08:19:00Z" w:initials="Cristhian">
    <w:p w:rsidR="00604DFB" w:rsidRDefault="00604DFB" w:rsidP="00604DFB">
      <w:pPr>
        <w:spacing w:after="0"/>
      </w:pPr>
      <w:r>
        <w:rPr>
          <w:rStyle w:val="Refdecomentario"/>
        </w:rPr>
        <w:annotationRef/>
      </w:r>
      <w:r>
        <w:rPr>
          <w:rFonts w:ascii="DejaVu Sans" w:eastAsia="Droid Sans" w:hAnsi="DejaVu Sans" w:cs="DejaVu Sans"/>
          <w:kern w:val="3"/>
        </w:rPr>
        <w:t>Referencia Plan de Riesgos</w:t>
      </w:r>
    </w:p>
  </w:comment>
  <w:comment w:id="201" w:author="Cristhian Camilo Gomez Narvaez" w:date="2012-09-07T08:19:00Z" w:initials="Cristhian">
    <w:p w:rsidR="00604DFB" w:rsidRDefault="00604DFB" w:rsidP="00604DFB">
      <w:pPr>
        <w:spacing w:after="0"/>
      </w:pPr>
      <w:r>
        <w:rPr>
          <w:rStyle w:val="Refdecomentario"/>
        </w:rPr>
        <w:annotationRef/>
      </w:r>
      <w:r>
        <w:rPr>
          <w:rFonts w:ascii="DejaVu Sans" w:eastAsia="Droid Sans" w:hAnsi="DejaVu Sans" w:cs="DejaVu Sans"/>
          <w:kern w:val="3"/>
        </w:rPr>
        <w:t>Referencia plan de entrenamiento</w:t>
      </w:r>
    </w:p>
  </w:comment>
  <w:comment w:id="206" w:author="Katherine" w:date="2012-09-03T16:53:00Z" w:initials="K">
    <w:p w:rsidR="00604DFB" w:rsidRDefault="00604DFB">
      <w:pPr>
        <w:pStyle w:val="Textocomentario"/>
      </w:pPr>
      <w:r>
        <w:rPr>
          <w:rStyle w:val="Refdecomentario"/>
        </w:rPr>
        <w:annotationRef/>
      </w:r>
      <w:r>
        <w:t>Revisar donde esta</w:t>
      </w:r>
    </w:p>
  </w:comment>
  <w:comment w:id="211" w:author="Unknown Author" w:date="2012-09-07T08:37:00Z" w:initials="">
    <w:p w:rsidR="001842CA" w:rsidRDefault="001842CA" w:rsidP="001842CA">
      <w:r>
        <w:rPr>
          <w:rFonts w:ascii="DejaVu Sans" w:eastAsia="Droid Sans" w:hAnsi="DejaVu Sans" w:cs="FreeSans"/>
          <w:color w:val="00000A"/>
          <w:sz w:val="20"/>
          <w:szCs w:val="24"/>
          <w:lang w:val="es-CO" w:eastAsia="zh-CN" w:bidi="hi-IN"/>
        </w:rPr>
        <w:t>Referencia al documento de la encuesta</w:t>
      </w:r>
    </w:p>
    <w:p w:rsidR="001842CA" w:rsidRDefault="001842CA" w:rsidP="001842CA"/>
    <w:p w:rsidR="001842CA" w:rsidRDefault="001842CA" w:rsidP="001842CA"/>
    <w:p w:rsidR="001842CA" w:rsidRDefault="001842CA" w:rsidP="001842CA"/>
    <w:p w:rsidR="001842CA" w:rsidRDefault="001842CA" w:rsidP="001842CA"/>
  </w:comment>
  <w:comment w:id="212" w:author="Cristhian Camilo Gomez N" w:date="2012-09-07T08:37:00Z" w:initials="">
    <w:p w:rsidR="001842CA" w:rsidRDefault="001842CA" w:rsidP="001842CA">
      <w:r>
        <w:t>Referencia al Documento de encuesta de Entrenamiento que posee las gráficas completas al detalle pregunta a pregunta</w:t>
      </w:r>
    </w:p>
    <w:p w:rsidR="001842CA" w:rsidRDefault="001842CA" w:rsidP="001842CA"/>
    <w:p w:rsidR="001842CA" w:rsidRDefault="001842CA" w:rsidP="001842CA"/>
  </w:comment>
  <w:comment w:id="214" w:author="Cristhian Camilo Gomez N" w:date="2012-09-07T08:37:00Z" w:initials="">
    <w:p w:rsidR="001842CA" w:rsidRDefault="001842CA" w:rsidP="001842CA">
      <w:r>
        <w:t>Plantilla de entrenamientos, la nueva Formato de entrenamiento</w:t>
      </w:r>
    </w:p>
    <w:p w:rsidR="001842CA" w:rsidRDefault="001842CA" w:rsidP="001842CA"/>
    <w:p w:rsidR="001842CA" w:rsidRDefault="001842CA" w:rsidP="001842CA"/>
    <w:p w:rsidR="001842CA" w:rsidRDefault="001842CA" w:rsidP="001842CA"/>
    <w:p w:rsidR="001842CA" w:rsidRDefault="001842CA" w:rsidP="001842CA"/>
    <w:p w:rsidR="001842CA" w:rsidRDefault="001842CA" w:rsidP="001842CA"/>
    <w:p w:rsidR="001842CA" w:rsidRDefault="001842CA" w:rsidP="001842CA"/>
  </w:comment>
  <w:comment w:id="217" w:author="Cristhian Camilo Gomez N" w:date="2012-09-07T08:37:00Z" w:initials="">
    <w:p w:rsidR="001842CA" w:rsidRDefault="001842CA" w:rsidP="001842CA">
      <w:proofErr w:type="spellStart"/>
      <w:r>
        <w:t>Denuevo</w:t>
      </w:r>
      <w:proofErr w:type="spellEnd"/>
      <w:r>
        <w:t xml:space="preserve"> referencia al Formato de entrenamiento en calidad</w:t>
      </w:r>
    </w:p>
    <w:p w:rsidR="001842CA" w:rsidRDefault="001842CA" w:rsidP="001842CA"/>
    <w:p w:rsidR="001842CA" w:rsidRDefault="001842CA" w:rsidP="001842CA"/>
    <w:p w:rsidR="001842CA" w:rsidRDefault="001842CA" w:rsidP="001842CA"/>
    <w:p w:rsidR="001842CA" w:rsidRDefault="001842CA" w:rsidP="001842CA"/>
    <w:p w:rsidR="001842CA" w:rsidRDefault="001842CA" w:rsidP="001842CA"/>
    <w:p w:rsidR="001842CA" w:rsidRDefault="001842CA" w:rsidP="001842CA"/>
  </w:comment>
  <w:comment w:id="220" w:author="Cristhian Camilo Gomez N" w:date="2012-09-07T08:37:00Z" w:initials="">
    <w:p w:rsidR="001842CA" w:rsidRDefault="001842CA" w:rsidP="001842CA">
      <w:r>
        <w:rPr>
          <w:sz w:val="24"/>
        </w:rPr>
        <w:t>Referencia Formato – Campo Diligenciamiento Post-Entrenamiento</w:t>
      </w:r>
    </w:p>
    <w:p w:rsidR="001842CA" w:rsidRDefault="001842CA" w:rsidP="001842CA"/>
    <w:p w:rsidR="001842CA" w:rsidRDefault="001842CA" w:rsidP="001842CA"/>
    <w:p w:rsidR="001842CA" w:rsidRDefault="001842CA" w:rsidP="001842CA"/>
    <w:p w:rsidR="001842CA" w:rsidRDefault="001842CA" w:rsidP="001842CA"/>
    <w:p w:rsidR="001842CA" w:rsidRDefault="001842CA" w:rsidP="001842CA"/>
    <w:p w:rsidR="001842CA" w:rsidRDefault="001842CA" w:rsidP="001842CA"/>
  </w:comment>
  <w:comment w:id="257" w:author="Katherine" w:date="2012-09-07T08:55:00Z" w:initials="K">
    <w:p w:rsidR="003A3625" w:rsidRDefault="003A3625">
      <w:pPr>
        <w:pStyle w:val="Textocomentario"/>
      </w:pPr>
      <w:r>
        <w:rPr>
          <w:rStyle w:val="Refdecomentario"/>
        </w:rPr>
        <w:annotationRef/>
      </w:r>
      <w:r>
        <w:t>No Aplica</w:t>
      </w:r>
    </w:p>
  </w:comment>
  <w:comment w:id="266" w:author="Katherine" w:date="2012-08-29T00:27:00Z" w:initials="K">
    <w:p w:rsidR="00604DFB" w:rsidRDefault="00604DFB">
      <w:pPr>
        <w:pStyle w:val="Textocomentario"/>
      </w:pPr>
      <w:r>
        <w:rPr>
          <w:rStyle w:val="Refdecomentario"/>
        </w:rPr>
        <w:annotationRef/>
      </w:r>
      <w:r>
        <w:t xml:space="preserve">Referencias a </w:t>
      </w:r>
      <w:proofErr w:type="spellStart"/>
      <w:r>
        <w:t>que</w:t>
      </w:r>
      <w:proofErr w:type="spellEnd"/>
      <w:r>
        <w:t>??</w:t>
      </w:r>
    </w:p>
  </w:comment>
  <w:comment w:id="274" w:author="Katherine" w:date="2012-08-29T00:28:00Z" w:initials="K">
    <w:p w:rsidR="00604DFB" w:rsidRDefault="00604DFB">
      <w:pPr>
        <w:pStyle w:val="Textocomentario"/>
      </w:pPr>
      <w:r>
        <w:rPr>
          <w:rStyle w:val="Refdecomentario"/>
        </w:rPr>
        <w:annotationRef/>
      </w:r>
      <w:r>
        <w:t xml:space="preserve">El que elige las actividades a realizar es el gerente, el es el que en el WBS las puso , y </w:t>
      </w:r>
      <w:proofErr w:type="spellStart"/>
      <w:r>
        <w:t>el las</w:t>
      </w:r>
      <w:proofErr w:type="spellEnd"/>
      <w:r>
        <w:t xml:space="preserve"> asigna semana por semana.</w:t>
      </w:r>
    </w:p>
  </w:comment>
  <w:comment w:id="275" w:author="Juan Pablo Rodriguez Montoya" w:date="2012-08-25T00:29:00Z" w:initials="JP">
    <w:p w:rsidR="00604DFB" w:rsidRDefault="00604DFB">
      <w:pPr>
        <w:pStyle w:val="Textocomentario"/>
      </w:pPr>
      <w:r>
        <w:rPr>
          <w:rStyle w:val="Refdecomentario"/>
        </w:rPr>
        <w:annotationRef/>
      </w:r>
      <w:r>
        <w:t>Glosario</w:t>
      </w:r>
    </w:p>
  </w:comment>
  <w:comment w:id="276" w:author="Juan Pablo Rodriguez Montoya" w:date="2012-08-25T00:29:00Z" w:initials="JP">
    <w:p w:rsidR="00604DFB" w:rsidRDefault="00604DFB">
      <w:pPr>
        <w:pStyle w:val="Textocomentario"/>
      </w:pPr>
      <w:r>
        <w:rPr>
          <w:rStyle w:val="Refdecomentario"/>
        </w:rPr>
        <w:annotationRef/>
      </w:r>
      <w:r>
        <w:t>Referencia a reglamento canales de comunicación</w:t>
      </w:r>
    </w:p>
  </w:comment>
  <w:comment w:id="277" w:author="Katherine" w:date="2012-08-29T00:30:00Z" w:initials="K">
    <w:p w:rsidR="00604DFB" w:rsidRDefault="00604DFB">
      <w:pPr>
        <w:pStyle w:val="Textocomentario"/>
      </w:pPr>
      <w:r>
        <w:rPr>
          <w:rStyle w:val="Refdecomentario"/>
        </w:rPr>
        <w:annotationRef/>
      </w:r>
      <w:r>
        <w:t xml:space="preserve">Referencia carpeta de plantillas o al plan de </w:t>
      </w:r>
      <w:proofErr w:type="spellStart"/>
      <w:r>
        <w:t>documentacion</w:t>
      </w:r>
      <w:proofErr w:type="spellEnd"/>
    </w:p>
  </w:comment>
  <w:comment w:id="278" w:author="Juan Pablo Rodriguez Montoya" w:date="2012-08-25T00:29:00Z" w:initials="JP">
    <w:p w:rsidR="00604DFB" w:rsidRDefault="00604DFB">
      <w:pPr>
        <w:pStyle w:val="Textocomentario"/>
      </w:pPr>
      <w:r>
        <w:rPr>
          <w:rStyle w:val="Refdecomentario"/>
        </w:rPr>
        <w:annotationRef/>
      </w:r>
      <w:r>
        <w:t>Glosario</w:t>
      </w:r>
    </w:p>
  </w:comment>
  <w:comment w:id="283" w:author="Alicia Beltran" w:date="2012-09-03T16:46:00Z" w:initials="AB">
    <w:p w:rsidR="00604DFB" w:rsidRDefault="00604DFB" w:rsidP="0015045F">
      <w:pPr>
        <w:pStyle w:val="Textocomentario"/>
      </w:pPr>
      <w:r>
        <w:rPr>
          <w:rStyle w:val="Refdecomentario"/>
        </w:rPr>
        <w:annotationRef/>
      </w:r>
      <w:proofErr w:type="spellStart"/>
      <w:r>
        <w:t>Iso</w:t>
      </w:r>
      <w:proofErr w:type="spellEnd"/>
      <w:r>
        <w:t xml:space="preserve"> 31000</w:t>
      </w:r>
    </w:p>
    <w:p w:rsidR="00604DFB" w:rsidRDefault="00604DFB" w:rsidP="0015045F">
      <w:pPr>
        <w:pStyle w:val="Textocomentario"/>
      </w:pPr>
      <w:r>
        <w:t>IEEE 31010</w:t>
      </w:r>
    </w:p>
    <w:p w:rsidR="00604DFB" w:rsidRDefault="00604DFB" w:rsidP="0015045F">
      <w:pPr>
        <w:pStyle w:val="Textocomentario"/>
      </w:pPr>
    </w:p>
  </w:comment>
  <w:comment w:id="284" w:author="Katherine" w:date="2012-09-03T16:50:00Z" w:initials="K">
    <w:p w:rsidR="00604DFB" w:rsidRDefault="00604DFB">
      <w:pPr>
        <w:pStyle w:val="Textocomentario"/>
      </w:pPr>
      <w:r>
        <w:rPr>
          <w:rStyle w:val="Refdecomentario"/>
        </w:rPr>
        <w:annotationRef/>
      </w:r>
      <w:r>
        <w:t xml:space="preserve">Este va en el plan de gestión </w:t>
      </w:r>
    </w:p>
  </w:comment>
  <w:comment w:id="285" w:author="Alicia Beltran" w:date="2012-09-03T16:46:00Z" w:initials="AB">
    <w:p w:rsidR="00604DFB" w:rsidRDefault="00604DFB" w:rsidP="0015045F">
      <w:pPr>
        <w:pStyle w:val="Textocomentario"/>
      </w:pPr>
      <w:r>
        <w:rPr>
          <w:rStyle w:val="Refdecomentario"/>
        </w:rPr>
        <w:annotationRef/>
      </w:r>
      <w:r>
        <w:t>Plan de  riesgos del proyecto</w:t>
      </w:r>
    </w:p>
  </w:comment>
  <w:comment w:id="286" w:author="Katherine" w:date="2012-09-03T16:51:00Z" w:initials="K">
    <w:p w:rsidR="00604DFB" w:rsidRDefault="00604DFB">
      <w:pPr>
        <w:pStyle w:val="Textocomentario"/>
      </w:pPr>
      <w:r>
        <w:rPr>
          <w:rStyle w:val="Refdecomentario"/>
        </w:rPr>
        <w:annotationRef/>
      </w:r>
      <w:proofErr w:type="spellStart"/>
      <w:r>
        <w:t>Deberia</w:t>
      </w:r>
      <w:proofErr w:type="spellEnd"/>
      <w:r>
        <w:t xml:space="preserve"> estar en la documentación… No aquí.</w:t>
      </w:r>
    </w:p>
  </w:comment>
  <w:comment w:id="291" w:author="Juan Pablo Rodriguez Montoya" w:date="2012-09-03T11:03:00Z" w:initials="JP">
    <w:p w:rsidR="00604DFB" w:rsidRDefault="00604DFB" w:rsidP="00C558E2">
      <w:pPr>
        <w:pStyle w:val="Textocomentario"/>
      </w:pPr>
      <w:r>
        <w:rPr>
          <w:rStyle w:val="Refdecomentario"/>
        </w:rPr>
        <w:annotationRef/>
      </w:r>
      <w:proofErr w:type="spellStart"/>
      <w:r>
        <w:t>Referncia</w:t>
      </w:r>
      <w:proofErr w:type="spellEnd"/>
      <w:r>
        <w:t xml:space="preserve"> a plan de </w:t>
      </w:r>
      <w:proofErr w:type="spellStart"/>
      <w:r>
        <w:t>adminisracion</w:t>
      </w:r>
      <w:proofErr w:type="spellEnd"/>
    </w:p>
    <w:p w:rsidR="00604DFB" w:rsidRDefault="00604DFB" w:rsidP="00C558E2">
      <w:pPr>
        <w:pStyle w:val="Textocomentario"/>
      </w:pPr>
    </w:p>
  </w:comment>
  <w:comment w:id="296" w:author="Katherine" w:date="2012-09-03T17:06:00Z" w:initials="K">
    <w:p w:rsidR="00604DFB" w:rsidRDefault="00604DFB">
      <w:pPr>
        <w:pStyle w:val="Textocomentario"/>
      </w:pPr>
      <w:r>
        <w:rPr>
          <w:rStyle w:val="Refdecomentario"/>
        </w:rPr>
        <w:annotationRef/>
      </w:r>
      <w:r>
        <w:t>Falta especificar los objetivos de la comunicación</w:t>
      </w:r>
    </w:p>
  </w:comment>
  <w:comment w:id="297" w:author="Zebaxtian" w:date="2012-09-03T17:05:00Z" w:initials="Z">
    <w:p w:rsidR="00604DFB" w:rsidRDefault="00604DFB" w:rsidP="006C1775">
      <w:pPr>
        <w:pStyle w:val="Textocomentario"/>
      </w:pPr>
      <w:r>
        <w:rPr>
          <w:rStyle w:val="Refdecomentario"/>
        </w:rPr>
        <w:annotationRef/>
      </w:r>
      <w:r>
        <w:t>Referencias que vamos a manejar???</w:t>
      </w:r>
    </w:p>
  </w:comment>
  <w:comment w:id="308" w:author="Zebaxtian" w:date="2012-08-30T21:39:00Z" w:initials="Z">
    <w:p w:rsidR="00604DFB" w:rsidRDefault="00604DFB" w:rsidP="003346F1">
      <w:pPr>
        <w:pStyle w:val="Textocomentario"/>
      </w:pPr>
      <w:r>
        <w:rPr>
          <w:rStyle w:val="Refdecomentario"/>
        </w:rPr>
        <w:annotationRef/>
      </w:r>
      <w:r>
        <w:t>En anexos deberá aparecer las plantillas para esta referencia</w:t>
      </w:r>
    </w:p>
  </w:comment>
  <w:comment w:id="322" w:author="Alicia Beltran" w:date="2012-08-30T21:44:00Z" w:initials="AB">
    <w:p w:rsidR="00604DFB" w:rsidRDefault="00604DFB" w:rsidP="0004205C">
      <w:pPr>
        <w:pStyle w:val="Textocomentario"/>
      </w:pPr>
      <w:r>
        <w:rPr>
          <w:rStyle w:val="Refdecomentario"/>
        </w:rPr>
        <w:annotationRef/>
      </w:r>
      <w:proofErr w:type="spellStart"/>
      <w:r>
        <w:t>lonkalplan</w:t>
      </w:r>
      <w:proofErr w:type="spellEnd"/>
      <w:r>
        <w:t xml:space="preserve"> de verificación  y  validación</w:t>
      </w:r>
    </w:p>
    <w:p w:rsidR="00604DFB" w:rsidRDefault="00604DFB" w:rsidP="0004205C">
      <w:pPr>
        <w:pStyle w:val="Textocomentario"/>
      </w:pPr>
    </w:p>
  </w:comment>
  <w:comment w:id="325" w:author="Alicia Beltran" w:date="2012-08-30T21:44:00Z" w:initials="AB">
    <w:p w:rsidR="00604DFB" w:rsidRDefault="00604DFB" w:rsidP="0004205C">
      <w:pPr>
        <w:pStyle w:val="Textocomentario"/>
      </w:pPr>
      <w:r>
        <w:rPr>
          <w:rStyle w:val="Refdecomentario"/>
        </w:rPr>
        <w:annotationRef/>
      </w:r>
      <w:proofErr w:type="spellStart"/>
      <w:r>
        <w:t>nrcesito</w:t>
      </w:r>
      <w:proofErr w:type="spellEnd"/>
      <w:r>
        <w:t xml:space="preserve">  link a ese plan de </w:t>
      </w:r>
      <w:proofErr w:type="spellStart"/>
      <w:r>
        <w:t>aseg</w:t>
      </w:r>
      <w:proofErr w:type="spellEnd"/>
      <w:r>
        <w:t xml:space="preserve"> de la calidad</w:t>
      </w:r>
    </w:p>
  </w:comment>
  <w:comment w:id="330" w:author="Alicia Beltran" w:date="2012-08-30T21:44:00Z" w:initials="AB">
    <w:p w:rsidR="00604DFB" w:rsidRDefault="00604DFB" w:rsidP="0004205C">
      <w:pPr>
        <w:pStyle w:val="Textocomentario"/>
      </w:pPr>
      <w:r>
        <w:rPr>
          <w:rStyle w:val="Refdecomentario"/>
        </w:rPr>
        <w:annotationRef/>
      </w:r>
      <w:r>
        <w:t>link a ese plan</w:t>
      </w:r>
    </w:p>
  </w:comment>
  <w:comment w:id="331" w:author="Alicia Beltran" w:date="2012-08-30T21:44:00Z" w:initials="AB">
    <w:p w:rsidR="00604DFB" w:rsidRDefault="00604DFB" w:rsidP="0004205C">
      <w:pPr>
        <w:pStyle w:val="Textocomentario"/>
      </w:pPr>
      <w:r>
        <w:rPr>
          <w:rStyle w:val="Refdecomentario"/>
        </w:rPr>
        <w:annotationRef/>
      </w:r>
      <w:r>
        <w:t xml:space="preserve">link a ese </w:t>
      </w:r>
      <w:proofErr w:type="spellStart"/>
      <w:r>
        <w:t>plna</w:t>
      </w:r>
      <w:proofErr w:type="spellEnd"/>
    </w:p>
  </w:comment>
  <w:comment w:id="335" w:author="Katherine" w:date="2012-09-02T18:48:00Z" w:initials="K">
    <w:p w:rsidR="00604DFB" w:rsidRDefault="00604DFB">
      <w:pPr>
        <w:pStyle w:val="Textocomentario"/>
      </w:pPr>
      <w:r>
        <w:rPr>
          <w:rStyle w:val="Refdecomentario"/>
        </w:rPr>
        <w:annotationRef/>
      </w:r>
      <w:r>
        <w:t>Revisar</w:t>
      </w:r>
    </w:p>
  </w:comment>
  <w:comment w:id="340" w:author="Alicia Beltran" w:date="2012-09-02T18:45:00Z" w:initials="AB">
    <w:p w:rsidR="00604DFB" w:rsidRDefault="00604DFB" w:rsidP="00F95C7D">
      <w:pPr>
        <w:pStyle w:val="Textocomentario"/>
      </w:pPr>
      <w:r>
        <w:rPr>
          <w:rStyle w:val="Refdecomentario"/>
        </w:rPr>
        <w:annotationRef/>
      </w:r>
      <w:proofErr w:type="spellStart"/>
      <w:r>
        <w:t>Sec</w:t>
      </w:r>
      <w:proofErr w:type="spellEnd"/>
      <w:r>
        <w:t xml:space="preserve"> 8.6</w:t>
      </w:r>
    </w:p>
  </w:comment>
  <w:comment w:id="341" w:author="Alicia Beltran" w:date="2012-09-02T18:45:00Z" w:initials="AB">
    <w:p w:rsidR="00604DFB" w:rsidRDefault="00604DFB" w:rsidP="00F95C7D">
      <w:pPr>
        <w:pStyle w:val="Textocomentario"/>
      </w:pPr>
      <w:r>
        <w:rPr>
          <w:rStyle w:val="Refdecomentario"/>
        </w:rPr>
        <w:annotationRef/>
      </w:r>
      <w:r>
        <w:t xml:space="preserve">Link al  plan  de </w:t>
      </w:r>
      <w:proofErr w:type="spellStart"/>
      <w:r>
        <w:t>dcc</w:t>
      </w:r>
      <w:proofErr w:type="spellEnd"/>
    </w:p>
  </w:comment>
  <w:comment w:id="342" w:author="Katherine" w:date="2012-09-02T18:47:00Z" w:initials="K">
    <w:p w:rsidR="00604DFB" w:rsidRDefault="00604DFB">
      <w:pPr>
        <w:pStyle w:val="Textocomentario"/>
      </w:pPr>
      <w:r>
        <w:rPr>
          <w:rStyle w:val="Refdecomentario"/>
        </w:rPr>
        <w:annotationRef/>
      </w:r>
      <w:r>
        <w:t xml:space="preserve">Toca cambiarlo por un diagrama </w:t>
      </w:r>
      <w:proofErr w:type="spellStart"/>
      <w:r>
        <w:t>bmp</w:t>
      </w:r>
      <w:proofErr w:type="spellEnd"/>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F52A0" w:rsidRDefault="00BF52A0" w:rsidP="00F31C00">
      <w:pPr>
        <w:spacing w:after="0" w:line="240" w:lineRule="auto"/>
      </w:pPr>
      <w:r>
        <w:separator/>
      </w:r>
    </w:p>
  </w:endnote>
  <w:endnote w:type="continuationSeparator" w:id="0">
    <w:p w:rsidR="00BF52A0" w:rsidRDefault="00BF52A0" w:rsidP="00F31C00">
      <w:pPr>
        <w:spacing w:after="0" w:line="240" w:lineRule="auto"/>
      </w:pPr>
      <w:r>
        <w:continuationSeparator/>
      </w:r>
    </w:p>
  </w:endnote>
  <w:endnote w:type="continuationNotice" w:id="1">
    <w:p w:rsidR="00BF52A0" w:rsidRDefault="00BF52A0">
      <w:pPr>
        <w:spacing w:after="0" w:line="240" w:lineRule="auto"/>
      </w:pP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Lucida Grande">
    <w:altName w:val="Times New Roman"/>
    <w:charset w:val="00"/>
    <w:family w:val="auto"/>
    <w:pitch w:val="variable"/>
    <w:sig w:usb0="00000000" w:usb1="5000A1FF" w:usb2="00000000" w:usb3="00000000" w:csb0="000001BF" w:csb1="00000000"/>
  </w:font>
  <w:font w:name="Droid Sans">
    <w:panose1 w:val="00000000000000000000"/>
    <w:charset w:val="00"/>
    <w:family w:val="roman"/>
    <w:notTrueType/>
    <w:pitch w:val="default"/>
    <w:sig w:usb0="00000000" w:usb1="00000000" w:usb2="00000000" w:usb3="00000000" w:csb0="00000000" w:csb1="00000000"/>
  </w:font>
  <w:font w:name="DejaVu Sans">
    <w:panose1 w:val="020B0603030804020204"/>
    <w:charset w:val="00"/>
    <w:family w:val="swiss"/>
    <w:pitch w:val="variable"/>
    <w:sig w:usb0="E7000EFF" w:usb1="5200F5FF" w:usb2="0A242021" w:usb3="00000000" w:csb0="000001B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10022FF" w:usb1="C000E47F" w:usb2="00000029" w:usb3="00000000" w:csb0="000001DF" w:csb1="00000000"/>
  </w:font>
  <w:font w:name="FreeSans">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4DFB" w:rsidRPr="00595763" w:rsidRDefault="007354D3" w:rsidP="00595763">
    <w:pPr>
      <w:pStyle w:val="Piedepgina"/>
      <w:rPr>
        <w:lang w:val="en-US"/>
      </w:rPr>
    </w:pPr>
    <w:sdt>
      <w:sdtPr>
        <w:rPr>
          <w:b/>
          <w:i/>
          <w:lang w:val="en-US"/>
        </w:rPr>
        <w:alias w:val="Company"/>
        <w:tag w:val=""/>
        <w:id w:val="1850374069"/>
        <w:dataBinding w:prefixMappings="xmlns:ns0='http://schemas.openxmlformats.org/officeDocument/2006/extended-properties' " w:xpath="/ns0:Properties[1]/ns0:Company[1]" w:storeItemID="{6668398D-A668-4E3E-A5EB-62B293D839F1}"/>
        <w:text/>
      </w:sdtPr>
      <w:sdtContent>
        <w:r w:rsidR="00604DFB" w:rsidRPr="007D5D4D">
          <w:rPr>
            <w:b/>
            <w:i/>
            <w:lang w:val="en-US"/>
          </w:rPr>
          <w:t>Fifth Floor Corp.</w:t>
        </w:r>
      </w:sdtContent>
    </w:sdt>
    <w:sdt>
      <w:sdtPr>
        <w:rPr>
          <w:b/>
          <w:i/>
        </w:rPr>
        <w:alias w:val="Publish Date"/>
        <w:tag w:val=""/>
        <w:id w:val="-728146405"/>
        <w:dataBinding w:prefixMappings="xmlns:ns0='http://schemas.microsoft.com/office/2006/coverPageProps' " w:xpath="/ns0:CoverPageProperties[1]/ns0:PublishDate[1]" w:storeItemID="{55AF091B-3C7A-41E3-B477-F2FDAA23CFDA}"/>
        <w:date w:fullDate="2012-09-11T00:00:00Z">
          <w:dateFormat w:val="M/d/yyyy"/>
          <w:lid w:val="en-US"/>
          <w:storeMappedDataAs w:val="dateTime"/>
          <w:calendar w:val="gregorian"/>
        </w:date>
      </w:sdtPr>
      <w:sdtContent>
        <w:r w:rsidR="00604DFB">
          <w:rPr>
            <w:b/>
            <w:i/>
            <w:lang w:val="en-US"/>
          </w:rPr>
          <w:t>9/11/2012</w:t>
        </w:r>
      </w:sdtContent>
    </w:sdt>
    <w:r w:rsidR="00604DFB" w:rsidRPr="0077450E">
      <w:rPr>
        <w:b/>
        <w:i/>
        <w:lang w:val="en-US"/>
      </w:rPr>
      <w:tab/>
    </w:r>
    <w:r w:rsidR="00604DFB" w:rsidRPr="0077450E">
      <w:rPr>
        <w:b/>
        <w:i/>
        <w:lang w:val="en-US"/>
      </w:rPr>
      <w:tab/>
    </w:r>
    <w:r w:rsidR="00604DFB" w:rsidRPr="0077450E">
      <w:rPr>
        <w:b/>
        <w:i/>
        <w:lang w:val="en-US"/>
      </w:rPr>
      <w:tab/>
    </w:r>
    <w:r w:rsidR="00604DFB" w:rsidRPr="0077450E">
      <w:rPr>
        <w:b/>
        <w:i/>
        <w:lang w:val="en-US"/>
      </w:rPr>
      <w:tab/>
    </w:r>
    <w:r w:rsidR="00604DFB" w:rsidRPr="0077450E">
      <w:rPr>
        <w:b/>
        <w:i/>
        <w:lang w:val="en-US"/>
      </w:rPr>
      <w:tab/>
    </w:r>
    <w:proofErr w:type="spellStart"/>
    <w:r w:rsidR="00604DFB" w:rsidRPr="0077450E">
      <w:rPr>
        <w:b/>
        <w:i/>
        <w:lang w:val="en-US"/>
      </w:rPr>
      <w:t>SPMP</w:t>
    </w:r>
    <w:r w:rsidR="00604DFB" w:rsidRPr="0077450E">
      <w:rPr>
        <w:i/>
        <w:lang w:val="en-US"/>
      </w:rPr>
      <w:t>Pagina</w:t>
    </w:r>
    <w:proofErr w:type="spellEnd"/>
    <w:r w:rsidR="00604DFB" w:rsidRPr="0077450E">
      <w:rPr>
        <w:b/>
        <w:i/>
        <w:lang w:val="en-US"/>
      </w:rPr>
      <w:t xml:space="preserve"> [</w:t>
    </w:r>
    <w:r w:rsidRPr="00566B5C">
      <w:rPr>
        <w:b/>
        <w:i/>
      </w:rPr>
      <w:fldChar w:fldCharType="begin"/>
    </w:r>
    <w:r w:rsidR="00604DFB" w:rsidRPr="0077450E">
      <w:rPr>
        <w:b/>
        <w:i/>
        <w:lang w:val="en-US"/>
      </w:rPr>
      <w:instrText xml:space="preserve"> PAGE   \* MERGEFORMAT </w:instrText>
    </w:r>
    <w:r w:rsidRPr="00566B5C">
      <w:rPr>
        <w:b/>
        <w:i/>
      </w:rPr>
      <w:fldChar w:fldCharType="separate"/>
    </w:r>
    <w:r w:rsidR="00D67C44">
      <w:rPr>
        <w:b/>
        <w:i/>
        <w:noProof/>
        <w:lang w:val="en-US"/>
      </w:rPr>
      <w:t>24</w:t>
    </w:r>
    <w:r w:rsidRPr="00566B5C">
      <w:rPr>
        <w:b/>
        <w:i/>
        <w:noProof/>
      </w:rPr>
      <w:fldChar w:fldCharType="end"/>
    </w:r>
    <w:r w:rsidR="00604DFB" w:rsidRPr="0077450E">
      <w:rPr>
        <w:b/>
        <w:i/>
        <w:lang w:val="en-US"/>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4DFB" w:rsidRPr="008830EB" w:rsidRDefault="00604DFB" w:rsidP="00D3705E">
    <w:pPr>
      <w:pStyle w:val="Piedepgina"/>
      <w:tabs>
        <w:tab w:val="center" w:pos="4135"/>
        <w:tab w:val="left" w:pos="5359"/>
      </w:tabs>
      <w:rPr>
        <w:lang w:val="en-US"/>
      </w:rPr>
    </w:pPr>
    <w:proofErr w:type="spellStart"/>
    <w:r w:rsidRPr="00D3705E">
      <w:rPr>
        <w:b/>
        <w:i/>
        <w:lang w:val="en-US"/>
      </w:rPr>
      <w:t>SPMP</w:t>
    </w:r>
    <w:r w:rsidRPr="008830EB">
      <w:rPr>
        <w:i/>
        <w:lang w:val="en-US"/>
      </w:rPr>
      <w:t>Pagina</w:t>
    </w:r>
    <w:proofErr w:type="spellEnd"/>
    <w:r w:rsidRPr="00D3705E">
      <w:rPr>
        <w:b/>
        <w:i/>
        <w:lang w:val="en-US"/>
      </w:rPr>
      <w:t>[</w:t>
    </w:r>
    <w:r w:rsidR="007354D3" w:rsidRPr="00566B5C">
      <w:rPr>
        <w:b/>
        <w:i/>
      </w:rPr>
      <w:fldChar w:fldCharType="begin"/>
    </w:r>
    <w:r w:rsidRPr="00D3705E">
      <w:rPr>
        <w:b/>
        <w:i/>
        <w:lang w:val="en-US"/>
      </w:rPr>
      <w:instrText xml:space="preserve"> PAGE   \* MERGEFORMAT </w:instrText>
    </w:r>
    <w:r w:rsidR="007354D3" w:rsidRPr="00566B5C">
      <w:rPr>
        <w:b/>
        <w:i/>
      </w:rPr>
      <w:fldChar w:fldCharType="separate"/>
    </w:r>
    <w:r w:rsidR="00D67C44">
      <w:rPr>
        <w:b/>
        <w:i/>
        <w:noProof/>
        <w:lang w:val="en-US"/>
      </w:rPr>
      <w:t>25</w:t>
    </w:r>
    <w:r w:rsidR="007354D3" w:rsidRPr="00566B5C">
      <w:rPr>
        <w:b/>
        <w:i/>
        <w:noProof/>
      </w:rPr>
      <w:fldChar w:fldCharType="end"/>
    </w:r>
    <w:r w:rsidRPr="00D3705E">
      <w:rPr>
        <w:b/>
        <w:i/>
        <w:lang w:val="en-US"/>
      </w:rPr>
      <w:t>]</w:t>
    </w:r>
    <w:r w:rsidRPr="00D3705E">
      <w:rPr>
        <w:b/>
        <w:i/>
        <w:lang w:val="en-US"/>
      </w:rPr>
      <w:tab/>
    </w:r>
    <w:r w:rsidRPr="00D3705E">
      <w:rPr>
        <w:b/>
        <w:i/>
        <w:lang w:val="en-US"/>
      </w:rPr>
      <w:tab/>
    </w:r>
    <w:r w:rsidRPr="00D3705E">
      <w:rPr>
        <w:b/>
        <w:i/>
        <w:lang w:val="en-US"/>
      </w:rPr>
      <w:tab/>
    </w:r>
    <w:r w:rsidRPr="00D3705E">
      <w:rPr>
        <w:b/>
        <w:i/>
        <w:lang w:val="en-US"/>
      </w:rPr>
      <w:tab/>
    </w:r>
    <w:sdt>
      <w:sdtPr>
        <w:rPr>
          <w:b/>
          <w:i/>
          <w:lang w:val="en-US"/>
        </w:rPr>
        <w:alias w:val="Company"/>
        <w:tag w:val=""/>
        <w:id w:val="-1782717534"/>
        <w:dataBinding w:prefixMappings="xmlns:ns0='http://schemas.openxmlformats.org/officeDocument/2006/extended-properties' " w:xpath="/ns0:Properties[1]/ns0:Company[1]" w:storeItemID="{6668398D-A668-4E3E-A5EB-62B293D839F1}"/>
        <w:text/>
      </w:sdtPr>
      <w:sdtContent>
        <w:r w:rsidRPr="007D5D4D">
          <w:rPr>
            <w:b/>
            <w:i/>
            <w:lang w:val="en-US"/>
          </w:rPr>
          <w:t>Fifth Floor Corp.</w:t>
        </w:r>
      </w:sdtContent>
    </w:sdt>
    <w:r w:rsidRPr="00D3705E">
      <w:rPr>
        <w:b/>
        <w:i/>
        <w:lang w:val="en-US"/>
      </w:rPr>
      <w:tab/>
    </w:r>
    <w:sdt>
      <w:sdtPr>
        <w:rPr>
          <w:b/>
          <w:i/>
        </w:rPr>
        <w:alias w:val="Publish Date"/>
        <w:tag w:val=""/>
        <w:id w:val="935558964"/>
        <w:dataBinding w:prefixMappings="xmlns:ns0='http://schemas.microsoft.com/office/2006/coverPageProps' " w:xpath="/ns0:CoverPageProperties[1]/ns0:PublishDate[1]" w:storeItemID="{55AF091B-3C7A-41E3-B477-F2FDAA23CFDA}"/>
        <w:date w:fullDate="2012-09-11T00:00:00Z">
          <w:dateFormat w:val="M/d/yyyy"/>
          <w:lid w:val="en-US"/>
          <w:storeMappedDataAs w:val="dateTime"/>
          <w:calendar w:val="gregorian"/>
        </w:date>
      </w:sdtPr>
      <w:sdtContent>
        <w:r>
          <w:rPr>
            <w:b/>
            <w:i/>
            <w:lang w:val="en-US"/>
          </w:rPr>
          <w:t>9/11/2012</w:t>
        </w:r>
      </w:sdtContent>
    </w:sdt>
  </w:p>
  <w:p w:rsidR="00604DFB" w:rsidRPr="00595763" w:rsidRDefault="00604DFB">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F52A0" w:rsidRDefault="00BF52A0" w:rsidP="00F31C00">
      <w:pPr>
        <w:spacing w:after="0" w:line="240" w:lineRule="auto"/>
      </w:pPr>
      <w:r>
        <w:separator/>
      </w:r>
    </w:p>
  </w:footnote>
  <w:footnote w:type="continuationSeparator" w:id="0">
    <w:p w:rsidR="00BF52A0" w:rsidRDefault="00BF52A0" w:rsidP="00F31C00">
      <w:pPr>
        <w:spacing w:after="0" w:line="240" w:lineRule="auto"/>
      </w:pPr>
      <w:r>
        <w:continuationSeparator/>
      </w:r>
    </w:p>
  </w:footnote>
  <w:footnote w:type="continuationNotice" w:id="1">
    <w:p w:rsidR="00BF52A0" w:rsidRDefault="00BF52A0">
      <w:pPr>
        <w:spacing w:after="0" w:line="240" w:lineRule="auto"/>
      </w:pPr>
    </w:p>
  </w:footnote>
  <w:footnote w:id="2">
    <w:p w:rsidR="00604DFB" w:rsidRPr="00B3049E" w:rsidRDefault="00604DFB" w:rsidP="0004205C">
      <w:pPr>
        <w:pStyle w:val="Textonotapie"/>
        <w:rPr>
          <w:lang w:val="es-ES"/>
        </w:rPr>
      </w:pPr>
      <w:r>
        <w:rPr>
          <w:rStyle w:val="Refdenotaalpie"/>
        </w:rPr>
        <w:footnoteRef/>
      </w:r>
      <w:r w:rsidRPr="00B3049E">
        <w:rPr>
          <w:lang w:val="es-ES"/>
        </w:rPr>
        <w:t xml:space="preserve">Su principal objetivo es encontrar defectos en el  programa, en lugar de </w:t>
      </w:r>
      <w:proofErr w:type="spellStart"/>
      <w:r w:rsidRPr="00B3049E">
        <w:rPr>
          <w:lang w:val="es-ES"/>
        </w:rPr>
        <w:t>considerer</w:t>
      </w:r>
      <w:proofErr w:type="spellEnd"/>
      <w:r w:rsidRPr="00B3049E">
        <w:rPr>
          <w:lang w:val="es-ES"/>
        </w:rPr>
        <w:t xml:space="preserve"> aspectos  mayores del diseño.</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4DFB" w:rsidRPr="00433CC3" w:rsidRDefault="00604DFB" w:rsidP="00993B32">
    <w:pPr>
      <w:pStyle w:val="Encabezado"/>
      <w:rPr>
        <w:b/>
      </w:rPr>
    </w:pPr>
    <w:r w:rsidRPr="00595763">
      <w:rPr>
        <w:b/>
        <w:noProof/>
        <w:lang w:val="es-CO" w:eastAsia="es-CO"/>
      </w:rPr>
      <w:drawing>
        <wp:anchor distT="0" distB="0" distL="114300" distR="114300" simplePos="0" relativeHeight="251657216" behindDoc="1" locked="0" layoutInCell="1" allowOverlap="1">
          <wp:simplePos x="0" y="0"/>
          <wp:positionH relativeFrom="column">
            <wp:posOffset>-918210</wp:posOffset>
          </wp:positionH>
          <wp:positionV relativeFrom="paragraph">
            <wp:posOffset>-120650</wp:posOffset>
          </wp:positionV>
          <wp:extent cx="847725" cy="741045"/>
          <wp:effectExtent l="0" t="0" r="9525" b="1905"/>
          <wp:wrapTight wrapText="bothSides">
            <wp:wrapPolygon edited="0">
              <wp:start x="12620" y="0"/>
              <wp:lineTo x="6796" y="1666"/>
              <wp:lineTo x="0" y="6663"/>
              <wp:lineTo x="0" y="12216"/>
              <wp:lineTo x="2427" y="18879"/>
              <wp:lineTo x="5339" y="21100"/>
              <wp:lineTo x="16989" y="21100"/>
              <wp:lineTo x="19416" y="18879"/>
              <wp:lineTo x="19901" y="13326"/>
              <wp:lineTo x="19416" y="9995"/>
              <wp:lineTo x="21357" y="2776"/>
              <wp:lineTo x="20872" y="0"/>
              <wp:lineTo x="12620" y="0"/>
            </wp:wrapPolygon>
          </wp:wrapTight>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47725" cy="741045"/>
                  </a:xfrm>
                  <a:prstGeom prst="rect">
                    <a:avLst/>
                  </a:prstGeom>
                </pic:spPr>
              </pic:pic>
            </a:graphicData>
          </a:graphic>
        </wp:anchor>
      </w:drawing>
    </w:r>
    <w:r w:rsidRPr="00433CC3">
      <w:rPr>
        <w:b/>
      </w:rPr>
      <w:t>FIFTH FLOOR CORP</w:t>
    </w:r>
  </w:p>
  <w:p w:rsidR="00604DFB" w:rsidRPr="00433CC3" w:rsidRDefault="00604DFB" w:rsidP="00993B32">
    <w:pPr>
      <w:pStyle w:val="Encabezado"/>
      <w:rPr>
        <w:b/>
      </w:rPr>
    </w:pPr>
    <w:r w:rsidRPr="00433CC3">
      <w:rPr>
        <w:b/>
      </w:rPr>
      <w:t>SPMP</w:t>
    </w:r>
  </w:p>
  <w:p w:rsidR="00604DFB" w:rsidRDefault="00604DFB" w:rsidP="00595763">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4DFB" w:rsidRDefault="00604DFB" w:rsidP="00082A52">
    <w:pPr>
      <w:pStyle w:val="Encabezado"/>
      <w:jc w:val="right"/>
      <w:rPr>
        <w:b/>
      </w:rPr>
    </w:pPr>
    <w:r w:rsidRPr="00595763">
      <w:rPr>
        <w:b/>
        <w:noProof/>
        <w:lang w:val="es-CO" w:eastAsia="es-CO"/>
      </w:rPr>
      <w:drawing>
        <wp:anchor distT="0" distB="0" distL="114300" distR="114300" simplePos="0" relativeHeight="251656192" behindDoc="1" locked="0" layoutInCell="1" allowOverlap="1">
          <wp:simplePos x="0" y="0"/>
          <wp:positionH relativeFrom="column">
            <wp:posOffset>5608103</wp:posOffset>
          </wp:positionH>
          <wp:positionV relativeFrom="paragraph">
            <wp:posOffset>-1905</wp:posOffset>
          </wp:positionV>
          <wp:extent cx="847725" cy="741045"/>
          <wp:effectExtent l="0" t="0" r="9525" b="1905"/>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47725" cy="741045"/>
                  </a:xfrm>
                  <a:prstGeom prst="rect">
                    <a:avLst/>
                  </a:prstGeom>
                </pic:spPr>
              </pic:pic>
            </a:graphicData>
          </a:graphic>
        </wp:anchor>
      </w:drawing>
    </w:r>
  </w:p>
  <w:p w:rsidR="00604DFB" w:rsidRPr="00433CC3" w:rsidRDefault="00604DFB" w:rsidP="00082A52">
    <w:pPr>
      <w:pStyle w:val="Encabezado"/>
      <w:jc w:val="right"/>
      <w:rPr>
        <w:b/>
      </w:rPr>
    </w:pPr>
    <w:r w:rsidRPr="00433CC3">
      <w:rPr>
        <w:b/>
      </w:rPr>
      <w:t>FIFTH FLOOR CORP</w:t>
    </w:r>
  </w:p>
  <w:p w:rsidR="00604DFB" w:rsidRPr="00433CC3" w:rsidRDefault="00604DFB" w:rsidP="00082A52">
    <w:pPr>
      <w:pStyle w:val="Encabezado"/>
      <w:jc w:val="right"/>
      <w:rPr>
        <w:b/>
      </w:rPr>
    </w:pPr>
    <w:r w:rsidRPr="00433CC3">
      <w:rPr>
        <w:b/>
      </w:rPr>
      <w:t>SPMP</w:t>
    </w:r>
  </w:p>
  <w:p w:rsidR="00604DFB" w:rsidRDefault="00604DFB" w:rsidP="00B87FCF">
    <w:pPr>
      <w:pStyle w:val="Encabezado"/>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D2A81"/>
    <w:multiLevelType w:val="multilevel"/>
    <w:tmpl w:val="9CE8EC56"/>
    <w:styleLink w:val="WWNum22"/>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
    <w:nsid w:val="066A476A"/>
    <w:multiLevelType w:val="hybridMultilevel"/>
    <w:tmpl w:val="C98807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
    <w:nsid w:val="08083CA3"/>
    <w:multiLevelType w:val="hybridMultilevel"/>
    <w:tmpl w:val="EBA6C4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BBA1247"/>
    <w:multiLevelType w:val="hybridMultilevel"/>
    <w:tmpl w:val="E4E26F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20929FB"/>
    <w:multiLevelType w:val="hybridMultilevel"/>
    <w:tmpl w:val="31CCC3DA"/>
    <w:lvl w:ilvl="0" w:tplc="0C0A0001">
      <w:start w:val="1"/>
      <w:numFmt w:val="bullet"/>
      <w:lvlText w:val=""/>
      <w:lvlJc w:val="left"/>
      <w:pPr>
        <w:ind w:left="1068" w:hanging="360"/>
      </w:pPr>
      <w:rPr>
        <w:rFonts w:ascii="Symbol" w:hAnsi="Symbol"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5">
    <w:nsid w:val="1220037F"/>
    <w:multiLevelType w:val="multilevel"/>
    <w:tmpl w:val="885CA642"/>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6">
    <w:nsid w:val="12FD1769"/>
    <w:multiLevelType w:val="hybridMultilevel"/>
    <w:tmpl w:val="85883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63314E"/>
    <w:multiLevelType w:val="hybridMultilevel"/>
    <w:tmpl w:val="6D3292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8">
    <w:nsid w:val="1D81121A"/>
    <w:multiLevelType w:val="multilevel"/>
    <w:tmpl w:val="6C1CEC04"/>
    <w:styleLink w:val="WWNum21"/>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9">
    <w:nsid w:val="23AE0A62"/>
    <w:multiLevelType w:val="multilevel"/>
    <w:tmpl w:val="E880113A"/>
    <w:lvl w:ilvl="0">
      <w:start w:val="1"/>
      <w:numFmt w:val="decimal"/>
      <w:lvlText w:val="%1."/>
      <w:lvlJc w:val="left"/>
      <w:pPr>
        <w:ind w:left="720" w:hanging="360"/>
      </w:pPr>
      <w:rPr>
        <w:rFonts w:hint="default"/>
      </w:rPr>
    </w:lvl>
    <w:lvl w:ilvl="1">
      <w:start w:val="7"/>
      <w:numFmt w:val="decimal"/>
      <w:isLgl/>
      <w:lvlText w:val="%1.%2"/>
      <w:lvlJc w:val="left"/>
      <w:pPr>
        <w:ind w:left="840" w:hanging="480"/>
      </w:pPr>
      <w:rPr>
        <w:rFonts w:cstheme="majorBidi"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080" w:hanging="72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440" w:hanging="108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1800" w:hanging="1440"/>
      </w:pPr>
      <w:rPr>
        <w:rFonts w:cstheme="majorBidi" w:hint="default"/>
      </w:rPr>
    </w:lvl>
    <w:lvl w:ilvl="8">
      <w:start w:val="1"/>
      <w:numFmt w:val="decimal"/>
      <w:isLgl/>
      <w:lvlText w:val="%1.%2.%3.%4.%5.%6.%7.%8.%9"/>
      <w:lvlJc w:val="left"/>
      <w:pPr>
        <w:ind w:left="1800" w:hanging="1440"/>
      </w:pPr>
      <w:rPr>
        <w:rFonts w:cstheme="majorBidi" w:hint="default"/>
      </w:rPr>
    </w:lvl>
  </w:abstractNum>
  <w:abstractNum w:abstractNumId="10">
    <w:nsid w:val="25555B14"/>
    <w:multiLevelType w:val="hybridMultilevel"/>
    <w:tmpl w:val="C6E4C3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1">
    <w:nsid w:val="278F4259"/>
    <w:multiLevelType w:val="multilevel"/>
    <w:tmpl w:val="108E85D8"/>
    <w:styleLink w:val="WWNum23"/>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2">
    <w:nsid w:val="2BA47F36"/>
    <w:multiLevelType w:val="multilevel"/>
    <w:tmpl w:val="22C431DE"/>
    <w:styleLink w:val="WWNum17"/>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3">
    <w:nsid w:val="2E566388"/>
    <w:multiLevelType w:val="hybridMultilevel"/>
    <w:tmpl w:val="555E6066"/>
    <w:lvl w:ilvl="0" w:tplc="240A0003">
      <w:start w:val="1"/>
      <w:numFmt w:val="bullet"/>
      <w:lvlText w:val="o"/>
      <w:lvlJc w:val="left"/>
      <w:pPr>
        <w:ind w:left="1068" w:hanging="360"/>
      </w:pPr>
      <w:rPr>
        <w:rFonts w:ascii="Courier New" w:hAnsi="Courier New" w:cs="Courier New"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4">
    <w:nsid w:val="2E937E3D"/>
    <w:multiLevelType w:val="hybridMultilevel"/>
    <w:tmpl w:val="108AE8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5">
    <w:nsid w:val="336272F1"/>
    <w:multiLevelType w:val="multilevel"/>
    <w:tmpl w:val="C3A4E0D8"/>
    <w:styleLink w:val="WWNum16"/>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6">
    <w:nsid w:val="352921BE"/>
    <w:multiLevelType w:val="multilevel"/>
    <w:tmpl w:val="5A60A286"/>
    <w:styleLink w:val="WWNum18"/>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7">
    <w:nsid w:val="391F1EAC"/>
    <w:multiLevelType w:val="hybridMultilevel"/>
    <w:tmpl w:val="241004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3FF01200"/>
    <w:multiLevelType w:val="hybridMultilevel"/>
    <w:tmpl w:val="6956A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07E6A5D"/>
    <w:multiLevelType w:val="hybridMultilevel"/>
    <w:tmpl w:val="5C627E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0A415F2"/>
    <w:multiLevelType w:val="hybridMultilevel"/>
    <w:tmpl w:val="12BAC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144BA8"/>
    <w:multiLevelType w:val="multilevel"/>
    <w:tmpl w:val="75AE1750"/>
    <w:styleLink w:val="WWNum19"/>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2">
    <w:nsid w:val="4FF52C0C"/>
    <w:multiLevelType w:val="multilevel"/>
    <w:tmpl w:val="2BF6E858"/>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3">
    <w:nsid w:val="530E0A2E"/>
    <w:multiLevelType w:val="hybridMultilevel"/>
    <w:tmpl w:val="59CEA062"/>
    <w:lvl w:ilvl="0" w:tplc="88F491CA">
      <w:start w:val="1"/>
      <w:numFmt w:val="decimal"/>
      <w:lvlText w:val="%1."/>
      <w:lvlJc w:val="left"/>
      <w:pPr>
        <w:ind w:left="1065" w:hanging="360"/>
      </w:pPr>
    </w:lvl>
    <w:lvl w:ilvl="1" w:tplc="0C0A0019">
      <w:start w:val="1"/>
      <w:numFmt w:val="lowerLetter"/>
      <w:lvlText w:val="%2."/>
      <w:lvlJc w:val="left"/>
      <w:pPr>
        <w:ind w:left="1785" w:hanging="360"/>
      </w:pPr>
    </w:lvl>
    <w:lvl w:ilvl="2" w:tplc="0C0A001B">
      <w:start w:val="1"/>
      <w:numFmt w:val="lowerRoman"/>
      <w:lvlText w:val="%3."/>
      <w:lvlJc w:val="right"/>
      <w:pPr>
        <w:ind w:left="2505" w:hanging="180"/>
      </w:pPr>
    </w:lvl>
    <w:lvl w:ilvl="3" w:tplc="0C0A000F">
      <w:start w:val="1"/>
      <w:numFmt w:val="decimal"/>
      <w:lvlText w:val="%4."/>
      <w:lvlJc w:val="left"/>
      <w:pPr>
        <w:ind w:left="3225" w:hanging="360"/>
      </w:pPr>
    </w:lvl>
    <w:lvl w:ilvl="4" w:tplc="0C0A0019">
      <w:start w:val="1"/>
      <w:numFmt w:val="lowerLetter"/>
      <w:lvlText w:val="%5."/>
      <w:lvlJc w:val="left"/>
      <w:pPr>
        <w:ind w:left="3945" w:hanging="360"/>
      </w:pPr>
    </w:lvl>
    <w:lvl w:ilvl="5" w:tplc="0C0A001B">
      <w:start w:val="1"/>
      <w:numFmt w:val="lowerRoman"/>
      <w:lvlText w:val="%6."/>
      <w:lvlJc w:val="right"/>
      <w:pPr>
        <w:ind w:left="4665" w:hanging="180"/>
      </w:pPr>
    </w:lvl>
    <w:lvl w:ilvl="6" w:tplc="0C0A000F">
      <w:start w:val="1"/>
      <w:numFmt w:val="decimal"/>
      <w:lvlText w:val="%7."/>
      <w:lvlJc w:val="left"/>
      <w:pPr>
        <w:ind w:left="5385" w:hanging="360"/>
      </w:pPr>
    </w:lvl>
    <w:lvl w:ilvl="7" w:tplc="0C0A0019">
      <w:start w:val="1"/>
      <w:numFmt w:val="lowerLetter"/>
      <w:lvlText w:val="%8."/>
      <w:lvlJc w:val="left"/>
      <w:pPr>
        <w:ind w:left="6105" w:hanging="360"/>
      </w:pPr>
    </w:lvl>
    <w:lvl w:ilvl="8" w:tplc="0C0A001B">
      <w:start w:val="1"/>
      <w:numFmt w:val="lowerRoman"/>
      <w:lvlText w:val="%9."/>
      <w:lvlJc w:val="right"/>
      <w:pPr>
        <w:ind w:left="6825" w:hanging="180"/>
      </w:pPr>
    </w:lvl>
  </w:abstractNum>
  <w:abstractNum w:abstractNumId="24">
    <w:nsid w:val="535072D2"/>
    <w:multiLevelType w:val="hybridMultilevel"/>
    <w:tmpl w:val="428EB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3801642"/>
    <w:multiLevelType w:val="multilevel"/>
    <w:tmpl w:val="3EFC9514"/>
    <w:styleLink w:val="WWNum29"/>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6">
    <w:nsid w:val="588C29B7"/>
    <w:multiLevelType w:val="hybridMultilevel"/>
    <w:tmpl w:val="08A85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11C3393"/>
    <w:multiLevelType w:val="multilevel"/>
    <w:tmpl w:val="EB2EC2A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bullet"/>
      <w:lvlText w:val=""/>
      <w:lvlJc w:val="left"/>
      <w:pPr>
        <w:tabs>
          <w:tab w:val="num" w:pos="720"/>
        </w:tabs>
        <w:ind w:left="720" w:hanging="720"/>
      </w:pPr>
      <w:rPr>
        <w:rFonts w:ascii="Symbol" w:hAnsi="Symbol" w:hint="default"/>
      </w:r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8">
    <w:nsid w:val="62564044"/>
    <w:multiLevelType w:val="hybridMultilevel"/>
    <w:tmpl w:val="712E60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9">
    <w:nsid w:val="633D5C72"/>
    <w:multiLevelType w:val="multilevel"/>
    <w:tmpl w:val="B114C4F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0">
    <w:nsid w:val="63E16ED4"/>
    <w:multiLevelType w:val="hybridMultilevel"/>
    <w:tmpl w:val="00E25302"/>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1">
    <w:nsid w:val="6699517E"/>
    <w:multiLevelType w:val="multilevel"/>
    <w:tmpl w:val="2FC64136"/>
    <w:styleLink w:val="WWNum30"/>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32">
    <w:nsid w:val="69BF2528"/>
    <w:multiLevelType w:val="hybridMultilevel"/>
    <w:tmpl w:val="706A14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74AB1BAC"/>
    <w:multiLevelType w:val="hybridMultilevel"/>
    <w:tmpl w:val="BB26235C"/>
    <w:lvl w:ilvl="0" w:tplc="C04A8582">
      <w:start w:val="1"/>
      <w:numFmt w:val="bullet"/>
      <w:lvlText w:val=""/>
      <w:lvlJc w:val="left"/>
      <w:pPr>
        <w:ind w:left="1068" w:hanging="360"/>
      </w:pPr>
      <w:rPr>
        <w:rFonts w:ascii="Symbol" w:hAnsi="Symbol" w:hint="default"/>
      </w:rPr>
    </w:lvl>
    <w:lvl w:ilvl="1" w:tplc="7200F9EC" w:tentative="1">
      <w:start w:val="1"/>
      <w:numFmt w:val="lowerLetter"/>
      <w:lvlText w:val="%2."/>
      <w:lvlJc w:val="left"/>
      <w:pPr>
        <w:ind w:left="1788" w:hanging="360"/>
      </w:pPr>
    </w:lvl>
    <w:lvl w:ilvl="2" w:tplc="960020F8" w:tentative="1">
      <w:start w:val="1"/>
      <w:numFmt w:val="lowerRoman"/>
      <w:lvlText w:val="%3."/>
      <w:lvlJc w:val="right"/>
      <w:pPr>
        <w:ind w:left="2508" w:hanging="180"/>
      </w:pPr>
    </w:lvl>
    <w:lvl w:ilvl="3" w:tplc="28D00C86" w:tentative="1">
      <w:start w:val="1"/>
      <w:numFmt w:val="decimal"/>
      <w:lvlText w:val="%4."/>
      <w:lvlJc w:val="left"/>
      <w:pPr>
        <w:ind w:left="3228" w:hanging="360"/>
      </w:pPr>
    </w:lvl>
    <w:lvl w:ilvl="4" w:tplc="CD70F2B0" w:tentative="1">
      <w:start w:val="1"/>
      <w:numFmt w:val="lowerLetter"/>
      <w:lvlText w:val="%5."/>
      <w:lvlJc w:val="left"/>
      <w:pPr>
        <w:ind w:left="3948" w:hanging="360"/>
      </w:pPr>
    </w:lvl>
    <w:lvl w:ilvl="5" w:tplc="F2FA01EE" w:tentative="1">
      <w:start w:val="1"/>
      <w:numFmt w:val="lowerRoman"/>
      <w:lvlText w:val="%6."/>
      <w:lvlJc w:val="right"/>
      <w:pPr>
        <w:ind w:left="4668" w:hanging="180"/>
      </w:pPr>
    </w:lvl>
    <w:lvl w:ilvl="6" w:tplc="895C33C6" w:tentative="1">
      <w:start w:val="1"/>
      <w:numFmt w:val="decimal"/>
      <w:lvlText w:val="%7."/>
      <w:lvlJc w:val="left"/>
      <w:pPr>
        <w:ind w:left="5388" w:hanging="360"/>
      </w:pPr>
    </w:lvl>
    <w:lvl w:ilvl="7" w:tplc="8FAA0202" w:tentative="1">
      <w:start w:val="1"/>
      <w:numFmt w:val="lowerLetter"/>
      <w:lvlText w:val="%8."/>
      <w:lvlJc w:val="left"/>
      <w:pPr>
        <w:ind w:left="6108" w:hanging="360"/>
      </w:pPr>
    </w:lvl>
    <w:lvl w:ilvl="8" w:tplc="40B6D940" w:tentative="1">
      <w:start w:val="1"/>
      <w:numFmt w:val="lowerRoman"/>
      <w:lvlText w:val="%9."/>
      <w:lvlJc w:val="right"/>
      <w:pPr>
        <w:ind w:left="6828" w:hanging="180"/>
      </w:pPr>
    </w:lvl>
  </w:abstractNum>
  <w:abstractNum w:abstractNumId="34">
    <w:nsid w:val="74CA2F54"/>
    <w:multiLevelType w:val="multilevel"/>
    <w:tmpl w:val="1830420C"/>
    <w:lvl w:ilvl="0">
      <w:start w:val="1"/>
      <w:numFmt w:val="decimal"/>
      <w:lvlText w:val="%1."/>
      <w:lvlJc w:val="left"/>
      <w:pPr>
        <w:ind w:left="1212" w:hanging="360"/>
      </w:pPr>
    </w:lvl>
    <w:lvl w:ilvl="1">
      <w:start w:val="1"/>
      <w:numFmt w:val="decimal"/>
      <w:isLgl/>
      <w:lvlText w:val="%1.%2."/>
      <w:lvlJc w:val="left"/>
      <w:pPr>
        <w:ind w:left="1572" w:hanging="720"/>
      </w:pPr>
      <w:rPr>
        <w:rFonts w:hint="default"/>
      </w:rPr>
    </w:lvl>
    <w:lvl w:ilvl="2">
      <w:start w:val="3"/>
      <w:numFmt w:val="decimal"/>
      <w:isLgl/>
      <w:lvlText w:val="%1.%2.%3."/>
      <w:lvlJc w:val="left"/>
      <w:pPr>
        <w:ind w:left="1572" w:hanging="720"/>
      </w:pPr>
      <w:rPr>
        <w:rFonts w:hint="default"/>
      </w:rPr>
    </w:lvl>
    <w:lvl w:ilvl="3">
      <w:start w:val="1"/>
      <w:numFmt w:val="decimal"/>
      <w:isLgl/>
      <w:lvlText w:val="%1.%2.%3.%4."/>
      <w:lvlJc w:val="left"/>
      <w:pPr>
        <w:ind w:left="1932" w:hanging="1080"/>
      </w:pPr>
      <w:rPr>
        <w:rFonts w:hint="default"/>
      </w:rPr>
    </w:lvl>
    <w:lvl w:ilvl="4">
      <w:start w:val="1"/>
      <w:numFmt w:val="decimal"/>
      <w:isLgl/>
      <w:lvlText w:val="%1.%2.%3.%4.%5."/>
      <w:lvlJc w:val="left"/>
      <w:pPr>
        <w:ind w:left="1932" w:hanging="1080"/>
      </w:pPr>
      <w:rPr>
        <w:rFonts w:hint="default"/>
      </w:rPr>
    </w:lvl>
    <w:lvl w:ilvl="5">
      <w:start w:val="1"/>
      <w:numFmt w:val="decimal"/>
      <w:isLgl/>
      <w:lvlText w:val="%1.%2.%3.%4.%5.%6."/>
      <w:lvlJc w:val="left"/>
      <w:pPr>
        <w:ind w:left="2292" w:hanging="1440"/>
      </w:pPr>
      <w:rPr>
        <w:rFonts w:hint="default"/>
      </w:rPr>
    </w:lvl>
    <w:lvl w:ilvl="6">
      <w:start w:val="1"/>
      <w:numFmt w:val="decimal"/>
      <w:isLgl/>
      <w:lvlText w:val="%1.%2.%3.%4.%5.%6.%7."/>
      <w:lvlJc w:val="left"/>
      <w:pPr>
        <w:ind w:left="2292" w:hanging="1440"/>
      </w:pPr>
      <w:rPr>
        <w:rFonts w:hint="default"/>
      </w:rPr>
    </w:lvl>
    <w:lvl w:ilvl="7">
      <w:start w:val="1"/>
      <w:numFmt w:val="decimal"/>
      <w:isLgl/>
      <w:lvlText w:val="%1.%2.%3.%4.%5.%6.%7.%8."/>
      <w:lvlJc w:val="left"/>
      <w:pPr>
        <w:ind w:left="2652" w:hanging="1800"/>
      </w:pPr>
      <w:rPr>
        <w:rFonts w:hint="default"/>
      </w:rPr>
    </w:lvl>
    <w:lvl w:ilvl="8">
      <w:start w:val="1"/>
      <w:numFmt w:val="decimal"/>
      <w:isLgl/>
      <w:lvlText w:val="%1.%2.%3.%4.%5.%6.%7.%8.%9."/>
      <w:lvlJc w:val="left"/>
      <w:pPr>
        <w:ind w:left="3012" w:hanging="2160"/>
      </w:pPr>
      <w:rPr>
        <w:rFonts w:hint="default"/>
      </w:rPr>
    </w:lvl>
  </w:abstractNum>
  <w:abstractNum w:abstractNumId="35">
    <w:nsid w:val="76EC02E0"/>
    <w:multiLevelType w:val="multilevel"/>
    <w:tmpl w:val="F79012D0"/>
    <w:lvl w:ilvl="0">
      <w:start w:val="1"/>
      <w:numFmt w:val="none"/>
      <w:pStyle w:val="Heading1"/>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6">
    <w:nsid w:val="79981900"/>
    <w:multiLevelType w:val="hybridMultilevel"/>
    <w:tmpl w:val="8C983298"/>
    <w:lvl w:ilvl="0" w:tplc="B2005DEC">
      <w:start w:val="1"/>
      <w:numFmt w:val="bullet"/>
      <w:lvlText w:val=""/>
      <w:lvlJc w:val="left"/>
      <w:pPr>
        <w:ind w:left="720" w:hanging="360"/>
      </w:pPr>
      <w:rPr>
        <w:rFonts w:ascii="Symbol" w:hAnsi="Symbol" w:hint="default"/>
      </w:rPr>
    </w:lvl>
    <w:lvl w:ilvl="1" w:tplc="B2D666BA" w:tentative="1">
      <w:start w:val="1"/>
      <w:numFmt w:val="bullet"/>
      <w:lvlText w:val="o"/>
      <w:lvlJc w:val="left"/>
      <w:pPr>
        <w:ind w:left="1440" w:hanging="360"/>
      </w:pPr>
      <w:rPr>
        <w:rFonts w:ascii="Courier New" w:hAnsi="Courier New" w:hint="default"/>
      </w:rPr>
    </w:lvl>
    <w:lvl w:ilvl="2" w:tplc="65087BF0" w:tentative="1">
      <w:start w:val="1"/>
      <w:numFmt w:val="bullet"/>
      <w:lvlText w:val=""/>
      <w:lvlJc w:val="left"/>
      <w:pPr>
        <w:ind w:left="2160" w:hanging="360"/>
      </w:pPr>
      <w:rPr>
        <w:rFonts w:ascii="Wingdings" w:hAnsi="Wingdings" w:hint="default"/>
      </w:rPr>
    </w:lvl>
    <w:lvl w:ilvl="3" w:tplc="314A5B26" w:tentative="1">
      <w:start w:val="1"/>
      <w:numFmt w:val="bullet"/>
      <w:lvlText w:val=""/>
      <w:lvlJc w:val="left"/>
      <w:pPr>
        <w:ind w:left="2880" w:hanging="360"/>
      </w:pPr>
      <w:rPr>
        <w:rFonts w:ascii="Symbol" w:hAnsi="Symbol" w:hint="default"/>
      </w:rPr>
    </w:lvl>
    <w:lvl w:ilvl="4" w:tplc="18E2F80C" w:tentative="1">
      <w:start w:val="1"/>
      <w:numFmt w:val="bullet"/>
      <w:lvlText w:val="o"/>
      <w:lvlJc w:val="left"/>
      <w:pPr>
        <w:ind w:left="3600" w:hanging="360"/>
      </w:pPr>
      <w:rPr>
        <w:rFonts w:ascii="Courier New" w:hAnsi="Courier New" w:hint="default"/>
      </w:rPr>
    </w:lvl>
    <w:lvl w:ilvl="5" w:tplc="7284CF54" w:tentative="1">
      <w:start w:val="1"/>
      <w:numFmt w:val="bullet"/>
      <w:lvlText w:val=""/>
      <w:lvlJc w:val="left"/>
      <w:pPr>
        <w:ind w:left="4320" w:hanging="360"/>
      </w:pPr>
      <w:rPr>
        <w:rFonts w:ascii="Wingdings" w:hAnsi="Wingdings" w:hint="default"/>
      </w:rPr>
    </w:lvl>
    <w:lvl w:ilvl="6" w:tplc="5D5C1AC2" w:tentative="1">
      <w:start w:val="1"/>
      <w:numFmt w:val="bullet"/>
      <w:lvlText w:val=""/>
      <w:lvlJc w:val="left"/>
      <w:pPr>
        <w:ind w:left="5040" w:hanging="360"/>
      </w:pPr>
      <w:rPr>
        <w:rFonts w:ascii="Symbol" w:hAnsi="Symbol" w:hint="default"/>
      </w:rPr>
    </w:lvl>
    <w:lvl w:ilvl="7" w:tplc="EDFA5622" w:tentative="1">
      <w:start w:val="1"/>
      <w:numFmt w:val="bullet"/>
      <w:lvlText w:val="o"/>
      <w:lvlJc w:val="left"/>
      <w:pPr>
        <w:ind w:left="5760" w:hanging="360"/>
      </w:pPr>
      <w:rPr>
        <w:rFonts w:ascii="Courier New" w:hAnsi="Courier New" w:hint="default"/>
      </w:rPr>
    </w:lvl>
    <w:lvl w:ilvl="8" w:tplc="D312D2EA" w:tentative="1">
      <w:start w:val="1"/>
      <w:numFmt w:val="bullet"/>
      <w:lvlText w:val=""/>
      <w:lvlJc w:val="left"/>
      <w:pPr>
        <w:ind w:left="6480" w:hanging="360"/>
      </w:pPr>
      <w:rPr>
        <w:rFonts w:ascii="Wingdings" w:hAnsi="Wingdings" w:hint="default"/>
      </w:rPr>
    </w:lvl>
  </w:abstractNum>
  <w:abstractNum w:abstractNumId="37">
    <w:nsid w:val="7E6F434B"/>
    <w:multiLevelType w:val="hybridMultilevel"/>
    <w:tmpl w:val="BE52F8D4"/>
    <w:lvl w:ilvl="0" w:tplc="ECA655A8">
      <w:start w:val="1"/>
      <w:numFmt w:val="bullet"/>
      <w:lvlText w:val=""/>
      <w:lvlJc w:val="left"/>
      <w:pPr>
        <w:ind w:left="720" w:hanging="360"/>
      </w:pPr>
      <w:rPr>
        <w:rFonts w:ascii="Symbol" w:hAnsi="Symbol" w:hint="default"/>
      </w:rPr>
    </w:lvl>
    <w:lvl w:ilvl="1" w:tplc="835CEDEA" w:tentative="1">
      <w:start w:val="1"/>
      <w:numFmt w:val="bullet"/>
      <w:lvlText w:val="o"/>
      <w:lvlJc w:val="left"/>
      <w:pPr>
        <w:ind w:left="1440" w:hanging="360"/>
      </w:pPr>
      <w:rPr>
        <w:rFonts w:ascii="Courier New" w:hAnsi="Courier New" w:cs="Courier New" w:hint="default"/>
      </w:rPr>
    </w:lvl>
    <w:lvl w:ilvl="2" w:tplc="DFFAF342" w:tentative="1">
      <w:start w:val="1"/>
      <w:numFmt w:val="bullet"/>
      <w:lvlText w:val=""/>
      <w:lvlJc w:val="left"/>
      <w:pPr>
        <w:ind w:left="2160" w:hanging="360"/>
      </w:pPr>
      <w:rPr>
        <w:rFonts w:ascii="Wingdings" w:hAnsi="Wingdings" w:hint="default"/>
      </w:rPr>
    </w:lvl>
    <w:lvl w:ilvl="3" w:tplc="AC7CABE2" w:tentative="1">
      <w:start w:val="1"/>
      <w:numFmt w:val="bullet"/>
      <w:lvlText w:val=""/>
      <w:lvlJc w:val="left"/>
      <w:pPr>
        <w:ind w:left="2880" w:hanging="360"/>
      </w:pPr>
      <w:rPr>
        <w:rFonts w:ascii="Symbol" w:hAnsi="Symbol" w:hint="default"/>
      </w:rPr>
    </w:lvl>
    <w:lvl w:ilvl="4" w:tplc="962EF13C" w:tentative="1">
      <w:start w:val="1"/>
      <w:numFmt w:val="bullet"/>
      <w:lvlText w:val="o"/>
      <w:lvlJc w:val="left"/>
      <w:pPr>
        <w:ind w:left="3600" w:hanging="360"/>
      </w:pPr>
      <w:rPr>
        <w:rFonts w:ascii="Courier New" w:hAnsi="Courier New" w:cs="Courier New" w:hint="default"/>
      </w:rPr>
    </w:lvl>
    <w:lvl w:ilvl="5" w:tplc="298A11A6" w:tentative="1">
      <w:start w:val="1"/>
      <w:numFmt w:val="bullet"/>
      <w:lvlText w:val=""/>
      <w:lvlJc w:val="left"/>
      <w:pPr>
        <w:ind w:left="4320" w:hanging="360"/>
      </w:pPr>
      <w:rPr>
        <w:rFonts w:ascii="Wingdings" w:hAnsi="Wingdings" w:hint="default"/>
      </w:rPr>
    </w:lvl>
    <w:lvl w:ilvl="6" w:tplc="4D3C8470" w:tentative="1">
      <w:start w:val="1"/>
      <w:numFmt w:val="bullet"/>
      <w:lvlText w:val=""/>
      <w:lvlJc w:val="left"/>
      <w:pPr>
        <w:ind w:left="5040" w:hanging="360"/>
      </w:pPr>
      <w:rPr>
        <w:rFonts w:ascii="Symbol" w:hAnsi="Symbol" w:hint="default"/>
      </w:rPr>
    </w:lvl>
    <w:lvl w:ilvl="7" w:tplc="3CEEF2F0" w:tentative="1">
      <w:start w:val="1"/>
      <w:numFmt w:val="bullet"/>
      <w:lvlText w:val="o"/>
      <w:lvlJc w:val="left"/>
      <w:pPr>
        <w:ind w:left="5760" w:hanging="360"/>
      </w:pPr>
      <w:rPr>
        <w:rFonts w:ascii="Courier New" w:hAnsi="Courier New" w:cs="Courier New" w:hint="default"/>
      </w:rPr>
    </w:lvl>
    <w:lvl w:ilvl="8" w:tplc="9A66DC5E" w:tentative="1">
      <w:start w:val="1"/>
      <w:numFmt w:val="bullet"/>
      <w:lvlText w:val=""/>
      <w:lvlJc w:val="left"/>
      <w:pPr>
        <w:ind w:left="6480" w:hanging="360"/>
      </w:pPr>
      <w:rPr>
        <w:rFonts w:ascii="Wingdings" w:hAnsi="Wingdings" w:hint="default"/>
      </w:rPr>
    </w:lvl>
  </w:abstractNum>
  <w:num w:numId="1">
    <w:abstractNumId w:val="26"/>
  </w:num>
  <w:num w:numId="2">
    <w:abstractNumId w:val="18"/>
  </w:num>
  <w:num w:numId="3">
    <w:abstractNumId w:val="24"/>
  </w:num>
  <w:num w:numId="4">
    <w:abstractNumId w:val="13"/>
  </w:num>
  <w:num w:numId="5">
    <w:abstractNumId w:val="34"/>
  </w:num>
  <w:num w:numId="6">
    <w:abstractNumId w:val="9"/>
  </w:num>
  <w:num w:numId="7">
    <w:abstractNumId w:val="4"/>
  </w:num>
  <w:num w:numId="8">
    <w:abstractNumId w:val="33"/>
  </w:num>
  <w:num w:numId="9">
    <w:abstractNumId w:val="37"/>
  </w:num>
  <w:num w:numId="10">
    <w:abstractNumId w:val="6"/>
  </w:num>
  <w:num w:numId="11">
    <w:abstractNumId w:val="19"/>
  </w:num>
  <w:num w:numId="12">
    <w:abstractNumId w:val="30"/>
  </w:num>
  <w:num w:numId="13">
    <w:abstractNumId w:val="36"/>
  </w:num>
  <w:num w:numId="14">
    <w:abstractNumId w:val="20"/>
  </w:num>
  <w:num w:numId="15">
    <w:abstractNumId w:val="28"/>
  </w:num>
  <w:num w:numId="16">
    <w:abstractNumId w:val="7"/>
  </w:num>
  <w:num w:numId="17">
    <w:abstractNumId w:val="10"/>
  </w:num>
  <w:num w:numId="18">
    <w:abstractNumId w:val="1"/>
  </w:num>
  <w:num w:numId="1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num>
  <w:num w:numId="21">
    <w:abstractNumId w:val="15"/>
  </w:num>
  <w:num w:numId="22">
    <w:abstractNumId w:val="12"/>
  </w:num>
  <w:num w:numId="23">
    <w:abstractNumId w:val="16"/>
  </w:num>
  <w:num w:numId="24">
    <w:abstractNumId w:val="21"/>
  </w:num>
  <w:num w:numId="25">
    <w:abstractNumId w:val="8"/>
  </w:num>
  <w:num w:numId="26">
    <w:abstractNumId w:val="0"/>
  </w:num>
  <w:num w:numId="27">
    <w:abstractNumId w:val="11"/>
  </w:num>
  <w:num w:numId="28">
    <w:abstractNumId w:val="25"/>
  </w:num>
  <w:num w:numId="29">
    <w:abstractNumId w:val="31"/>
  </w:num>
  <w:num w:numId="30">
    <w:abstractNumId w:val="11"/>
  </w:num>
  <w:num w:numId="31">
    <w:abstractNumId w:val="0"/>
  </w:num>
  <w:num w:numId="32">
    <w:abstractNumId w:val="8"/>
  </w:num>
  <w:num w:numId="33">
    <w:abstractNumId w:val="22"/>
  </w:num>
  <w:num w:numId="34">
    <w:abstractNumId w:val="25"/>
  </w:num>
  <w:num w:numId="35">
    <w:abstractNumId w:val="21"/>
  </w:num>
  <w:num w:numId="36">
    <w:abstractNumId w:val="16"/>
  </w:num>
  <w:num w:numId="37">
    <w:abstractNumId w:val="15"/>
  </w:num>
  <w:num w:numId="38">
    <w:abstractNumId w:val="12"/>
  </w:num>
  <w:num w:numId="39">
    <w:abstractNumId w:val="5"/>
  </w:num>
  <w:num w:numId="40">
    <w:abstractNumId w:val="32"/>
  </w:num>
  <w:num w:numId="41">
    <w:abstractNumId w:val="29"/>
  </w:num>
  <w:num w:numId="42">
    <w:abstractNumId w:val="3"/>
  </w:num>
  <w:num w:numId="43">
    <w:abstractNumId w:val="35"/>
  </w:num>
  <w:num w:numId="44">
    <w:abstractNumId w:val="27"/>
  </w:num>
  <w:num w:numId="45">
    <w:abstractNumId w:val="17"/>
  </w:num>
  <w:num w:numId="46">
    <w:abstractNumId w:val="35"/>
  </w:num>
  <w:num w:numId="47">
    <w:abstractNumId w:val="2"/>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activeWritingStyle w:appName="MSWord" w:lang="es-ES" w:vendorID="64" w:dllVersion="131078" w:nlCheck="1" w:checkStyle="0"/>
  <w:activeWritingStyle w:appName="MSWord" w:lang="en-US" w:vendorID="64" w:dllVersion="131078" w:nlCheck="1" w:checkStyle="1"/>
  <w:activeWritingStyle w:appName="MSWord" w:lang="es-CO" w:vendorID="64" w:dllVersion="131078" w:nlCheck="1" w:checkStyle="1"/>
  <w:activeWritingStyle w:appName="MSWord" w:lang="es-ES_tradnl" w:vendorID="64" w:dllVersion="131078" w:nlCheck="1" w:checkStyle="1"/>
  <w:proofState w:spelling="clean"/>
  <w:defaultTabStop w:val="708"/>
  <w:hyphenationZone w:val="425"/>
  <w:evenAndOddHeaders/>
  <w:characterSpacingControl w:val="doNotCompress"/>
  <w:hdrShapeDefaults>
    <o:shapedefaults v:ext="edit" spidmax="19458" style="mso-position-horizontal-relative:margin;mso-position-vertical-relative:margin" o:allowincell="f" fill="f" fillcolor="white" stroke="f">
      <v:fill color="white" on="f"/>
      <v:stroke on="f"/>
    </o:shapedefaults>
  </w:hdrShapeDefaults>
  <w:footnotePr>
    <w:footnote w:id="-1"/>
    <w:footnote w:id="0"/>
    <w:footnote w:id="1"/>
  </w:footnotePr>
  <w:endnotePr>
    <w:endnote w:id="-1"/>
    <w:endnote w:id="0"/>
    <w:endnote w:id="1"/>
  </w:endnotePr>
  <w:compat/>
  <w:rsids>
    <w:rsidRoot w:val="00D9745F"/>
    <w:rsid w:val="0000087E"/>
    <w:rsid w:val="000015CC"/>
    <w:rsid w:val="00006E8E"/>
    <w:rsid w:val="00012760"/>
    <w:rsid w:val="00014AF3"/>
    <w:rsid w:val="00021D3D"/>
    <w:rsid w:val="00023EBC"/>
    <w:rsid w:val="00027FCC"/>
    <w:rsid w:val="00037089"/>
    <w:rsid w:val="0004205C"/>
    <w:rsid w:val="000453FA"/>
    <w:rsid w:val="00053705"/>
    <w:rsid w:val="00053B29"/>
    <w:rsid w:val="00053FDD"/>
    <w:rsid w:val="000618AF"/>
    <w:rsid w:val="00063757"/>
    <w:rsid w:val="000676F2"/>
    <w:rsid w:val="00071C09"/>
    <w:rsid w:val="00074DE9"/>
    <w:rsid w:val="00082A52"/>
    <w:rsid w:val="00090A63"/>
    <w:rsid w:val="00091F96"/>
    <w:rsid w:val="000A0439"/>
    <w:rsid w:val="000A690C"/>
    <w:rsid w:val="000B1A99"/>
    <w:rsid w:val="000B29C3"/>
    <w:rsid w:val="000B65F2"/>
    <w:rsid w:val="000C28A4"/>
    <w:rsid w:val="000C6FCE"/>
    <w:rsid w:val="000D5F78"/>
    <w:rsid w:val="000E1D77"/>
    <w:rsid w:val="000E4ECF"/>
    <w:rsid w:val="000E5301"/>
    <w:rsid w:val="000F128A"/>
    <w:rsid w:val="000F2B5B"/>
    <w:rsid w:val="000F31DA"/>
    <w:rsid w:val="000F40D8"/>
    <w:rsid w:val="00110A1A"/>
    <w:rsid w:val="001138FD"/>
    <w:rsid w:val="001147BE"/>
    <w:rsid w:val="0011798C"/>
    <w:rsid w:val="00127A7A"/>
    <w:rsid w:val="00134599"/>
    <w:rsid w:val="0013610A"/>
    <w:rsid w:val="00136A40"/>
    <w:rsid w:val="0015045F"/>
    <w:rsid w:val="00151ACA"/>
    <w:rsid w:val="00153DF8"/>
    <w:rsid w:val="00156118"/>
    <w:rsid w:val="00161C45"/>
    <w:rsid w:val="00164421"/>
    <w:rsid w:val="00165D9B"/>
    <w:rsid w:val="001713AF"/>
    <w:rsid w:val="001807D7"/>
    <w:rsid w:val="001842CA"/>
    <w:rsid w:val="00185505"/>
    <w:rsid w:val="00195582"/>
    <w:rsid w:val="00196670"/>
    <w:rsid w:val="001A07D6"/>
    <w:rsid w:val="001A129D"/>
    <w:rsid w:val="001B0012"/>
    <w:rsid w:val="001B342C"/>
    <w:rsid w:val="001B3D86"/>
    <w:rsid w:val="001D0D11"/>
    <w:rsid w:val="001D238D"/>
    <w:rsid w:val="001D2DDB"/>
    <w:rsid w:val="001D434A"/>
    <w:rsid w:val="001D43A7"/>
    <w:rsid w:val="001D4AFB"/>
    <w:rsid w:val="001E3740"/>
    <w:rsid w:val="001E566B"/>
    <w:rsid w:val="001E5C03"/>
    <w:rsid w:val="001F0D11"/>
    <w:rsid w:val="001F430B"/>
    <w:rsid w:val="001F52C6"/>
    <w:rsid w:val="002005C1"/>
    <w:rsid w:val="0020671D"/>
    <w:rsid w:val="00215A9C"/>
    <w:rsid w:val="00240F50"/>
    <w:rsid w:val="0024388C"/>
    <w:rsid w:val="002467DC"/>
    <w:rsid w:val="00257C62"/>
    <w:rsid w:val="002610DF"/>
    <w:rsid w:val="00261C8C"/>
    <w:rsid w:val="00263F5C"/>
    <w:rsid w:val="00265D77"/>
    <w:rsid w:val="002717D4"/>
    <w:rsid w:val="0027302C"/>
    <w:rsid w:val="00275D62"/>
    <w:rsid w:val="00277440"/>
    <w:rsid w:val="00280E74"/>
    <w:rsid w:val="00281C61"/>
    <w:rsid w:val="00283B8A"/>
    <w:rsid w:val="002847FD"/>
    <w:rsid w:val="0028556F"/>
    <w:rsid w:val="00290F85"/>
    <w:rsid w:val="00293EF3"/>
    <w:rsid w:val="00296764"/>
    <w:rsid w:val="0029695F"/>
    <w:rsid w:val="002A1841"/>
    <w:rsid w:val="002A2173"/>
    <w:rsid w:val="002A752D"/>
    <w:rsid w:val="002B3388"/>
    <w:rsid w:val="002B7167"/>
    <w:rsid w:val="002B764A"/>
    <w:rsid w:val="002C1BC6"/>
    <w:rsid w:val="002C2033"/>
    <w:rsid w:val="002C62DE"/>
    <w:rsid w:val="002D538C"/>
    <w:rsid w:val="002D5D9A"/>
    <w:rsid w:val="002D70A3"/>
    <w:rsid w:val="002E259F"/>
    <w:rsid w:val="002E3131"/>
    <w:rsid w:val="002E4882"/>
    <w:rsid w:val="002E6599"/>
    <w:rsid w:val="002F5271"/>
    <w:rsid w:val="003011D6"/>
    <w:rsid w:val="0030124A"/>
    <w:rsid w:val="00301D18"/>
    <w:rsid w:val="003040E2"/>
    <w:rsid w:val="00314834"/>
    <w:rsid w:val="003176C0"/>
    <w:rsid w:val="00317FDB"/>
    <w:rsid w:val="003346F1"/>
    <w:rsid w:val="00335CB4"/>
    <w:rsid w:val="00354894"/>
    <w:rsid w:val="003612B4"/>
    <w:rsid w:val="0036590C"/>
    <w:rsid w:val="00367641"/>
    <w:rsid w:val="00382B18"/>
    <w:rsid w:val="00385ECE"/>
    <w:rsid w:val="00386565"/>
    <w:rsid w:val="003905C0"/>
    <w:rsid w:val="003939D0"/>
    <w:rsid w:val="003A103E"/>
    <w:rsid w:val="003A211B"/>
    <w:rsid w:val="003A3625"/>
    <w:rsid w:val="003A3884"/>
    <w:rsid w:val="003A6582"/>
    <w:rsid w:val="003A6D2F"/>
    <w:rsid w:val="003B05C8"/>
    <w:rsid w:val="003B0CF8"/>
    <w:rsid w:val="003B2ED1"/>
    <w:rsid w:val="003B7A3E"/>
    <w:rsid w:val="003C1C46"/>
    <w:rsid w:val="003C3F8F"/>
    <w:rsid w:val="003C6BF8"/>
    <w:rsid w:val="003D3F74"/>
    <w:rsid w:val="003D6130"/>
    <w:rsid w:val="003F25AE"/>
    <w:rsid w:val="003F2F36"/>
    <w:rsid w:val="00401103"/>
    <w:rsid w:val="00403840"/>
    <w:rsid w:val="0040717F"/>
    <w:rsid w:val="00411EE5"/>
    <w:rsid w:val="00415C9E"/>
    <w:rsid w:val="0041620E"/>
    <w:rsid w:val="004175B1"/>
    <w:rsid w:val="004229A8"/>
    <w:rsid w:val="0042334F"/>
    <w:rsid w:val="00430B02"/>
    <w:rsid w:val="004358D6"/>
    <w:rsid w:val="00435FCD"/>
    <w:rsid w:val="00436757"/>
    <w:rsid w:val="00446913"/>
    <w:rsid w:val="004473C1"/>
    <w:rsid w:val="00447AD7"/>
    <w:rsid w:val="00450168"/>
    <w:rsid w:val="0045271C"/>
    <w:rsid w:val="00457BCC"/>
    <w:rsid w:val="00465A9C"/>
    <w:rsid w:val="00465FE6"/>
    <w:rsid w:val="004663EA"/>
    <w:rsid w:val="004667D5"/>
    <w:rsid w:val="00475107"/>
    <w:rsid w:val="00476FC8"/>
    <w:rsid w:val="00485D66"/>
    <w:rsid w:val="004945FA"/>
    <w:rsid w:val="004A49E8"/>
    <w:rsid w:val="004A7753"/>
    <w:rsid w:val="004B2298"/>
    <w:rsid w:val="004B3AFA"/>
    <w:rsid w:val="004B76CE"/>
    <w:rsid w:val="004C43EB"/>
    <w:rsid w:val="004C7CA3"/>
    <w:rsid w:val="004D4489"/>
    <w:rsid w:val="004E0C3D"/>
    <w:rsid w:val="004E1F4F"/>
    <w:rsid w:val="004E39FF"/>
    <w:rsid w:val="004E454C"/>
    <w:rsid w:val="004E5995"/>
    <w:rsid w:val="004F2EB7"/>
    <w:rsid w:val="004F6D68"/>
    <w:rsid w:val="00502E46"/>
    <w:rsid w:val="00505E53"/>
    <w:rsid w:val="00507078"/>
    <w:rsid w:val="00510198"/>
    <w:rsid w:val="0053157C"/>
    <w:rsid w:val="00536F6E"/>
    <w:rsid w:val="00540A55"/>
    <w:rsid w:val="0054316A"/>
    <w:rsid w:val="00545FFC"/>
    <w:rsid w:val="00551988"/>
    <w:rsid w:val="00556389"/>
    <w:rsid w:val="00560B0C"/>
    <w:rsid w:val="0056115C"/>
    <w:rsid w:val="00561550"/>
    <w:rsid w:val="00562872"/>
    <w:rsid w:val="00566B5C"/>
    <w:rsid w:val="00567D09"/>
    <w:rsid w:val="00573A17"/>
    <w:rsid w:val="00575330"/>
    <w:rsid w:val="0057544F"/>
    <w:rsid w:val="00581B37"/>
    <w:rsid w:val="0058475B"/>
    <w:rsid w:val="00586375"/>
    <w:rsid w:val="0059126F"/>
    <w:rsid w:val="00595763"/>
    <w:rsid w:val="00597105"/>
    <w:rsid w:val="00597305"/>
    <w:rsid w:val="005A183A"/>
    <w:rsid w:val="005A2719"/>
    <w:rsid w:val="005A677B"/>
    <w:rsid w:val="005C6CBC"/>
    <w:rsid w:val="005D04C1"/>
    <w:rsid w:val="005D0723"/>
    <w:rsid w:val="005D7FA7"/>
    <w:rsid w:val="005E36E0"/>
    <w:rsid w:val="005E7110"/>
    <w:rsid w:val="005F5233"/>
    <w:rsid w:val="00604DFB"/>
    <w:rsid w:val="00605716"/>
    <w:rsid w:val="006130F0"/>
    <w:rsid w:val="006161CE"/>
    <w:rsid w:val="00617B4E"/>
    <w:rsid w:val="00620DD1"/>
    <w:rsid w:val="00622190"/>
    <w:rsid w:val="006247A7"/>
    <w:rsid w:val="006263D1"/>
    <w:rsid w:val="00627816"/>
    <w:rsid w:val="00633681"/>
    <w:rsid w:val="006372D7"/>
    <w:rsid w:val="00652C1B"/>
    <w:rsid w:val="00657599"/>
    <w:rsid w:val="0066202B"/>
    <w:rsid w:val="006621FD"/>
    <w:rsid w:val="00665C7B"/>
    <w:rsid w:val="00672B8F"/>
    <w:rsid w:val="00681D3D"/>
    <w:rsid w:val="00685013"/>
    <w:rsid w:val="006877A3"/>
    <w:rsid w:val="00691968"/>
    <w:rsid w:val="00692F6D"/>
    <w:rsid w:val="0069422B"/>
    <w:rsid w:val="006A10A3"/>
    <w:rsid w:val="006A5521"/>
    <w:rsid w:val="006A6E3B"/>
    <w:rsid w:val="006B1F4F"/>
    <w:rsid w:val="006B5826"/>
    <w:rsid w:val="006C12CB"/>
    <w:rsid w:val="006C1775"/>
    <w:rsid w:val="006C587B"/>
    <w:rsid w:val="006C7302"/>
    <w:rsid w:val="006D3836"/>
    <w:rsid w:val="006D4EB5"/>
    <w:rsid w:val="006D6F62"/>
    <w:rsid w:val="006E1091"/>
    <w:rsid w:val="006E13F3"/>
    <w:rsid w:val="006E1A25"/>
    <w:rsid w:val="006E2445"/>
    <w:rsid w:val="006E37F2"/>
    <w:rsid w:val="006E53F0"/>
    <w:rsid w:val="006F56D3"/>
    <w:rsid w:val="0070331B"/>
    <w:rsid w:val="00710A74"/>
    <w:rsid w:val="00710C9F"/>
    <w:rsid w:val="007171BE"/>
    <w:rsid w:val="00721E4D"/>
    <w:rsid w:val="00727649"/>
    <w:rsid w:val="007279EC"/>
    <w:rsid w:val="00730A2F"/>
    <w:rsid w:val="007354D3"/>
    <w:rsid w:val="00736191"/>
    <w:rsid w:val="00736617"/>
    <w:rsid w:val="00747E02"/>
    <w:rsid w:val="00757938"/>
    <w:rsid w:val="00761AFF"/>
    <w:rsid w:val="0077450E"/>
    <w:rsid w:val="00774C8D"/>
    <w:rsid w:val="0077577E"/>
    <w:rsid w:val="007861C5"/>
    <w:rsid w:val="007A3BD4"/>
    <w:rsid w:val="007A5F6E"/>
    <w:rsid w:val="007A7790"/>
    <w:rsid w:val="007B0672"/>
    <w:rsid w:val="007B2B4D"/>
    <w:rsid w:val="007D5B8F"/>
    <w:rsid w:val="007D5D4D"/>
    <w:rsid w:val="007D6948"/>
    <w:rsid w:val="007E5B07"/>
    <w:rsid w:val="007E6270"/>
    <w:rsid w:val="007E641C"/>
    <w:rsid w:val="007E78E0"/>
    <w:rsid w:val="007F7442"/>
    <w:rsid w:val="00801147"/>
    <w:rsid w:val="008040D2"/>
    <w:rsid w:val="00806AC3"/>
    <w:rsid w:val="008076C4"/>
    <w:rsid w:val="00810DFF"/>
    <w:rsid w:val="0081290A"/>
    <w:rsid w:val="008355CE"/>
    <w:rsid w:val="0083689C"/>
    <w:rsid w:val="00840403"/>
    <w:rsid w:val="00857EE2"/>
    <w:rsid w:val="00860219"/>
    <w:rsid w:val="00860FEE"/>
    <w:rsid w:val="00862494"/>
    <w:rsid w:val="00865F89"/>
    <w:rsid w:val="008673B6"/>
    <w:rsid w:val="00874EE1"/>
    <w:rsid w:val="0087616E"/>
    <w:rsid w:val="0088137B"/>
    <w:rsid w:val="008830EB"/>
    <w:rsid w:val="00886410"/>
    <w:rsid w:val="00895FEE"/>
    <w:rsid w:val="00897FF1"/>
    <w:rsid w:val="008A05FF"/>
    <w:rsid w:val="008A2CA5"/>
    <w:rsid w:val="008A4941"/>
    <w:rsid w:val="008A7B0C"/>
    <w:rsid w:val="008B02E3"/>
    <w:rsid w:val="008B302E"/>
    <w:rsid w:val="008B32C2"/>
    <w:rsid w:val="008B4FE5"/>
    <w:rsid w:val="008C1E77"/>
    <w:rsid w:val="008C73A9"/>
    <w:rsid w:val="008D2B86"/>
    <w:rsid w:val="008D6C04"/>
    <w:rsid w:val="008E64B6"/>
    <w:rsid w:val="008E6903"/>
    <w:rsid w:val="008E78A1"/>
    <w:rsid w:val="00900148"/>
    <w:rsid w:val="00902467"/>
    <w:rsid w:val="009031DD"/>
    <w:rsid w:val="0090338D"/>
    <w:rsid w:val="00905222"/>
    <w:rsid w:val="00914676"/>
    <w:rsid w:val="00924F48"/>
    <w:rsid w:val="00930208"/>
    <w:rsid w:val="0093356D"/>
    <w:rsid w:val="00935D34"/>
    <w:rsid w:val="009367EE"/>
    <w:rsid w:val="009405F2"/>
    <w:rsid w:val="00941AC3"/>
    <w:rsid w:val="00942D6C"/>
    <w:rsid w:val="00944D00"/>
    <w:rsid w:val="00947390"/>
    <w:rsid w:val="00953B17"/>
    <w:rsid w:val="009557DE"/>
    <w:rsid w:val="009619E0"/>
    <w:rsid w:val="00962607"/>
    <w:rsid w:val="009656CB"/>
    <w:rsid w:val="00967112"/>
    <w:rsid w:val="0097192C"/>
    <w:rsid w:val="00971B03"/>
    <w:rsid w:val="00972328"/>
    <w:rsid w:val="00975A73"/>
    <w:rsid w:val="00981CBF"/>
    <w:rsid w:val="009821D8"/>
    <w:rsid w:val="00990E10"/>
    <w:rsid w:val="00993B32"/>
    <w:rsid w:val="00997136"/>
    <w:rsid w:val="009A7CBB"/>
    <w:rsid w:val="009B2B2D"/>
    <w:rsid w:val="009B661D"/>
    <w:rsid w:val="009B6BB0"/>
    <w:rsid w:val="009C068D"/>
    <w:rsid w:val="009C2D89"/>
    <w:rsid w:val="009C5B66"/>
    <w:rsid w:val="009D624F"/>
    <w:rsid w:val="009D7F6B"/>
    <w:rsid w:val="009F1CB1"/>
    <w:rsid w:val="00A05EF0"/>
    <w:rsid w:val="00A0704B"/>
    <w:rsid w:val="00A10CA4"/>
    <w:rsid w:val="00A16953"/>
    <w:rsid w:val="00A212EB"/>
    <w:rsid w:val="00A278FA"/>
    <w:rsid w:val="00A305F7"/>
    <w:rsid w:val="00A309FC"/>
    <w:rsid w:val="00A3268D"/>
    <w:rsid w:val="00A3273C"/>
    <w:rsid w:val="00A33432"/>
    <w:rsid w:val="00A33958"/>
    <w:rsid w:val="00A33BDE"/>
    <w:rsid w:val="00A35BB2"/>
    <w:rsid w:val="00A460BF"/>
    <w:rsid w:val="00A466EE"/>
    <w:rsid w:val="00A46848"/>
    <w:rsid w:val="00A46F68"/>
    <w:rsid w:val="00A52936"/>
    <w:rsid w:val="00A60599"/>
    <w:rsid w:val="00A6199A"/>
    <w:rsid w:val="00A61B3C"/>
    <w:rsid w:val="00A7274C"/>
    <w:rsid w:val="00A72FAD"/>
    <w:rsid w:val="00A75DDF"/>
    <w:rsid w:val="00A8258B"/>
    <w:rsid w:val="00A857DF"/>
    <w:rsid w:val="00A93D38"/>
    <w:rsid w:val="00A94207"/>
    <w:rsid w:val="00AA3556"/>
    <w:rsid w:val="00AA49C9"/>
    <w:rsid w:val="00AA6FDA"/>
    <w:rsid w:val="00AB47BF"/>
    <w:rsid w:val="00AB52A4"/>
    <w:rsid w:val="00AC5A90"/>
    <w:rsid w:val="00AD19F5"/>
    <w:rsid w:val="00AD5908"/>
    <w:rsid w:val="00AE3164"/>
    <w:rsid w:val="00AF4FB5"/>
    <w:rsid w:val="00AF5CD9"/>
    <w:rsid w:val="00B077A3"/>
    <w:rsid w:val="00B10569"/>
    <w:rsid w:val="00B129AA"/>
    <w:rsid w:val="00B147AA"/>
    <w:rsid w:val="00B1483F"/>
    <w:rsid w:val="00B24F6B"/>
    <w:rsid w:val="00B252BD"/>
    <w:rsid w:val="00B30D43"/>
    <w:rsid w:val="00B34A0A"/>
    <w:rsid w:val="00B3516B"/>
    <w:rsid w:val="00B424C3"/>
    <w:rsid w:val="00B42C2A"/>
    <w:rsid w:val="00B4525D"/>
    <w:rsid w:val="00B45AF1"/>
    <w:rsid w:val="00B45EE3"/>
    <w:rsid w:val="00B477EF"/>
    <w:rsid w:val="00B513BA"/>
    <w:rsid w:val="00B67E36"/>
    <w:rsid w:val="00B715B9"/>
    <w:rsid w:val="00B75816"/>
    <w:rsid w:val="00B75BE3"/>
    <w:rsid w:val="00B80E27"/>
    <w:rsid w:val="00B832F2"/>
    <w:rsid w:val="00B87FCF"/>
    <w:rsid w:val="00B90D45"/>
    <w:rsid w:val="00B92713"/>
    <w:rsid w:val="00B93CB4"/>
    <w:rsid w:val="00B94CC9"/>
    <w:rsid w:val="00BA0D9D"/>
    <w:rsid w:val="00BB062F"/>
    <w:rsid w:val="00BC5DFE"/>
    <w:rsid w:val="00BC67CD"/>
    <w:rsid w:val="00BD0AB0"/>
    <w:rsid w:val="00BD33C5"/>
    <w:rsid w:val="00BD4837"/>
    <w:rsid w:val="00BD5C10"/>
    <w:rsid w:val="00BE2B48"/>
    <w:rsid w:val="00BE35F7"/>
    <w:rsid w:val="00BF0E99"/>
    <w:rsid w:val="00BF1ECD"/>
    <w:rsid w:val="00BF46F9"/>
    <w:rsid w:val="00BF52A0"/>
    <w:rsid w:val="00BF6E98"/>
    <w:rsid w:val="00BF78C3"/>
    <w:rsid w:val="00C00694"/>
    <w:rsid w:val="00C00800"/>
    <w:rsid w:val="00C02BCD"/>
    <w:rsid w:val="00C06D81"/>
    <w:rsid w:val="00C11889"/>
    <w:rsid w:val="00C13EE0"/>
    <w:rsid w:val="00C228D8"/>
    <w:rsid w:val="00C24776"/>
    <w:rsid w:val="00C24EF5"/>
    <w:rsid w:val="00C260FE"/>
    <w:rsid w:val="00C275AD"/>
    <w:rsid w:val="00C31721"/>
    <w:rsid w:val="00C353F5"/>
    <w:rsid w:val="00C4295A"/>
    <w:rsid w:val="00C44E30"/>
    <w:rsid w:val="00C45E13"/>
    <w:rsid w:val="00C50F9C"/>
    <w:rsid w:val="00C51FC3"/>
    <w:rsid w:val="00C52140"/>
    <w:rsid w:val="00C558E2"/>
    <w:rsid w:val="00C661D2"/>
    <w:rsid w:val="00C6659B"/>
    <w:rsid w:val="00C7183A"/>
    <w:rsid w:val="00C74EE3"/>
    <w:rsid w:val="00C75F35"/>
    <w:rsid w:val="00C777A0"/>
    <w:rsid w:val="00C929F2"/>
    <w:rsid w:val="00C95261"/>
    <w:rsid w:val="00CA0EEE"/>
    <w:rsid w:val="00CB04E1"/>
    <w:rsid w:val="00CB0FAE"/>
    <w:rsid w:val="00CB1A03"/>
    <w:rsid w:val="00CB37B2"/>
    <w:rsid w:val="00CB7115"/>
    <w:rsid w:val="00CB7B63"/>
    <w:rsid w:val="00CC10D2"/>
    <w:rsid w:val="00CD648E"/>
    <w:rsid w:val="00CE5B3C"/>
    <w:rsid w:val="00CF1F0D"/>
    <w:rsid w:val="00D0041B"/>
    <w:rsid w:val="00D025FC"/>
    <w:rsid w:val="00D03A58"/>
    <w:rsid w:val="00D05A42"/>
    <w:rsid w:val="00D06CA1"/>
    <w:rsid w:val="00D1232E"/>
    <w:rsid w:val="00D148D6"/>
    <w:rsid w:val="00D32D4B"/>
    <w:rsid w:val="00D353C1"/>
    <w:rsid w:val="00D3705E"/>
    <w:rsid w:val="00D42C14"/>
    <w:rsid w:val="00D444DB"/>
    <w:rsid w:val="00D50B7F"/>
    <w:rsid w:val="00D510E6"/>
    <w:rsid w:val="00D514B9"/>
    <w:rsid w:val="00D53C37"/>
    <w:rsid w:val="00D56C03"/>
    <w:rsid w:val="00D64223"/>
    <w:rsid w:val="00D67C44"/>
    <w:rsid w:val="00D7254C"/>
    <w:rsid w:val="00D735CD"/>
    <w:rsid w:val="00D812AA"/>
    <w:rsid w:val="00D830F2"/>
    <w:rsid w:val="00D84300"/>
    <w:rsid w:val="00D8668B"/>
    <w:rsid w:val="00D95802"/>
    <w:rsid w:val="00D9745F"/>
    <w:rsid w:val="00D97718"/>
    <w:rsid w:val="00DA395F"/>
    <w:rsid w:val="00DA5BD6"/>
    <w:rsid w:val="00DB1F25"/>
    <w:rsid w:val="00DB25D2"/>
    <w:rsid w:val="00DB7F96"/>
    <w:rsid w:val="00DC7D13"/>
    <w:rsid w:val="00DD04A7"/>
    <w:rsid w:val="00DD28E3"/>
    <w:rsid w:val="00DD5E78"/>
    <w:rsid w:val="00DE0EF2"/>
    <w:rsid w:val="00DE4DB7"/>
    <w:rsid w:val="00E01534"/>
    <w:rsid w:val="00E03738"/>
    <w:rsid w:val="00E0373D"/>
    <w:rsid w:val="00E14404"/>
    <w:rsid w:val="00E21D26"/>
    <w:rsid w:val="00E26E29"/>
    <w:rsid w:val="00E336F1"/>
    <w:rsid w:val="00E344C2"/>
    <w:rsid w:val="00E3544A"/>
    <w:rsid w:val="00E4136C"/>
    <w:rsid w:val="00E475E6"/>
    <w:rsid w:val="00E50B24"/>
    <w:rsid w:val="00E56923"/>
    <w:rsid w:val="00E5791F"/>
    <w:rsid w:val="00E60809"/>
    <w:rsid w:val="00E62951"/>
    <w:rsid w:val="00E63784"/>
    <w:rsid w:val="00E85810"/>
    <w:rsid w:val="00E90B83"/>
    <w:rsid w:val="00E9193A"/>
    <w:rsid w:val="00E95B47"/>
    <w:rsid w:val="00E96EAA"/>
    <w:rsid w:val="00E97CF6"/>
    <w:rsid w:val="00EA0183"/>
    <w:rsid w:val="00EA2121"/>
    <w:rsid w:val="00EA4DE5"/>
    <w:rsid w:val="00EA7D3F"/>
    <w:rsid w:val="00EB2285"/>
    <w:rsid w:val="00EB7A44"/>
    <w:rsid w:val="00EC4FAF"/>
    <w:rsid w:val="00EC66D9"/>
    <w:rsid w:val="00EC7126"/>
    <w:rsid w:val="00ED3C3A"/>
    <w:rsid w:val="00EE06AD"/>
    <w:rsid w:val="00EE0E85"/>
    <w:rsid w:val="00EE55FE"/>
    <w:rsid w:val="00EE5D54"/>
    <w:rsid w:val="00EE6191"/>
    <w:rsid w:val="00EF00BB"/>
    <w:rsid w:val="00EF7FBB"/>
    <w:rsid w:val="00F063B1"/>
    <w:rsid w:val="00F1097B"/>
    <w:rsid w:val="00F14B5F"/>
    <w:rsid w:val="00F1534E"/>
    <w:rsid w:val="00F153B5"/>
    <w:rsid w:val="00F20A42"/>
    <w:rsid w:val="00F3024F"/>
    <w:rsid w:val="00F31C00"/>
    <w:rsid w:val="00F32C16"/>
    <w:rsid w:val="00F330A6"/>
    <w:rsid w:val="00F4132A"/>
    <w:rsid w:val="00F41E30"/>
    <w:rsid w:val="00F455FF"/>
    <w:rsid w:val="00F62E65"/>
    <w:rsid w:val="00F6316C"/>
    <w:rsid w:val="00F6477B"/>
    <w:rsid w:val="00F66E18"/>
    <w:rsid w:val="00F71FDB"/>
    <w:rsid w:val="00F74749"/>
    <w:rsid w:val="00F74B06"/>
    <w:rsid w:val="00F80307"/>
    <w:rsid w:val="00F811C5"/>
    <w:rsid w:val="00F825D3"/>
    <w:rsid w:val="00F84A9F"/>
    <w:rsid w:val="00F9376D"/>
    <w:rsid w:val="00F9464B"/>
    <w:rsid w:val="00F95C7D"/>
    <w:rsid w:val="00FA165F"/>
    <w:rsid w:val="00FA1715"/>
    <w:rsid w:val="00FA2B6E"/>
    <w:rsid w:val="00FA4BC4"/>
    <w:rsid w:val="00FA4E63"/>
    <w:rsid w:val="00FA7FC7"/>
    <w:rsid w:val="00FB0410"/>
    <w:rsid w:val="00FB711E"/>
    <w:rsid w:val="00FB74C8"/>
    <w:rsid w:val="00FC639E"/>
    <w:rsid w:val="00FC768A"/>
    <w:rsid w:val="00FD5458"/>
    <w:rsid w:val="00FE0B3E"/>
    <w:rsid w:val="00FE6A3B"/>
    <w:rsid w:val="00FF23CE"/>
    <w:rsid w:val="00FF75D7"/>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9458" style="mso-position-horizontal-relative:margin;mso-position-vertical-relative:margin" o:allowincell="f" fill="f" fillcolor="white" stroke="f">
      <v:fill color="white" on="f"/>
      <v:stroke on="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6D2F"/>
    <w:rPr>
      <w:lang w:val="es-ES"/>
    </w:rPr>
  </w:style>
  <w:style w:type="paragraph" w:styleId="Ttulo1">
    <w:name w:val="heading 1"/>
    <w:basedOn w:val="Normal"/>
    <w:next w:val="Normal"/>
    <w:link w:val="Ttulo1Car"/>
    <w:uiPriority w:val="9"/>
    <w:qFormat/>
    <w:rsid w:val="00CB37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B37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B37B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5233"/>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03840"/>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263F5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B37B2"/>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CB37B2"/>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CB37B2"/>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5F5233"/>
    <w:rPr>
      <w:rFonts w:asciiTheme="majorHAnsi" w:eastAsiaTheme="majorEastAsia" w:hAnsiTheme="majorHAnsi" w:cstheme="majorBidi"/>
      <w:b/>
      <w:bCs/>
      <w:i/>
      <w:iCs/>
      <w:color w:val="4F81BD" w:themeColor="accent1"/>
      <w:lang w:val="es-ES"/>
    </w:rPr>
  </w:style>
  <w:style w:type="character" w:customStyle="1" w:styleId="Ttulo5Car">
    <w:name w:val="Título 5 Car"/>
    <w:basedOn w:val="Fuentedeprrafopredeter"/>
    <w:link w:val="Ttulo5"/>
    <w:uiPriority w:val="9"/>
    <w:rsid w:val="00403840"/>
    <w:rPr>
      <w:rFonts w:asciiTheme="majorHAnsi" w:eastAsiaTheme="majorEastAsia" w:hAnsiTheme="majorHAnsi" w:cstheme="majorBidi"/>
      <w:color w:val="243F60" w:themeColor="accent1" w:themeShade="7F"/>
      <w:lang w:val="es-ES"/>
    </w:rPr>
  </w:style>
  <w:style w:type="character" w:customStyle="1" w:styleId="Ttulo6Car">
    <w:name w:val="Título 6 Car"/>
    <w:basedOn w:val="Fuentedeprrafopredeter"/>
    <w:link w:val="Ttulo6"/>
    <w:uiPriority w:val="9"/>
    <w:rsid w:val="00263F5C"/>
    <w:rPr>
      <w:rFonts w:asciiTheme="majorHAnsi" w:eastAsiaTheme="majorEastAsia" w:hAnsiTheme="majorHAnsi" w:cstheme="majorBidi"/>
      <w:i/>
      <w:iCs/>
      <w:color w:val="243F60" w:themeColor="accent1" w:themeShade="7F"/>
      <w:lang w:val="es-ES"/>
    </w:rPr>
  </w:style>
  <w:style w:type="paragraph" w:customStyle="1" w:styleId="xl23">
    <w:name w:val="xl23"/>
    <w:basedOn w:val="Normal"/>
    <w:rsid w:val="006263D1"/>
    <w:pPr>
      <w:spacing w:before="100" w:beforeAutospacing="1" w:after="100" w:afterAutospacing="1" w:line="240" w:lineRule="auto"/>
    </w:pPr>
    <w:rPr>
      <w:rFonts w:ascii="Arial Unicode MS" w:eastAsia="Arial Unicode MS" w:hAnsi="Arial Unicode MS" w:cs="Arial Unicode MS"/>
      <w:sz w:val="24"/>
      <w:szCs w:val="24"/>
      <w:lang w:eastAsia="es-ES"/>
    </w:rPr>
  </w:style>
  <w:style w:type="paragraph" w:styleId="Prrafodelista">
    <w:name w:val="List Paragraph"/>
    <w:basedOn w:val="Normal"/>
    <w:qFormat/>
    <w:rsid w:val="00CB37B2"/>
    <w:pPr>
      <w:ind w:left="720"/>
      <w:contextualSpacing/>
    </w:pPr>
  </w:style>
  <w:style w:type="paragraph" w:styleId="TtulodeTDC">
    <w:name w:val="TOC Heading"/>
    <w:basedOn w:val="Ttulo1"/>
    <w:next w:val="Normal"/>
    <w:uiPriority w:val="39"/>
    <w:unhideWhenUsed/>
    <w:qFormat/>
    <w:rsid w:val="00CB37B2"/>
    <w:pPr>
      <w:outlineLvl w:val="9"/>
    </w:pPr>
  </w:style>
  <w:style w:type="paragraph" w:styleId="Textodeglobo">
    <w:name w:val="Balloon Text"/>
    <w:basedOn w:val="Normal"/>
    <w:link w:val="TextodegloboCar"/>
    <w:uiPriority w:val="99"/>
    <w:semiHidden/>
    <w:unhideWhenUsed/>
    <w:rsid w:val="00CB37B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B37B2"/>
    <w:rPr>
      <w:rFonts w:ascii="Tahoma" w:hAnsi="Tahoma" w:cs="Tahoma"/>
      <w:sz w:val="16"/>
      <w:szCs w:val="16"/>
    </w:rPr>
  </w:style>
  <w:style w:type="paragraph" w:styleId="TDC1">
    <w:name w:val="toc 1"/>
    <w:basedOn w:val="Normal"/>
    <w:next w:val="Normal"/>
    <w:autoRedefine/>
    <w:uiPriority w:val="39"/>
    <w:unhideWhenUsed/>
    <w:rsid w:val="00CB37B2"/>
    <w:pPr>
      <w:spacing w:after="100"/>
    </w:pPr>
  </w:style>
  <w:style w:type="paragraph" w:styleId="TDC2">
    <w:name w:val="toc 2"/>
    <w:basedOn w:val="Normal"/>
    <w:next w:val="Normal"/>
    <w:autoRedefine/>
    <w:uiPriority w:val="39"/>
    <w:unhideWhenUsed/>
    <w:rsid w:val="00CB37B2"/>
    <w:pPr>
      <w:spacing w:after="100"/>
      <w:ind w:left="220"/>
    </w:pPr>
  </w:style>
  <w:style w:type="character" w:styleId="Hipervnculo">
    <w:name w:val="Hyperlink"/>
    <w:basedOn w:val="Fuentedeprrafopredeter"/>
    <w:uiPriority w:val="99"/>
    <w:unhideWhenUsed/>
    <w:rsid w:val="00CB37B2"/>
    <w:rPr>
      <w:color w:val="0000FF" w:themeColor="hyperlink"/>
      <w:u w:val="single"/>
    </w:rPr>
  </w:style>
  <w:style w:type="paragraph" w:styleId="TDC3">
    <w:name w:val="toc 3"/>
    <w:basedOn w:val="Normal"/>
    <w:next w:val="Normal"/>
    <w:autoRedefine/>
    <w:uiPriority w:val="39"/>
    <w:unhideWhenUsed/>
    <w:rsid w:val="00CB37B2"/>
    <w:pPr>
      <w:spacing w:after="100"/>
      <w:ind w:left="440"/>
    </w:pPr>
  </w:style>
  <w:style w:type="character" w:styleId="Refdecomentario">
    <w:name w:val="annotation reference"/>
    <w:basedOn w:val="Fuentedeprrafopredeter"/>
    <w:unhideWhenUsed/>
    <w:rsid w:val="009821D8"/>
    <w:rPr>
      <w:sz w:val="18"/>
      <w:szCs w:val="18"/>
    </w:rPr>
  </w:style>
  <w:style w:type="paragraph" w:styleId="Textocomentario">
    <w:name w:val="annotation text"/>
    <w:basedOn w:val="Normal"/>
    <w:link w:val="TextocomentarioCar"/>
    <w:uiPriority w:val="99"/>
    <w:semiHidden/>
    <w:unhideWhenUsed/>
    <w:rsid w:val="009821D8"/>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9821D8"/>
    <w:rPr>
      <w:sz w:val="24"/>
      <w:szCs w:val="24"/>
    </w:rPr>
  </w:style>
  <w:style w:type="paragraph" w:styleId="Asuntodelcomentario">
    <w:name w:val="annotation subject"/>
    <w:basedOn w:val="Textocomentario"/>
    <w:next w:val="Textocomentario"/>
    <w:link w:val="AsuntodelcomentarioCar"/>
    <w:uiPriority w:val="99"/>
    <w:semiHidden/>
    <w:unhideWhenUsed/>
    <w:rsid w:val="009821D8"/>
    <w:rPr>
      <w:b/>
      <w:bCs/>
      <w:sz w:val="20"/>
      <w:szCs w:val="20"/>
    </w:rPr>
  </w:style>
  <w:style w:type="character" w:customStyle="1" w:styleId="AsuntodelcomentarioCar">
    <w:name w:val="Asunto del comentario Car"/>
    <w:basedOn w:val="TextocomentarioCar"/>
    <w:link w:val="Asuntodelcomentario"/>
    <w:uiPriority w:val="99"/>
    <w:semiHidden/>
    <w:rsid w:val="009821D8"/>
    <w:rPr>
      <w:b/>
      <w:bCs/>
      <w:sz w:val="20"/>
      <w:szCs w:val="20"/>
    </w:rPr>
  </w:style>
  <w:style w:type="table" w:customStyle="1" w:styleId="Listaclara-nfasis11">
    <w:name w:val="Lista clara - Énfasis 11"/>
    <w:basedOn w:val="Tablanormal"/>
    <w:uiPriority w:val="61"/>
    <w:rsid w:val="00F9464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nfasis5">
    <w:name w:val="Light Grid Accent 5"/>
    <w:basedOn w:val="Tablanormal"/>
    <w:uiPriority w:val="62"/>
    <w:rsid w:val="00D05A4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Cuadrculaclara-nfasis11">
    <w:name w:val="Cuadrícula clara - Énfasis 11"/>
    <w:basedOn w:val="Tablanormal"/>
    <w:uiPriority w:val="62"/>
    <w:rsid w:val="0081290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n">
    <w:name w:val="Revision"/>
    <w:hidden/>
    <w:uiPriority w:val="99"/>
    <w:semiHidden/>
    <w:rsid w:val="0081290A"/>
    <w:pPr>
      <w:spacing w:after="0" w:line="240" w:lineRule="auto"/>
    </w:pPr>
  </w:style>
  <w:style w:type="table" w:styleId="Sombreadoclaro-nfasis5">
    <w:name w:val="Light Shading Accent 5"/>
    <w:basedOn w:val="Tablanormal"/>
    <w:uiPriority w:val="60"/>
    <w:rsid w:val="0081290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5">
    <w:name w:val="Light List Accent 5"/>
    <w:basedOn w:val="Tablanormal"/>
    <w:uiPriority w:val="61"/>
    <w:rsid w:val="0081290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cabezado">
    <w:name w:val="header"/>
    <w:basedOn w:val="Normal"/>
    <w:link w:val="EncabezadoCar"/>
    <w:uiPriority w:val="99"/>
    <w:unhideWhenUsed/>
    <w:rsid w:val="00F31C0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31C00"/>
  </w:style>
  <w:style w:type="paragraph" w:styleId="Piedepgina">
    <w:name w:val="footer"/>
    <w:basedOn w:val="Normal"/>
    <w:link w:val="PiedepginaCar"/>
    <w:uiPriority w:val="99"/>
    <w:unhideWhenUsed/>
    <w:rsid w:val="00F31C0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31C00"/>
  </w:style>
  <w:style w:type="table" w:styleId="Tablaconcuadrcula">
    <w:name w:val="Table Grid"/>
    <w:basedOn w:val="Tablanormal"/>
    <w:uiPriority w:val="59"/>
    <w:rsid w:val="00B129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627816"/>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0F2B5B"/>
    <w:pPr>
      <w:spacing w:after="0"/>
      <w:ind w:left="440" w:hanging="440"/>
    </w:pPr>
    <w:rPr>
      <w:rFonts w:cstheme="minorHAnsi"/>
      <w:caps/>
      <w:sz w:val="20"/>
      <w:szCs w:val="20"/>
    </w:rPr>
  </w:style>
  <w:style w:type="table" w:customStyle="1" w:styleId="Sombreadoclaro-nfasis11">
    <w:name w:val="Sombreado claro - Énfasis 11"/>
    <w:basedOn w:val="Tablanormal"/>
    <w:uiPriority w:val="60"/>
    <w:rsid w:val="00385EC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unhideWhenUsed/>
    <w:rsid w:val="00074DE9"/>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customStyle="1" w:styleId="apple-converted-space">
    <w:name w:val="apple-converted-space"/>
    <w:basedOn w:val="Fuentedeprrafopredeter"/>
    <w:rsid w:val="00074DE9"/>
  </w:style>
  <w:style w:type="character" w:styleId="Textodelmarcadordeposicin">
    <w:name w:val="Placeholder Text"/>
    <w:basedOn w:val="Fuentedeprrafopredeter"/>
    <w:uiPriority w:val="99"/>
    <w:semiHidden/>
    <w:rsid w:val="00566B5C"/>
    <w:rPr>
      <w:color w:val="808080"/>
    </w:rPr>
  </w:style>
  <w:style w:type="paragraph" w:styleId="Sinespaciado">
    <w:name w:val="No Spacing"/>
    <w:qFormat/>
    <w:rsid w:val="008830EB"/>
    <w:pPr>
      <w:spacing w:after="0" w:line="240" w:lineRule="auto"/>
    </w:pPr>
    <w:rPr>
      <w:lang w:val="es-ES"/>
    </w:rPr>
  </w:style>
  <w:style w:type="character" w:styleId="Textoennegrita">
    <w:name w:val="Strong"/>
    <w:basedOn w:val="Fuentedeprrafopredeter"/>
    <w:uiPriority w:val="22"/>
    <w:qFormat/>
    <w:rsid w:val="00FE0B3E"/>
    <w:rPr>
      <w:b/>
      <w:bCs/>
    </w:rPr>
  </w:style>
  <w:style w:type="paragraph" w:styleId="Textonotapie">
    <w:name w:val="footnote text"/>
    <w:basedOn w:val="Normal"/>
    <w:link w:val="TextonotapieCar"/>
    <w:uiPriority w:val="99"/>
    <w:unhideWhenUsed/>
    <w:rsid w:val="0004205C"/>
    <w:pPr>
      <w:spacing w:after="0" w:line="240" w:lineRule="auto"/>
    </w:pPr>
    <w:rPr>
      <w:rFonts w:eastAsiaTheme="minorEastAsia"/>
      <w:sz w:val="24"/>
      <w:szCs w:val="24"/>
      <w:lang w:val="es-ES_tradnl"/>
    </w:rPr>
  </w:style>
  <w:style w:type="character" w:customStyle="1" w:styleId="TextonotapieCar">
    <w:name w:val="Texto nota pie Car"/>
    <w:basedOn w:val="Fuentedeprrafopredeter"/>
    <w:link w:val="Textonotapie"/>
    <w:uiPriority w:val="99"/>
    <w:rsid w:val="0004205C"/>
    <w:rPr>
      <w:rFonts w:eastAsiaTheme="minorEastAsia"/>
      <w:sz w:val="24"/>
      <w:szCs w:val="24"/>
      <w:lang w:val="es-ES_tradnl"/>
    </w:rPr>
  </w:style>
  <w:style w:type="character" w:styleId="Refdenotaalpie">
    <w:name w:val="footnote reference"/>
    <w:basedOn w:val="Fuentedeprrafopredeter"/>
    <w:uiPriority w:val="99"/>
    <w:unhideWhenUsed/>
    <w:rsid w:val="0004205C"/>
    <w:rPr>
      <w:vertAlign w:val="superscript"/>
    </w:rPr>
  </w:style>
  <w:style w:type="character" w:styleId="Hipervnculovisitado">
    <w:name w:val="FollowedHyperlink"/>
    <w:basedOn w:val="Fuentedeprrafopredeter"/>
    <w:uiPriority w:val="99"/>
    <w:semiHidden/>
    <w:unhideWhenUsed/>
    <w:rsid w:val="00FA165F"/>
    <w:rPr>
      <w:color w:val="800080" w:themeColor="followedHyperlink"/>
      <w:u w:val="single"/>
    </w:rPr>
  </w:style>
  <w:style w:type="character" w:customStyle="1" w:styleId="hps">
    <w:name w:val="hps"/>
    <w:basedOn w:val="Fuentedeprrafopredeter"/>
    <w:rsid w:val="00014AF3"/>
  </w:style>
  <w:style w:type="paragraph" w:styleId="Subttulo">
    <w:name w:val="Subtitle"/>
    <w:basedOn w:val="Normal"/>
    <w:next w:val="Normal"/>
    <w:link w:val="SubttuloCar"/>
    <w:uiPriority w:val="11"/>
    <w:qFormat/>
    <w:rsid w:val="00EA7D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A7D3F"/>
    <w:rPr>
      <w:rFonts w:asciiTheme="majorHAnsi" w:eastAsiaTheme="majorEastAsia" w:hAnsiTheme="majorHAnsi" w:cstheme="majorBidi"/>
      <w:i/>
      <w:iCs/>
      <w:color w:val="4F81BD" w:themeColor="accent1"/>
      <w:spacing w:val="15"/>
      <w:sz w:val="24"/>
      <w:szCs w:val="24"/>
      <w:lang w:val="es-ES"/>
    </w:rPr>
  </w:style>
  <w:style w:type="paragraph" w:styleId="Mapadeldocumento">
    <w:name w:val="Document Map"/>
    <w:basedOn w:val="Normal"/>
    <w:link w:val="MapadeldocumentoCar"/>
    <w:uiPriority w:val="99"/>
    <w:semiHidden/>
    <w:unhideWhenUsed/>
    <w:rsid w:val="006D3836"/>
    <w:pPr>
      <w:spacing w:after="0" w:line="240" w:lineRule="auto"/>
    </w:pPr>
    <w:rPr>
      <w:rFonts w:ascii="Lucida Grande" w:hAnsi="Lucida Grande" w:cs="Lucida Grande"/>
      <w:sz w:val="24"/>
      <w:szCs w:val="24"/>
    </w:rPr>
  </w:style>
  <w:style w:type="character" w:customStyle="1" w:styleId="MapadeldocumentoCar">
    <w:name w:val="Mapa del documento Car"/>
    <w:basedOn w:val="Fuentedeprrafopredeter"/>
    <w:link w:val="Mapadeldocumento"/>
    <w:uiPriority w:val="99"/>
    <w:semiHidden/>
    <w:rsid w:val="006D3836"/>
    <w:rPr>
      <w:rFonts w:ascii="Lucida Grande" w:hAnsi="Lucida Grande" w:cs="Lucida Grande"/>
      <w:sz w:val="24"/>
      <w:szCs w:val="24"/>
      <w:lang w:val="es-ES"/>
    </w:rPr>
  </w:style>
  <w:style w:type="paragraph" w:styleId="TDC4">
    <w:name w:val="toc 4"/>
    <w:basedOn w:val="Normal"/>
    <w:next w:val="Normal"/>
    <w:autoRedefine/>
    <w:uiPriority w:val="39"/>
    <w:unhideWhenUsed/>
    <w:rsid w:val="00D8668B"/>
    <w:pPr>
      <w:spacing w:after="100"/>
      <w:ind w:left="660"/>
    </w:pPr>
  </w:style>
  <w:style w:type="paragraph" w:styleId="TDC5">
    <w:name w:val="toc 5"/>
    <w:basedOn w:val="Normal"/>
    <w:next w:val="Normal"/>
    <w:autoRedefine/>
    <w:uiPriority w:val="39"/>
    <w:unhideWhenUsed/>
    <w:rsid w:val="00D8668B"/>
    <w:pPr>
      <w:spacing w:after="100"/>
      <w:ind w:left="880"/>
    </w:pPr>
  </w:style>
  <w:style w:type="paragraph" w:customStyle="1" w:styleId="Standard">
    <w:name w:val="Standard"/>
    <w:rsid w:val="009D7F6B"/>
    <w:pPr>
      <w:suppressAutoHyphens/>
      <w:autoSpaceDN w:val="0"/>
      <w:textAlignment w:val="baseline"/>
    </w:pPr>
    <w:rPr>
      <w:rFonts w:ascii="Calibri" w:eastAsia="Droid Sans" w:hAnsi="Calibri" w:cs="DejaVu Sans"/>
      <w:kern w:val="3"/>
    </w:rPr>
  </w:style>
  <w:style w:type="paragraph" w:customStyle="1" w:styleId="Textbody">
    <w:name w:val="Text body"/>
    <w:basedOn w:val="Standard"/>
    <w:rsid w:val="009D7F6B"/>
    <w:pPr>
      <w:spacing w:after="120"/>
    </w:pPr>
  </w:style>
  <w:style w:type="paragraph" w:customStyle="1" w:styleId="Heading4">
    <w:name w:val="Heading 4"/>
    <w:basedOn w:val="Standard"/>
    <w:next w:val="Textbody"/>
    <w:rsid w:val="009D7F6B"/>
    <w:pPr>
      <w:keepNext/>
      <w:keepLines/>
      <w:spacing w:before="200" w:after="0"/>
      <w:outlineLvl w:val="3"/>
    </w:pPr>
    <w:rPr>
      <w:rFonts w:ascii="Cambria" w:hAnsi="Cambria"/>
      <w:b/>
      <w:bCs/>
      <w:i/>
      <w:iCs/>
      <w:color w:val="4F81BD"/>
    </w:rPr>
  </w:style>
  <w:style w:type="paragraph" w:customStyle="1" w:styleId="Heading5">
    <w:name w:val="Heading 5"/>
    <w:basedOn w:val="Standard"/>
    <w:next w:val="Textbody"/>
    <w:rsid w:val="009D7F6B"/>
    <w:pPr>
      <w:keepNext/>
      <w:keepLines/>
      <w:spacing w:before="200" w:after="0"/>
      <w:outlineLvl w:val="4"/>
    </w:pPr>
    <w:rPr>
      <w:rFonts w:ascii="Cambria" w:hAnsi="Cambria"/>
      <w:color w:val="243F60"/>
    </w:rPr>
  </w:style>
  <w:style w:type="numbering" w:customStyle="1" w:styleId="WWNum16">
    <w:name w:val="WWNum16"/>
    <w:basedOn w:val="Sinlista"/>
    <w:rsid w:val="009D7F6B"/>
    <w:pPr>
      <w:numPr>
        <w:numId w:val="21"/>
      </w:numPr>
    </w:pPr>
  </w:style>
  <w:style w:type="numbering" w:customStyle="1" w:styleId="WWNum17">
    <w:name w:val="WWNum17"/>
    <w:basedOn w:val="Sinlista"/>
    <w:rsid w:val="009D7F6B"/>
    <w:pPr>
      <w:numPr>
        <w:numId w:val="22"/>
      </w:numPr>
    </w:pPr>
  </w:style>
  <w:style w:type="numbering" w:customStyle="1" w:styleId="WWNum18">
    <w:name w:val="WWNum18"/>
    <w:basedOn w:val="Sinlista"/>
    <w:rsid w:val="009D7F6B"/>
    <w:pPr>
      <w:numPr>
        <w:numId w:val="23"/>
      </w:numPr>
    </w:pPr>
  </w:style>
  <w:style w:type="numbering" w:customStyle="1" w:styleId="WWNum19">
    <w:name w:val="WWNum19"/>
    <w:basedOn w:val="Sinlista"/>
    <w:rsid w:val="009D7F6B"/>
    <w:pPr>
      <w:numPr>
        <w:numId w:val="24"/>
      </w:numPr>
    </w:pPr>
  </w:style>
  <w:style w:type="numbering" w:customStyle="1" w:styleId="WWNum21">
    <w:name w:val="WWNum21"/>
    <w:basedOn w:val="Sinlista"/>
    <w:rsid w:val="009D7F6B"/>
    <w:pPr>
      <w:numPr>
        <w:numId w:val="25"/>
      </w:numPr>
    </w:pPr>
  </w:style>
  <w:style w:type="numbering" w:customStyle="1" w:styleId="WWNum22">
    <w:name w:val="WWNum22"/>
    <w:basedOn w:val="Sinlista"/>
    <w:rsid w:val="009D7F6B"/>
    <w:pPr>
      <w:numPr>
        <w:numId w:val="26"/>
      </w:numPr>
    </w:pPr>
  </w:style>
  <w:style w:type="numbering" w:customStyle="1" w:styleId="WWNum23">
    <w:name w:val="WWNum23"/>
    <w:basedOn w:val="Sinlista"/>
    <w:rsid w:val="009D7F6B"/>
    <w:pPr>
      <w:numPr>
        <w:numId w:val="27"/>
      </w:numPr>
    </w:pPr>
  </w:style>
  <w:style w:type="numbering" w:customStyle="1" w:styleId="WWNum29">
    <w:name w:val="WWNum29"/>
    <w:basedOn w:val="Sinlista"/>
    <w:rsid w:val="009D7F6B"/>
    <w:pPr>
      <w:numPr>
        <w:numId w:val="28"/>
      </w:numPr>
    </w:pPr>
  </w:style>
  <w:style w:type="numbering" w:customStyle="1" w:styleId="WWNum30">
    <w:name w:val="WWNum30"/>
    <w:basedOn w:val="Sinlista"/>
    <w:rsid w:val="009D7F6B"/>
    <w:pPr>
      <w:numPr>
        <w:numId w:val="29"/>
      </w:numPr>
    </w:pPr>
  </w:style>
  <w:style w:type="paragraph" w:customStyle="1" w:styleId="Heading1">
    <w:name w:val="Heading 1"/>
    <w:basedOn w:val="Normal"/>
    <w:next w:val="Textbody"/>
    <w:rsid w:val="001842CA"/>
    <w:pPr>
      <w:keepNext/>
      <w:keepLines/>
      <w:numPr>
        <w:numId w:val="43"/>
      </w:numPr>
      <w:tabs>
        <w:tab w:val="left" w:pos="708"/>
      </w:tabs>
      <w:suppressAutoHyphens/>
      <w:spacing w:before="480" w:after="0"/>
      <w:outlineLvl w:val="0"/>
    </w:pPr>
    <w:rPr>
      <w:rFonts w:ascii="Cambria" w:eastAsia="Droid Sans" w:hAnsi="Cambria"/>
      <w:b/>
      <w:bCs/>
      <w:color w:val="365F91"/>
      <w:sz w:val="28"/>
      <w:szCs w:val="28"/>
      <w:lang w:val="es-CO"/>
    </w:rPr>
  </w:style>
  <w:style w:type="paragraph" w:customStyle="1" w:styleId="Heading2">
    <w:name w:val="Heading 2"/>
    <w:basedOn w:val="Normal"/>
    <w:next w:val="Textbody"/>
    <w:rsid w:val="001842CA"/>
    <w:pPr>
      <w:keepNext/>
      <w:keepLines/>
      <w:numPr>
        <w:ilvl w:val="1"/>
        <w:numId w:val="43"/>
      </w:numPr>
      <w:tabs>
        <w:tab w:val="left" w:pos="708"/>
      </w:tabs>
      <w:suppressAutoHyphens/>
      <w:spacing w:before="200" w:after="0"/>
      <w:outlineLvl w:val="1"/>
    </w:pPr>
    <w:rPr>
      <w:rFonts w:ascii="Cambria" w:eastAsia="Droid Sans" w:hAnsi="Cambria"/>
      <w:b/>
      <w:bCs/>
      <w:color w:val="4F81BD"/>
      <w:sz w:val="26"/>
      <w:szCs w:val="26"/>
      <w:lang w:val="es-CO"/>
    </w:rPr>
  </w:style>
  <w:style w:type="paragraph" w:customStyle="1" w:styleId="Heading3">
    <w:name w:val="Heading 3"/>
    <w:basedOn w:val="Normal"/>
    <w:next w:val="Textbody"/>
    <w:rsid w:val="001842CA"/>
    <w:pPr>
      <w:keepNext/>
      <w:keepLines/>
      <w:numPr>
        <w:ilvl w:val="2"/>
        <w:numId w:val="43"/>
      </w:numPr>
      <w:suppressAutoHyphens/>
      <w:spacing w:before="200" w:after="0"/>
      <w:outlineLvl w:val="2"/>
    </w:pPr>
    <w:rPr>
      <w:rFonts w:ascii="Cambria" w:eastAsia="Droid Sans" w:hAnsi="Cambria"/>
      <w:b/>
      <w:bCs/>
      <w:color w:val="4F81BD"/>
      <w:lang w:val="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6D2F"/>
    <w:rPr>
      <w:lang w:val="es-ES"/>
    </w:rPr>
  </w:style>
  <w:style w:type="paragraph" w:styleId="Ttulo1">
    <w:name w:val="heading 1"/>
    <w:basedOn w:val="Normal"/>
    <w:next w:val="Normal"/>
    <w:link w:val="Ttulo1Car"/>
    <w:uiPriority w:val="9"/>
    <w:qFormat/>
    <w:rsid w:val="00CB37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B37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B37B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5233"/>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03840"/>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263F5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B37B2"/>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CB37B2"/>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CB37B2"/>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5F5233"/>
    <w:rPr>
      <w:rFonts w:asciiTheme="majorHAnsi" w:eastAsiaTheme="majorEastAsia" w:hAnsiTheme="majorHAnsi" w:cstheme="majorBidi"/>
      <w:b/>
      <w:bCs/>
      <w:i/>
      <w:iCs/>
      <w:color w:val="4F81BD" w:themeColor="accent1"/>
      <w:lang w:val="es-ES"/>
    </w:rPr>
  </w:style>
  <w:style w:type="character" w:customStyle="1" w:styleId="Ttulo5Car">
    <w:name w:val="Título 5 Car"/>
    <w:basedOn w:val="Fuentedeprrafopredeter"/>
    <w:link w:val="Ttulo5"/>
    <w:uiPriority w:val="9"/>
    <w:rsid w:val="00403840"/>
    <w:rPr>
      <w:rFonts w:asciiTheme="majorHAnsi" w:eastAsiaTheme="majorEastAsia" w:hAnsiTheme="majorHAnsi" w:cstheme="majorBidi"/>
      <w:color w:val="243F60" w:themeColor="accent1" w:themeShade="7F"/>
      <w:lang w:val="es-ES"/>
    </w:rPr>
  </w:style>
  <w:style w:type="character" w:customStyle="1" w:styleId="Ttulo6Car">
    <w:name w:val="Título 6 Car"/>
    <w:basedOn w:val="Fuentedeprrafopredeter"/>
    <w:link w:val="Ttulo6"/>
    <w:uiPriority w:val="9"/>
    <w:rsid w:val="00263F5C"/>
    <w:rPr>
      <w:rFonts w:asciiTheme="majorHAnsi" w:eastAsiaTheme="majorEastAsia" w:hAnsiTheme="majorHAnsi" w:cstheme="majorBidi"/>
      <w:i/>
      <w:iCs/>
      <w:color w:val="243F60" w:themeColor="accent1" w:themeShade="7F"/>
      <w:lang w:val="es-ES"/>
    </w:rPr>
  </w:style>
  <w:style w:type="paragraph" w:customStyle="1" w:styleId="xl23">
    <w:name w:val="xl23"/>
    <w:basedOn w:val="Normal"/>
    <w:rsid w:val="006263D1"/>
    <w:pPr>
      <w:spacing w:before="100" w:beforeAutospacing="1" w:after="100" w:afterAutospacing="1" w:line="240" w:lineRule="auto"/>
    </w:pPr>
    <w:rPr>
      <w:rFonts w:ascii="Arial Unicode MS" w:eastAsia="Arial Unicode MS" w:hAnsi="Arial Unicode MS" w:cs="Arial Unicode MS"/>
      <w:sz w:val="24"/>
      <w:szCs w:val="24"/>
      <w:lang w:eastAsia="es-ES"/>
    </w:rPr>
  </w:style>
  <w:style w:type="paragraph" w:styleId="Prrafodelista">
    <w:name w:val="List Paragraph"/>
    <w:basedOn w:val="Normal"/>
    <w:uiPriority w:val="34"/>
    <w:qFormat/>
    <w:rsid w:val="00CB37B2"/>
    <w:pPr>
      <w:ind w:left="720"/>
      <w:contextualSpacing/>
    </w:pPr>
  </w:style>
  <w:style w:type="paragraph" w:styleId="TtulodeTDC">
    <w:name w:val="TOC Heading"/>
    <w:basedOn w:val="Ttulo1"/>
    <w:next w:val="Normal"/>
    <w:uiPriority w:val="39"/>
    <w:unhideWhenUsed/>
    <w:qFormat/>
    <w:rsid w:val="00CB37B2"/>
    <w:pPr>
      <w:outlineLvl w:val="9"/>
    </w:pPr>
  </w:style>
  <w:style w:type="paragraph" w:styleId="Textodeglobo">
    <w:name w:val="Balloon Text"/>
    <w:basedOn w:val="Normal"/>
    <w:link w:val="TextodegloboCar"/>
    <w:uiPriority w:val="99"/>
    <w:semiHidden/>
    <w:unhideWhenUsed/>
    <w:rsid w:val="00CB37B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B37B2"/>
    <w:rPr>
      <w:rFonts w:ascii="Tahoma" w:hAnsi="Tahoma" w:cs="Tahoma"/>
      <w:sz w:val="16"/>
      <w:szCs w:val="16"/>
    </w:rPr>
  </w:style>
  <w:style w:type="paragraph" w:styleId="TDC1">
    <w:name w:val="toc 1"/>
    <w:basedOn w:val="Normal"/>
    <w:next w:val="Normal"/>
    <w:autoRedefine/>
    <w:uiPriority w:val="39"/>
    <w:unhideWhenUsed/>
    <w:rsid w:val="00CB37B2"/>
    <w:pPr>
      <w:spacing w:after="100"/>
    </w:pPr>
  </w:style>
  <w:style w:type="paragraph" w:styleId="TDC2">
    <w:name w:val="toc 2"/>
    <w:basedOn w:val="Normal"/>
    <w:next w:val="Normal"/>
    <w:autoRedefine/>
    <w:uiPriority w:val="39"/>
    <w:unhideWhenUsed/>
    <w:rsid w:val="00CB37B2"/>
    <w:pPr>
      <w:spacing w:after="100"/>
      <w:ind w:left="220"/>
    </w:pPr>
  </w:style>
  <w:style w:type="character" w:styleId="Hipervnculo">
    <w:name w:val="Hyperlink"/>
    <w:basedOn w:val="Fuentedeprrafopredeter"/>
    <w:uiPriority w:val="99"/>
    <w:unhideWhenUsed/>
    <w:rsid w:val="00CB37B2"/>
    <w:rPr>
      <w:color w:val="0000FF" w:themeColor="hyperlink"/>
      <w:u w:val="single"/>
    </w:rPr>
  </w:style>
  <w:style w:type="paragraph" w:styleId="TDC3">
    <w:name w:val="toc 3"/>
    <w:basedOn w:val="Normal"/>
    <w:next w:val="Normal"/>
    <w:autoRedefine/>
    <w:uiPriority w:val="39"/>
    <w:unhideWhenUsed/>
    <w:rsid w:val="00CB37B2"/>
    <w:pPr>
      <w:spacing w:after="100"/>
      <w:ind w:left="440"/>
    </w:pPr>
  </w:style>
  <w:style w:type="character" w:styleId="Refdecomentario">
    <w:name w:val="annotation reference"/>
    <w:basedOn w:val="Fuentedeprrafopredeter"/>
    <w:uiPriority w:val="99"/>
    <w:semiHidden/>
    <w:unhideWhenUsed/>
    <w:rsid w:val="009821D8"/>
    <w:rPr>
      <w:sz w:val="18"/>
      <w:szCs w:val="18"/>
    </w:rPr>
  </w:style>
  <w:style w:type="paragraph" w:styleId="Textocomentario">
    <w:name w:val="annotation text"/>
    <w:basedOn w:val="Normal"/>
    <w:link w:val="TextocomentarioCar"/>
    <w:uiPriority w:val="99"/>
    <w:semiHidden/>
    <w:unhideWhenUsed/>
    <w:rsid w:val="009821D8"/>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9821D8"/>
    <w:rPr>
      <w:sz w:val="24"/>
      <w:szCs w:val="24"/>
    </w:rPr>
  </w:style>
  <w:style w:type="paragraph" w:styleId="Asuntodelcomentario">
    <w:name w:val="annotation subject"/>
    <w:basedOn w:val="Textocomentario"/>
    <w:next w:val="Textocomentario"/>
    <w:link w:val="AsuntodelcomentarioCar"/>
    <w:uiPriority w:val="99"/>
    <w:semiHidden/>
    <w:unhideWhenUsed/>
    <w:rsid w:val="009821D8"/>
    <w:rPr>
      <w:b/>
      <w:bCs/>
      <w:sz w:val="20"/>
      <w:szCs w:val="20"/>
    </w:rPr>
  </w:style>
  <w:style w:type="character" w:customStyle="1" w:styleId="AsuntodelcomentarioCar">
    <w:name w:val="Asunto del comentario Car"/>
    <w:basedOn w:val="TextocomentarioCar"/>
    <w:link w:val="Asuntodelcomentario"/>
    <w:uiPriority w:val="99"/>
    <w:semiHidden/>
    <w:rsid w:val="009821D8"/>
    <w:rPr>
      <w:b/>
      <w:bCs/>
      <w:sz w:val="20"/>
      <w:szCs w:val="20"/>
    </w:rPr>
  </w:style>
  <w:style w:type="table" w:styleId="Listaclara-nfasis1">
    <w:name w:val="Light List Accent 1"/>
    <w:basedOn w:val="Tablanormal"/>
    <w:uiPriority w:val="61"/>
    <w:rsid w:val="00F9464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nfasis5">
    <w:name w:val="Light Grid Accent 5"/>
    <w:basedOn w:val="Tablanormal"/>
    <w:uiPriority w:val="62"/>
    <w:rsid w:val="00D05A4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1">
    <w:name w:val="Light Grid Accent 1"/>
    <w:basedOn w:val="Tablanormal"/>
    <w:uiPriority w:val="62"/>
    <w:rsid w:val="0081290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n">
    <w:name w:val="Revision"/>
    <w:hidden/>
    <w:uiPriority w:val="99"/>
    <w:semiHidden/>
    <w:rsid w:val="0081290A"/>
    <w:pPr>
      <w:spacing w:after="0" w:line="240" w:lineRule="auto"/>
    </w:pPr>
  </w:style>
  <w:style w:type="table" w:styleId="Sombreadoclaro-nfasis5">
    <w:name w:val="Light Shading Accent 5"/>
    <w:basedOn w:val="Tablanormal"/>
    <w:uiPriority w:val="60"/>
    <w:rsid w:val="0081290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5">
    <w:name w:val="Light List Accent 5"/>
    <w:basedOn w:val="Tablanormal"/>
    <w:uiPriority w:val="61"/>
    <w:rsid w:val="0081290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cabezado">
    <w:name w:val="header"/>
    <w:basedOn w:val="Normal"/>
    <w:link w:val="EncabezadoCar"/>
    <w:uiPriority w:val="99"/>
    <w:unhideWhenUsed/>
    <w:rsid w:val="00F31C0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31C00"/>
  </w:style>
  <w:style w:type="paragraph" w:styleId="Piedepgina">
    <w:name w:val="footer"/>
    <w:basedOn w:val="Normal"/>
    <w:link w:val="PiedepginaCar"/>
    <w:uiPriority w:val="99"/>
    <w:unhideWhenUsed/>
    <w:rsid w:val="00F31C0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31C00"/>
  </w:style>
  <w:style w:type="table" w:styleId="Tablaconcuadrcula">
    <w:name w:val="Table Grid"/>
    <w:basedOn w:val="Tablanormal"/>
    <w:uiPriority w:val="59"/>
    <w:rsid w:val="00B129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627816"/>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0F2B5B"/>
    <w:pPr>
      <w:spacing w:after="0"/>
      <w:ind w:left="440" w:hanging="440"/>
    </w:pPr>
    <w:rPr>
      <w:rFonts w:cstheme="minorHAnsi"/>
      <w:caps/>
      <w:sz w:val="20"/>
      <w:szCs w:val="20"/>
    </w:rPr>
  </w:style>
  <w:style w:type="table" w:styleId="Sombreadoclaro-nfasis1">
    <w:name w:val="Light Shading Accent 1"/>
    <w:basedOn w:val="Tablanormal"/>
    <w:uiPriority w:val="60"/>
    <w:rsid w:val="00385EC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unhideWhenUsed/>
    <w:rsid w:val="00074DE9"/>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customStyle="1" w:styleId="apple-converted-space">
    <w:name w:val="apple-converted-space"/>
    <w:basedOn w:val="Fuentedeprrafopredeter"/>
    <w:rsid w:val="00074DE9"/>
  </w:style>
  <w:style w:type="character" w:styleId="Textodelmarcadordeposicin">
    <w:name w:val="Placeholder Text"/>
    <w:basedOn w:val="Fuentedeprrafopredeter"/>
    <w:uiPriority w:val="99"/>
    <w:semiHidden/>
    <w:rsid w:val="00566B5C"/>
    <w:rPr>
      <w:color w:val="808080"/>
    </w:rPr>
  </w:style>
  <w:style w:type="paragraph" w:styleId="Sinespaciado">
    <w:name w:val="No Spacing"/>
    <w:uiPriority w:val="1"/>
    <w:qFormat/>
    <w:rsid w:val="008830EB"/>
    <w:pPr>
      <w:spacing w:after="0" w:line="240" w:lineRule="auto"/>
    </w:pPr>
    <w:rPr>
      <w:lang w:val="es-ES"/>
    </w:rPr>
  </w:style>
  <w:style w:type="character" w:styleId="Textoennegrita">
    <w:name w:val="Strong"/>
    <w:basedOn w:val="Fuentedeprrafopredeter"/>
    <w:uiPriority w:val="22"/>
    <w:qFormat/>
    <w:rsid w:val="00FE0B3E"/>
    <w:rPr>
      <w:b/>
      <w:bCs/>
    </w:rPr>
  </w:style>
  <w:style w:type="paragraph" w:styleId="Textonotapie">
    <w:name w:val="footnote text"/>
    <w:basedOn w:val="Normal"/>
    <w:link w:val="TextonotapieCar"/>
    <w:uiPriority w:val="99"/>
    <w:unhideWhenUsed/>
    <w:rsid w:val="0004205C"/>
    <w:pPr>
      <w:spacing w:after="0" w:line="240" w:lineRule="auto"/>
    </w:pPr>
    <w:rPr>
      <w:rFonts w:eastAsiaTheme="minorEastAsia"/>
      <w:sz w:val="24"/>
      <w:szCs w:val="24"/>
      <w:lang w:val="es-ES_tradnl"/>
    </w:rPr>
  </w:style>
  <w:style w:type="character" w:customStyle="1" w:styleId="TextonotapieCar">
    <w:name w:val="Texto nota pie Car"/>
    <w:basedOn w:val="Fuentedeprrafopredeter"/>
    <w:link w:val="Textonotapie"/>
    <w:uiPriority w:val="99"/>
    <w:rsid w:val="0004205C"/>
    <w:rPr>
      <w:rFonts w:eastAsiaTheme="minorEastAsia"/>
      <w:sz w:val="24"/>
      <w:szCs w:val="24"/>
      <w:lang w:val="es-ES_tradnl"/>
    </w:rPr>
  </w:style>
  <w:style w:type="character" w:styleId="Refdenotaalpie">
    <w:name w:val="footnote reference"/>
    <w:basedOn w:val="Fuentedeprrafopredeter"/>
    <w:uiPriority w:val="99"/>
    <w:unhideWhenUsed/>
    <w:rsid w:val="0004205C"/>
    <w:rPr>
      <w:vertAlign w:val="superscript"/>
    </w:rPr>
  </w:style>
  <w:style w:type="character" w:styleId="Hipervnculovisitado">
    <w:name w:val="FollowedHyperlink"/>
    <w:basedOn w:val="Fuentedeprrafopredeter"/>
    <w:uiPriority w:val="99"/>
    <w:semiHidden/>
    <w:unhideWhenUsed/>
    <w:rsid w:val="00FA165F"/>
    <w:rPr>
      <w:color w:val="800080" w:themeColor="followedHyperlink"/>
      <w:u w:val="single"/>
    </w:rPr>
  </w:style>
  <w:style w:type="character" w:customStyle="1" w:styleId="hps">
    <w:name w:val="hps"/>
    <w:basedOn w:val="Fuentedeprrafopredeter"/>
    <w:rsid w:val="00014AF3"/>
  </w:style>
  <w:style w:type="paragraph" w:styleId="Subttulo">
    <w:name w:val="Subtitle"/>
    <w:basedOn w:val="Normal"/>
    <w:next w:val="Normal"/>
    <w:link w:val="SubttuloCar"/>
    <w:uiPriority w:val="11"/>
    <w:qFormat/>
    <w:rsid w:val="00EA7D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A7D3F"/>
    <w:rPr>
      <w:rFonts w:asciiTheme="majorHAnsi" w:eastAsiaTheme="majorEastAsia" w:hAnsiTheme="majorHAnsi" w:cstheme="majorBidi"/>
      <w:i/>
      <w:iCs/>
      <w:color w:val="4F81BD" w:themeColor="accent1"/>
      <w:spacing w:val="15"/>
      <w:sz w:val="24"/>
      <w:szCs w:val="24"/>
      <w:lang w:val="es-ES"/>
    </w:rPr>
  </w:style>
  <w:style w:type="paragraph" w:styleId="Mapadeldocumento">
    <w:name w:val="Document Map"/>
    <w:basedOn w:val="Normal"/>
    <w:link w:val="MapadeldocumentoCar"/>
    <w:uiPriority w:val="99"/>
    <w:semiHidden/>
    <w:unhideWhenUsed/>
    <w:rsid w:val="006D3836"/>
    <w:pPr>
      <w:spacing w:after="0" w:line="240" w:lineRule="auto"/>
    </w:pPr>
    <w:rPr>
      <w:rFonts w:ascii="Lucida Grande" w:hAnsi="Lucida Grande" w:cs="Lucida Grande"/>
      <w:sz w:val="24"/>
      <w:szCs w:val="24"/>
    </w:rPr>
  </w:style>
  <w:style w:type="character" w:customStyle="1" w:styleId="MapadeldocumentoCar">
    <w:name w:val="Mapa del documento Car"/>
    <w:basedOn w:val="Fuentedeprrafopredeter"/>
    <w:link w:val="Mapadeldocumento"/>
    <w:uiPriority w:val="99"/>
    <w:semiHidden/>
    <w:rsid w:val="006D3836"/>
    <w:rPr>
      <w:rFonts w:ascii="Lucida Grande" w:hAnsi="Lucida Grande" w:cs="Lucida Grande"/>
      <w:sz w:val="24"/>
      <w:szCs w:val="24"/>
      <w:lang w:val="es-ES"/>
    </w:rPr>
  </w:style>
  <w:style w:type="paragraph" w:styleId="TDC4">
    <w:name w:val="toc 4"/>
    <w:basedOn w:val="Normal"/>
    <w:next w:val="Normal"/>
    <w:autoRedefine/>
    <w:uiPriority w:val="39"/>
    <w:unhideWhenUsed/>
    <w:rsid w:val="00D8668B"/>
    <w:pPr>
      <w:spacing w:after="100"/>
      <w:ind w:left="660"/>
    </w:pPr>
  </w:style>
  <w:style w:type="paragraph" w:styleId="TDC5">
    <w:name w:val="toc 5"/>
    <w:basedOn w:val="Normal"/>
    <w:next w:val="Normal"/>
    <w:autoRedefine/>
    <w:uiPriority w:val="39"/>
    <w:unhideWhenUsed/>
    <w:rsid w:val="00D8668B"/>
    <w:pPr>
      <w:spacing w:after="100"/>
      <w:ind w:left="880"/>
    </w:pPr>
  </w:style>
</w:styles>
</file>

<file path=word/webSettings.xml><?xml version="1.0" encoding="utf-8"?>
<w:webSettings xmlns:r="http://schemas.openxmlformats.org/officeDocument/2006/relationships" xmlns:w="http://schemas.openxmlformats.org/wordprocessingml/2006/main">
  <w:divs>
    <w:div w:id="260534777">
      <w:bodyDiv w:val="1"/>
      <w:marLeft w:val="0"/>
      <w:marRight w:val="0"/>
      <w:marTop w:val="0"/>
      <w:marBottom w:val="0"/>
      <w:divBdr>
        <w:top w:val="none" w:sz="0" w:space="0" w:color="auto"/>
        <w:left w:val="none" w:sz="0" w:space="0" w:color="auto"/>
        <w:bottom w:val="none" w:sz="0" w:space="0" w:color="auto"/>
        <w:right w:val="none" w:sz="0" w:space="0" w:color="auto"/>
      </w:divBdr>
    </w:div>
    <w:div w:id="478305469">
      <w:bodyDiv w:val="1"/>
      <w:marLeft w:val="0"/>
      <w:marRight w:val="0"/>
      <w:marTop w:val="0"/>
      <w:marBottom w:val="0"/>
      <w:divBdr>
        <w:top w:val="none" w:sz="0" w:space="0" w:color="auto"/>
        <w:left w:val="none" w:sz="0" w:space="0" w:color="auto"/>
        <w:bottom w:val="none" w:sz="0" w:space="0" w:color="auto"/>
        <w:right w:val="none" w:sz="0" w:space="0" w:color="auto"/>
      </w:divBdr>
    </w:div>
    <w:div w:id="608583299">
      <w:bodyDiv w:val="1"/>
      <w:marLeft w:val="0"/>
      <w:marRight w:val="0"/>
      <w:marTop w:val="0"/>
      <w:marBottom w:val="0"/>
      <w:divBdr>
        <w:top w:val="none" w:sz="0" w:space="0" w:color="auto"/>
        <w:left w:val="none" w:sz="0" w:space="0" w:color="auto"/>
        <w:bottom w:val="none" w:sz="0" w:space="0" w:color="auto"/>
        <w:right w:val="none" w:sz="0" w:space="0" w:color="auto"/>
      </w:divBdr>
    </w:div>
    <w:div w:id="1241713354">
      <w:bodyDiv w:val="1"/>
      <w:marLeft w:val="0"/>
      <w:marRight w:val="0"/>
      <w:marTop w:val="0"/>
      <w:marBottom w:val="0"/>
      <w:divBdr>
        <w:top w:val="none" w:sz="0" w:space="0" w:color="auto"/>
        <w:left w:val="none" w:sz="0" w:space="0" w:color="auto"/>
        <w:bottom w:val="none" w:sz="0" w:space="0" w:color="auto"/>
        <w:right w:val="none" w:sz="0" w:space="0" w:color="auto"/>
      </w:divBdr>
    </w:div>
    <w:div w:id="1477070490">
      <w:bodyDiv w:val="1"/>
      <w:marLeft w:val="0"/>
      <w:marRight w:val="0"/>
      <w:marTop w:val="0"/>
      <w:marBottom w:val="0"/>
      <w:divBdr>
        <w:top w:val="none" w:sz="0" w:space="0" w:color="auto"/>
        <w:left w:val="none" w:sz="0" w:space="0" w:color="auto"/>
        <w:bottom w:val="none" w:sz="0" w:space="0" w:color="auto"/>
        <w:right w:val="none" w:sz="0" w:space="0" w:color="auto"/>
      </w:divBdr>
      <w:divsChild>
        <w:div w:id="1994797209">
          <w:marLeft w:val="0"/>
          <w:marRight w:val="0"/>
          <w:marTop w:val="0"/>
          <w:marBottom w:val="0"/>
          <w:divBdr>
            <w:top w:val="none" w:sz="0" w:space="0" w:color="auto"/>
            <w:left w:val="none" w:sz="0" w:space="0" w:color="auto"/>
            <w:bottom w:val="none" w:sz="0" w:space="0" w:color="auto"/>
            <w:right w:val="none" w:sz="0" w:space="0" w:color="auto"/>
          </w:divBdr>
        </w:div>
        <w:div w:id="1915241176">
          <w:marLeft w:val="0"/>
          <w:marRight w:val="0"/>
          <w:marTop w:val="0"/>
          <w:marBottom w:val="0"/>
          <w:divBdr>
            <w:top w:val="none" w:sz="0" w:space="0" w:color="auto"/>
            <w:left w:val="none" w:sz="0" w:space="0" w:color="auto"/>
            <w:bottom w:val="none" w:sz="0" w:space="0" w:color="auto"/>
            <w:right w:val="none" w:sz="0" w:space="0" w:color="auto"/>
          </w:divBdr>
        </w:div>
        <w:div w:id="1916741597">
          <w:marLeft w:val="0"/>
          <w:marRight w:val="0"/>
          <w:marTop w:val="0"/>
          <w:marBottom w:val="0"/>
          <w:divBdr>
            <w:top w:val="none" w:sz="0" w:space="0" w:color="auto"/>
            <w:left w:val="none" w:sz="0" w:space="0" w:color="auto"/>
            <w:bottom w:val="none" w:sz="0" w:space="0" w:color="auto"/>
            <w:right w:val="none" w:sz="0" w:space="0" w:color="auto"/>
          </w:divBdr>
        </w:div>
        <w:div w:id="1709794700">
          <w:marLeft w:val="0"/>
          <w:marRight w:val="0"/>
          <w:marTop w:val="0"/>
          <w:marBottom w:val="0"/>
          <w:divBdr>
            <w:top w:val="none" w:sz="0" w:space="0" w:color="auto"/>
            <w:left w:val="none" w:sz="0" w:space="0" w:color="auto"/>
            <w:bottom w:val="none" w:sz="0" w:space="0" w:color="auto"/>
            <w:right w:val="none" w:sz="0" w:space="0" w:color="auto"/>
          </w:divBdr>
        </w:div>
        <w:div w:id="1465585459">
          <w:marLeft w:val="0"/>
          <w:marRight w:val="0"/>
          <w:marTop w:val="0"/>
          <w:marBottom w:val="0"/>
          <w:divBdr>
            <w:top w:val="none" w:sz="0" w:space="0" w:color="auto"/>
            <w:left w:val="none" w:sz="0" w:space="0" w:color="auto"/>
            <w:bottom w:val="none" w:sz="0" w:space="0" w:color="auto"/>
            <w:right w:val="none" w:sz="0" w:space="0" w:color="auto"/>
          </w:divBdr>
        </w:div>
        <w:div w:id="841505921">
          <w:marLeft w:val="0"/>
          <w:marRight w:val="0"/>
          <w:marTop w:val="0"/>
          <w:marBottom w:val="0"/>
          <w:divBdr>
            <w:top w:val="none" w:sz="0" w:space="0" w:color="auto"/>
            <w:left w:val="none" w:sz="0" w:space="0" w:color="auto"/>
            <w:bottom w:val="none" w:sz="0" w:space="0" w:color="auto"/>
            <w:right w:val="none" w:sz="0" w:space="0" w:color="auto"/>
          </w:divBdr>
        </w:div>
      </w:divsChild>
    </w:div>
    <w:div w:id="1807166716">
      <w:bodyDiv w:val="1"/>
      <w:marLeft w:val="0"/>
      <w:marRight w:val="0"/>
      <w:marTop w:val="0"/>
      <w:marBottom w:val="0"/>
      <w:divBdr>
        <w:top w:val="none" w:sz="0" w:space="0" w:color="auto"/>
        <w:left w:val="none" w:sz="0" w:space="0" w:color="auto"/>
        <w:bottom w:val="none" w:sz="0" w:space="0" w:color="auto"/>
        <w:right w:val="none" w:sz="0" w:space="0" w:color="auto"/>
      </w:divBdr>
    </w:div>
    <w:div w:id="1827823913">
      <w:bodyDiv w:val="1"/>
      <w:marLeft w:val="0"/>
      <w:marRight w:val="0"/>
      <w:marTop w:val="0"/>
      <w:marBottom w:val="0"/>
      <w:divBdr>
        <w:top w:val="none" w:sz="0" w:space="0" w:color="auto"/>
        <w:left w:val="none" w:sz="0" w:space="0" w:color="auto"/>
        <w:bottom w:val="none" w:sz="0" w:space="0" w:color="auto"/>
        <w:right w:val="none" w:sz="0" w:space="0" w:color="auto"/>
      </w:divBdr>
      <w:divsChild>
        <w:div w:id="472796027">
          <w:marLeft w:val="0"/>
          <w:marRight w:val="0"/>
          <w:marTop w:val="0"/>
          <w:marBottom w:val="150"/>
          <w:divBdr>
            <w:top w:val="none" w:sz="0" w:space="0" w:color="auto"/>
            <w:left w:val="none" w:sz="0" w:space="0" w:color="auto"/>
            <w:bottom w:val="none" w:sz="0" w:space="0" w:color="auto"/>
            <w:right w:val="none" w:sz="0" w:space="0" w:color="auto"/>
          </w:divBdr>
        </w:div>
      </w:divsChild>
    </w:div>
    <w:div w:id="2036727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oracle.com/technetwork/developer-tools/datamodeler/downloads/datamodeler-087275.html"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Modelo%20de%20Ciclo%20de%20Vida.png" TargetMode="External"/><Relationship Id="rId21" Type="http://schemas.openxmlformats.org/officeDocument/2006/relationships/footnotes" Target="footnotes.xml"/><Relationship Id="rId34" Type="http://schemas.openxmlformats.org/officeDocument/2006/relationships/hyperlink" Target="Context%20Diagram.pdf" TargetMode="External"/><Relationship Id="rId42" Type="http://schemas.openxmlformats.org/officeDocument/2006/relationships/diagramLayout" Target="diagrams/layout2.xml"/><Relationship Id="rId47" Type="http://schemas.openxmlformats.org/officeDocument/2006/relationships/diagramLayout" Target="diagrams/layout3.xml"/><Relationship Id="rId50" Type="http://schemas.microsoft.com/office/2007/relationships/diagramDrawing" Target="diagrams/drawing3.xml"/><Relationship Id="rId55" Type="http://schemas.microsoft.com/office/2007/relationships/diagramDrawing" Target="diagrams/drawing4.xml"/><Relationship Id="rId63" Type="http://schemas.microsoft.com/office/2007/relationships/diagramDrawing" Target="diagrams/drawing5.xml"/><Relationship Id="rId68" Type="http://schemas.microsoft.com/office/2007/relationships/diagramDrawing" Target="diagrams/drawing6.xml"/><Relationship Id="rId76" Type="http://schemas.openxmlformats.org/officeDocument/2006/relationships/diagramLayout" Target="diagrams/layout8.xml"/><Relationship Id="rId84" Type="http://schemas.microsoft.com/office/2007/relationships/diagramDrawing" Target="diagrams/drawing9.xml"/><Relationship Id="rId89" Type="http://schemas.openxmlformats.org/officeDocument/2006/relationships/diagramColors" Target="diagrams/colors10.xml"/><Relationship Id="rId97" Type="http://schemas.openxmlformats.org/officeDocument/2006/relationships/fontTable" Target="fontTable.xml"/><Relationship Id="rId7" Type="http://schemas.openxmlformats.org/officeDocument/2006/relationships/customXml" Target="../customXml/item7.xml"/><Relationship Id="rId71" Type="http://schemas.openxmlformats.org/officeDocument/2006/relationships/diagramQuickStyle" Target="diagrams/quickStyle7.xml"/><Relationship Id="rId92"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customXml" Target="../customXml/item16.xml"/><Relationship Id="rId29" Type="http://schemas.openxmlformats.org/officeDocument/2006/relationships/image" Target="media/image2.png"/><Relationship Id="rId11" Type="http://schemas.openxmlformats.org/officeDocument/2006/relationships/customXml" Target="../customXml/item11.xml"/><Relationship Id="rId24" Type="http://schemas.openxmlformats.org/officeDocument/2006/relationships/comments" Target="comments.xml"/><Relationship Id="rId32" Type="http://schemas.openxmlformats.org/officeDocument/2006/relationships/hyperlink" Target="http://git-scm.com/about/staging-area" TargetMode="External"/><Relationship Id="rId37" Type="http://schemas.openxmlformats.org/officeDocument/2006/relationships/diagramQuickStyle" Target="diagrams/quickStyle1.xml"/><Relationship Id="rId40" Type="http://schemas.openxmlformats.org/officeDocument/2006/relationships/hyperlink" Target="roles.png" TargetMode="External"/><Relationship Id="rId45" Type="http://schemas.microsoft.com/office/2007/relationships/diagramDrawing" Target="diagrams/drawing2.xml"/><Relationship Id="rId53" Type="http://schemas.openxmlformats.org/officeDocument/2006/relationships/diagramQuickStyle" Target="diagrams/quickStyle4.xml"/><Relationship Id="rId58" Type="http://schemas.openxmlformats.org/officeDocument/2006/relationships/hyperlink" Target="Plantilla%20de%20Entrenamiento.xlsx" TargetMode="External"/><Relationship Id="rId66" Type="http://schemas.openxmlformats.org/officeDocument/2006/relationships/diagramQuickStyle" Target="diagrams/quickStyle6.xml"/><Relationship Id="rId74" Type="http://schemas.openxmlformats.org/officeDocument/2006/relationships/hyperlink" Target="WBS%20Primera%20Entrega/Actividad%201%20-%20Definici&#243;n%20del%20proyecto.pdf" TargetMode="External"/><Relationship Id="rId79" Type="http://schemas.microsoft.com/office/2007/relationships/diagramDrawing" Target="diagrams/drawing8.xml"/><Relationship Id="rId87" Type="http://schemas.openxmlformats.org/officeDocument/2006/relationships/diagramLayout" Target="diagrams/layout10.xml"/><Relationship Id="rId5" Type="http://schemas.openxmlformats.org/officeDocument/2006/relationships/customXml" Target="../customXml/item5.xml"/><Relationship Id="rId61" Type="http://schemas.openxmlformats.org/officeDocument/2006/relationships/diagramQuickStyle" Target="diagrams/quickStyle5.xml"/><Relationship Id="rId82" Type="http://schemas.openxmlformats.org/officeDocument/2006/relationships/diagramQuickStyle" Target="diagrams/quickStyle9.xml"/><Relationship Id="rId90" Type="http://schemas.microsoft.com/office/2007/relationships/diagramDrawing" Target="diagrams/drawing10.xml"/><Relationship Id="rId95" Type="http://schemas.openxmlformats.org/officeDocument/2006/relationships/footer" Target="footer1.xml"/><Relationship Id="rId19" Type="http://schemas.openxmlformats.org/officeDocument/2006/relationships/settings" Target="settings.xml"/><Relationship Id="rId14" Type="http://schemas.openxmlformats.org/officeDocument/2006/relationships/customXml" Target="../customXml/item14.xml"/><Relationship Id="rId22" Type="http://schemas.openxmlformats.org/officeDocument/2006/relationships/endnotes" Target="endnotes.xml"/><Relationship Id="rId27" Type="http://schemas.openxmlformats.org/officeDocument/2006/relationships/hyperlink" Target="espiral.png" TargetMode="External"/><Relationship Id="rId30" Type="http://schemas.openxmlformats.org/officeDocument/2006/relationships/image" Target="media/image3.png"/><Relationship Id="rId35" Type="http://schemas.openxmlformats.org/officeDocument/2006/relationships/diagramData" Target="diagrams/data1.xml"/><Relationship Id="rId43" Type="http://schemas.openxmlformats.org/officeDocument/2006/relationships/diagramQuickStyle" Target="diagrams/quickStyle2.xml"/><Relationship Id="rId48" Type="http://schemas.openxmlformats.org/officeDocument/2006/relationships/diagramQuickStyle" Target="diagrams/quickStyle3.xml"/><Relationship Id="rId56" Type="http://schemas.openxmlformats.org/officeDocument/2006/relationships/hyperlink" Target="Encuesta%20Inicial%20Entrenamiento.xlsx" TargetMode="External"/><Relationship Id="rId64" Type="http://schemas.openxmlformats.org/officeDocument/2006/relationships/diagramData" Target="diagrams/data6.xml"/><Relationship Id="rId69" Type="http://schemas.openxmlformats.org/officeDocument/2006/relationships/diagramData" Target="diagrams/data7.xml"/><Relationship Id="rId77" Type="http://schemas.openxmlformats.org/officeDocument/2006/relationships/diagramQuickStyle" Target="diagrams/quickStyle8.xml"/><Relationship Id="rId8" Type="http://schemas.openxmlformats.org/officeDocument/2006/relationships/customXml" Target="../customXml/item8.xml"/><Relationship Id="rId51" Type="http://schemas.openxmlformats.org/officeDocument/2006/relationships/diagramData" Target="diagrams/data4.xml"/><Relationship Id="rId72" Type="http://schemas.openxmlformats.org/officeDocument/2006/relationships/diagramColors" Target="diagrams/colors7.xml"/><Relationship Id="rId80" Type="http://schemas.openxmlformats.org/officeDocument/2006/relationships/diagramData" Target="diagrams/data9.xml"/><Relationship Id="rId85" Type="http://schemas.openxmlformats.org/officeDocument/2006/relationships/hyperlink" Target="SPMP%20-%20FifthFloor%20-%20Plan%20de%20Control.docx" TargetMode="External"/><Relationship Id="rId93" Type="http://schemas.openxmlformats.org/officeDocument/2006/relationships/header" Target="header1.xml"/><Relationship Id="rId98"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numbering" Target="numbering.xml"/><Relationship Id="rId25" Type="http://schemas.openxmlformats.org/officeDocument/2006/relationships/hyperlink" Target="Representacion%20de%20Instrucciones%20y%20Reglas.xlsx" TargetMode="External"/><Relationship Id="rId33" Type="http://schemas.openxmlformats.org/officeDocument/2006/relationships/hyperlink" Target="http://git-scm.com/about/distributed" TargetMode="External"/><Relationship Id="rId38" Type="http://schemas.openxmlformats.org/officeDocument/2006/relationships/diagramColors" Target="diagrams/colors1.xml"/><Relationship Id="rId46" Type="http://schemas.openxmlformats.org/officeDocument/2006/relationships/diagramData" Target="diagrams/data3.xml"/><Relationship Id="rId59" Type="http://schemas.openxmlformats.org/officeDocument/2006/relationships/diagramData" Target="diagrams/data5.xml"/><Relationship Id="rId67" Type="http://schemas.openxmlformats.org/officeDocument/2006/relationships/diagramColors" Target="diagrams/colors6.xml"/><Relationship Id="rId20" Type="http://schemas.openxmlformats.org/officeDocument/2006/relationships/webSettings" Target="webSettings.xml"/><Relationship Id="rId41" Type="http://schemas.openxmlformats.org/officeDocument/2006/relationships/diagramData" Target="diagrams/data2.xml"/><Relationship Id="rId54" Type="http://schemas.openxmlformats.org/officeDocument/2006/relationships/diagramColors" Target="diagrams/colors4.xml"/><Relationship Id="rId62" Type="http://schemas.openxmlformats.org/officeDocument/2006/relationships/diagramColors" Target="diagrams/colors5.xml"/><Relationship Id="rId70" Type="http://schemas.openxmlformats.org/officeDocument/2006/relationships/diagramLayout" Target="diagrams/layout7.xml"/><Relationship Id="rId75" Type="http://schemas.openxmlformats.org/officeDocument/2006/relationships/diagramData" Target="diagrams/data8.xml"/><Relationship Id="rId83" Type="http://schemas.openxmlformats.org/officeDocument/2006/relationships/diagramColors" Target="diagrams/colors9.xml"/><Relationship Id="rId88" Type="http://schemas.openxmlformats.org/officeDocument/2006/relationships/diagramQuickStyle" Target="diagrams/quickStyle10.xml"/><Relationship Id="rId91" Type="http://schemas.openxmlformats.org/officeDocument/2006/relationships/image" Target="media/image15.png"/><Relationship Id="rId9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customXml" Target="../customXml/item15.xml"/><Relationship Id="rId23" Type="http://schemas.openxmlformats.org/officeDocument/2006/relationships/hyperlink" Target="Clue_in_Spanish_(2002).pdf" TargetMode="External"/><Relationship Id="rId28" Type="http://schemas.openxmlformats.org/officeDocument/2006/relationships/image" Target="media/image1.png"/><Relationship Id="rId36" Type="http://schemas.openxmlformats.org/officeDocument/2006/relationships/diagramLayout" Target="diagrams/layout1.xml"/><Relationship Id="rId49" Type="http://schemas.openxmlformats.org/officeDocument/2006/relationships/diagramColors" Target="diagrams/colors3.xml"/><Relationship Id="rId57" Type="http://schemas.openxmlformats.org/officeDocument/2006/relationships/hyperlink" Target="Plantilla%20de%20Entrenamiento.xlsx" TargetMode="External"/><Relationship Id="rId10" Type="http://schemas.openxmlformats.org/officeDocument/2006/relationships/customXml" Target="../customXml/item10.xml"/><Relationship Id="rId31" Type="http://schemas.openxmlformats.org/officeDocument/2006/relationships/hyperlink" Target="http://git-scm.com/about/branching-and-merging" TargetMode="External"/><Relationship Id="rId44" Type="http://schemas.openxmlformats.org/officeDocument/2006/relationships/diagramColors" Target="diagrams/colors2.xml"/><Relationship Id="rId52" Type="http://schemas.openxmlformats.org/officeDocument/2006/relationships/diagramLayout" Target="diagrams/layout4.xml"/><Relationship Id="rId60" Type="http://schemas.openxmlformats.org/officeDocument/2006/relationships/diagramLayout" Target="diagrams/layout5.xml"/><Relationship Id="rId65" Type="http://schemas.openxmlformats.org/officeDocument/2006/relationships/diagramLayout" Target="diagrams/layout6.xml"/><Relationship Id="rId73" Type="http://schemas.microsoft.com/office/2007/relationships/diagramDrawing" Target="diagrams/drawing7.xml"/><Relationship Id="rId78" Type="http://schemas.openxmlformats.org/officeDocument/2006/relationships/diagramColors" Target="diagrams/colors8.xml"/><Relationship Id="rId81" Type="http://schemas.openxmlformats.org/officeDocument/2006/relationships/diagramLayout" Target="diagrams/layout9.xml"/><Relationship Id="rId86" Type="http://schemas.openxmlformats.org/officeDocument/2006/relationships/diagramData" Target="diagrams/data10.xml"/><Relationship Id="rId94" Type="http://schemas.openxmlformats.org/officeDocument/2006/relationships/header" Target="header2.xml"/><Relationship Id="rId99" Type="http://schemas.microsoft.com/office/2007/relationships/stylesWithEffects" Target="stylesWithEffects.xml"/><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customXml" Target="../customXml/item13.xml"/><Relationship Id="rId18" Type="http://schemas.openxmlformats.org/officeDocument/2006/relationships/styles" Target="styles.xml"/><Relationship Id="rId39" Type="http://schemas.microsoft.com/office/2007/relationships/diagramDrawing" Target="diagrams/drawing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diagrams/_rels/data10.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diagrams/_rels/data2.xml.rels><?xml version="1.0" encoding="UTF-8" standalone="yes"?>
<Relationships xmlns="http://schemas.openxmlformats.org/package/2006/relationships"><Relationship Id="rId1" Type="http://schemas.openxmlformats.org/officeDocument/2006/relationships/image" Target="../media/image4.png"/></Relationships>
</file>

<file path=word/diagrams/_rels/data3.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 Id="rId4" Type="http://schemas.openxmlformats.org/officeDocument/2006/relationships/image" Target="../media/image8.png"/></Relationships>
</file>

<file path=word/diagrams/_rels/data4.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diagrams/_rels/data5.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9.png"/></Relationships>
</file>

<file path=word/diagrams/_rels/data6.xml.rels><?xml version="1.0" encoding="UTF-8" standalone="yes"?>
<Relationships xmlns="http://schemas.openxmlformats.org/package/2006/relationships"><Relationship Id="rId1" Type="http://schemas.openxmlformats.org/officeDocument/2006/relationships/image" Target="../media/image9.png"/></Relationships>
</file>

<file path=word/diagrams/_rels/data7.xml.rels><?xml version="1.0" encoding="UTF-8" standalone="yes"?>
<Relationships xmlns="http://schemas.openxmlformats.org/package/2006/relationships"><Relationship Id="rId1" Type="http://schemas.openxmlformats.org/officeDocument/2006/relationships/image" Target="../media/image4.png"/></Relationships>
</file>

<file path=word/diagrams/_rels/data8.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s>
</file>

<file path=word/diagrams/_rels/data9.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4.png"/></Relationships>
</file>

<file path=word/diagrams/_rels/drawing10.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diagrams/_rels/drawing2.xml.rels><?xml version="1.0" encoding="UTF-8" standalone="yes"?>
<Relationships xmlns="http://schemas.openxmlformats.org/package/2006/relationships"><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 Id="rId4" Type="http://schemas.openxmlformats.org/officeDocument/2006/relationships/image" Target="../media/image8.png"/></Relationships>
</file>

<file path=word/diagrams/_rels/drawing4.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diagrams/_rels/drawing5.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9.png"/></Relationships>
</file>

<file path=word/diagrams/_rels/drawing6.xml.rels><?xml version="1.0" encoding="UTF-8" standalone="yes"?>
<Relationships xmlns="http://schemas.openxmlformats.org/package/2006/relationships"><Relationship Id="rId1" Type="http://schemas.openxmlformats.org/officeDocument/2006/relationships/image" Target="../media/image9.png"/></Relationships>
</file>

<file path=word/diagrams/_rels/drawing7.xml.rels><?xml version="1.0" encoding="UTF-8" standalone="yes"?>
<Relationships xmlns="http://schemas.openxmlformats.org/package/2006/relationships"><Relationship Id="rId1" Type="http://schemas.openxmlformats.org/officeDocument/2006/relationships/image" Target="../media/image4.png"/></Relationships>
</file>

<file path=word/diagrams/_rels/drawing8.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s>
</file>

<file path=word/diagrams/_rels/drawing9.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1#4">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1#3">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B883B14-106E-4048-84D9-75B5EF6542AB}" type="doc">
      <dgm:prSet loTypeId="urn:microsoft.com/office/officeart/2005/8/layout/radial5" loCatId="cycle" qsTypeId="urn:microsoft.com/office/officeart/2005/8/quickstyle/simple4" qsCatId="simple" csTypeId="urn:microsoft.com/office/officeart/2005/8/colors/colorful2" csCatId="colorful" phldr="1"/>
      <dgm:spPr/>
      <dgm:t>
        <a:bodyPr/>
        <a:lstStyle/>
        <a:p>
          <a:endParaRPr lang="en-US"/>
        </a:p>
      </dgm:t>
    </dgm:pt>
    <dgm:pt modelId="{F7420165-9021-44F1-BBD5-4EE74743EFCE}">
      <dgm:prSet phldrT="[Texto]" custT="1"/>
      <dgm:spPr/>
      <dgm:t>
        <a:bodyPr/>
        <a:lstStyle/>
        <a:p>
          <a:r>
            <a:rPr lang="en-US" sz="900"/>
            <a:t>Gerente del Proyecto</a:t>
          </a:r>
        </a:p>
        <a:p>
          <a:r>
            <a:rPr lang="en-US" sz="900"/>
            <a:t>(Lider)</a:t>
          </a:r>
        </a:p>
      </dgm:t>
    </dgm:pt>
    <dgm:pt modelId="{568CB72E-5B43-4911-A23D-1C6D0FF9FE1E}" type="parTrans" cxnId="{27ADA697-3AE3-4D17-9F7B-B128329F8C9E}">
      <dgm:prSet/>
      <dgm:spPr/>
      <dgm:t>
        <a:bodyPr/>
        <a:lstStyle/>
        <a:p>
          <a:endParaRPr lang="en-US"/>
        </a:p>
      </dgm:t>
    </dgm:pt>
    <dgm:pt modelId="{BAF86FDE-BE3F-4ABD-A13D-4741774659F7}" type="sibTrans" cxnId="{27ADA697-3AE3-4D17-9F7B-B128329F8C9E}">
      <dgm:prSet/>
      <dgm:spPr/>
      <dgm:t>
        <a:bodyPr/>
        <a:lstStyle/>
        <a:p>
          <a:endParaRPr lang="en-US"/>
        </a:p>
      </dgm:t>
    </dgm:pt>
    <dgm:pt modelId="{86CA724C-E1FC-49D4-A97B-BE3180A2391E}">
      <dgm:prSet phldrT="[Texto]" custT="1"/>
      <dgm:spPr/>
      <dgm:t>
        <a:bodyPr/>
        <a:lstStyle/>
        <a:p>
          <a:r>
            <a:rPr lang="en-US" sz="800"/>
            <a:t>Arquitecto</a:t>
          </a:r>
          <a:endParaRPr lang="en-US" sz="500"/>
        </a:p>
      </dgm:t>
    </dgm:pt>
    <dgm:pt modelId="{AA3AE431-6E38-4467-A862-744AB834DF49}" type="parTrans" cxnId="{31596380-06C8-4826-8CFD-A13DEA74D0F5}">
      <dgm:prSet/>
      <dgm:spPr/>
      <dgm:t>
        <a:bodyPr/>
        <a:lstStyle/>
        <a:p>
          <a:endParaRPr lang="en-US"/>
        </a:p>
      </dgm:t>
    </dgm:pt>
    <dgm:pt modelId="{6905CCDE-D755-4FB8-87FB-BF2B1BEE595A}" type="sibTrans" cxnId="{31596380-06C8-4826-8CFD-A13DEA74D0F5}">
      <dgm:prSet/>
      <dgm:spPr/>
      <dgm:t>
        <a:bodyPr/>
        <a:lstStyle/>
        <a:p>
          <a:endParaRPr lang="en-US"/>
        </a:p>
      </dgm:t>
    </dgm:pt>
    <dgm:pt modelId="{C7F1ABC5-FBC1-49ED-BF1D-1F47C7F45F12}">
      <dgm:prSet phldrT="[Texto]" custT="1"/>
      <dgm:spPr/>
      <dgm:t>
        <a:bodyPr/>
        <a:lstStyle/>
        <a:p>
          <a:r>
            <a:rPr lang="en-US" sz="800"/>
            <a:t>Director de Configuraciones y Pruebas</a:t>
          </a:r>
        </a:p>
      </dgm:t>
    </dgm:pt>
    <dgm:pt modelId="{18B7C8EB-C745-4C20-8A9D-4D4D497341C3}" type="parTrans" cxnId="{933AC4C1-4BCF-4699-B146-9DED0CC3AFBC}">
      <dgm:prSet/>
      <dgm:spPr/>
      <dgm:t>
        <a:bodyPr/>
        <a:lstStyle/>
        <a:p>
          <a:endParaRPr lang="en-US"/>
        </a:p>
      </dgm:t>
    </dgm:pt>
    <dgm:pt modelId="{ADB49ED5-060E-4D9A-BA25-965D40F4E940}" type="sibTrans" cxnId="{933AC4C1-4BCF-4699-B146-9DED0CC3AFBC}">
      <dgm:prSet/>
      <dgm:spPr/>
      <dgm:t>
        <a:bodyPr/>
        <a:lstStyle/>
        <a:p>
          <a:endParaRPr lang="en-US"/>
        </a:p>
      </dgm:t>
    </dgm:pt>
    <dgm:pt modelId="{FB0E39E0-7DCB-49B3-AB25-32C690432D86}">
      <dgm:prSet phldrT="[Texto]" custT="1"/>
      <dgm:spPr/>
      <dgm:t>
        <a:bodyPr/>
        <a:lstStyle/>
        <a:p>
          <a:r>
            <a:rPr lang="en-US" sz="700"/>
            <a:t>Director de Desarrollo</a:t>
          </a:r>
        </a:p>
      </dgm:t>
    </dgm:pt>
    <dgm:pt modelId="{5D8AF85A-519C-4035-9396-72EB80AFC4D0}" type="parTrans" cxnId="{8A9C2FED-3BE3-4444-92C7-CE8D9D1D2C22}">
      <dgm:prSet/>
      <dgm:spPr/>
      <dgm:t>
        <a:bodyPr/>
        <a:lstStyle/>
        <a:p>
          <a:endParaRPr lang="en-US"/>
        </a:p>
      </dgm:t>
    </dgm:pt>
    <dgm:pt modelId="{F2807029-0514-4931-B99E-3BBB4E2B2C9A}" type="sibTrans" cxnId="{8A9C2FED-3BE3-4444-92C7-CE8D9D1D2C22}">
      <dgm:prSet/>
      <dgm:spPr/>
      <dgm:t>
        <a:bodyPr/>
        <a:lstStyle/>
        <a:p>
          <a:endParaRPr lang="en-US"/>
        </a:p>
      </dgm:t>
    </dgm:pt>
    <dgm:pt modelId="{6BBE6CE1-81DC-4CC1-A9D8-670CEC9AEE9C}">
      <dgm:prSet phldrT="[Texto]"/>
      <dgm:spPr/>
      <dgm:t>
        <a:bodyPr/>
        <a:lstStyle/>
        <a:p>
          <a:r>
            <a:rPr lang="en-US"/>
            <a:t>Direccion de Calidad </a:t>
          </a:r>
        </a:p>
      </dgm:t>
    </dgm:pt>
    <dgm:pt modelId="{974439A4-00BA-48AB-8561-489F4E404187}" type="parTrans" cxnId="{DFC650EB-64AE-4C6A-81C3-8321DB221483}">
      <dgm:prSet/>
      <dgm:spPr/>
      <dgm:t>
        <a:bodyPr/>
        <a:lstStyle/>
        <a:p>
          <a:endParaRPr lang="en-US"/>
        </a:p>
      </dgm:t>
    </dgm:pt>
    <dgm:pt modelId="{F1218FA7-B8FF-4B33-A613-01534F047C68}" type="sibTrans" cxnId="{DFC650EB-64AE-4C6A-81C3-8321DB221483}">
      <dgm:prSet/>
      <dgm:spPr/>
      <dgm:t>
        <a:bodyPr/>
        <a:lstStyle/>
        <a:p>
          <a:endParaRPr lang="en-US"/>
        </a:p>
      </dgm:t>
    </dgm:pt>
    <dgm:pt modelId="{BA9F920C-3E2B-4642-A0A9-FBE58E89CDE1}">
      <dgm:prSet phldrT="[Texto]" custT="1"/>
      <dgm:spPr/>
      <dgm:t>
        <a:bodyPr/>
        <a:lstStyle/>
        <a:p>
          <a:r>
            <a:rPr lang="en-US" sz="900"/>
            <a:t>Direccion de  </a:t>
          </a:r>
          <a:r>
            <a:rPr lang="en-US" sz="800"/>
            <a:t>Documen-tacion </a:t>
          </a:r>
          <a:endParaRPr lang="en-US" sz="500"/>
        </a:p>
      </dgm:t>
    </dgm:pt>
    <dgm:pt modelId="{4A398404-64D6-40A1-A816-35C4804ADDC3}" type="parTrans" cxnId="{838B5E78-76F4-40D1-85E3-E7CBD4DA0F24}">
      <dgm:prSet/>
      <dgm:spPr/>
      <dgm:t>
        <a:bodyPr/>
        <a:lstStyle/>
        <a:p>
          <a:endParaRPr lang="en-US"/>
        </a:p>
      </dgm:t>
    </dgm:pt>
    <dgm:pt modelId="{293E0468-ED3C-43A6-ADDF-A9B0CE9C211A}" type="sibTrans" cxnId="{838B5E78-76F4-40D1-85E3-E7CBD4DA0F24}">
      <dgm:prSet/>
      <dgm:spPr/>
      <dgm:t>
        <a:bodyPr/>
        <a:lstStyle/>
        <a:p>
          <a:endParaRPr lang="en-US"/>
        </a:p>
      </dgm:t>
    </dgm:pt>
    <dgm:pt modelId="{8AF19001-A37C-4074-9F2C-F49F8D2AC75D}">
      <dgm:prSet phldrT="[Texto]" custT="1"/>
      <dgm:spPr/>
      <dgm:t>
        <a:bodyPr/>
        <a:lstStyle/>
        <a:p>
          <a:r>
            <a:rPr lang="en-US" sz="900"/>
            <a:t>Analista de Sistemas</a:t>
          </a:r>
          <a:endParaRPr lang="en-US" sz="500"/>
        </a:p>
      </dgm:t>
    </dgm:pt>
    <dgm:pt modelId="{EC5CD053-991A-49C2-8E91-883958B281FE}" type="parTrans" cxnId="{6D2F47FE-6D9F-496B-BDC9-3F5511A034C2}">
      <dgm:prSet/>
      <dgm:spPr/>
      <dgm:t>
        <a:bodyPr/>
        <a:lstStyle/>
        <a:p>
          <a:endParaRPr lang="en-US"/>
        </a:p>
      </dgm:t>
    </dgm:pt>
    <dgm:pt modelId="{57AA3EEB-5158-4E45-BA54-E0B0C2410B82}" type="sibTrans" cxnId="{6D2F47FE-6D9F-496B-BDC9-3F5511A034C2}">
      <dgm:prSet/>
      <dgm:spPr/>
      <dgm:t>
        <a:bodyPr/>
        <a:lstStyle/>
        <a:p>
          <a:endParaRPr lang="en-US"/>
        </a:p>
      </dgm:t>
    </dgm:pt>
    <dgm:pt modelId="{A928D84F-F510-4455-B6F6-8A516041EA5D}">
      <dgm:prSet phldrT="[Texto]" custT="1"/>
      <dgm:spPr/>
      <dgm:t>
        <a:bodyPr/>
        <a:lstStyle/>
        <a:p>
          <a:r>
            <a:rPr lang="en-US" sz="800"/>
            <a:t>Ilustrador</a:t>
          </a:r>
          <a:endParaRPr lang="en-US" sz="500"/>
        </a:p>
      </dgm:t>
    </dgm:pt>
    <dgm:pt modelId="{7BE8DEF7-012B-4CC8-80F7-BD83343BF6A5}" type="parTrans" cxnId="{3F168B8F-903F-4725-B681-455D12E006BD}">
      <dgm:prSet/>
      <dgm:spPr/>
      <dgm:t>
        <a:bodyPr/>
        <a:lstStyle/>
        <a:p>
          <a:endParaRPr lang="en-US"/>
        </a:p>
      </dgm:t>
    </dgm:pt>
    <dgm:pt modelId="{FBFBE9A4-A8BB-4889-AA34-05F06BBBF397}" type="sibTrans" cxnId="{3F168B8F-903F-4725-B681-455D12E006BD}">
      <dgm:prSet/>
      <dgm:spPr/>
      <dgm:t>
        <a:bodyPr/>
        <a:lstStyle/>
        <a:p>
          <a:endParaRPr lang="en-US"/>
        </a:p>
      </dgm:t>
    </dgm:pt>
    <dgm:pt modelId="{1F58F8FD-546E-46CD-83C9-466EB5E78A1C}">
      <dgm:prSet phldrT="[Texto]" custT="1"/>
      <dgm:spPr/>
      <dgm:t>
        <a:bodyPr/>
        <a:lstStyle/>
        <a:p>
          <a:r>
            <a:rPr lang="en-US" sz="900"/>
            <a:t>Disenador </a:t>
          </a:r>
          <a:endParaRPr lang="en-US" sz="500"/>
        </a:p>
      </dgm:t>
    </dgm:pt>
    <dgm:pt modelId="{B7D2AFC1-0576-4693-ADD4-65B9C42A053C}" type="parTrans" cxnId="{01BB8C6D-9A12-4129-8206-175F6353C646}">
      <dgm:prSet/>
      <dgm:spPr/>
      <dgm:t>
        <a:bodyPr/>
        <a:lstStyle/>
        <a:p>
          <a:endParaRPr lang="en-US"/>
        </a:p>
      </dgm:t>
    </dgm:pt>
    <dgm:pt modelId="{78B302FC-BE0D-4913-B6BB-D30A4C11CEA3}" type="sibTrans" cxnId="{01BB8C6D-9A12-4129-8206-175F6353C646}">
      <dgm:prSet/>
      <dgm:spPr/>
      <dgm:t>
        <a:bodyPr/>
        <a:lstStyle/>
        <a:p>
          <a:endParaRPr lang="en-US"/>
        </a:p>
      </dgm:t>
    </dgm:pt>
    <dgm:pt modelId="{6A7DA7E8-A7F2-4164-98C9-450F29A3AF5A}" type="pres">
      <dgm:prSet presAssocID="{7B883B14-106E-4048-84D9-75B5EF6542AB}" presName="Name0" presStyleCnt="0">
        <dgm:presLayoutVars>
          <dgm:chMax val="1"/>
          <dgm:dir/>
          <dgm:animLvl val="ctr"/>
          <dgm:resizeHandles val="exact"/>
        </dgm:presLayoutVars>
      </dgm:prSet>
      <dgm:spPr/>
      <dgm:t>
        <a:bodyPr/>
        <a:lstStyle/>
        <a:p>
          <a:endParaRPr lang="en-US"/>
        </a:p>
      </dgm:t>
    </dgm:pt>
    <dgm:pt modelId="{814076A2-1CB4-4791-849B-6B39765CA4A0}" type="pres">
      <dgm:prSet presAssocID="{F7420165-9021-44F1-BBD5-4EE74743EFCE}" presName="centerShape" presStyleLbl="node0" presStyleIdx="0" presStyleCnt="1" custScaleX="142337" custScaleY="136737"/>
      <dgm:spPr/>
      <dgm:t>
        <a:bodyPr/>
        <a:lstStyle/>
        <a:p>
          <a:endParaRPr lang="en-US"/>
        </a:p>
      </dgm:t>
    </dgm:pt>
    <dgm:pt modelId="{6EC804A8-D5E6-4750-B72A-B626C03701E2}" type="pres">
      <dgm:prSet presAssocID="{AA3AE431-6E38-4467-A862-744AB834DF49}" presName="parTrans" presStyleLbl="sibTrans2D1" presStyleIdx="0" presStyleCnt="8" custScaleX="162733"/>
      <dgm:spPr>
        <a:prstGeom prst="leftRightArrow">
          <a:avLst/>
        </a:prstGeom>
      </dgm:spPr>
      <dgm:t>
        <a:bodyPr/>
        <a:lstStyle/>
        <a:p>
          <a:endParaRPr lang="en-US"/>
        </a:p>
      </dgm:t>
    </dgm:pt>
    <dgm:pt modelId="{1ACB7136-B320-42E0-9B56-9833EDA70F45}" type="pres">
      <dgm:prSet presAssocID="{AA3AE431-6E38-4467-A862-744AB834DF49}" presName="connectorText" presStyleLbl="sibTrans2D1" presStyleIdx="0" presStyleCnt="8"/>
      <dgm:spPr/>
      <dgm:t>
        <a:bodyPr/>
        <a:lstStyle/>
        <a:p>
          <a:endParaRPr lang="en-US"/>
        </a:p>
      </dgm:t>
    </dgm:pt>
    <dgm:pt modelId="{147A53D6-7CD7-447B-AC19-AB98CDDDA1BF}" type="pres">
      <dgm:prSet presAssocID="{86CA724C-E1FC-49D4-A97B-BE3180A2391E}" presName="node" presStyleLbl="node1" presStyleIdx="0" presStyleCnt="8">
        <dgm:presLayoutVars>
          <dgm:bulletEnabled val="1"/>
        </dgm:presLayoutVars>
      </dgm:prSet>
      <dgm:spPr/>
      <dgm:t>
        <a:bodyPr/>
        <a:lstStyle/>
        <a:p>
          <a:endParaRPr lang="en-US"/>
        </a:p>
      </dgm:t>
    </dgm:pt>
    <dgm:pt modelId="{D7990666-7F4D-4D83-A834-647CFF0C41FD}" type="pres">
      <dgm:prSet presAssocID="{EC5CD053-991A-49C2-8E91-883958B281FE}" presName="parTrans" presStyleLbl="sibTrans2D1" presStyleIdx="1" presStyleCnt="8" custScaleX="184191"/>
      <dgm:spPr>
        <a:prstGeom prst="leftRightArrow">
          <a:avLst/>
        </a:prstGeom>
      </dgm:spPr>
      <dgm:t>
        <a:bodyPr/>
        <a:lstStyle/>
        <a:p>
          <a:endParaRPr lang="en-US"/>
        </a:p>
      </dgm:t>
    </dgm:pt>
    <dgm:pt modelId="{B669C026-517D-45DD-8232-CE060975CC33}" type="pres">
      <dgm:prSet presAssocID="{EC5CD053-991A-49C2-8E91-883958B281FE}" presName="connectorText" presStyleLbl="sibTrans2D1" presStyleIdx="1" presStyleCnt="8"/>
      <dgm:spPr/>
      <dgm:t>
        <a:bodyPr/>
        <a:lstStyle/>
        <a:p>
          <a:endParaRPr lang="en-US"/>
        </a:p>
      </dgm:t>
    </dgm:pt>
    <dgm:pt modelId="{1924F538-E8FC-48EA-87A3-DBC0357ECC1B}" type="pres">
      <dgm:prSet presAssocID="{8AF19001-A37C-4074-9F2C-F49F8D2AC75D}" presName="node" presStyleLbl="node1" presStyleIdx="1" presStyleCnt="8">
        <dgm:presLayoutVars>
          <dgm:bulletEnabled val="1"/>
        </dgm:presLayoutVars>
      </dgm:prSet>
      <dgm:spPr/>
      <dgm:t>
        <a:bodyPr/>
        <a:lstStyle/>
        <a:p>
          <a:endParaRPr lang="en-US"/>
        </a:p>
      </dgm:t>
    </dgm:pt>
    <dgm:pt modelId="{A2645C85-6571-467A-B85C-A2D25318828E}" type="pres">
      <dgm:prSet presAssocID="{B7D2AFC1-0576-4693-ADD4-65B9C42A053C}" presName="parTrans" presStyleLbl="sibTrans2D1" presStyleIdx="2" presStyleCnt="8" custScaleX="229123"/>
      <dgm:spPr>
        <a:prstGeom prst="leftRightArrow">
          <a:avLst/>
        </a:prstGeom>
      </dgm:spPr>
      <dgm:t>
        <a:bodyPr/>
        <a:lstStyle/>
        <a:p>
          <a:endParaRPr lang="en-US"/>
        </a:p>
      </dgm:t>
    </dgm:pt>
    <dgm:pt modelId="{2397EC32-F7FF-406B-9F00-ECA0B7ED3EA5}" type="pres">
      <dgm:prSet presAssocID="{B7D2AFC1-0576-4693-ADD4-65B9C42A053C}" presName="connectorText" presStyleLbl="sibTrans2D1" presStyleIdx="2" presStyleCnt="8"/>
      <dgm:spPr/>
      <dgm:t>
        <a:bodyPr/>
        <a:lstStyle/>
        <a:p>
          <a:endParaRPr lang="en-US"/>
        </a:p>
      </dgm:t>
    </dgm:pt>
    <dgm:pt modelId="{EF855903-1CAE-4C32-8B66-0C3F23A76E85}" type="pres">
      <dgm:prSet presAssocID="{1F58F8FD-546E-46CD-83C9-466EB5E78A1C}" presName="node" presStyleLbl="node1" presStyleIdx="2" presStyleCnt="8" custScaleX="111417">
        <dgm:presLayoutVars>
          <dgm:bulletEnabled val="1"/>
        </dgm:presLayoutVars>
      </dgm:prSet>
      <dgm:spPr/>
      <dgm:t>
        <a:bodyPr/>
        <a:lstStyle/>
        <a:p>
          <a:endParaRPr lang="en-US"/>
        </a:p>
      </dgm:t>
    </dgm:pt>
    <dgm:pt modelId="{BCDCA649-6DFE-41E8-8B0E-932ED78283A8}" type="pres">
      <dgm:prSet presAssocID="{7BE8DEF7-012B-4CC8-80F7-BD83343BF6A5}" presName="parTrans" presStyleLbl="sibTrans2D1" presStyleIdx="3" presStyleCnt="8" custScaleX="186833"/>
      <dgm:spPr>
        <a:prstGeom prst="leftRightArrow">
          <a:avLst/>
        </a:prstGeom>
      </dgm:spPr>
      <dgm:t>
        <a:bodyPr/>
        <a:lstStyle/>
        <a:p>
          <a:endParaRPr lang="en-US"/>
        </a:p>
      </dgm:t>
    </dgm:pt>
    <dgm:pt modelId="{3ED9EAA3-91A2-4444-A8EB-FA2B9EE719E8}" type="pres">
      <dgm:prSet presAssocID="{7BE8DEF7-012B-4CC8-80F7-BD83343BF6A5}" presName="connectorText" presStyleLbl="sibTrans2D1" presStyleIdx="3" presStyleCnt="8"/>
      <dgm:spPr/>
      <dgm:t>
        <a:bodyPr/>
        <a:lstStyle/>
        <a:p>
          <a:endParaRPr lang="en-US"/>
        </a:p>
      </dgm:t>
    </dgm:pt>
    <dgm:pt modelId="{9CF613C2-FC76-400D-B3BD-18F9FBD3F76A}" type="pres">
      <dgm:prSet presAssocID="{A928D84F-F510-4455-B6F6-8A516041EA5D}" presName="node" presStyleLbl="node1" presStyleIdx="3" presStyleCnt="8">
        <dgm:presLayoutVars>
          <dgm:bulletEnabled val="1"/>
        </dgm:presLayoutVars>
      </dgm:prSet>
      <dgm:spPr/>
      <dgm:t>
        <a:bodyPr/>
        <a:lstStyle/>
        <a:p>
          <a:endParaRPr lang="en-US"/>
        </a:p>
      </dgm:t>
    </dgm:pt>
    <dgm:pt modelId="{1DA63683-A578-4DCC-9D4B-185977D621DD}" type="pres">
      <dgm:prSet presAssocID="{18B7C8EB-C745-4C20-8A9D-4D4D497341C3}" presName="parTrans" presStyleLbl="sibTrans2D1" presStyleIdx="4" presStyleCnt="8" custScaleX="155359"/>
      <dgm:spPr>
        <a:prstGeom prst="leftRightArrow">
          <a:avLst/>
        </a:prstGeom>
      </dgm:spPr>
      <dgm:t>
        <a:bodyPr/>
        <a:lstStyle/>
        <a:p>
          <a:endParaRPr lang="en-US"/>
        </a:p>
      </dgm:t>
    </dgm:pt>
    <dgm:pt modelId="{CCE865E6-A543-4DEC-83CF-FDB8D33369C6}" type="pres">
      <dgm:prSet presAssocID="{18B7C8EB-C745-4C20-8A9D-4D4D497341C3}" presName="connectorText" presStyleLbl="sibTrans2D1" presStyleIdx="4" presStyleCnt="8"/>
      <dgm:spPr/>
      <dgm:t>
        <a:bodyPr/>
        <a:lstStyle/>
        <a:p>
          <a:endParaRPr lang="en-US"/>
        </a:p>
      </dgm:t>
    </dgm:pt>
    <dgm:pt modelId="{A20C39A1-4C97-46E0-A175-37DACB63AC33}" type="pres">
      <dgm:prSet presAssocID="{C7F1ABC5-FBC1-49ED-BF1D-1F47C7F45F12}" presName="node" presStyleLbl="node1" presStyleIdx="4" presStyleCnt="8">
        <dgm:presLayoutVars>
          <dgm:bulletEnabled val="1"/>
        </dgm:presLayoutVars>
      </dgm:prSet>
      <dgm:spPr/>
      <dgm:t>
        <a:bodyPr/>
        <a:lstStyle/>
        <a:p>
          <a:endParaRPr lang="en-US"/>
        </a:p>
      </dgm:t>
    </dgm:pt>
    <dgm:pt modelId="{1642D5CD-887E-481D-8729-3966AECDA291}" type="pres">
      <dgm:prSet presAssocID="{5D8AF85A-519C-4035-9396-72EB80AFC4D0}" presName="parTrans" presStyleLbl="sibTrans2D1" presStyleIdx="5" presStyleCnt="8" custScaleX="184393"/>
      <dgm:spPr>
        <a:prstGeom prst="leftRightArrow">
          <a:avLst/>
        </a:prstGeom>
      </dgm:spPr>
      <dgm:t>
        <a:bodyPr/>
        <a:lstStyle/>
        <a:p>
          <a:endParaRPr lang="en-US"/>
        </a:p>
      </dgm:t>
    </dgm:pt>
    <dgm:pt modelId="{623AF920-100A-4B64-91D2-F35E1EAF5D6C}" type="pres">
      <dgm:prSet presAssocID="{5D8AF85A-519C-4035-9396-72EB80AFC4D0}" presName="connectorText" presStyleLbl="sibTrans2D1" presStyleIdx="5" presStyleCnt="8"/>
      <dgm:spPr/>
      <dgm:t>
        <a:bodyPr/>
        <a:lstStyle/>
        <a:p>
          <a:endParaRPr lang="en-US"/>
        </a:p>
      </dgm:t>
    </dgm:pt>
    <dgm:pt modelId="{76C477AE-2907-4A82-893D-75CA5A94CA64}" type="pres">
      <dgm:prSet presAssocID="{FB0E39E0-7DCB-49B3-AB25-32C690432D86}" presName="node" presStyleLbl="node1" presStyleIdx="5" presStyleCnt="8">
        <dgm:presLayoutVars>
          <dgm:bulletEnabled val="1"/>
        </dgm:presLayoutVars>
      </dgm:prSet>
      <dgm:spPr/>
      <dgm:t>
        <a:bodyPr/>
        <a:lstStyle/>
        <a:p>
          <a:endParaRPr lang="en-US"/>
        </a:p>
      </dgm:t>
    </dgm:pt>
    <dgm:pt modelId="{4E1AEDC5-78DE-4C9E-A2FD-6D2EEA11C00E}" type="pres">
      <dgm:prSet presAssocID="{974439A4-00BA-48AB-8561-489F4E404187}" presName="parTrans" presStyleLbl="sibTrans2D1" presStyleIdx="6" presStyleCnt="8" custScaleX="181407"/>
      <dgm:spPr>
        <a:prstGeom prst="leftRightArrow">
          <a:avLst/>
        </a:prstGeom>
      </dgm:spPr>
      <dgm:t>
        <a:bodyPr/>
        <a:lstStyle/>
        <a:p>
          <a:endParaRPr lang="en-US"/>
        </a:p>
      </dgm:t>
    </dgm:pt>
    <dgm:pt modelId="{2EBECA69-F28C-4EC1-AC8A-3BE82C984033}" type="pres">
      <dgm:prSet presAssocID="{974439A4-00BA-48AB-8561-489F4E404187}" presName="connectorText" presStyleLbl="sibTrans2D1" presStyleIdx="6" presStyleCnt="8"/>
      <dgm:spPr/>
      <dgm:t>
        <a:bodyPr/>
        <a:lstStyle/>
        <a:p>
          <a:endParaRPr lang="en-US"/>
        </a:p>
      </dgm:t>
    </dgm:pt>
    <dgm:pt modelId="{7D6524C6-6790-41F6-A510-384C4EBB0B42}" type="pres">
      <dgm:prSet presAssocID="{6BBE6CE1-81DC-4CC1-A9D8-670CEC9AEE9C}" presName="node" presStyleLbl="node1" presStyleIdx="6" presStyleCnt="8">
        <dgm:presLayoutVars>
          <dgm:bulletEnabled val="1"/>
        </dgm:presLayoutVars>
      </dgm:prSet>
      <dgm:spPr/>
      <dgm:t>
        <a:bodyPr/>
        <a:lstStyle/>
        <a:p>
          <a:endParaRPr lang="en-US"/>
        </a:p>
      </dgm:t>
    </dgm:pt>
    <dgm:pt modelId="{0DCBC6F7-D5BE-43B3-B04F-3469C2D6FC90}" type="pres">
      <dgm:prSet presAssocID="{4A398404-64D6-40A1-A816-35C4804ADDC3}" presName="parTrans" presStyleLbl="sibTrans2D1" presStyleIdx="7" presStyleCnt="8" custScaleX="163629"/>
      <dgm:spPr>
        <a:prstGeom prst="leftRightArrow">
          <a:avLst/>
        </a:prstGeom>
      </dgm:spPr>
      <dgm:t>
        <a:bodyPr/>
        <a:lstStyle/>
        <a:p>
          <a:endParaRPr lang="en-US"/>
        </a:p>
      </dgm:t>
    </dgm:pt>
    <dgm:pt modelId="{C5703348-FD55-4B75-8FC6-76375B11653F}" type="pres">
      <dgm:prSet presAssocID="{4A398404-64D6-40A1-A816-35C4804ADDC3}" presName="connectorText" presStyleLbl="sibTrans2D1" presStyleIdx="7" presStyleCnt="8"/>
      <dgm:spPr/>
      <dgm:t>
        <a:bodyPr/>
        <a:lstStyle/>
        <a:p>
          <a:endParaRPr lang="en-US"/>
        </a:p>
      </dgm:t>
    </dgm:pt>
    <dgm:pt modelId="{BD1E6539-46C9-4705-BF25-DD85A948CE3D}" type="pres">
      <dgm:prSet presAssocID="{BA9F920C-3E2B-4642-A0A9-FBE58E89CDE1}" presName="node" presStyleLbl="node1" presStyleIdx="7" presStyleCnt="8" custRadScaleRad="100356" custRadScaleInc="901">
        <dgm:presLayoutVars>
          <dgm:bulletEnabled val="1"/>
        </dgm:presLayoutVars>
      </dgm:prSet>
      <dgm:spPr/>
      <dgm:t>
        <a:bodyPr/>
        <a:lstStyle/>
        <a:p>
          <a:endParaRPr lang="en-US"/>
        </a:p>
      </dgm:t>
    </dgm:pt>
  </dgm:ptLst>
  <dgm:cxnLst>
    <dgm:cxn modelId="{D5FD3EC8-2AF9-41F1-BF2D-1D9CF98A1348}" type="presOf" srcId="{AA3AE431-6E38-4467-A862-744AB834DF49}" destId="{1ACB7136-B320-42E0-9B56-9833EDA70F45}" srcOrd="1" destOrd="0" presId="urn:microsoft.com/office/officeart/2005/8/layout/radial5"/>
    <dgm:cxn modelId="{451DE5E4-2E8A-43D0-AFB5-5FAB433FEB9B}" type="presOf" srcId="{7BE8DEF7-012B-4CC8-80F7-BD83343BF6A5}" destId="{BCDCA649-6DFE-41E8-8B0E-932ED78283A8}" srcOrd="0" destOrd="0" presId="urn:microsoft.com/office/officeart/2005/8/layout/radial5"/>
    <dgm:cxn modelId="{32C2BBA2-BFC2-48EA-ACC4-6452716A6692}" type="presOf" srcId="{B7D2AFC1-0576-4693-ADD4-65B9C42A053C}" destId="{2397EC32-F7FF-406B-9F00-ECA0B7ED3EA5}" srcOrd="1" destOrd="0" presId="urn:microsoft.com/office/officeart/2005/8/layout/radial5"/>
    <dgm:cxn modelId="{AD4445ED-78B8-4890-9562-B384F065D2D7}" type="presOf" srcId="{7BE8DEF7-012B-4CC8-80F7-BD83343BF6A5}" destId="{3ED9EAA3-91A2-4444-A8EB-FA2B9EE719E8}" srcOrd="1" destOrd="0" presId="urn:microsoft.com/office/officeart/2005/8/layout/radial5"/>
    <dgm:cxn modelId="{3F168B8F-903F-4725-B681-455D12E006BD}" srcId="{F7420165-9021-44F1-BBD5-4EE74743EFCE}" destId="{A928D84F-F510-4455-B6F6-8A516041EA5D}" srcOrd="3" destOrd="0" parTransId="{7BE8DEF7-012B-4CC8-80F7-BD83343BF6A5}" sibTransId="{FBFBE9A4-A8BB-4889-AA34-05F06BBBF397}"/>
    <dgm:cxn modelId="{E4DCCCBA-14D8-44B8-9446-477D5B4E4DE3}" type="presOf" srcId="{5D8AF85A-519C-4035-9396-72EB80AFC4D0}" destId="{1642D5CD-887E-481D-8729-3966AECDA291}" srcOrd="0" destOrd="0" presId="urn:microsoft.com/office/officeart/2005/8/layout/radial5"/>
    <dgm:cxn modelId="{933AC4C1-4BCF-4699-B146-9DED0CC3AFBC}" srcId="{F7420165-9021-44F1-BBD5-4EE74743EFCE}" destId="{C7F1ABC5-FBC1-49ED-BF1D-1F47C7F45F12}" srcOrd="4" destOrd="0" parTransId="{18B7C8EB-C745-4C20-8A9D-4D4D497341C3}" sibTransId="{ADB49ED5-060E-4D9A-BA25-965D40F4E940}"/>
    <dgm:cxn modelId="{31596380-06C8-4826-8CFD-A13DEA74D0F5}" srcId="{F7420165-9021-44F1-BBD5-4EE74743EFCE}" destId="{86CA724C-E1FC-49D4-A97B-BE3180A2391E}" srcOrd="0" destOrd="0" parTransId="{AA3AE431-6E38-4467-A862-744AB834DF49}" sibTransId="{6905CCDE-D755-4FB8-87FB-BF2B1BEE595A}"/>
    <dgm:cxn modelId="{377F20DC-60DF-4340-9BDE-BD8FE08FA137}" type="presOf" srcId="{4A398404-64D6-40A1-A816-35C4804ADDC3}" destId="{C5703348-FD55-4B75-8FC6-76375B11653F}" srcOrd="1" destOrd="0" presId="urn:microsoft.com/office/officeart/2005/8/layout/radial5"/>
    <dgm:cxn modelId="{CC56CC7C-3597-4146-83BD-B56A8EC9C765}" type="presOf" srcId="{6BBE6CE1-81DC-4CC1-A9D8-670CEC9AEE9C}" destId="{7D6524C6-6790-41F6-A510-384C4EBB0B42}" srcOrd="0" destOrd="0" presId="urn:microsoft.com/office/officeart/2005/8/layout/radial5"/>
    <dgm:cxn modelId="{356232D0-10A8-499D-8D02-A7C98C5C5440}" type="presOf" srcId="{C7F1ABC5-FBC1-49ED-BF1D-1F47C7F45F12}" destId="{A20C39A1-4C97-46E0-A175-37DACB63AC33}" srcOrd="0" destOrd="0" presId="urn:microsoft.com/office/officeart/2005/8/layout/radial5"/>
    <dgm:cxn modelId="{395DD56B-9102-48AA-A546-A7CFBDDA3CA0}" type="presOf" srcId="{18B7C8EB-C745-4C20-8A9D-4D4D497341C3}" destId="{1DA63683-A578-4DCC-9D4B-185977D621DD}" srcOrd="0" destOrd="0" presId="urn:microsoft.com/office/officeart/2005/8/layout/radial5"/>
    <dgm:cxn modelId="{8A9C2FED-3BE3-4444-92C7-CE8D9D1D2C22}" srcId="{F7420165-9021-44F1-BBD5-4EE74743EFCE}" destId="{FB0E39E0-7DCB-49B3-AB25-32C690432D86}" srcOrd="5" destOrd="0" parTransId="{5D8AF85A-519C-4035-9396-72EB80AFC4D0}" sibTransId="{F2807029-0514-4931-B99E-3BBB4E2B2C9A}"/>
    <dgm:cxn modelId="{76C0AF90-7C07-4D81-9DBC-15DBF0750BC5}" type="presOf" srcId="{FB0E39E0-7DCB-49B3-AB25-32C690432D86}" destId="{76C477AE-2907-4A82-893D-75CA5A94CA64}" srcOrd="0" destOrd="0" presId="urn:microsoft.com/office/officeart/2005/8/layout/radial5"/>
    <dgm:cxn modelId="{070674C5-1D01-4984-992F-AF5FA0CEA360}" type="presOf" srcId="{A928D84F-F510-4455-B6F6-8A516041EA5D}" destId="{9CF613C2-FC76-400D-B3BD-18F9FBD3F76A}" srcOrd="0" destOrd="0" presId="urn:microsoft.com/office/officeart/2005/8/layout/radial5"/>
    <dgm:cxn modelId="{044EA166-C081-49CD-8BCA-B4073C0D32B5}" type="presOf" srcId="{8AF19001-A37C-4074-9F2C-F49F8D2AC75D}" destId="{1924F538-E8FC-48EA-87A3-DBC0357ECC1B}" srcOrd="0" destOrd="0" presId="urn:microsoft.com/office/officeart/2005/8/layout/radial5"/>
    <dgm:cxn modelId="{58579C23-9E54-4FDE-9F44-1F66C49EE616}" type="presOf" srcId="{F7420165-9021-44F1-BBD5-4EE74743EFCE}" destId="{814076A2-1CB4-4791-849B-6B39765CA4A0}" srcOrd="0" destOrd="0" presId="urn:microsoft.com/office/officeart/2005/8/layout/radial5"/>
    <dgm:cxn modelId="{41CD7642-FA54-45D1-8173-025469FF6651}" type="presOf" srcId="{7B883B14-106E-4048-84D9-75B5EF6542AB}" destId="{6A7DA7E8-A7F2-4164-98C9-450F29A3AF5A}" srcOrd="0" destOrd="0" presId="urn:microsoft.com/office/officeart/2005/8/layout/radial5"/>
    <dgm:cxn modelId="{49F3894D-4AF2-45B3-92F7-5098B095F5F1}" type="presOf" srcId="{BA9F920C-3E2B-4642-A0A9-FBE58E89CDE1}" destId="{BD1E6539-46C9-4705-BF25-DD85A948CE3D}" srcOrd="0" destOrd="0" presId="urn:microsoft.com/office/officeart/2005/8/layout/radial5"/>
    <dgm:cxn modelId="{A776B1CE-B3B7-4E21-A14E-91168CF015C3}" type="presOf" srcId="{B7D2AFC1-0576-4693-ADD4-65B9C42A053C}" destId="{A2645C85-6571-467A-B85C-A2D25318828E}" srcOrd="0" destOrd="0" presId="urn:microsoft.com/office/officeart/2005/8/layout/radial5"/>
    <dgm:cxn modelId="{6C5EF757-1C11-412D-8920-A286A12916D4}" type="presOf" srcId="{86CA724C-E1FC-49D4-A97B-BE3180A2391E}" destId="{147A53D6-7CD7-447B-AC19-AB98CDDDA1BF}" srcOrd="0" destOrd="0" presId="urn:microsoft.com/office/officeart/2005/8/layout/radial5"/>
    <dgm:cxn modelId="{9C7247B5-2E8D-4866-9D78-8854A2B931C7}" type="presOf" srcId="{EC5CD053-991A-49C2-8E91-883958B281FE}" destId="{B669C026-517D-45DD-8232-CE060975CC33}" srcOrd="1" destOrd="0" presId="urn:microsoft.com/office/officeart/2005/8/layout/radial5"/>
    <dgm:cxn modelId="{DCB66626-957B-436A-9C0E-1901211ED977}" type="presOf" srcId="{AA3AE431-6E38-4467-A862-744AB834DF49}" destId="{6EC804A8-D5E6-4750-B72A-B626C03701E2}" srcOrd="0" destOrd="0" presId="urn:microsoft.com/office/officeart/2005/8/layout/radial5"/>
    <dgm:cxn modelId="{6D2F47FE-6D9F-496B-BDC9-3F5511A034C2}" srcId="{F7420165-9021-44F1-BBD5-4EE74743EFCE}" destId="{8AF19001-A37C-4074-9F2C-F49F8D2AC75D}" srcOrd="1" destOrd="0" parTransId="{EC5CD053-991A-49C2-8E91-883958B281FE}" sibTransId="{57AA3EEB-5158-4E45-BA54-E0B0C2410B82}"/>
    <dgm:cxn modelId="{D8BF957D-5EF1-4612-A656-00ED3A44C99B}" type="presOf" srcId="{4A398404-64D6-40A1-A816-35C4804ADDC3}" destId="{0DCBC6F7-D5BE-43B3-B04F-3469C2D6FC90}" srcOrd="0" destOrd="0" presId="urn:microsoft.com/office/officeart/2005/8/layout/radial5"/>
    <dgm:cxn modelId="{39591FAF-C641-436E-B82D-BAC728D2E1B8}" type="presOf" srcId="{974439A4-00BA-48AB-8561-489F4E404187}" destId="{2EBECA69-F28C-4EC1-AC8A-3BE82C984033}" srcOrd="1" destOrd="0" presId="urn:microsoft.com/office/officeart/2005/8/layout/radial5"/>
    <dgm:cxn modelId="{DC7A4FFC-5138-4BB5-9E20-1DF32B0F88DA}" type="presOf" srcId="{974439A4-00BA-48AB-8561-489F4E404187}" destId="{4E1AEDC5-78DE-4C9E-A2FD-6D2EEA11C00E}" srcOrd="0" destOrd="0" presId="urn:microsoft.com/office/officeart/2005/8/layout/radial5"/>
    <dgm:cxn modelId="{01BB8C6D-9A12-4129-8206-175F6353C646}" srcId="{F7420165-9021-44F1-BBD5-4EE74743EFCE}" destId="{1F58F8FD-546E-46CD-83C9-466EB5E78A1C}" srcOrd="2" destOrd="0" parTransId="{B7D2AFC1-0576-4693-ADD4-65B9C42A053C}" sibTransId="{78B302FC-BE0D-4913-B6BB-D30A4C11CEA3}"/>
    <dgm:cxn modelId="{81C98B4F-4912-4049-A974-56D77EC1DE38}" type="presOf" srcId="{18B7C8EB-C745-4C20-8A9D-4D4D497341C3}" destId="{CCE865E6-A543-4DEC-83CF-FDB8D33369C6}" srcOrd="1" destOrd="0" presId="urn:microsoft.com/office/officeart/2005/8/layout/radial5"/>
    <dgm:cxn modelId="{798A4B38-5B5F-4B2B-95FA-8F32AAAC60B4}" type="presOf" srcId="{1F58F8FD-546E-46CD-83C9-466EB5E78A1C}" destId="{EF855903-1CAE-4C32-8B66-0C3F23A76E85}" srcOrd="0" destOrd="0" presId="urn:microsoft.com/office/officeart/2005/8/layout/radial5"/>
    <dgm:cxn modelId="{DFC650EB-64AE-4C6A-81C3-8321DB221483}" srcId="{F7420165-9021-44F1-BBD5-4EE74743EFCE}" destId="{6BBE6CE1-81DC-4CC1-A9D8-670CEC9AEE9C}" srcOrd="6" destOrd="0" parTransId="{974439A4-00BA-48AB-8561-489F4E404187}" sibTransId="{F1218FA7-B8FF-4B33-A613-01534F047C68}"/>
    <dgm:cxn modelId="{8611976C-CA52-4EED-9AF0-2AD50B0A2359}" type="presOf" srcId="{5D8AF85A-519C-4035-9396-72EB80AFC4D0}" destId="{623AF920-100A-4B64-91D2-F35E1EAF5D6C}" srcOrd="1" destOrd="0" presId="urn:microsoft.com/office/officeart/2005/8/layout/radial5"/>
    <dgm:cxn modelId="{27ADA697-3AE3-4D17-9F7B-B128329F8C9E}" srcId="{7B883B14-106E-4048-84D9-75B5EF6542AB}" destId="{F7420165-9021-44F1-BBD5-4EE74743EFCE}" srcOrd="0" destOrd="0" parTransId="{568CB72E-5B43-4911-A23D-1C6D0FF9FE1E}" sibTransId="{BAF86FDE-BE3F-4ABD-A13D-4741774659F7}"/>
    <dgm:cxn modelId="{0BA15329-26B1-41CB-8FA1-8D0B9B2942BB}" type="presOf" srcId="{EC5CD053-991A-49C2-8E91-883958B281FE}" destId="{D7990666-7F4D-4D83-A834-647CFF0C41FD}" srcOrd="0" destOrd="0" presId="urn:microsoft.com/office/officeart/2005/8/layout/radial5"/>
    <dgm:cxn modelId="{838B5E78-76F4-40D1-85E3-E7CBD4DA0F24}" srcId="{F7420165-9021-44F1-BBD5-4EE74743EFCE}" destId="{BA9F920C-3E2B-4642-A0A9-FBE58E89CDE1}" srcOrd="7" destOrd="0" parTransId="{4A398404-64D6-40A1-A816-35C4804ADDC3}" sibTransId="{293E0468-ED3C-43A6-ADDF-A9B0CE9C211A}"/>
    <dgm:cxn modelId="{FAC7BAC8-85F4-4475-8F98-2B1A7309D23F}" type="presParOf" srcId="{6A7DA7E8-A7F2-4164-98C9-450F29A3AF5A}" destId="{814076A2-1CB4-4791-849B-6B39765CA4A0}" srcOrd="0" destOrd="0" presId="urn:microsoft.com/office/officeart/2005/8/layout/radial5"/>
    <dgm:cxn modelId="{DFC6A6F7-DDE3-4DDA-AE46-60E70E937830}" type="presParOf" srcId="{6A7DA7E8-A7F2-4164-98C9-450F29A3AF5A}" destId="{6EC804A8-D5E6-4750-B72A-B626C03701E2}" srcOrd="1" destOrd="0" presId="urn:microsoft.com/office/officeart/2005/8/layout/radial5"/>
    <dgm:cxn modelId="{B0D717FD-1047-44EF-B1DD-404190CCFE0E}" type="presParOf" srcId="{6EC804A8-D5E6-4750-B72A-B626C03701E2}" destId="{1ACB7136-B320-42E0-9B56-9833EDA70F45}" srcOrd="0" destOrd="0" presId="urn:microsoft.com/office/officeart/2005/8/layout/radial5"/>
    <dgm:cxn modelId="{958E81DA-A017-49AF-8E5C-C4B3D4371636}" type="presParOf" srcId="{6A7DA7E8-A7F2-4164-98C9-450F29A3AF5A}" destId="{147A53D6-7CD7-447B-AC19-AB98CDDDA1BF}" srcOrd="2" destOrd="0" presId="urn:microsoft.com/office/officeart/2005/8/layout/radial5"/>
    <dgm:cxn modelId="{DB4D590C-769C-485C-9D7D-F0A4C4D010F3}" type="presParOf" srcId="{6A7DA7E8-A7F2-4164-98C9-450F29A3AF5A}" destId="{D7990666-7F4D-4D83-A834-647CFF0C41FD}" srcOrd="3" destOrd="0" presId="urn:microsoft.com/office/officeart/2005/8/layout/radial5"/>
    <dgm:cxn modelId="{C29D54B7-77AD-43F6-9C0B-08B5363BAC8D}" type="presParOf" srcId="{D7990666-7F4D-4D83-A834-647CFF0C41FD}" destId="{B669C026-517D-45DD-8232-CE060975CC33}" srcOrd="0" destOrd="0" presId="urn:microsoft.com/office/officeart/2005/8/layout/radial5"/>
    <dgm:cxn modelId="{49FF7773-F135-4036-B80E-AA24E52678EA}" type="presParOf" srcId="{6A7DA7E8-A7F2-4164-98C9-450F29A3AF5A}" destId="{1924F538-E8FC-48EA-87A3-DBC0357ECC1B}" srcOrd="4" destOrd="0" presId="urn:microsoft.com/office/officeart/2005/8/layout/radial5"/>
    <dgm:cxn modelId="{B5410E9D-8664-4572-A26E-010CA0EEAB38}" type="presParOf" srcId="{6A7DA7E8-A7F2-4164-98C9-450F29A3AF5A}" destId="{A2645C85-6571-467A-B85C-A2D25318828E}" srcOrd="5" destOrd="0" presId="urn:microsoft.com/office/officeart/2005/8/layout/radial5"/>
    <dgm:cxn modelId="{6E204E94-B7E0-40DE-8166-63E760E69552}" type="presParOf" srcId="{A2645C85-6571-467A-B85C-A2D25318828E}" destId="{2397EC32-F7FF-406B-9F00-ECA0B7ED3EA5}" srcOrd="0" destOrd="0" presId="urn:microsoft.com/office/officeart/2005/8/layout/radial5"/>
    <dgm:cxn modelId="{6227841E-7356-4884-8B20-1AF8BA3D0490}" type="presParOf" srcId="{6A7DA7E8-A7F2-4164-98C9-450F29A3AF5A}" destId="{EF855903-1CAE-4C32-8B66-0C3F23A76E85}" srcOrd="6" destOrd="0" presId="urn:microsoft.com/office/officeart/2005/8/layout/radial5"/>
    <dgm:cxn modelId="{B0E73265-DB28-4D66-B3CD-ACF0893E07BB}" type="presParOf" srcId="{6A7DA7E8-A7F2-4164-98C9-450F29A3AF5A}" destId="{BCDCA649-6DFE-41E8-8B0E-932ED78283A8}" srcOrd="7" destOrd="0" presId="urn:microsoft.com/office/officeart/2005/8/layout/radial5"/>
    <dgm:cxn modelId="{8371D58C-583D-4A9D-85AB-FF578CB307FC}" type="presParOf" srcId="{BCDCA649-6DFE-41E8-8B0E-932ED78283A8}" destId="{3ED9EAA3-91A2-4444-A8EB-FA2B9EE719E8}" srcOrd="0" destOrd="0" presId="urn:microsoft.com/office/officeart/2005/8/layout/radial5"/>
    <dgm:cxn modelId="{335198A8-6134-4BC0-9BC6-310D755FCA42}" type="presParOf" srcId="{6A7DA7E8-A7F2-4164-98C9-450F29A3AF5A}" destId="{9CF613C2-FC76-400D-B3BD-18F9FBD3F76A}" srcOrd="8" destOrd="0" presId="urn:microsoft.com/office/officeart/2005/8/layout/radial5"/>
    <dgm:cxn modelId="{0582208E-5C53-4C38-9542-CA0409EBC96E}" type="presParOf" srcId="{6A7DA7E8-A7F2-4164-98C9-450F29A3AF5A}" destId="{1DA63683-A578-4DCC-9D4B-185977D621DD}" srcOrd="9" destOrd="0" presId="urn:microsoft.com/office/officeart/2005/8/layout/radial5"/>
    <dgm:cxn modelId="{F078D243-EE1E-4EFC-97F9-F9244B15D3CB}" type="presParOf" srcId="{1DA63683-A578-4DCC-9D4B-185977D621DD}" destId="{CCE865E6-A543-4DEC-83CF-FDB8D33369C6}" srcOrd="0" destOrd="0" presId="urn:microsoft.com/office/officeart/2005/8/layout/radial5"/>
    <dgm:cxn modelId="{488368FF-BF3A-4E2E-A600-1620F6D8DB92}" type="presParOf" srcId="{6A7DA7E8-A7F2-4164-98C9-450F29A3AF5A}" destId="{A20C39A1-4C97-46E0-A175-37DACB63AC33}" srcOrd="10" destOrd="0" presId="urn:microsoft.com/office/officeart/2005/8/layout/radial5"/>
    <dgm:cxn modelId="{65A4FB7B-BF5B-431A-BB7D-98B4BFD3CE33}" type="presParOf" srcId="{6A7DA7E8-A7F2-4164-98C9-450F29A3AF5A}" destId="{1642D5CD-887E-481D-8729-3966AECDA291}" srcOrd="11" destOrd="0" presId="urn:microsoft.com/office/officeart/2005/8/layout/radial5"/>
    <dgm:cxn modelId="{83052844-8A0E-4B03-9A27-0FA28204E633}" type="presParOf" srcId="{1642D5CD-887E-481D-8729-3966AECDA291}" destId="{623AF920-100A-4B64-91D2-F35E1EAF5D6C}" srcOrd="0" destOrd="0" presId="urn:microsoft.com/office/officeart/2005/8/layout/radial5"/>
    <dgm:cxn modelId="{D606E708-B6FE-4F18-AA84-0C5B0B536C50}" type="presParOf" srcId="{6A7DA7E8-A7F2-4164-98C9-450F29A3AF5A}" destId="{76C477AE-2907-4A82-893D-75CA5A94CA64}" srcOrd="12" destOrd="0" presId="urn:microsoft.com/office/officeart/2005/8/layout/radial5"/>
    <dgm:cxn modelId="{15055819-90B9-4774-9332-B7C8E999EC00}" type="presParOf" srcId="{6A7DA7E8-A7F2-4164-98C9-450F29A3AF5A}" destId="{4E1AEDC5-78DE-4C9E-A2FD-6D2EEA11C00E}" srcOrd="13" destOrd="0" presId="urn:microsoft.com/office/officeart/2005/8/layout/radial5"/>
    <dgm:cxn modelId="{8767CC6F-75EF-4B7A-AF3C-81ECA77B8D9F}" type="presParOf" srcId="{4E1AEDC5-78DE-4C9E-A2FD-6D2EEA11C00E}" destId="{2EBECA69-F28C-4EC1-AC8A-3BE82C984033}" srcOrd="0" destOrd="0" presId="urn:microsoft.com/office/officeart/2005/8/layout/radial5"/>
    <dgm:cxn modelId="{502987EE-828C-4DCD-A1DF-05B877AA65F6}" type="presParOf" srcId="{6A7DA7E8-A7F2-4164-98C9-450F29A3AF5A}" destId="{7D6524C6-6790-41F6-A510-384C4EBB0B42}" srcOrd="14" destOrd="0" presId="urn:microsoft.com/office/officeart/2005/8/layout/radial5"/>
    <dgm:cxn modelId="{5D7FC550-6445-4660-9122-11467428835B}" type="presParOf" srcId="{6A7DA7E8-A7F2-4164-98C9-450F29A3AF5A}" destId="{0DCBC6F7-D5BE-43B3-B04F-3469C2D6FC90}" srcOrd="15" destOrd="0" presId="urn:microsoft.com/office/officeart/2005/8/layout/radial5"/>
    <dgm:cxn modelId="{9264F213-245B-4A35-A3EC-B9B1A68E5C14}" type="presParOf" srcId="{0DCBC6F7-D5BE-43B3-B04F-3469C2D6FC90}" destId="{C5703348-FD55-4B75-8FC6-76375B11653F}" srcOrd="0" destOrd="0" presId="urn:microsoft.com/office/officeart/2005/8/layout/radial5"/>
    <dgm:cxn modelId="{67910C44-78F5-44D4-AC5E-EDC2B0670441}" type="presParOf" srcId="{6A7DA7E8-A7F2-4164-98C9-450F29A3AF5A}" destId="{BD1E6539-46C9-4705-BF25-DD85A948CE3D}" srcOrd="16" destOrd="0" presId="urn:microsoft.com/office/officeart/2005/8/layout/radial5"/>
  </dgm:cxnLst>
  <dgm:bg/>
  <dgm:whole/>
  <dgm:extLst>
    <a:ext uri="http://schemas.microsoft.com/office/drawing/2008/diagram">
      <dsp:dataModelExt xmlns:dsp="http://schemas.microsoft.com/office/drawing/2008/diagram" xmlns="" relId="rId39"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4" csCatId="colorful" phldr="1"/>
      <dgm:spPr/>
      <dgm:t>
        <a:bodyPr/>
        <a:lstStyle/>
        <a:p>
          <a:endParaRPr lang="es-CO"/>
        </a:p>
      </dgm:t>
    </dgm:pt>
    <dgm:pt modelId="{EEB5AE80-98C2-4CE9-9163-CD4B0E30E9F8}">
      <dgm:prSet phldrT="[Texto]"/>
      <dgm:spPr/>
      <dgm:t>
        <a:bodyPr/>
        <a:lstStyle/>
        <a:p>
          <a:r>
            <a:rPr lang="es-CO"/>
            <a:t>Plantillas para los documentos</a:t>
          </a:r>
        </a:p>
      </dgm:t>
    </dgm:pt>
    <dgm:pt modelId="{D2F2A49D-AB60-4907-B056-E99E4EAA3ECB}" type="parTrans" cxnId="{967F0649-A98C-4135-952C-7676B6BD1F34}">
      <dgm:prSet/>
      <dgm:spPr/>
      <dgm:t>
        <a:bodyPr/>
        <a:lstStyle/>
        <a:p>
          <a:endParaRPr lang="es-CO"/>
        </a:p>
      </dgm:t>
    </dgm:pt>
    <dgm:pt modelId="{30799640-B4AC-4929-AFB7-F0DEACF5DD1F}" type="sibTrans" cxnId="{967F0649-A98C-4135-952C-7676B6BD1F34}">
      <dgm:prSet/>
      <dgm:spPr/>
      <dgm:t>
        <a:bodyPr/>
        <a:lstStyle/>
        <a:p>
          <a:endParaRPr lang="es-CO"/>
        </a:p>
      </dgm:t>
    </dgm:pt>
    <dgm:pt modelId="{7FB6FF1D-0F8B-4233-8E8D-E4D177744252}">
      <dgm:prSet phldrT="[Texto]"/>
      <dgm:spPr/>
      <dgm:t>
        <a:bodyPr/>
        <a:lstStyle/>
        <a:p>
          <a:r>
            <a:rPr lang="es-CO"/>
            <a:t>Documento con espeficicacion de los campos de cada plantilla</a:t>
          </a:r>
        </a:p>
      </dgm:t>
    </dgm:pt>
    <dgm:pt modelId="{46877466-41E2-473E-B4C0-23675A8DF60E}" type="parTrans" cxnId="{2DB53D70-71CE-41E5-A2B7-DCEAC94D00D8}">
      <dgm:prSet/>
      <dgm:spPr/>
      <dgm:t>
        <a:bodyPr/>
        <a:lstStyle/>
        <a:p>
          <a:endParaRPr lang="es-CO"/>
        </a:p>
      </dgm:t>
    </dgm:pt>
    <dgm:pt modelId="{367F72C1-59DD-4F4A-8D49-B22EB0164C65}" type="sibTrans" cxnId="{2DB53D70-71CE-41E5-A2B7-DCEAC94D00D8}">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2"/>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2"/>
      <dgm:spPr/>
      <dgm:t>
        <a:bodyPr/>
        <a:lstStyle/>
        <a:p>
          <a:endParaRPr lang="es-CO"/>
        </a:p>
      </dgm:t>
    </dgm:pt>
    <dgm:pt modelId="{2BF5D59C-B0C2-4423-B303-1FE2FC4EDA25}" type="pres">
      <dgm:prSet presAssocID="{0D82094F-6E55-40D5-9CCE-1F03FE3D98AF}" presName="dstNode" presStyleLbl="node1" presStyleIdx="0" presStyleCnt="2"/>
      <dgm:spPr/>
      <dgm:t>
        <a:bodyPr/>
        <a:lstStyle/>
        <a:p>
          <a:endParaRPr lang="es-CO"/>
        </a:p>
      </dgm:t>
    </dgm:pt>
    <dgm:pt modelId="{57214358-E2B7-4229-9CC0-76AF3C7BC3D7}" type="pres">
      <dgm:prSet presAssocID="{7FB6FF1D-0F8B-4233-8E8D-E4D177744252}" presName="text_1" presStyleLbl="node1" presStyleIdx="0" presStyleCnt="2">
        <dgm:presLayoutVars>
          <dgm:bulletEnabled val="1"/>
        </dgm:presLayoutVars>
      </dgm:prSet>
      <dgm:spPr/>
      <dgm:t>
        <a:bodyPr/>
        <a:lstStyle/>
        <a:p>
          <a:endParaRPr lang="es-CO"/>
        </a:p>
      </dgm:t>
    </dgm:pt>
    <dgm:pt modelId="{1B7EF6D7-6EAB-49DE-A6B8-2CA843B8EB45}" type="pres">
      <dgm:prSet presAssocID="{7FB6FF1D-0F8B-4233-8E8D-E4D177744252}" presName="accent_1" presStyleCnt="0"/>
      <dgm:spPr/>
    </dgm:pt>
    <dgm:pt modelId="{17D153E1-E310-4E6D-A77E-D10F6145D2D9}" type="pres">
      <dgm:prSet presAssocID="{7FB6FF1D-0F8B-4233-8E8D-E4D177744252}" presName="accentRepeatNode" presStyleLbl="solidFgAcc1" presStyleIdx="0" presStyleCnt="2"/>
      <dgm:spPr>
        <a:blipFill rotWithShape="0">
          <a:blip xmlns:r="http://schemas.openxmlformats.org/officeDocument/2006/relationships" r:embed="rId1"/>
          <a:stretch>
            <a:fillRect/>
          </a:stretch>
        </a:blipFill>
      </dgm:spPr>
      <dgm:t>
        <a:bodyPr/>
        <a:lstStyle/>
        <a:p>
          <a:endParaRPr lang="es-CO"/>
        </a:p>
      </dgm:t>
    </dgm:pt>
    <dgm:pt modelId="{15109388-A774-407B-8DF4-F7DD96A1515C}" type="pres">
      <dgm:prSet presAssocID="{EEB5AE80-98C2-4CE9-9163-CD4B0E30E9F8}" presName="text_2" presStyleLbl="node1" presStyleIdx="1" presStyleCnt="2">
        <dgm:presLayoutVars>
          <dgm:bulletEnabled val="1"/>
        </dgm:presLayoutVars>
      </dgm:prSet>
      <dgm:spPr/>
      <dgm:t>
        <a:bodyPr/>
        <a:lstStyle/>
        <a:p>
          <a:endParaRPr lang="es-CO"/>
        </a:p>
      </dgm:t>
    </dgm:pt>
    <dgm:pt modelId="{1C5A0383-22C2-40F6-AB71-31A2A8D6027F}" type="pres">
      <dgm:prSet presAssocID="{EEB5AE80-98C2-4CE9-9163-CD4B0E30E9F8}" presName="accent_2" presStyleCnt="0"/>
      <dgm:spPr/>
    </dgm:pt>
    <dgm:pt modelId="{D39CD076-1651-4B15-98C3-E062B7DD8C79}" type="pres">
      <dgm:prSet presAssocID="{EEB5AE80-98C2-4CE9-9163-CD4B0E30E9F8}" presName="accentRepeatNode" presStyleLbl="solidFgAcc1" presStyleIdx="1" presStyleCnt="2"/>
      <dgm:spPr>
        <a:blipFill rotWithShape="0">
          <a:blip xmlns:r="http://schemas.openxmlformats.org/officeDocument/2006/relationships" r:embed="rId2"/>
          <a:stretch>
            <a:fillRect/>
          </a:stretch>
        </a:blipFill>
      </dgm:spPr>
      <dgm:t>
        <a:bodyPr/>
        <a:lstStyle/>
        <a:p>
          <a:endParaRPr lang="es-CO"/>
        </a:p>
      </dgm:t>
    </dgm:pt>
  </dgm:ptLst>
  <dgm:cxnLst>
    <dgm:cxn modelId="{1D7363D3-9BEB-4BCF-9DDE-D767B22B3902}" type="presOf" srcId="{7FB6FF1D-0F8B-4233-8E8D-E4D177744252}" destId="{57214358-E2B7-4229-9CC0-76AF3C7BC3D7}" srcOrd="0" destOrd="0" presId="urn:microsoft.com/office/officeart/2008/layout/VerticalCurvedList"/>
    <dgm:cxn modelId="{C601D77A-2CAA-4D20-8E93-D0E9CA7D7DDE}" type="presOf" srcId="{0D82094F-6E55-40D5-9CCE-1F03FE3D98AF}" destId="{D1A8A0D6-B6CE-4EFA-AA9A-C8F89665B506}" srcOrd="0" destOrd="0" presId="urn:microsoft.com/office/officeart/2008/layout/VerticalCurvedList"/>
    <dgm:cxn modelId="{2F36F13C-4649-4E2B-92B6-1A665A3CE3A1}" type="presOf" srcId="{EEB5AE80-98C2-4CE9-9163-CD4B0E30E9F8}" destId="{15109388-A774-407B-8DF4-F7DD96A1515C}" srcOrd="0" destOrd="0" presId="urn:microsoft.com/office/officeart/2008/layout/VerticalCurvedList"/>
    <dgm:cxn modelId="{ED950C7A-C05F-4B2C-B7AB-34AAC573BAF0}" type="presOf" srcId="{367F72C1-59DD-4F4A-8D49-B22EB0164C65}" destId="{04EB5AAF-A9F6-4F5F-A1BD-301005699685}" srcOrd="0" destOrd="0" presId="urn:microsoft.com/office/officeart/2008/layout/VerticalCurvedList"/>
    <dgm:cxn modelId="{2DB53D70-71CE-41E5-A2B7-DCEAC94D00D8}" srcId="{0D82094F-6E55-40D5-9CCE-1F03FE3D98AF}" destId="{7FB6FF1D-0F8B-4233-8E8D-E4D177744252}" srcOrd="0" destOrd="0" parTransId="{46877466-41E2-473E-B4C0-23675A8DF60E}" sibTransId="{367F72C1-59DD-4F4A-8D49-B22EB0164C65}"/>
    <dgm:cxn modelId="{967F0649-A98C-4135-952C-7676B6BD1F34}" srcId="{0D82094F-6E55-40D5-9CCE-1F03FE3D98AF}" destId="{EEB5AE80-98C2-4CE9-9163-CD4B0E30E9F8}" srcOrd="1" destOrd="0" parTransId="{D2F2A49D-AB60-4907-B056-E99E4EAA3ECB}" sibTransId="{30799640-B4AC-4929-AFB7-F0DEACF5DD1F}"/>
    <dgm:cxn modelId="{A9183FE0-76CB-4791-9F38-1D44E1C4D2DE}" type="presParOf" srcId="{D1A8A0D6-B6CE-4EFA-AA9A-C8F89665B506}" destId="{81A99DD1-19A9-4ECE-97B2-B03347D0EA01}" srcOrd="0" destOrd="0" presId="urn:microsoft.com/office/officeart/2008/layout/VerticalCurvedList"/>
    <dgm:cxn modelId="{A79D39E2-15AC-4769-A3AD-A9B0191194CC}" type="presParOf" srcId="{81A99DD1-19A9-4ECE-97B2-B03347D0EA01}" destId="{A0A8D4CB-A058-44BD-9639-BA68ECDC007F}" srcOrd="0" destOrd="0" presId="urn:microsoft.com/office/officeart/2008/layout/VerticalCurvedList"/>
    <dgm:cxn modelId="{C471D6F7-64DC-45A1-9E03-3B60B50B2DEF}" type="presParOf" srcId="{A0A8D4CB-A058-44BD-9639-BA68ECDC007F}" destId="{6998C099-6D80-425B-B585-5D587C9C4024}" srcOrd="0" destOrd="0" presId="urn:microsoft.com/office/officeart/2008/layout/VerticalCurvedList"/>
    <dgm:cxn modelId="{23925B7C-B0DC-48A7-99E8-A03619530A7A}" type="presParOf" srcId="{A0A8D4CB-A058-44BD-9639-BA68ECDC007F}" destId="{04EB5AAF-A9F6-4F5F-A1BD-301005699685}" srcOrd="1" destOrd="0" presId="urn:microsoft.com/office/officeart/2008/layout/VerticalCurvedList"/>
    <dgm:cxn modelId="{C732C85D-15AF-43D3-9D44-ED9F81D4B7C8}" type="presParOf" srcId="{A0A8D4CB-A058-44BD-9639-BA68ECDC007F}" destId="{ECEE5A49-405A-45B7-9118-229EEC89FFB2}" srcOrd="2" destOrd="0" presId="urn:microsoft.com/office/officeart/2008/layout/VerticalCurvedList"/>
    <dgm:cxn modelId="{1B4C824E-614C-4427-B4C4-C13B273866D2}" type="presParOf" srcId="{A0A8D4CB-A058-44BD-9639-BA68ECDC007F}" destId="{2BF5D59C-B0C2-4423-B303-1FE2FC4EDA25}" srcOrd="3" destOrd="0" presId="urn:microsoft.com/office/officeart/2008/layout/VerticalCurvedList"/>
    <dgm:cxn modelId="{02221C7B-32B8-41E2-91A6-A40134126F87}" type="presParOf" srcId="{81A99DD1-19A9-4ECE-97B2-B03347D0EA01}" destId="{57214358-E2B7-4229-9CC0-76AF3C7BC3D7}" srcOrd="1" destOrd="0" presId="urn:microsoft.com/office/officeart/2008/layout/VerticalCurvedList"/>
    <dgm:cxn modelId="{8F263380-7838-4E14-8DC8-31CAF65E2D44}" type="presParOf" srcId="{81A99DD1-19A9-4ECE-97B2-B03347D0EA01}" destId="{1B7EF6D7-6EAB-49DE-A6B8-2CA843B8EB45}" srcOrd="2" destOrd="0" presId="urn:microsoft.com/office/officeart/2008/layout/VerticalCurvedList"/>
    <dgm:cxn modelId="{1CA99E06-8133-4EB0-8BA8-F03B6DD556C6}" type="presParOf" srcId="{1B7EF6D7-6EAB-49DE-A6B8-2CA843B8EB45}" destId="{17D153E1-E310-4E6D-A77E-D10F6145D2D9}" srcOrd="0" destOrd="0" presId="urn:microsoft.com/office/officeart/2008/layout/VerticalCurvedList"/>
    <dgm:cxn modelId="{2E8BA318-4EFE-456C-82D0-B7EBD5AA32EF}" type="presParOf" srcId="{81A99DD1-19A9-4ECE-97B2-B03347D0EA01}" destId="{15109388-A774-407B-8DF4-F7DD96A1515C}" srcOrd="3" destOrd="0" presId="urn:microsoft.com/office/officeart/2008/layout/VerticalCurvedList"/>
    <dgm:cxn modelId="{A95998A1-8F16-4FBE-BA29-F922655FE579}" type="presParOf" srcId="{81A99DD1-19A9-4ECE-97B2-B03347D0EA01}" destId="{1C5A0383-22C2-40F6-AB71-31A2A8D6027F}" srcOrd="4" destOrd="0" presId="urn:microsoft.com/office/officeart/2008/layout/VerticalCurvedList"/>
    <dgm:cxn modelId="{4F2EBEDB-A593-4BFC-BC42-06CF269D8ED7}" type="presParOf" srcId="{1C5A0383-22C2-40F6-AB71-31A2A8D6027F}" destId="{D39CD076-1651-4B15-98C3-E062B7DD8C79}" srcOrd="0" destOrd="0" presId="urn:microsoft.com/office/officeart/2008/layout/VerticalCurvedList"/>
  </dgm:cxnLst>
  <dgm:bg/>
  <dgm:whole/>
  <dgm:extLst>
    <a:ext uri="http://schemas.microsoft.com/office/drawing/2008/diagram">
      <dsp:dataModelExt xmlns:dsp="http://schemas.microsoft.com/office/drawing/2008/diagram" xmlns="" relId="rId9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1" csCatId="colorful" phldr="1"/>
      <dgm:spPr/>
      <dgm:t>
        <a:bodyPr/>
        <a:lstStyle/>
        <a:p>
          <a:endParaRPr lang="es-CO"/>
        </a:p>
      </dgm:t>
    </dgm:pt>
    <dgm:pt modelId="{54AB5FF4-FCB3-40F6-8E0F-9D69F7E0ECAD}">
      <dgm:prSet phldrT="[Texto]"/>
      <dgm:spPr/>
      <dgm:t>
        <a:bodyPr/>
        <a:lstStyle/>
        <a:p>
          <a:r>
            <a:rPr lang="es-CO"/>
            <a:t>Gerente</a:t>
          </a:r>
        </a:p>
      </dgm:t>
    </dgm:pt>
    <dgm:pt modelId="{BAADA56C-0C3C-4B28-91FF-40425D9D36D4}" type="parTrans" cxnId="{59BB2C96-F181-4873-B493-7B21CBF4C553}">
      <dgm:prSet/>
      <dgm:spPr/>
      <dgm:t>
        <a:bodyPr/>
        <a:lstStyle/>
        <a:p>
          <a:endParaRPr lang="es-CO"/>
        </a:p>
      </dgm:t>
    </dgm:pt>
    <dgm:pt modelId="{7513B4D6-5F51-4A7E-B9C6-07A365D932B8}" type="sibTrans" cxnId="{59BB2C96-F181-4873-B493-7B21CBF4C553}">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1"/>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1"/>
      <dgm:spPr/>
      <dgm:t>
        <a:bodyPr/>
        <a:lstStyle/>
        <a:p>
          <a:endParaRPr lang="es-CO"/>
        </a:p>
      </dgm:t>
    </dgm:pt>
    <dgm:pt modelId="{2BF5D59C-B0C2-4423-B303-1FE2FC4EDA25}" type="pres">
      <dgm:prSet presAssocID="{0D82094F-6E55-40D5-9CCE-1F03FE3D98AF}" presName="dstNode" presStyleLbl="node1" presStyleIdx="0" presStyleCnt="1"/>
      <dgm:spPr/>
      <dgm:t>
        <a:bodyPr/>
        <a:lstStyle/>
        <a:p>
          <a:endParaRPr lang="es-CO"/>
        </a:p>
      </dgm:t>
    </dgm:pt>
    <dgm:pt modelId="{0109CDC9-9C90-4DB3-A043-0F0A5FCB2F33}" type="pres">
      <dgm:prSet presAssocID="{54AB5FF4-FCB3-40F6-8E0F-9D69F7E0ECAD}" presName="text_1" presStyleLbl="node1" presStyleIdx="0" presStyleCnt="1">
        <dgm:presLayoutVars>
          <dgm:bulletEnabled val="1"/>
        </dgm:presLayoutVars>
      </dgm:prSet>
      <dgm:spPr/>
      <dgm:t>
        <a:bodyPr/>
        <a:lstStyle/>
        <a:p>
          <a:endParaRPr lang="es-CO"/>
        </a:p>
      </dgm:t>
    </dgm:pt>
    <dgm:pt modelId="{88C9A956-E463-4CC8-AFCB-AE3AFD43A02F}" type="pres">
      <dgm:prSet presAssocID="{54AB5FF4-FCB3-40F6-8E0F-9D69F7E0ECAD}" presName="accent_1" presStyleCnt="0"/>
      <dgm:spPr/>
    </dgm:pt>
    <dgm:pt modelId="{7939FAFE-A9BE-4868-BB06-D0B4E4F1321B}" type="pres">
      <dgm:prSet presAssocID="{54AB5FF4-FCB3-40F6-8E0F-9D69F7E0ECAD}" presName="accentRepeatNode" presStyleLbl="solidFgAcc1" presStyleIdx="0" presStyleCnt="1"/>
      <dgm:spPr>
        <a:blipFill rotWithShape="0">
          <a:blip xmlns:r="http://schemas.openxmlformats.org/officeDocument/2006/relationships" r:embed="rId1"/>
          <a:stretch>
            <a:fillRect/>
          </a:stretch>
        </a:blipFill>
      </dgm:spPr>
      <dgm:t>
        <a:bodyPr/>
        <a:lstStyle/>
        <a:p>
          <a:endParaRPr lang="es-CO"/>
        </a:p>
      </dgm:t>
    </dgm:pt>
  </dgm:ptLst>
  <dgm:cxnLst>
    <dgm:cxn modelId="{FAB8EA30-1B7A-458E-9FC7-2344E0BBA453}" type="presOf" srcId="{0D82094F-6E55-40D5-9CCE-1F03FE3D98AF}" destId="{D1A8A0D6-B6CE-4EFA-AA9A-C8F89665B506}" srcOrd="0" destOrd="0" presId="urn:microsoft.com/office/officeart/2008/layout/VerticalCurvedList"/>
    <dgm:cxn modelId="{7C995D19-0A42-4B16-9F3E-23557C2CD262}" type="presOf" srcId="{7513B4D6-5F51-4A7E-B9C6-07A365D932B8}" destId="{04EB5AAF-A9F6-4F5F-A1BD-301005699685}" srcOrd="0" destOrd="0" presId="urn:microsoft.com/office/officeart/2008/layout/VerticalCurvedList"/>
    <dgm:cxn modelId="{8FF39F1B-DB5B-4811-8297-DCEB688ED3EF}" type="presOf" srcId="{54AB5FF4-FCB3-40F6-8E0F-9D69F7E0ECAD}" destId="{0109CDC9-9C90-4DB3-A043-0F0A5FCB2F33}" srcOrd="0" destOrd="0" presId="urn:microsoft.com/office/officeart/2008/layout/VerticalCurvedList"/>
    <dgm:cxn modelId="{59BB2C96-F181-4873-B493-7B21CBF4C553}" srcId="{0D82094F-6E55-40D5-9CCE-1F03FE3D98AF}" destId="{54AB5FF4-FCB3-40F6-8E0F-9D69F7E0ECAD}" srcOrd="0" destOrd="0" parTransId="{BAADA56C-0C3C-4B28-91FF-40425D9D36D4}" sibTransId="{7513B4D6-5F51-4A7E-B9C6-07A365D932B8}"/>
    <dgm:cxn modelId="{8180C2D7-B0B8-4B81-B8CC-A68DDF9108F7}" type="presParOf" srcId="{D1A8A0D6-B6CE-4EFA-AA9A-C8F89665B506}" destId="{81A99DD1-19A9-4ECE-97B2-B03347D0EA01}" srcOrd="0" destOrd="0" presId="urn:microsoft.com/office/officeart/2008/layout/VerticalCurvedList"/>
    <dgm:cxn modelId="{21CE7002-8E84-4AB2-B4C6-D3D87AAFEEBE}" type="presParOf" srcId="{81A99DD1-19A9-4ECE-97B2-B03347D0EA01}" destId="{A0A8D4CB-A058-44BD-9639-BA68ECDC007F}" srcOrd="0" destOrd="0" presId="urn:microsoft.com/office/officeart/2008/layout/VerticalCurvedList"/>
    <dgm:cxn modelId="{2D34A6DC-C68A-4FFE-8FBC-DB63AE798792}" type="presParOf" srcId="{A0A8D4CB-A058-44BD-9639-BA68ECDC007F}" destId="{6998C099-6D80-425B-B585-5D587C9C4024}" srcOrd="0" destOrd="0" presId="urn:microsoft.com/office/officeart/2008/layout/VerticalCurvedList"/>
    <dgm:cxn modelId="{C1DD0C05-D44B-47C7-B745-4DA05DD79904}" type="presParOf" srcId="{A0A8D4CB-A058-44BD-9639-BA68ECDC007F}" destId="{04EB5AAF-A9F6-4F5F-A1BD-301005699685}" srcOrd="1" destOrd="0" presId="urn:microsoft.com/office/officeart/2008/layout/VerticalCurvedList"/>
    <dgm:cxn modelId="{D1A9D595-B7AF-45AB-BAC0-AA4BB366364B}" type="presParOf" srcId="{A0A8D4CB-A058-44BD-9639-BA68ECDC007F}" destId="{ECEE5A49-405A-45B7-9118-229EEC89FFB2}" srcOrd="2" destOrd="0" presId="urn:microsoft.com/office/officeart/2008/layout/VerticalCurvedList"/>
    <dgm:cxn modelId="{231A83ED-8A44-46C6-92EB-F4F2703EFDDA}" type="presParOf" srcId="{A0A8D4CB-A058-44BD-9639-BA68ECDC007F}" destId="{2BF5D59C-B0C2-4423-B303-1FE2FC4EDA25}" srcOrd="3" destOrd="0" presId="urn:microsoft.com/office/officeart/2008/layout/VerticalCurvedList"/>
    <dgm:cxn modelId="{901871C1-A8F2-4613-80F3-F248BFD653FB}" type="presParOf" srcId="{81A99DD1-19A9-4ECE-97B2-B03347D0EA01}" destId="{0109CDC9-9C90-4DB3-A043-0F0A5FCB2F33}" srcOrd="1" destOrd="0" presId="urn:microsoft.com/office/officeart/2008/layout/VerticalCurvedList"/>
    <dgm:cxn modelId="{54E702F6-FA9C-4EA9-9F93-85B6B1537FE0}" type="presParOf" srcId="{81A99DD1-19A9-4ECE-97B2-B03347D0EA01}" destId="{88C9A956-E463-4CC8-AFCB-AE3AFD43A02F}" srcOrd="2" destOrd="0" presId="urn:microsoft.com/office/officeart/2008/layout/VerticalCurvedList"/>
    <dgm:cxn modelId="{4E1CDEC0-17CB-4AA4-B2C6-A834248968AB}" type="presParOf" srcId="{88C9A956-E463-4CC8-AFCB-AE3AFD43A02F}" destId="{7939FAFE-A9BE-4868-BB06-D0B4E4F1321B}" srcOrd="0" destOrd="0" presId="urn:microsoft.com/office/officeart/2008/layout/VerticalCurvedList"/>
  </dgm:cxnLst>
  <dgm:bg/>
  <dgm:whole/>
  <dgm:extLst>
    <a:ext uri="http://schemas.microsoft.com/office/drawing/2008/diagram">
      <dsp:dataModelExt xmlns:dsp="http://schemas.microsoft.com/office/drawing/2008/diagram" xmlns="" relId="rId4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2" csCatId="colorful" phldr="1"/>
      <dgm:spPr/>
      <dgm:t>
        <a:bodyPr/>
        <a:lstStyle/>
        <a:p>
          <a:endParaRPr lang="es-CO"/>
        </a:p>
      </dgm:t>
    </dgm:pt>
    <dgm:pt modelId="{1AFB8E65-991C-4274-91E6-4ABE2CA9C0FA}">
      <dgm:prSet phldrT="[Texto]"/>
      <dgm:spPr/>
      <dgm:t>
        <a:bodyPr/>
        <a:lstStyle/>
        <a:p>
          <a:r>
            <a:rPr lang="es-CO"/>
            <a:t>Diagrama de Gantt</a:t>
          </a:r>
        </a:p>
      </dgm:t>
    </dgm:pt>
    <dgm:pt modelId="{B052038B-62A5-455F-96E1-1742641899D1}" type="parTrans" cxnId="{85A541B5-38F2-4069-A0D2-EC2697E8C1AC}">
      <dgm:prSet/>
      <dgm:spPr/>
      <dgm:t>
        <a:bodyPr/>
        <a:lstStyle/>
        <a:p>
          <a:endParaRPr lang="es-CO"/>
        </a:p>
      </dgm:t>
    </dgm:pt>
    <dgm:pt modelId="{2BAAC82E-2A2F-44AD-A660-0C1808FD5611}" type="sibTrans" cxnId="{85A541B5-38F2-4069-A0D2-EC2697E8C1AC}">
      <dgm:prSet/>
      <dgm:spPr/>
      <dgm:t>
        <a:bodyPr/>
        <a:lstStyle/>
        <a:p>
          <a:endParaRPr lang="es-CO"/>
        </a:p>
      </dgm:t>
    </dgm:pt>
    <dgm:pt modelId="{2C492095-53D3-46B8-9165-AF365A0DC00B}">
      <dgm:prSet phldrT="[Texto]"/>
      <dgm:spPr/>
      <dgm:t>
        <a:bodyPr/>
        <a:lstStyle/>
        <a:p>
          <a:r>
            <a:rPr lang="es-CO"/>
            <a:t>Diagrama de PERT</a:t>
          </a:r>
        </a:p>
      </dgm:t>
    </dgm:pt>
    <dgm:pt modelId="{EBF63D30-F024-41B9-886D-120EC0E355DB}" type="parTrans" cxnId="{E7AF1830-594C-4B1A-81C3-ED58F8A6CF7C}">
      <dgm:prSet/>
      <dgm:spPr/>
      <dgm:t>
        <a:bodyPr/>
        <a:lstStyle/>
        <a:p>
          <a:endParaRPr lang="es-CO"/>
        </a:p>
      </dgm:t>
    </dgm:pt>
    <dgm:pt modelId="{DF70639C-0015-4266-8162-B774DCE140B1}" type="sibTrans" cxnId="{E7AF1830-594C-4B1A-81C3-ED58F8A6CF7C}">
      <dgm:prSet/>
      <dgm:spPr/>
      <dgm:t>
        <a:bodyPr/>
        <a:lstStyle/>
        <a:p>
          <a:endParaRPr lang="es-CO"/>
        </a:p>
      </dgm:t>
    </dgm:pt>
    <dgm:pt modelId="{EEB5AE80-98C2-4CE9-9163-CD4B0E30E9F8}">
      <dgm:prSet phldrT="[Texto]"/>
      <dgm:spPr/>
      <dgm:t>
        <a:bodyPr/>
        <a:lstStyle/>
        <a:p>
          <a:r>
            <a:rPr lang="es-CO"/>
            <a:t>WBS Primera Entrega</a:t>
          </a:r>
        </a:p>
      </dgm:t>
    </dgm:pt>
    <dgm:pt modelId="{D2F2A49D-AB60-4907-B056-E99E4EAA3ECB}" type="parTrans" cxnId="{967F0649-A98C-4135-952C-7676B6BD1F34}">
      <dgm:prSet/>
      <dgm:spPr/>
      <dgm:t>
        <a:bodyPr/>
        <a:lstStyle/>
        <a:p>
          <a:endParaRPr lang="es-CO"/>
        </a:p>
      </dgm:t>
    </dgm:pt>
    <dgm:pt modelId="{30799640-B4AC-4929-AFB7-F0DEACF5DD1F}" type="sibTrans" cxnId="{967F0649-A98C-4135-952C-7676B6BD1F34}">
      <dgm:prSet/>
      <dgm:spPr/>
      <dgm:t>
        <a:bodyPr/>
        <a:lstStyle/>
        <a:p>
          <a:endParaRPr lang="es-CO"/>
        </a:p>
      </dgm:t>
    </dgm:pt>
    <dgm:pt modelId="{FD5EBE26-E518-44C9-A83D-B5E9D5C5625A}">
      <dgm:prSet phldrT="[Texto]"/>
      <dgm:spPr/>
      <dgm:t>
        <a:bodyPr/>
        <a:lstStyle/>
        <a:p>
          <a:r>
            <a:rPr lang="es-CO"/>
            <a:t>Hojas De Vida</a:t>
          </a:r>
        </a:p>
      </dgm:t>
    </dgm:pt>
    <dgm:pt modelId="{0851F0CE-09AE-43D9-B22E-CB27EA692951}" type="parTrans" cxnId="{7CADFEED-4F9E-4FBD-AB4C-1CF17221CFDD}">
      <dgm:prSet/>
      <dgm:spPr/>
      <dgm:t>
        <a:bodyPr/>
        <a:lstStyle/>
        <a:p>
          <a:endParaRPr lang="es-CO"/>
        </a:p>
      </dgm:t>
    </dgm:pt>
    <dgm:pt modelId="{880FB88D-6B50-4D58-84F6-B48B9A0E1952}" type="sibTrans" cxnId="{7CADFEED-4F9E-4FBD-AB4C-1CF17221CFDD}">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4"/>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4"/>
      <dgm:spPr/>
      <dgm:t>
        <a:bodyPr/>
        <a:lstStyle/>
        <a:p>
          <a:endParaRPr lang="es-CO"/>
        </a:p>
      </dgm:t>
    </dgm:pt>
    <dgm:pt modelId="{2BF5D59C-B0C2-4423-B303-1FE2FC4EDA25}" type="pres">
      <dgm:prSet presAssocID="{0D82094F-6E55-40D5-9CCE-1F03FE3D98AF}" presName="dstNode" presStyleLbl="node1" presStyleIdx="0" presStyleCnt="4"/>
      <dgm:spPr/>
      <dgm:t>
        <a:bodyPr/>
        <a:lstStyle/>
        <a:p>
          <a:endParaRPr lang="es-CO"/>
        </a:p>
      </dgm:t>
    </dgm:pt>
    <dgm:pt modelId="{972DD067-5AE1-48B9-931D-57D6AF80A499}" type="pres">
      <dgm:prSet presAssocID="{EEB5AE80-98C2-4CE9-9163-CD4B0E30E9F8}" presName="text_1" presStyleLbl="node1" presStyleIdx="0" presStyleCnt="4">
        <dgm:presLayoutVars>
          <dgm:bulletEnabled val="1"/>
        </dgm:presLayoutVars>
      </dgm:prSet>
      <dgm:spPr/>
      <dgm:t>
        <a:bodyPr/>
        <a:lstStyle/>
        <a:p>
          <a:endParaRPr lang="es-CO"/>
        </a:p>
      </dgm:t>
    </dgm:pt>
    <dgm:pt modelId="{D44E646F-1152-4B32-A944-5F35968EB0DA}" type="pres">
      <dgm:prSet presAssocID="{EEB5AE80-98C2-4CE9-9163-CD4B0E30E9F8}" presName="accent_1" presStyleCnt="0"/>
      <dgm:spPr/>
      <dgm:t>
        <a:bodyPr/>
        <a:lstStyle/>
        <a:p>
          <a:endParaRPr lang="es-CO"/>
        </a:p>
      </dgm:t>
    </dgm:pt>
    <dgm:pt modelId="{D39CD076-1651-4B15-98C3-E062B7DD8C79}" type="pres">
      <dgm:prSet presAssocID="{EEB5AE80-98C2-4CE9-9163-CD4B0E30E9F8}" presName="accentRepeatNode" presStyleLbl="solidFgAcc1" presStyleIdx="0" presStyleCnt="4"/>
      <dgm:spPr>
        <a:blipFill rotWithShape="0">
          <a:blip xmlns:r="http://schemas.openxmlformats.org/officeDocument/2006/relationships" r:embed="rId1"/>
          <a:stretch>
            <a:fillRect/>
          </a:stretch>
        </a:blipFill>
      </dgm:spPr>
      <dgm:t>
        <a:bodyPr/>
        <a:lstStyle/>
        <a:p>
          <a:endParaRPr lang="es-CO"/>
        </a:p>
      </dgm:t>
    </dgm:pt>
    <dgm:pt modelId="{A6A191BE-1A22-471E-923C-FC1084A0380F}" type="pres">
      <dgm:prSet presAssocID="{1AFB8E65-991C-4274-91E6-4ABE2CA9C0FA}" presName="text_2" presStyleLbl="node1" presStyleIdx="1" presStyleCnt="4">
        <dgm:presLayoutVars>
          <dgm:bulletEnabled val="1"/>
        </dgm:presLayoutVars>
      </dgm:prSet>
      <dgm:spPr/>
      <dgm:t>
        <a:bodyPr/>
        <a:lstStyle/>
        <a:p>
          <a:endParaRPr lang="es-CO"/>
        </a:p>
      </dgm:t>
    </dgm:pt>
    <dgm:pt modelId="{429DBD9A-C202-47DF-80D2-8114F320EDAC}" type="pres">
      <dgm:prSet presAssocID="{1AFB8E65-991C-4274-91E6-4ABE2CA9C0FA}" presName="accent_2" presStyleCnt="0"/>
      <dgm:spPr/>
      <dgm:t>
        <a:bodyPr/>
        <a:lstStyle/>
        <a:p>
          <a:endParaRPr lang="es-CO"/>
        </a:p>
      </dgm:t>
    </dgm:pt>
    <dgm:pt modelId="{67CCBFBB-666E-4D39-8619-7C93248ADA8E}" type="pres">
      <dgm:prSet presAssocID="{1AFB8E65-991C-4274-91E6-4ABE2CA9C0FA}" presName="accentRepeatNode" presStyleLbl="solidFgAcc1" presStyleIdx="1" presStyleCnt="4"/>
      <dgm:spPr>
        <a:blipFill rotWithShape="0">
          <a:blip xmlns:r="http://schemas.openxmlformats.org/officeDocument/2006/relationships" r:embed="rId2"/>
          <a:stretch>
            <a:fillRect/>
          </a:stretch>
        </a:blipFill>
      </dgm:spPr>
      <dgm:t>
        <a:bodyPr/>
        <a:lstStyle/>
        <a:p>
          <a:endParaRPr lang="es-CO"/>
        </a:p>
      </dgm:t>
    </dgm:pt>
    <dgm:pt modelId="{106A7808-A20A-4B96-A140-ED7D7F5F631B}" type="pres">
      <dgm:prSet presAssocID="{2C492095-53D3-46B8-9165-AF365A0DC00B}" presName="text_3" presStyleLbl="node1" presStyleIdx="2" presStyleCnt="4">
        <dgm:presLayoutVars>
          <dgm:bulletEnabled val="1"/>
        </dgm:presLayoutVars>
      </dgm:prSet>
      <dgm:spPr/>
      <dgm:t>
        <a:bodyPr/>
        <a:lstStyle/>
        <a:p>
          <a:endParaRPr lang="es-CO"/>
        </a:p>
      </dgm:t>
    </dgm:pt>
    <dgm:pt modelId="{0302CDCD-5F22-4745-8D0E-42E9A6AAF370}" type="pres">
      <dgm:prSet presAssocID="{2C492095-53D3-46B8-9165-AF365A0DC00B}" presName="accent_3" presStyleCnt="0"/>
      <dgm:spPr/>
      <dgm:t>
        <a:bodyPr/>
        <a:lstStyle/>
        <a:p>
          <a:endParaRPr lang="es-CO"/>
        </a:p>
      </dgm:t>
    </dgm:pt>
    <dgm:pt modelId="{3320B226-5EB5-4FA0-BAEE-9D08A50A1F86}" type="pres">
      <dgm:prSet presAssocID="{2C492095-53D3-46B8-9165-AF365A0DC00B}" presName="accentRepeatNode" presStyleLbl="solidFgAcc1" presStyleIdx="2" presStyleCnt="4"/>
      <dgm:spPr>
        <a:blipFill rotWithShape="0">
          <a:blip xmlns:r="http://schemas.openxmlformats.org/officeDocument/2006/relationships" r:embed="rId3"/>
          <a:stretch>
            <a:fillRect/>
          </a:stretch>
        </a:blipFill>
      </dgm:spPr>
      <dgm:t>
        <a:bodyPr/>
        <a:lstStyle/>
        <a:p>
          <a:endParaRPr lang="es-CO"/>
        </a:p>
      </dgm:t>
    </dgm:pt>
    <dgm:pt modelId="{567BF8E2-194E-4EBF-8CBC-A92987D73585}" type="pres">
      <dgm:prSet presAssocID="{FD5EBE26-E518-44C9-A83D-B5E9D5C5625A}" presName="text_4" presStyleLbl="node1" presStyleIdx="3" presStyleCnt="4">
        <dgm:presLayoutVars>
          <dgm:bulletEnabled val="1"/>
        </dgm:presLayoutVars>
      </dgm:prSet>
      <dgm:spPr/>
      <dgm:t>
        <a:bodyPr/>
        <a:lstStyle/>
        <a:p>
          <a:endParaRPr lang="es-CO"/>
        </a:p>
      </dgm:t>
    </dgm:pt>
    <dgm:pt modelId="{FE4AF9B2-7C01-4BF2-B86B-CA3C2FB0C163}" type="pres">
      <dgm:prSet presAssocID="{FD5EBE26-E518-44C9-A83D-B5E9D5C5625A}" presName="accent_4" presStyleCnt="0"/>
      <dgm:spPr/>
    </dgm:pt>
    <dgm:pt modelId="{8E054785-EFB1-4516-8182-BAD0F89599D7}" type="pres">
      <dgm:prSet presAssocID="{FD5EBE26-E518-44C9-A83D-B5E9D5C5625A}" presName="accentRepeatNode" presStyleLbl="solidFgAcc1" presStyleIdx="3" presStyleCnt="4"/>
      <dgm:spPr>
        <a:blipFill rotWithShape="0">
          <a:blip xmlns:r="http://schemas.openxmlformats.org/officeDocument/2006/relationships" r:embed="rId4"/>
          <a:stretch>
            <a:fillRect/>
          </a:stretch>
        </a:blipFill>
      </dgm:spPr>
      <dgm:t>
        <a:bodyPr/>
        <a:lstStyle/>
        <a:p>
          <a:endParaRPr lang="es-CO"/>
        </a:p>
      </dgm:t>
    </dgm:pt>
  </dgm:ptLst>
  <dgm:cxnLst>
    <dgm:cxn modelId="{E7AF1830-594C-4B1A-81C3-ED58F8A6CF7C}" srcId="{0D82094F-6E55-40D5-9CCE-1F03FE3D98AF}" destId="{2C492095-53D3-46B8-9165-AF365A0DC00B}" srcOrd="2" destOrd="0" parTransId="{EBF63D30-F024-41B9-886D-120EC0E355DB}" sibTransId="{DF70639C-0015-4266-8162-B774DCE140B1}"/>
    <dgm:cxn modelId="{C5001D2E-00EA-4B2A-B939-8C79A2C6693A}" type="presOf" srcId="{FD5EBE26-E518-44C9-A83D-B5E9D5C5625A}" destId="{567BF8E2-194E-4EBF-8CBC-A92987D73585}" srcOrd="0" destOrd="0" presId="urn:microsoft.com/office/officeart/2008/layout/VerticalCurvedList"/>
    <dgm:cxn modelId="{7CADFEED-4F9E-4FBD-AB4C-1CF17221CFDD}" srcId="{0D82094F-6E55-40D5-9CCE-1F03FE3D98AF}" destId="{FD5EBE26-E518-44C9-A83D-B5E9D5C5625A}" srcOrd="3" destOrd="0" parTransId="{0851F0CE-09AE-43D9-B22E-CB27EA692951}" sibTransId="{880FB88D-6B50-4D58-84F6-B48B9A0E1952}"/>
    <dgm:cxn modelId="{30F1FDFA-1F73-479C-8BE9-90777F7337AB}" type="presOf" srcId="{30799640-B4AC-4929-AFB7-F0DEACF5DD1F}" destId="{04EB5AAF-A9F6-4F5F-A1BD-301005699685}" srcOrd="0" destOrd="0" presId="urn:microsoft.com/office/officeart/2008/layout/VerticalCurvedList"/>
    <dgm:cxn modelId="{20F9E75C-DE7C-4717-B0DF-3ADA4910DA42}" type="presOf" srcId="{0D82094F-6E55-40D5-9CCE-1F03FE3D98AF}" destId="{D1A8A0D6-B6CE-4EFA-AA9A-C8F89665B506}" srcOrd="0" destOrd="0" presId="urn:microsoft.com/office/officeart/2008/layout/VerticalCurvedList"/>
    <dgm:cxn modelId="{967F0649-A98C-4135-952C-7676B6BD1F34}" srcId="{0D82094F-6E55-40D5-9CCE-1F03FE3D98AF}" destId="{EEB5AE80-98C2-4CE9-9163-CD4B0E30E9F8}" srcOrd="0" destOrd="0" parTransId="{D2F2A49D-AB60-4907-B056-E99E4EAA3ECB}" sibTransId="{30799640-B4AC-4929-AFB7-F0DEACF5DD1F}"/>
    <dgm:cxn modelId="{85A541B5-38F2-4069-A0D2-EC2697E8C1AC}" srcId="{0D82094F-6E55-40D5-9CCE-1F03FE3D98AF}" destId="{1AFB8E65-991C-4274-91E6-4ABE2CA9C0FA}" srcOrd="1" destOrd="0" parTransId="{B052038B-62A5-455F-96E1-1742641899D1}" sibTransId="{2BAAC82E-2A2F-44AD-A660-0C1808FD5611}"/>
    <dgm:cxn modelId="{9C71B766-25CE-4141-9D65-EEE1374B7C1A}" type="presOf" srcId="{1AFB8E65-991C-4274-91E6-4ABE2CA9C0FA}" destId="{A6A191BE-1A22-471E-923C-FC1084A0380F}" srcOrd="0" destOrd="0" presId="urn:microsoft.com/office/officeart/2008/layout/VerticalCurvedList"/>
    <dgm:cxn modelId="{153980FF-1D90-47D4-BC6A-6702CD05B145}" type="presOf" srcId="{EEB5AE80-98C2-4CE9-9163-CD4B0E30E9F8}" destId="{972DD067-5AE1-48B9-931D-57D6AF80A499}" srcOrd="0" destOrd="0" presId="urn:microsoft.com/office/officeart/2008/layout/VerticalCurvedList"/>
    <dgm:cxn modelId="{E859BB3F-7645-496D-911D-F64F8089253F}" type="presOf" srcId="{2C492095-53D3-46B8-9165-AF365A0DC00B}" destId="{106A7808-A20A-4B96-A140-ED7D7F5F631B}" srcOrd="0" destOrd="0" presId="urn:microsoft.com/office/officeart/2008/layout/VerticalCurvedList"/>
    <dgm:cxn modelId="{6EE67208-B3FC-44EE-999B-34A5C63B8311}" type="presParOf" srcId="{D1A8A0D6-B6CE-4EFA-AA9A-C8F89665B506}" destId="{81A99DD1-19A9-4ECE-97B2-B03347D0EA01}" srcOrd="0" destOrd="0" presId="urn:microsoft.com/office/officeart/2008/layout/VerticalCurvedList"/>
    <dgm:cxn modelId="{E978FC74-BD38-4A01-B05F-F8224F38E28B}" type="presParOf" srcId="{81A99DD1-19A9-4ECE-97B2-B03347D0EA01}" destId="{A0A8D4CB-A058-44BD-9639-BA68ECDC007F}" srcOrd="0" destOrd="0" presId="urn:microsoft.com/office/officeart/2008/layout/VerticalCurvedList"/>
    <dgm:cxn modelId="{C3FAD82B-FB15-4E01-BC71-2DC32E5E23DB}" type="presParOf" srcId="{A0A8D4CB-A058-44BD-9639-BA68ECDC007F}" destId="{6998C099-6D80-425B-B585-5D587C9C4024}" srcOrd="0" destOrd="0" presId="urn:microsoft.com/office/officeart/2008/layout/VerticalCurvedList"/>
    <dgm:cxn modelId="{5280A9E8-D104-474E-BDFC-4CFD77A62AE7}" type="presParOf" srcId="{A0A8D4CB-A058-44BD-9639-BA68ECDC007F}" destId="{04EB5AAF-A9F6-4F5F-A1BD-301005699685}" srcOrd="1" destOrd="0" presId="urn:microsoft.com/office/officeart/2008/layout/VerticalCurvedList"/>
    <dgm:cxn modelId="{79C1C2DB-9187-4C56-8F14-A05A8615AF7C}" type="presParOf" srcId="{A0A8D4CB-A058-44BD-9639-BA68ECDC007F}" destId="{ECEE5A49-405A-45B7-9118-229EEC89FFB2}" srcOrd="2" destOrd="0" presId="urn:microsoft.com/office/officeart/2008/layout/VerticalCurvedList"/>
    <dgm:cxn modelId="{0AE94CAB-CB14-4B73-95C8-B0FEB826F63D}" type="presParOf" srcId="{A0A8D4CB-A058-44BD-9639-BA68ECDC007F}" destId="{2BF5D59C-B0C2-4423-B303-1FE2FC4EDA25}" srcOrd="3" destOrd="0" presId="urn:microsoft.com/office/officeart/2008/layout/VerticalCurvedList"/>
    <dgm:cxn modelId="{18C792DB-96CD-4336-8360-4DF87E6FAE18}" type="presParOf" srcId="{81A99DD1-19A9-4ECE-97B2-B03347D0EA01}" destId="{972DD067-5AE1-48B9-931D-57D6AF80A499}" srcOrd="1" destOrd="0" presId="urn:microsoft.com/office/officeart/2008/layout/VerticalCurvedList"/>
    <dgm:cxn modelId="{DAE23799-3429-4E2B-B7B8-1876A84A163F}" type="presParOf" srcId="{81A99DD1-19A9-4ECE-97B2-B03347D0EA01}" destId="{D44E646F-1152-4B32-A944-5F35968EB0DA}" srcOrd="2" destOrd="0" presId="urn:microsoft.com/office/officeart/2008/layout/VerticalCurvedList"/>
    <dgm:cxn modelId="{5A6B564C-1A84-4B01-9746-2BF3AC85AB23}" type="presParOf" srcId="{D44E646F-1152-4B32-A944-5F35968EB0DA}" destId="{D39CD076-1651-4B15-98C3-E062B7DD8C79}" srcOrd="0" destOrd="0" presId="urn:microsoft.com/office/officeart/2008/layout/VerticalCurvedList"/>
    <dgm:cxn modelId="{4644432D-E9DD-4734-924D-83F776DD0B6F}" type="presParOf" srcId="{81A99DD1-19A9-4ECE-97B2-B03347D0EA01}" destId="{A6A191BE-1A22-471E-923C-FC1084A0380F}" srcOrd="3" destOrd="0" presId="urn:microsoft.com/office/officeart/2008/layout/VerticalCurvedList"/>
    <dgm:cxn modelId="{E87AB83F-EEAC-4565-824B-71C0BDD9EDE5}" type="presParOf" srcId="{81A99DD1-19A9-4ECE-97B2-B03347D0EA01}" destId="{429DBD9A-C202-47DF-80D2-8114F320EDAC}" srcOrd="4" destOrd="0" presId="urn:microsoft.com/office/officeart/2008/layout/VerticalCurvedList"/>
    <dgm:cxn modelId="{208A6C91-180D-4C91-B867-5BF3B1940139}" type="presParOf" srcId="{429DBD9A-C202-47DF-80D2-8114F320EDAC}" destId="{67CCBFBB-666E-4D39-8619-7C93248ADA8E}" srcOrd="0" destOrd="0" presId="urn:microsoft.com/office/officeart/2008/layout/VerticalCurvedList"/>
    <dgm:cxn modelId="{43B3BFD5-3C39-42C5-9FDD-60A7A2A01171}" type="presParOf" srcId="{81A99DD1-19A9-4ECE-97B2-B03347D0EA01}" destId="{106A7808-A20A-4B96-A140-ED7D7F5F631B}" srcOrd="5" destOrd="0" presId="urn:microsoft.com/office/officeart/2008/layout/VerticalCurvedList"/>
    <dgm:cxn modelId="{4F010FD4-BAA8-41DA-9401-5860BC506663}" type="presParOf" srcId="{81A99DD1-19A9-4ECE-97B2-B03347D0EA01}" destId="{0302CDCD-5F22-4745-8D0E-42E9A6AAF370}" srcOrd="6" destOrd="0" presId="urn:microsoft.com/office/officeart/2008/layout/VerticalCurvedList"/>
    <dgm:cxn modelId="{3EFDEC85-446C-4B11-ABD8-DE99350578FB}" type="presParOf" srcId="{0302CDCD-5F22-4745-8D0E-42E9A6AAF370}" destId="{3320B226-5EB5-4FA0-BAEE-9D08A50A1F86}" srcOrd="0" destOrd="0" presId="urn:microsoft.com/office/officeart/2008/layout/VerticalCurvedList"/>
    <dgm:cxn modelId="{0DA133B7-A03D-45E6-A434-894CB3C76FA3}" type="presParOf" srcId="{81A99DD1-19A9-4ECE-97B2-B03347D0EA01}" destId="{567BF8E2-194E-4EBF-8CBC-A92987D73585}" srcOrd="7" destOrd="0" presId="urn:microsoft.com/office/officeart/2008/layout/VerticalCurvedList"/>
    <dgm:cxn modelId="{17DFDB2A-C382-45A2-9178-119BC34822C7}" type="presParOf" srcId="{81A99DD1-19A9-4ECE-97B2-B03347D0EA01}" destId="{FE4AF9B2-7C01-4BF2-B86B-CA3C2FB0C163}" srcOrd="8" destOrd="0" presId="urn:microsoft.com/office/officeart/2008/layout/VerticalCurvedList"/>
    <dgm:cxn modelId="{3BD12AC1-7C39-4031-B665-8B36D9A18536}" type="presParOf" srcId="{FE4AF9B2-7C01-4BF2-B86B-CA3C2FB0C163}" destId="{8E054785-EFB1-4516-8182-BAD0F89599D7}" srcOrd="0" destOrd="0" presId="urn:microsoft.com/office/officeart/2008/layout/VerticalCurvedList"/>
  </dgm:cxnLst>
  <dgm:bg/>
  <dgm:whole/>
  <dgm:extLst>
    <a:ext uri="http://schemas.microsoft.com/office/drawing/2008/diagram">
      <dsp:dataModelExt xmlns:dsp="http://schemas.microsoft.com/office/drawing/2008/diagram" xmlns="" relId="rId5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2" csCatId="colorful" phldr="1"/>
      <dgm:spPr/>
      <dgm:t>
        <a:bodyPr/>
        <a:lstStyle/>
        <a:p>
          <a:endParaRPr lang="es-CO"/>
        </a:p>
      </dgm:t>
    </dgm:pt>
    <dgm:pt modelId="{FD5EBE26-E518-44C9-A83D-B5E9D5C5625A}">
      <dgm:prSet phldrT="[Texto]"/>
      <dgm:spPr/>
      <dgm:t>
        <a:bodyPr/>
        <a:lstStyle/>
        <a:p>
          <a:r>
            <a:rPr lang="es-CO"/>
            <a:t>Plantilla Habilidades Requeridas</a:t>
          </a:r>
        </a:p>
      </dgm:t>
    </dgm:pt>
    <dgm:pt modelId="{0851F0CE-09AE-43D9-B22E-CB27EA692951}" type="parTrans" cxnId="{7CADFEED-4F9E-4FBD-AB4C-1CF17221CFDD}">
      <dgm:prSet/>
      <dgm:spPr/>
      <dgm:t>
        <a:bodyPr/>
        <a:lstStyle/>
        <a:p>
          <a:endParaRPr lang="es-CO"/>
        </a:p>
      </dgm:t>
    </dgm:pt>
    <dgm:pt modelId="{880FB88D-6B50-4D58-84F6-B48B9A0E1952}" type="sibTrans" cxnId="{7CADFEED-4F9E-4FBD-AB4C-1CF17221CFDD}">
      <dgm:prSet/>
      <dgm:spPr/>
      <dgm:t>
        <a:bodyPr/>
        <a:lstStyle/>
        <a:p>
          <a:endParaRPr lang="es-CO"/>
        </a:p>
      </dgm:t>
    </dgm:pt>
    <dgm:pt modelId="{1BE0AF19-A724-49F4-A290-B942C25EBBFB}">
      <dgm:prSet phldrT="[Texto]"/>
      <dgm:spPr/>
      <dgm:t>
        <a:bodyPr/>
        <a:lstStyle/>
        <a:p>
          <a:r>
            <a:rPr lang="es-CO"/>
            <a:t>Plantilla Especificación de Personal</a:t>
          </a:r>
        </a:p>
      </dgm:t>
    </dgm:pt>
    <dgm:pt modelId="{0BF506E0-7E50-471A-AC41-D1FA9FD5944E}" type="parTrans" cxnId="{1D96F1C7-07B4-4775-B634-2B1B620C2B2B}">
      <dgm:prSet/>
      <dgm:spPr/>
      <dgm:t>
        <a:bodyPr/>
        <a:lstStyle/>
        <a:p>
          <a:endParaRPr lang="es-CO"/>
        </a:p>
      </dgm:t>
    </dgm:pt>
    <dgm:pt modelId="{893EA09D-5AA3-4963-927F-7B68748C25B0}" type="sibTrans" cxnId="{1D96F1C7-07B4-4775-B634-2B1B620C2B2B}">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2"/>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2"/>
      <dgm:spPr/>
      <dgm:t>
        <a:bodyPr/>
        <a:lstStyle/>
        <a:p>
          <a:endParaRPr lang="es-CO"/>
        </a:p>
      </dgm:t>
    </dgm:pt>
    <dgm:pt modelId="{2BF5D59C-B0C2-4423-B303-1FE2FC4EDA25}" type="pres">
      <dgm:prSet presAssocID="{0D82094F-6E55-40D5-9CCE-1F03FE3D98AF}" presName="dstNode" presStyleLbl="node1" presStyleIdx="0" presStyleCnt="2"/>
      <dgm:spPr/>
      <dgm:t>
        <a:bodyPr/>
        <a:lstStyle/>
        <a:p>
          <a:endParaRPr lang="es-CO"/>
        </a:p>
      </dgm:t>
    </dgm:pt>
    <dgm:pt modelId="{B88FB101-6B60-4688-B918-460E135144A5}" type="pres">
      <dgm:prSet presAssocID="{FD5EBE26-E518-44C9-A83D-B5E9D5C5625A}" presName="text_1" presStyleLbl="node1" presStyleIdx="0" presStyleCnt="2">
        <dgm:presLayoutVars>
          <dgm:bulletEnabled val="1"/>
        </dgm:presLayoutVars>
      </dgm:prSet>
      <dgm:spPr/>
      <dgm:t>
        <a:bodyPr/>
        <a:lstStyle/>
        <a:p>
          <a:endParaRPr lang="es-CO"/>
        </a:p>
      </dgm:t>
    </dgm:pt>
    <dgm:pt modelId="{B384FC19-976A-46ED-A5CB-A268B28F4C84}" type="pres">
      <dgm:prSet presAssocID="{FD5EBE26-E518-44C9-A83D-B5E9D5C5625A}" presName="accent_1" presStyleCnt="0"/>
      <dgm:spPr/>
    </dgm:pt>
    <dgm:pt modelId="{8E054785-EFB1-4516-8182-BAD0F89599D7}" type="pres">
      <dgm:prSet presAssocID="{FD5EBE26-E518-44C9-A83D-B5E9D5C5625A}" presName="accentRepeatNode" presStyleLbl="solidFgAcc1" presStyleIdx="0" presStyleCnt="2"/>
      <dgm:spPr>
        <a:blipFill rotWithShape="0">
          <a:blip xmlns:r="http://schemas.openxmlformats.org/officeDocument/2006/relationships" r:embed="rId1"/>
          <a:stretch>
            <a:fillRect/>
          </a:stretch>
        </a:blipFill>
      </dgm:spPr>
      <dgm:t>
        <a:bodyPr/>
        <a:lstStyle/>
        <a:p>
          <a:endParaRPr lang="es-CO"/>
        </a:p>
      </dgm:t>
    </dgm:pt>
    <dgm:pt modelId="{0D10FA1C-35E8-41F5-951A-D4B2C26186C1}" type="pres">
      <dgm:prSet presAssocID="{1BE0AF19-A724-49F4-A290-B942C25EBBFB}" presName="text_2" presStyleLbl="node1" presStyleIdx="1" presStyleCnt="2">
        <dgm:presLayoutVars>
          <dgm:bulletEnabled val="1"/>
        </dgm:presLayoutVars>
      </dgm:prSet>
      <dgm:spPr/>
      <dgm:t>
        <a:bodyPr/>
        <a:lstStyle/>
        <a:p>
          <a:endParaRPr lang="es-CO"/>
        </a:p>
      </dgm:t>
    </dgm:pt>
    <dgm:pt modelId="{E71C96AC-26F5-4CA3-89BE-2EF737D347DC}" type="pres">
      <dgm:prSet presAssocID="{1BE0AF19-A724-49F4-A290-B942C25EBBFB}" presName="accent_2" presStyleCnt="0"/>
      <dgm:spPr/>
    </dgm:pt>
    <dgm:pt modelId="{693678B5-ACAA-4200-8D50-98669146D249}" type="pres">
      <dgm:prSet presAssocID="{1BE0AF19-A724-49F4-A290-B942C25EBBFB}" presName="accentRepeatNode" presStyleLbl="solidFgAcc1" presStyleIdx="1" presStyleCnt="2" custLinFactNeighborX="-1476" custLinFactNeighborY="-2696"/>
      <dgm:spPr>
        <a:blipFill rotWithShape="0">
          <a:blip xmlns:r="http://schemas.openxmlformats.org/officeDocument/2006/relationships" r:embed="rId2"/>
          <a:stretch>
            <a:fillRect/>
          </a:stretch>
        </a:blipFill>
      </dgm:spPr>
      <dgm:t>
        <a:bodyPr/>
        <a:lstStyle/>
        <a:p>
          <a:endParaRPr lang="es-CO"/>
        </a:p>
      </dgm:t>
    </dgm:pt>
  </dgm:ptLst>
  <dgm:cxnLst>
    <dgm:cxn modelId="{34EFEB33-96ED-47F9-BD85-4907E6E305B2}" type="presOf" srcId="{880FB88D-6B50-4D58-84F6-B48B9A0E1952}" destId="{04EB5AAF-A9F6-4F5F-A1BD-301005699685}" srcOrd="0" destOrd="0" presId="urn:microsoft.com/office/officeart/2008/layout/VerticalCurvedList"/>
    <dgm:cxn modelId="{F7965963-1518-4C88-B3C9-B95262AD9A99}" type="presOf" srcId="{FD5EBE26-E518-44C9-A83D-B5E9D5C5625A}" destId="{B88FB101-6B60-4688-B918-460E135144A5}" srcOrd="0" destOrd="0" presId="urn:microsoft.com/office/officeart/2008/layout/VerticalCurvedList"/>
    <dgm:cxn modelId="{760B0885-F9EC-47FD-BCE4-79C83CBA5281}" type="presOf" srcId="{1BE0AF19-A724-49F4-A290-B942C25EBBFB}" destId="{0D10FA1C-35E8-41F5-951A-D4B2C26186C1}" srcOrd="0" destOrd="0" presId="urn:microsoft.com/office/officeart/2008/layout/VerticalCurvedList"/>
    <dgm:cxn modelId="{7CADFEED-4F9E-4FBD-AB4C-1CF17221CFDD}" srcId="{0D82094F-6E55-40D5-9CCE-1F03FE3D98AF}" destId="{FD5EBE26-E518-44C9-A83D-B5E9D5C5625A}" srcOrd="0" destOrd="0" parTransId="{0851F0CE-09AE-43D9-B22E-CB27EA692951}" sibTransId="{880FB88D-6B50-4D58-84F6-B48B9A0E1952}"/>
    <dgm:cxn modelId="{F96CB3E3-43BA-4457-A769-20DE716BDC05}" type="presOf" srcId="{0D82094F-6E55-40D5-9CCE-1F03FE3D98AF}" destId="{D1A8A0D6-B6CE-4EFA-AA9A-C8F89665B506}" srcOrd="0" destOrd="0" presId="urn:microsoft.com/office/officeart/2008/layout/VerticalCurvedList"/>
    <dgm:cxn modelId="{1D96F1C7-07B4-4775-B634-2B1B620C2B2B}" srcId="{0D82094F-6E55-40D5-9CCE-1F03FE3D98AF}" destId="{1BE0AF19-A724-49F4-A290-B942C25EBBFB}" srcOrd="1" destOrd="0" parTransId="{0BF506E0-7E50-471A-AC41-D1FA9FD5944E}" sibTransId="{893EA09D-5AA3-4963-927F-7B68748C25B0}"/>
    <dgm:cxn modelId="{295735D7-0524-48E5-9D73-E7C9650B2E1E}" type="presParOf" srcId="{D1A8A0D6-B6CE-4EFA-AA9A-C8F89665B506}" destId="{81A99DD1-19A9-4ECE-97B2-B03347D0EA01}" srcOrd="0" destOrd="0" presId="urn:microsoft.com/office/officeart/2008/layout/VerticalCurvedList"/>
    <dgm:cxn modelId="{698722E3-6100-4B91-B296-FE20948A67A2}" type="presParOf" srcId="{81A99DD1-19A9-4ECE-97B2-B03347D0EA01}" destId="{A0A8D4CB-A058-44BD-9639-BA68ECDC007F}" srcOrd="0" destOrd="0" presId="urn:microsoft.com/office/officeart/2008/layout/VerticalCurvedList"/>
    <dgm:cxn modelId="{0E3393C4-AE55-4658-A9EF-6C25B6856863}" type="presParOf" srcId="{A0A8D4CB-A058-44BD-9639-BA68ECDC007F}" destId="{6998C099-6D80-425B-B585-5D587C9C4024}" srcOrd="0" destOrd="0" presId="urn:microsoft.com/office/officeart/2008/layout/VerticalCurvedList"/>
    <dgm:cxn modelId="{962699C0-39E1-42E8-AAA8-E3C58328A914}" type="presParOf" srcId="{A0A8D4CB-A058-44BD-9639-BA68ECDC007F}" destId="{04EB5AAF-A9F6-4F5F-A1BD-301005699685}" srcOrd="1" destOrd="0" presId="urn:microsoft.com/office/officeart/2008/layout/VerticalCurvedList"/>
    <dgm:cxn modelId="{9E68937C-CE83-44E4-98BD-A0940E08820B}" type="presParOf" srcId="{A0A8D4CB-A058-44BD-9639-BA68ECDC007F}" destId="{ECEE5A49-405A-45B7-9118-229EEC89FFB2}" srcOrd="2" destOrd="0" presId="urn:microsoft.com/office/officeart/2008/layout/VerticalCurvedList"/>
    <dgm:cxn modelId="{9AD7ECC8-5E97-4294-BF80-D9FDAB210F4E}" type="presParOf" srcId="{A0A8D4CB-A058-44BD-9639-BA68ECDC007F}" destId="{2BF5D59C-B0C2-4423-B303-1FE2FC4EDA25}" srcOrd="3" destOrd="0" presId="urn:microsoft.com/office/officeart/2008/layout/VerticalCurvedList"/>
    <dgm:cxn modelId="{4E146E6E-9694-4EB1-8F23-71E916B0BF65}" type="presParOf" srcId="{81A99DD1-19A9-4ECE-97B2-B03347D0EA01}" destId="{B88FB101-6B60-4688-B918-460E135144A5}" srcOrd="1" destOrd="0" presId="urn:microsoft.com/office/officeart/2008/layout/VerticalCurvedList"/>
    <dgm:cxn modelId="{8CE89152-9464-4260-94E7-78B0C51295F2}" type="presParOf" srcId="{81A99DD1-19A9-4ECE-97B2-B03347D0EA01}" destId="{B384FC19-976A-46ED-A5CB-A268B28F4C84}" srcOrd="2" destOrd="0" presId="urn:microsoft.com/office/officeart/2008/layout/VerticalCurvedList"/>
    <dgm:cxn modelId="{5ADCF067-F5BB-46EF-8C0C-7FBF067313E1}" type="presParOf" srcId="{B384FC19-976A-46ED-A5CB-A268B28F4C84}" destId="{8E054785-EFB1-4516-8182-BAD0F89599D7}" srcOrd="0" destOrd="0" presId="urn:microsoft.com/office/officeart/2008/layout/VerticalCurvedList"/>
    <dgm:cxn modelId="{DC900ECE-E9BD-427B-AC00-99EBF5D06513}" type="presParOf" srcId="{81A99DD1-19A9-4ECE-97B2-B03347D0EA01}" destId="{0D10FA1C-35E8-41F5-951A-D4B2C26186C1}" srcOrd="3" destOrd="0" presId="urn:microsoft.com/office/officeart/2008/layout/VerticalCurvedList"/>
    <dgm:cxn modelId="{14C1BB17-6C61-47DB-9D23-366A42D97F7C}" type="presParOf" srcId="{81A99DD1-19A9-4ECE-97B2-B03347D0EA01}" destId="{E71C96AC-26F5-4CA3-89BE-2EF737D347DC}" srcOrd="4" destOrd="0" presId="urn:microsoft.com/office/officeart/2008/layout/VerticalCurvedList"/>
    <dgm:cxn modelId="{D677CE81-264E-4125-AEA0-AF985FE94830}" type="presParOf" srcId="{E71C96AC-26F5-4CA3-89BE-2EF737D347DC}" destId="{693678B5-ACAA-4200-8D50-98669146D249}" srcOrd="0" destOrd="0" presId="urn:microsoft.com/office/officeart/2008/layout/VerticalCurvedList"/>
  </dgm:cxnLst>
  <dgm:bg/>
  <dgm:whole/>
  <dgm:extLst>
    <a:ext uri="http://schemas.microsoft.com/office/drawing/2008/diagram">
      <dsp:dataModelExt xmlns:dsp="http://schemas.microsoft.com/office/drawing/2008/diagram" xmlns="" relId="rId5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2" csCatId="colorful" phldr="1"/>
      <dgm:spPr/>
      <dgm:t>
        <a:bodyPr/>
        <a:lstStyle/>
        <a:p>
          <a:endParaRPr lang="es-CO"/>
        </a:p>
      </dgm:t>
    </dgm:pt>
    <dgm:pt modelId="{FD5EBE26-E518-44C9-A83D-B5E9D5C5625A}">
      <dgm:prSet phldrT="[Texto]"/>
      <dgm:spPr/>
      <dgm:t>
        <a:bodyPr/>
        <a:lstStyle/>
        <a:p>
          <a:r>
            <a:rPr lang="es-CO"/>
            <a:t>Plantilla De Entrenamiento</a:t>
          </a:r>
        </a:p>
      </dgm:t>
    </dgm:pt>
    <dgm:pt modelId="{0851F0CE-09AE-43D9-B22E-CB27EA692951}" type="parTrans" cxnId="{7CADFEED-4F9E-4FBD-AB4C-1CF17221CFDD}">
      <dgm:prSet/>
      <dgm:spPr/>
      <dgm:t>
        <a:bodyPr/>
        <a:lstStyle/>
        <a:p>
          <a:endParaRPr lang="es-CO"/>
        </a:p>
      </dgm:t>
    </dgm:pt>
    <dgm:pt modelId="{880FB88D-6B50-4D58-84F6-B48B9A0E1952}" type="sibTrans" cxnId="{7CADFEED-4F9E-4FBD-AB4C-1CF17221CFDD}">
      <dgm:prSet/>
      <dgm:spPr/>
      <dgm:t>
        <a:bodyPr/>
        <a:lstStyle/>
        <a:p>
          <a:endParaRPr lang="es-CO"/>
        </a:p>
      </dgm:t>
    </dgm:pt>
    <dgm:pt modelId="{6ADF9024-1E95-4095-B5AB-5D1986C7DBF1}">
      <dgm:prSet phldrT="[Texto]"/>
      <dgm:spPr/>
      <dgm:t>
        <a:bodyPr/>
        <a:lstStyle/>
        <a:p>
          <a:r>
            <a:rPr lang="es-CO"/>
            <a:t>Encuesta De Habilidades</a:t>
          </a:r>
        </a:p>
      </dgm:t>
    </dgm:pt>
    <dgm:pt modelId="{F0085D9E-DBED-4231-9DA1-14968F344C58}" type="parTrans" cxnId="{D7C81F81-81A4-481F-ACC7-DAE7D4D47F8E}">
      <dgm:prSet/>
      <dgm:spPr/>
      <dgm:t>
        <a:bodyPr/>
        <a:lstStyle/>
        <a:p>
          <a:endParaRPr lang="es-CO"/>
        </a:p>
      </dgm:t>
    </dgm:pt>
    <dgm:pt modelId="{E7034B62-59DF-4859-B1DD-FD92F4F41A23}" type="sibTrans" cxnId="{D7C81F81-81A4-481F-ACC7-DAE7D4D47F8E}">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2"/>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2"/>
      <dgm:spPr/>
      <dgm:t>
        <a:bodyPr/>
        <a:lstStyle/>
        <a:p>
          <a:endParaRPr lang="es-CO"/>
        </a:p>
      </dgm:t>
    </dgm:pt>
    <dgm:pt modelId="{2BF5D59C-B0C2-4423-B303-1FE2FC4EDA25}" type="pres">
      <dgm:prSet presAssocID="{0D82094F-6E55-40D5-9CCE-1F03FE3D98AF}" presName="dstNode" presStyleLbl="node1" presStyleIdx="0" presStyleCnt="2"/>
      <dgm:spPr/>
      <dgm:t>
        <a:bodyPr/>
        <a:lstStyle/>
        <a:p>
          <a:endParaRPr lang="es-CO"/>
        </a:p>
      </dgm:t>
    </dgm:pt>
    <dgm:pt modelId="{B88FB101-6B60-4688-B918-460E135144A5}" type="pres">
      <dgm:prSet presAssocID="{FD5EBE26-E518-44C9-A83D-B5E9D5C5625A}" presName="text_1" presStyleLbl="node1" presStyleIdx="0" presStyleCnt="2">
        <dgm:presLayoutVars>
          <dgm:bulletEnabled val="1"/>
        </dgm:presLayoutVars>
      </dgm:prSet>
      <dgm:spPr/>
      <dgm:t>
        <a:bodyPr/>
        <a:lstStyle/>
        <a:p>
          <a:endParaRPr lang="es-CO"/>
        </a:p>
      </dgm:t>
    </dgm:pt>
    <dgm:pt modelId="{B384FC19-976A-46ED-A5CB-A268B28F4C84}" type="pres">
      <dgm:prSet presAssocID="{FD5EBE26-E518-44C9-A83D-B5E9D5C5625A}" presName="accent_1" presStyleCnt="0"/>
      <dgm:spPr/>
    </dgm:pt>
    <dgm:pt modelId="{8E054785-EFB1-4516-8182-BAD0F89599D7}" type="pres">
      <dgm:prSet presAssocID="{FD5EBE26-E518-44C9-A83D-B5E9D5C5625A}" presName="accentRepeatNode" presStyleLbl="solidFgAcc1" presStyleIdx="0" presStyleCnt="2"/>
      <dgm:spPr>
        <a:blipFill rotWithShape="0">
          <a:blip xmlns:r="http://schemas.openxmlformats.org/officeDocument/2006/relationships" r:embed="rId1"/>
          <a:stretch>
            <a:fillRect/>
          </a:stretch>
        </a:blipFill>
      </dgm:spPr>
      <dgm:t>
        <a:bodyPr/>
        <a:lstStyle/>
        <a:p>
          <a:endParaRPr lang="es-CO"/>
        </a:p>
      </dgm:t>
    </dgm:pt>
    <dgm:pt modelId="{B0505C13-B9A0-4699-B1D3-A0E9E6F7DDD9}" type="pres">
      <dgm:prSet presAssocID="{6ADF9024-1E95-4095-B5AB-5D1986C7DBF1}" presName="text_2" presStyleLbl="node1" presStyleIdx="1" presStyleCnt="2">
        <dgm:presLayoutVars>
          <dgm:bulletEnabled val="1"/>
        </dgm:presLayoutVars>
      </dgm:prSet>
      <dgm:spPr/>
      <dgm:t>
        <a:bodyPr/>
        <a:lstStyle/>
        <a:p>
          <a:endParaRPr lang="es-CO"/>
        </a:p>
      </dgm:t>
    </dgm:pt>
    <dgm:pt modelId="{C5D54D5A-423D-4ED2-8437-45567CBC0C3D}" type="pres">
      <dgm:prSet presAssocID="{6ADF9024-1E95-4095-B5AB-5D1986C7DBF1}" presName="accent_2" presStyleCnt="0"/>
      <dgm:spPr/>
    </dgm:pt>
    <dgm:pt modelId="{2360594F-F073-41B4-A83D-E0AED5EDADA8}" type="pres">
      <dgm:prSet presAssocID="{6ADF9024-1E95-4095-B5AB-5D1986C7DBF1}" presName="accentRepeatNode" presStyleLbl="solidFgAcc1" presStyleIdx="1" presStyleCnt="2"/>
      <dgm:spPr>
        <a:blipFill rotWithShape="0">
          <a:blip xmlns:r="http://schemas.openxmlformats.org/officeDocument/2006/relationships" r:embed="rId2"/>
          <a:stretch>
            <a:fillRect/>
          </a:stretch>
        </a:blipFill>
      </dgm:spPr>
      <dgm:t>
        <a:bodyPr/>
        <a:lstStyle/>
        <a:p>
          <a:endParaRPr lang="es-CO"/>
        </a:p>
      </dgm:t>
    </dgm:pt>
  </dgm:ptLst>
  <dgm:cxnLst>
    <dgm:cxn modelId="{ECCFA3FA-BE2B-4740-9DA3-530108840B90}" type="presOf" srcId="{880FB88D-6B50-4D58-84F6-B48B9A0E1952}" destId="{04EB5AAF-A9F6-4F5F-A1BD-301005699685}" srcOrd="0" destOrd="0" presId="urn:microsoft.com/office/officeart/2008/layout/VerticalCurvedList"/>
    <dgm:cxn modelId="{ED2DCAA2-42F6-4AAE-B82D-03EC3EB4CC27}" type="presOf" srcId="{6ADF9024-1E95-4095-B5AB-5D1986C7DBF1}" destId="{B0505C13-B9A0-4699-B1D3-A0E9E6F7DDD9}" srcOrd="0" destOrd="0" presId="urn:microsoft.com/office/officeart/2008/layout/VerticalCurvedList"/>
    <dgm:cxn modelId="{D7C81F81-81A4-481F-ACC7-DAE7D4D47F8E}" srcId="{0D82094F-6E55-40D5-9CCE-1F03FE3D98AF}" destId="{6ADF9024-1E95-4095-B5AB-5D1986C7DBF1}" srcOrd="1" destOrd="0" parTransId="{F0085D9E-DBED-4231-9DA1-14968F344C58}" sibTransId="{E7034B62-59DF-4859-B1DD-FD92F4F41A23}"/>
    <dgm:cxn modelId="{9617519B-E90F-46E1-A62A-6C6E79F9A95D}" type="presOf" srcId="{FD5EBE26-E518-44C9-A83D-B5E9D5C5625A}" destId="{B88FB101-6B60-4688-B918-460E135144A5}" srcOrd="0" destOrd="0" presId="urn:microsoft.com/office/officeart/2008/layout/VerticalCurvedList"/>
    <dgm:cxn modelId="{20F265BB-8835-4B5A-9DD1-B872118BB7F9}" type="presOf" srcId="{0D82094F-6E55-40D5-9CCE-1F03FE3D98AF}" destId="{D1A8A0D6-B6CE-4EFA-AA9A-C8F89665B506}" srcOrd="0" destOrd="0" presId="urn:microsoft.com/office/officeart/2008/layout/VerticalCurvedList"/>
    <dgm:cxn modelId="{7CADFEED-4F9E-4FBD-AB4C-1CF17221CFDD}" srcId="{0D82094F-6E55-40D5-9CCE-1F03FE3D98AF}" destId="{FD5EBE26-E518-44C9-A83D-B5E9D5C5625A}" srcOrd="0" destOrd="0" parTransId="{0851F0CE-09AE-43D9-B22E-CB27EA692951}" sibTransId="{880FB88D-6B50-4D58-84F6-B48B9A0E1952}"/>
    <dgm:cxn modelId="{F8BCF8F6-151B-426F-AB0C-0E70EE535BC3}" type="presParOf" srcId="{D1A8A0D6-B6CE-4EFA-AA9A-C8F89665B506}" destId="{81A99DD1-19A9-4ECE-97B2-B03347D0EA01}" srcOrd="0" destOrd="0" presId="urn:microsoft.com/office/officeart/2008/layout/VerticalCurvedList"/>
    <dgm:cxn modelId="{A15DA7D6-B2B9-4E72-8A14-8AFDAD1D8EC9}" type="presParOf" srcId="{81A99DD1-19A9-4ECE-97B2-B03347D0EA01}" destId="{A0A8D4CB-A058-44BD-9639-BA68ECDC007F}" srcOrd="0" destOrd="0" presId="urn:microsoft.com/office/officeart/2008/layout/VerticalCurvedList"/>
    <dgm:cxn modelId="{D5D590FF-C92D-4507-8857-C5370ED7339E}" type="presParOf" srcId="{A0A8D4CB-A058-44BD-9639-BA68ECDC007F}" destId="{6998C099-6D80-425B-B585-5D587C9C4024}" srcOrd="0" destOrd="0" presId="urn:microsoft.com/office/officeart/2008/layout/VerticalCurvedList"/>
    <dgm:cxn modelId="{A84161D1-4C9B-4C53-B02E-BB0B9354CB71}" type="presParOf" srcId="{A0A8D4CB-A058-44BD-9639-BA68ECDC007F}" destId="{04EB5AAF-A9F6-4F5F-A1BD-301005699685}" srcOrd="1" destOrd="0" presId="urn:microsoft.com/office/officeart/2008/layout/VerticalCurvedList"/>
    <dgm:cxn modelId="{8575C9D3-FFD6-4F28-84FC-2900803323D0}" type="presParOf" srcId="{A0A8D4CB-A058-44BD-9639-BA68ECDC007F}" destId="{ECEE5A49-405A-45B7-9118-229EEC89FFB2}" srcOrd="2" destOrd="0" presId="urn:microsoft.com/office/officeart/2008/layout/VerticalCurvedList"/>
    <dgm:cxn modelId="{E2A46AAA-2F4D-4E66-A65E-50B7563EF9D5}" type="presParOf" srcId="{A0A8D4CB-A058-44BD-9639-BA68ECDC007F}" destId="{2BF5D59C-B0C2-4423-B303-1FE2FC4EDA25}" srcOrd="3" destOrd="0" presId="urn:microsoft.com/office/officeart/2008/layout/VerticalCurvedList"/>
    <dgm:cxn modelId="{A3B84A1F-2C27-4DC7-BF32-3B9299AE7755}" type="presParOf" srcId="{81A99DD1-19A9-4ECE-97B2-B03347D0EA01}" destId="{B88FB101-6B60-4688-B918-460E135144A5}" srcOrd="1" destOrd="0" presId="urn:microsoft.com/office/officeart/2008/layout/VerticalCurvedList"/>
    <dgm:cxn modelId="{4F650A0A-ACA6-4C14-95B1-0182F26FC94D}" type="presParOf" srcId="{81A99DD1-19A9-4ECE-97B2-B03347D0EA01}" destId="{B384FC19-976A-46ED-A5CB-A268B28F4C84}" srcOrd="2" destOrd="0" presId="urn:microsoft.com/office/officeart/2008/layout/VerticalCurvedList"/>
    <dgm:cxn modelId="{9BCB958B-B1D6-4D18-BFBE-5BC2116F8949}" type="presParOf" srcId="{B384FC19-976A-46ED-A5CB-A268B28F4C84}" destId="{8E054785-EFB1-4516-8182-BAD0F89599D7}" srcOrd="0" destOrd="0" presId="urn:microsoft.com/office/officeart/2008/layout/VerticalCurvedList"/>
    <dgm:cxn modelId="{CDDBF522-AEA7-4D7B-B598-EF5E43CFC0FB}" type="presParOf" srcId="{81A99DD1-19A9-4ECE-97B2-B03347D0EA01}" destId="{B0505C13-B9A0-4699-B1D3-A0E9E6F7DDD9}" srcOrd="3" destOrd="0" presId="urn:microsoft.com/office/officeart/2008/layout/VerticalCurvedList"/>
    <dgm:cxn modelId="{40B165CD-1C57-4A18-A9B2-0A126984470E}" type="presParOf" srcId="{81A99DD1-19A9-4ECE-97B2-B03347D0EA01}" destId="{C5D54D5A-423D-4ED2-8437-45567CBC0C3D}" srcOrd="4" destOrd="0" presId="urn:microsoft.com/office/officeart/2008/layout/VerticalCurvedList"/>
    <dgm:cxn modelId="{3DEBC471-9D0F-48A2-9546-B614218C6881}" type="presParOf" srcId="{C5D54D5A-423D-4ED2-8437-45567CBC0C3D}" destId="{2360594F-F073-41B4-A83D-E0AED5EDADA8}" srcOrd="0" destOrd="0" presId="urn:microsoft.com/office/officeart/2008/layout/VerticalCurvedList"/>
  </dgm:cxnLst>
  <dgm:bg/>
  <dgm:whole/>
  <dgm:extLst>
    <a:ext uri="http://schemas.microsoft.com/office/drawing/2008/diagram">
      <dsp:dataModelExt xmlns:dsp="http://schemas.microsoft.com/office/drawing/2008/diagram" xmlns="" relId="rId63"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2" csCatId="colorful" phldr="1"/>
      <dgm:spPr/>
      <dgm:t>
        <a:bodyPr/>
        <a:lstStyle/>
        <a:p>
          <a:endParaRPr lang="es-CO"/>
        </a:p>
      </dgm:t>
    </dgm:pt>
    <dgm:pt modelId="{FD5EBE26-E518-44C9-A83D-B5E9D5C5625A}">
      <dgm:prSet phldrT="[Texto]"/>
      <dgm:spPr/>
      <dgm:t>
        <a:bodyPr/>
        <a:lstStyle/>
        <a:p>
          <a:r>
            <a:rPr lang="es-CO"/>
            <a:t>Plantilla De Entrenamiento </a:t>
          </a:r>
        </a:p>
      </dgm:t>
    </dgm:pt>
    <dgm:pt modelId="{0851F0CE-09AE-43D9-B22E-CB27EA692951}" type="parTrans" cxnId="{7CADFEED-4F9E-4FBD-AB4C-1CF17221CFDD}">
      <dgm:prSet/>
      <dgm:spPr/>
      <dgm:t>
        <a:bodyPr/>
        <a:lstStyle/>
        <a:p>
          <a:endParaRPr lang="es-CO"/>
        </a:p>
      </dgm:t>
    </dgm:pt>
    <dgm:pt modelId="{880FB88D-6B50-4D58-84F6-B48B9A0E1952}" type="sibTrans" cxnId="{7CADFEED-4F9E-4FBD-AB4C-1CF17221CFDD}">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1"/>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1"/>
      <dgm:spPr/>
      <dgm:t>
        <a:bodyPr/>
        <a:lstStyle/>
        <a:p>
          <a:endParaRPr lang="es-CO"/>
        </a:p>
      </dgm:t>
    </dgm:pt>
    <dgm:pt modelId="{2BF5D59C-B0C2-4423-B303-1FE2FC4EDA25}" type="pres">
      <dgm:prSet presAssocID="{0D82094F-6E55-40D5-9CCE-1F03FE3D98AF}" presName="dstNode" presStyleLbl="node1" presStyleIdx="0" presStyleCnt="1"/>
      <dgm:spPr/>
      <dgm:t>
        <a:bodyPr/>
        <a:lstStyle/>
        <a:p>
          <a:endParaRPr lang="es-CO"/>
        </a:p>
      </dgm:t>
    </dgm:pt>
    <dgm:pt modelId="{B88FB101-6B60-4688-B918-460E135144A5}" type="pres">
      <dgm:prSet presAssocID="{FD5EBE26-E518-44C9-A83D-B5E9D5C5625A}" presName="text_1" presStyleLbl="node1" presStyleIdx="0" presStyleCnt="1">
        <dgm:presLayoutVars>
          <dgm:bulletEnabled val="1"/>
        </dgm:presLayoutVars>
      </dgm:prSet>
      <dgm:spPr/>
      <dgm:t>
        <a:bodyPr/>
        <a:lstStyle/>
        <a:p>
          <a:endParaRPr lang="es-CO"/>
        </a:p>
      </dgm:t>
    </dgm:pt>
    <dgm:pt modelId="{B384FC19-976A-46ED-A5CB-A268B28F4C84}" type="pres">
      <dgm:prSet presAssocID="{FD5EBE26-E518-44C9-A83D-B5E9D5C5625A}" presName="accent_1" presStyleCnt="0"/>
      <dgm:spPr/>
    </dgm:pt>
    <dgm:pt modelId="{8E054785-EFB1-4516-8182-BAD0F89599D7}" type="pres">
      <dgm:prSet presAssocID="{FD5EBE26-E518-44C9-A83D-B5E9D5C5625A}" presName="accentRepeatNode" presStyleLbl="solidFgAcc1" presStyleIdx="0" presStyleCnt="1"/>
      <dgm:spPr>
        <a:blipFill rotWithShape="0">
          <a:blip xmlns:r="http://schemas.openxmlformats.org/officeDocument/2006/relationships" r:embed="rId1"/>
          <a:stretch>
            <a:fillRect/>
          </a:stretch>
        </a:blipFill>
      </dgm:spPr>
      <dgm:t>
        <a:bodyPr/>
        <a:lstStyle/>
        <a:p>
          <a:endParaRPr lang="es-CO"/>
        </a:p>
      </dgm:t>
    </dgm:pt>
  </dgm:ptLst>
  <dgm:cxnLst>
    <dgm:cxn modelId="{99237C55-93B1-40FD-9DB7-416A39FBA9DD}" type="presOf" srcId="{880FB88D-6B50-4D58-84F6-B48B9A0E1952}" destId="{04EB5AAF-A9F6-4F5F-A1BD-301005699685}" srcOrd="0" destOrd="0" presId="urn:microsoft.com/office/officeart/2008/layout/VerticalCurvedList"/>
    <dgm:cxn modelId="{7CADFEED-4F9E-4FBD-AB4C-1CF17221CFDD}" srcId="{0D82094F-6E55-40D5-9CCE-1F03FE3D98AF}" destId="{FD5EBE26-E518-44C9-A83D-B5E9D5C5625A}" srcOrd="0" destOrd="0" parTransId="{0851F0CE-09AE-43D9-B22E-CB27EA692951}" sibTransId="{880FB88D-6B50-4D58-84F6-B48B9A0E1952}"/>
    <dgm:cxn modelId="{393C7856-936A-4081-BACE-5E9AFA9D275D}" type="presOf" srcId="{FD5EBE26-E518-44C9-A83D-B5E9D5C5625A}" destId="{B88FB101-6B60-4688-B918-460E135144A5}" srcOrd="0" destOrd="0" presId="urn:microsoft.com/office/officeart/2008/layout/VerticalCurvedList"/>
    <dgm:cxn modelId="{B9C7C9C8-4882-4BFC-B9F1-D77FB51DF789}" type="presOf" srcId="{0D82094F-6E55-40D5-9CCE-1F03FE3D98AF}" destId="{D1A8A0D6-B6CE-4EFA-AA9A-C8F89665B506}" srcOrd="0" destOrd="0" presId="urn:microsoft.com/office/officeart/2008/layout/VerticalCurvedList"/>
    <dgm:cxn modelId="{83C988FF-5DD5-42A8-8A4C-CE1E67B141E2}" type="presParOf" srcId="{D1A8A0D6-B6CE-4EFA-AA9A-C8F89665B506}" destId="{81A99DD1-19A9-4ECE-97B2-B03347D0EA01}" srcOrd="0" destOrd="0" presId="urn:microsoft.com/office/officeart/2008/layout/VerticalCurvedList"/>
    <dgm:cxn modelId="{1DE9B65E-1315-4EA2-AE25-14FD39FFE83E}" type="presParOf" srcId="{81A99DD1-19A9-4ECE-97B2-B03347D0EA01}" destId="{A0A8D4CB-A058-44BD-9639-BA68ECDC007F}" srcOrd="0" destOrd="0" presId="urn:microsoft.com/office/officeart/2008/layout/VerticalCurvedList"/>
    <dgm:cxn modelId="{CC0E100C-F7C5-40AF-A6C3-7721F9071BA2}" type="presParOf" srcId="{A0A8D4CB-A058-44BD-9639-BA68ECDC007F}" destId="{6998C099-6D80-425B-B585-5D587C9C4024}" srcOrd="0" destOrd="0" presId="urn:microsoft.com/office/officeart/2008/layout/VerticalCurvedList"/>
    <dgm:cxn modelId="{4157AB1A-9ADD-417A-8161-8AA77319B057}" type="presParOf" srcId="{A0A8D4CB-A058-44BD-9639-BA68ECDC007F}" destId="{04EB5AAF-A9F6-4F5F-A1BD-301005699685}" srcOrd="1" destOrd="0" presId="urn:microsoft.com/office/officeart/2008/layout/VerticalCurvedList"/>
    <dgm:cxn modelId="{CBE648BD-AA64-4B33-9AA6-79422EF025F9}" type="presParOf" srcId="{A0A8D4CB-A058-44BD-9639-BA68ECDC007F}" destId="{ECEE5A49-405A-45B7-9118-229EEC89FFB2}" srcOrd="2" destOrd="0" presId="urn:microsoft.com/office/officeart/2008/layout/VerticalCurvedList"/>
    <dgm:cxn modelId="{A3346100-FB21-4FC2-8367-86DC02624380}" type="presParOf" srcId="{A0A8D4CB-A058-44BD-9639-BA68ECDC007F}" destId="{2BF5D59C-B0C2-4423-B303-1FE2FC4EDA25}" srcOrd="3" destOrd="0" presId="urn:microsoft.com/office/officeart/2008/layout/VerticalCurvedList"/>
    <dgm:cxn modelId="{E1522C0E-C953-451F-AD73-0A1DAA599B6E}" type="presParOf" srcId="{81A99DD1-19A9-4ECE-97B2-B03347D0EA01}" destId="{B88FB101-6B60-4688-B918-460E135144A5}" srcOrd="1" destOrd="0" presId="urn:microsoft.com/office/officeart/2008/layout/VerticalCurvedList"/>
    <dgm:cxn modelId="{F6F1F41B-5113-4BCB-9509-49A126BF1301}" type="presParOf" srcId="{81A99DD1-19A9-4ECE-97B2-B03347D0EA01}" destId="{B384FC19-976A-46ED-A5CB-A268B28F4C84}" srcOrd="2" destOrd="0" presId="urn:microsoft.com/office/officeart/2008/layout/VerticalCurvedList"/>
    <dgm:cxn modelId="{466099D8-B515-46AF-9EBE-30F996F87D14}" type="presParOf" srcId="{B384FC19-976A-46ED-A5CB-A268B28F4C84}" destId="{8E054785-EFB1-4516-8182-BAD0F89599D7}" srcOrd="0" destOrd="0" presId="urn:microsoft.com/office/officeart/2008/layout/VerticalCurvedList"/>
  </dgm:cxnLst>
  <dgm:bg/>
  <dgm:whole/>
  <dgm:extLst>
    <a:ext uri="http://schemas.microsoft.com/office/drawing/2008/diagram">
      <dsp:dataModelExt xmlns:dsp="http://schemas.microsoft.com/office/drawing/2008/diagram" xmlns="" relId="rId68"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1" csCatId="colorful" phldr="1"/>
      <dgm:spPr/>
      <dgm:t>
        <a:bodyPr/>
        <a:lstStyle/>
        <a:p>
          <a:endParaRPr lang="es-CO"/>
        </a:p>
      </dgm:t>
    </dgm:pt>
    <dgm:pt modelId="{54AB5FF4-FCB3-40F6-8E0F-9D69F7E0ECAD}">
      <dgm:prSet phldrT="[Texto]"/>
      <dgm:spPr/>
      <dgm:t>
        <a:bodyPr/>
        <a:lstStyle/>
        <a:p>
          <a:r>
            <a:rPr lang="es-CO"/>
            <a:t>Gerente</a:t>
          </a:r>
        </a:p>
      </dgm:t>
    </dgm:pt>
    <dgm:pt modelId="{BAADA56C-0C3C-4B28-91FF-40425D9D36D4}" type="parTrans" cxnId="{59BB2C96-F181-4873-B493-7B21CBF4C553}">
      <dgm:prSet/>
      <dgm:spPr/>
      <dgm:t>
        <a:bodyPr/>
        <a:lstStyle/>
        <a:p>
          <a:endParaRPr lang="es-CO"/>
        </a:p>
      </dgm:t>
    </dgm:pt>
    <dgm:pt modelId="{7513B4D6-5F51-4A7E-B9C6-07A365D932B8}" type="sibTrans" cxnId="{59BB2C96-F181-4873-B493-7B21CBF4C553}">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1"/>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1"/>
      <dgm:spPr/>
      <dgm:t>
        <a:bodyPr/>
        <a:lstStyle/>
        <a:p>
          <a:endParaRPr lang="es-CO"/>
        </a:p>
      </dgm:t>
    </dgm:pt>
    <dgm:pt modelId="{2BF5D59C-B0C2-4423-B303-1FE2FC4EDA25}" type="pres">
      <dgm:prSet presAssocID="{0D82094F-6E55-40D5-9CCE-1F03FE3D98AF}" presName="dstNode" presStyleLbl="node1" presStyleIdx="0" presStyleCnt="1"/>
      <dgm:spPr/>
      <dgm:t>
        <a:bodyPr/>
        <a:lstStyle/>
        <a:p>
          <a:endParaRPr lang="es-CO"/>
        </a:p>
      </dgm:t>
    </dgm:pt>
    <dgm:pt modelId="{0109CDC9-9C90-4DB3-A043-0F0A5FCB2F33}" type="pres">
      <dgm:prSet presAssocID="{54AB5FF4-FCB3-40F6-8E0F-9D69F7E0ECAD}" presName="text_1" presStyleLbl="node1" presStyleIdx="0" presStyleCnt="1">
        <dgm:presLayoutVars>
          <dgm:bulletEnabled val="1"/>
        </dgm:presLayoutVars>
      </dgm:prSet>
      <dgm:spPr/>
      <dgm:t>
        <a:bodyPr/>
        <a:lstStyle/>
        <a:p>
          <a:endParaRPr lang="es-CO"/>
        </a:p>
      </dgm:t>
    </dgm:pt>
    <dgm:pt modelId="{88C9A956-E463-4CC8-AFCB-AE3AFD43A02F}" type="pres">
      <dgm:prSet presAssocID="{54AB5FF4-FCB3-40F6-8E0F-9D69F7E0ECAD}" presName="accent_1" presStyleCnt="0"/>
      <dgm:spPr/>
    </dgm:pt>
    <dgm:pt modelId="{7939FAFE-A9BE-4868-BB06-D0B4E4F1321B}" type="pres">
      <dgm:prSet presAssocID="{54AB5FF4-FCB3-40F6-8E0F-9D69F7E0ECAD}" presName="accentRepeatNode" presStyleLbl="solidFgAcc1" presStyleIdx="0" presStyleCnt="1"/>
      <dgm:spPr>
        <a:blipFill rotWithShape="0">
          <a:blip xmlns:r="http://schemas.openxmlformats.org/officeDocument/2006/relationships" r:embed="rId1"/>
          <a:stretch>
            <a:fillRect/>
          </a:stretch>
        </a:blipFill>
      </dgm:spPr>
      <dgm:t>
        <a:bodyPr/>
        <a:lstStyle/>
        <a:p>
          <a:endParaRPr lang="es-CO"/>
        </a:p>
      </dgm:t>
    </dgm:pt>
  </dgm:ptLst>
  <dgm:cxnLst>
    <dgm:cxn modelId="{3DFADACC-5350-43B0-BEFC-F067CEDFEDA0}" type="presOf" srcId="{54AB5FF4-FCB3-40F6-8E0F-9D69F7E0ECAD}" destId="{0109CDC9-9C90-4DB3-A043-0F0A5FCB2F33}" srcOrd="0" destOrd="0" presId="urn:microsoft.com/office/officeart/2008/layout/VerticalCurvedList"/>
    <dgm:cxn modelId="{59671630-EA7B-40D5-B597-BE716925871A}" type="presOf" srcId="{0D82094F-6E55-40D5-9CCE-1F03FE3D98AF}" destId="{D1A8A0D6-B6CE-4EFA-AA9A-C8F89665B506}" srcOrd="0" destOrd="0" presId="urn:microsoft.com/office/officeart/2008/layout/VerticalCurvedList"/>
    <dgm:cxn modelId="{59BB2C96-F181-4873-B493-7B21CBF4C553}" srcId="{0D82094F-6E55-40D5-9CCE-1F03FE3D98AF}" destId="{54AB5FF4-FCB3-40F6-8E0F-9D69F7E0ECAD}" srcOrd="0" destOrd="0" parTransId="{BAADA56C-0C3C-4B28-91FF-40425D9D36D4}" sibTransId="{7513B4D6-5F51-4A7E-B9C6-07A365D932B8}"/>
    <dgm:cxn modelId="{73015CF3-FF5F-49C6-B138-4CBB11C717C1}" type="presOf" srcId="{7513B4D6-5F51-4A7E-B9C6-07A365D932B8}" destId="{04EB5AAF-A9F6-4F5F-A1BD-301005699685}" srcOrd="0" destOrd="0" presId="urn:microsoft.com/office/officeart/2008/layout/VerticalCurvedList"/>
    <dgm:cxn modelId="{9918FAC5-6ABD-4BB2-A2E6-A7B0880B5198}" type="presParOf" srcId="{D1A8A0D6-B6CE-4EFA-AA9A-C8F89665B506}" destId="{81A99DD1-19A9-4ECE-97B2-B03347D0EA01}" srcOrd="0" destOrd="0" presId="urn:microsoft.com/office/officeart/2008/layout/VerticalCurvedList"/>
    <dgm:cxn modelId="{59D40266-CBE3-41A5-BD70-E2ABB0D6459F}" type="presParOf" srcId="{81A99DD1-19A9-4ECE-97B2-B03347D0EA01}" destId="{A0A8D4CB-A058-44BD-9639-BA68ECDC007F}" srcOrd="0" destOrd="0" presId="urn:microsoft.com/office/officeart/2008/layout/VerticalCurvedList"/>
    <dgm:cxn modelId="{6607ECF6-0A10-4C77-90CD-2534C59E2BCB}" type="presParOf" srcId="{A0A8D4CB-A058-44BD-9639-BA68ECDC007F}" destId="{6998C099-6D80-425B-B585-5D587C9C4024}" srcOrd="0" destOrd="0" presId="urn:microsoft.com/office/officeart/2008/layout/VerticalCurvedList"/>
    <dgm:cxn modelId="{8AC6ADA2-0C5D-401F-BFD1-9FF56B945BE7}" type="presParOf" srcId="{A0A8D4CB-A058-44BD-9639-BA68ECDC007F}" destId="{04EB5AAF-A9F6-4F5F-A1BD-301005699685}" srcOrd="1" destOrd="0" presId="urn:microsoft.com/office/officeart/2008/layout/VerticalCurvedList"/>
    <dgm:cxn modelId="{2FF40651-D158-45A6-B3C2-B680C017ED1F}" type="presParOf" srcId="{A0A8D4CB-A058-44BD-9639-BA68ECDC007F}" destId="{ECEE5A49-405A-45B7-9118-229EEC89FFB2}" srcOrd="2" destOrd="0" presId="urn:microsoft.com/office/officeart/2008/layout/VerticalCurvedList"/>
    <dgm:cxn modelId="{3AB6431C-36B3-4FFC-AE01-09A5EBBB7814}" type="presParOf" srcId="{A0A8D4CB-A058-44BD-9639-BA68ECDC007F}" destId="{2BF5D59C-B0C2-4423-B303-1FE2FC4EDA25}" srcOrd="3" destOrd="0" presId="urn:microsoft.com/office/officeart/2008/layout/VerticalCurvedList"/>
    <dgm:cxn modelId="{87C49D74-1AB7-4FAE-9A61-6C5A5AE55742}" type="presParOf" srcId="{81A99DD1-19A9-4ECE-97B2-B03347D0EA01}" destId="{0109CDC9-9C90-4DB3-A043-0F0A5FCB2F33}" srcOrd="1" destOrd="0" presId="urn:microsoft.com/office/officeart/2008/layout/VerticalCurvedList"/>
    <dgm:cxn modelId="{0EAE5C24-A48D-41F5-8FF7-E5BAF358763B}" type="presParOf" srcId="{81A99DD1-19A9-4ECE-97B2-B03347D0EA01}" destId="{88C9A956-E463-4CC8-AFCB-AE3AFD43A02F}" srcOrd="2" destOrd="0" presId="urn:microsoft.com/office/officeart/2008/layout/VerticalCurvedList"/>
    <dgm:cxn modelId="{CA92CE12-BCDD-434E-87FF-CC573AB11AFD}" type="presParOf" srcId="{88C9A956-E463-4CC8-AFCB-AE3AFD43A02F}" destId="{7939FAFE-A9BE-4868-BB06-D0B4E4F1321B}" srcOrd="0" destOrd="0" presId="urn:microsoft.com/office/officeart/2008/layout/VerticalCurvedList"/>
  </dgm:cxnLst>
  <dgm:bg/>
  <dgm:whole/>
  <dgm:extLst>
    <a:ext uri="http://schemas.microsoft.com/office/drawing/2008/diagram">
      <dsp:dataModelExt xmlns:dsp="http://schemas.microsoft.com/office/drawing/2008/diagram" xmlns="" relId="rId73"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2" csCatId="colorful" phldr="1"/>
      <dgm:spPr/>
      <dgm:t>
        <a:bodyPr/>
        <a:lstStyle/>
        <a:p>
          <a:endParaRPr lang="es-CO"/>
        </a:p>
      </dgm:t>
    </dgm:pt>
    <dgm:pt modelId="{1AFB8E65-991C-4274-91E6-4ABE2CA9C0FA}">
      <dgm:prSet phldrT="[Texto]"/>
      <dgm:spPr/>
      <dgm:t>
        <a:bodyPr/>
        <a:lstStyle/>
        <a:p>
          <a:r>
            <a:rPr lang="es-CO"/>
            <a:t>Diagrama de Gantt</a:t>
          </a:r>
        </a:p>
      </dgm:t>
    </dgm:pt>
    <dgm:pt modelId="{B052038B-62A5-455F-96E1-1742641899D1}" type="parTrans" cxnId="{85A541B5-38F2-4069-A0D2-EC2697E8C1AC}">
      <dgm:prSet/>
      <dgm:spPr/>
      <dgm:t>
        <a:bodyPr/>
        <a:lstStyle/>
        <a:p>
          <a:endParaRPr lang="es-CO"/>
        </a:p>
      </dgm:t>
    </dgm:pt>
    <dgm:pt modelId="{2BAAC82E-2A2F-44AD-A660-0C1808FD5611}" type="sibTrans" cxnId="{85A541B5-38F2-4069-A0D2-EC2697E8C1AC}">
      <dgm:prSet/>
      <dgm:spPr/>
      <dgm:t>
        <a:bodyPr/>
        <a:lstStyle/>
        <a:p>
          <a:endParaRPr lang="es-CO"/>
        </a:p>
      </dgm:t>
    </dgm:pt>
    <dgm:pt modelId="{2C492095-53D3-46B8-9165-AF365A0DC00B}">
      <dgm:prSet phldrT="[Texto]"/>
      <dgm:spPr/>
      <dgm:t>
        <a:bodyPr/>
        <a:lstStyle/>
        <a:p>
          <a:r>
            <a:rPr lang="es-CO"/>
            <a:t>Diagrama de PERT</a:t>
          </a:r>
        </a:p>
      </dgm:t>
    </dgm:pt>
    <dgm:pt modelId="{EBF63D30-F024-41B9-886D-120EC0E355DB}" type="parTrans" cxnId="{E7AF1830-594C-4B1A-81C3-ED58F8A6CF7C}">
      <dgm:prSet/>
      <dgm:spPr/>
      <dgm:t>
        <a:bodyPr/>
        <a:lstStyle/>
        <a:p>
          <a:endParaRPr lang="es-CO"/>
        </a:p>
      </dgm:t>
    </dgm:pt>
    <dgm:pt modelId="{DF70639C-0015-4266-8162-B774DCE140B1}" type="sibTrans" cxnId="{E7AF1830-594C-4B1A-81C3-ED58F8A6CF7C}">
      <dgm:prSet/>
      <dgm:spPr/>
      <dgm:t>
        <a:bodyPr/>
        <a:lstStyle/>
        <a:p>
          <a:endParaRPr lang="es-CO"/>
        </a:p>
      </dgm:t>
    </dgm:pt>
    <dgm:pt modelId="{EEB5AE80-98C2-4CE9-9163-CD4B0E30E9F8}">
      <dgm:prSet phldrT="[Texto]"/>
      <dgm:spPr/>
      <dgm:t>
        <a:bodyPr/>
        <a:lstStyle/>
        <a:p>
          <a:r>
            <a:rPr lang="es-CO"/>
            <a:t>WBS Primera Entrega</a:t>
          </a:r>
        </a:p>
      </dgm:t>
    </dgm:pt>
    <dgm:pt modelId="{D2F2A49D-AB60-4907-B056-E99E4EAA3ECB}" type="parTrans" cxnId="{967F0649-A98C-4135-952C-7676B6BD1F34}">
      <dgm:prSet/>
      <dgm:spPr/>
      <dgm:t>
        <a:bodyPr/>
        <a:lstStyle/>
        <a:p>
          <a:endParaRPr lang="es-CO"/>
        </a:p>
      </dgm:t>
    </dgm:pt>
    <dgm:pt modelId="{30799640-B4AC-4929-AFB7-F0DEACF5DD1F}" type="sibTrans" cxnId="{967F0649-A98C-4135-952C-7676B6BD1F34}">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3"/>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3"/>
      <dgm:spPr/>
      <dgm:t>
        <a:bodyPr/>
        <a:lstStyle/>
        <a:p>
          <a:endParaRPr lang="es-CO"/>
        </a:p>
      </dgm:t>
    </dgm:pt>
    <dgm:pt modelId="{2BF5D59C-B0C2-4423-B303-1FE2FC4EDA25}" type="pres">
      <dgm:prSet presAssocID="{0D82094F-6E55-40D5-9CCE-1F03FE3D98AF}" presName="dstNode" presStyleLbl="node1" presStyleIdx="0" presStyleCnt="3"/>
      <dgm:spPr/>
      <dgm:t>
        <a:bodyPr/>
        <a:lstStyle/>
        <a:p>
          <a:endParaRPr lang="es-CO"/>
        </a:p>
      </dgm:t>
    </dgm:pt>
    <dgm:pt modelId="{972DD067-5AE1-48B9-931D-57D6AF80A499}" type="pres">
      <dgm:prSet presAssocID="{EEB5AE80-98C2-4CE9-9163-CD4B0E30E9F8}" presName="text_1" presStyleLbl="node1" presStyleIdx="0" presStyleCnt="3">
        <dgm:presLayoutVars>
          <dgm:bulletEnabled val="1"/>
        </dgm:presLayoutVars>
      </dgm:prSet>
      <dgm:spPr/>
      <dgm:t>
        <a:bodyPr/>
        <a:lstStyle/>
        <a:p>
          <a:endParaRPr lang="es-CO"/>
        </a:p>
      </dgm:t>
    </dgm:pt>
    <dgm:pt modelId="{D44E646F-1152-4B32-A944-5F35968EB0DA}" type="pres">
      <dgm:prSet presAssocID="{EEB5AE80-98C2-4CE9-9163-CD4B0E30E9F8}" presName="accent_1" presStyleCnt="0"/>
      <dgm:spPr/>
      <dgm:t>
        <a:bodyPr/>
        <a:lstStyle/>
        <a:p>
          <a:endParaRPr lang="es-CO"/>
        </a:p>
      </dgm:t>
    </dgm:pt>
    <dgm:pt modelId="{D39CD076-1651-4B15-98C3-E062B7DD8C79}" type="pres">
      <dgm:prSet presAssocID="{EEB5AE80-98C2-4CE9-9163-CD4B0E30E9F8}" presName="accentRepeatNode" presStyleLbl="solidFgAcc1" presStyleIdx="0" presStyleCnt="3"/>
      <dgm:spPr>
        <a:blipFill rotWithShape="0">
          <a:blip xmlns:r="http://schemas.openxmlformats.org/officeDocument/2006/relationships" r:embed="rId1"/>
          <a:stretch>
            <a:fillRect/>
          </a:stretch>
        </a:blipFill>
      </dgm:spPr>
      <dgm:t>
        <a:bodyPr/>
        <a:lstStyle/>
        <a:p>
          <a:endParaRPr lang="es-CO"/>
        </a:p>
      </dgm:t>
    </dgm:pt>
    <dgm:pt modelId="{A6A191BE-1A22-471E-923C-FC1084A0380F}" type="pres">
      <dgm:prSet presAssocID="{1AFB8E65-991C-4274-91E6-4ABE2CA9C0FA}" presName="text_2" presStyleLbl="node1" presStyleIdx="1" presStyleCnt="3">
        <dgm:presLayoutVars>
          <dgm:bulletEnabled val="1"/>
        </dgm:presLayoutVars>
      </dgm:prSet>
      <dgm:spPr/>
      <dgm:t>
        <a:bodyPr/>
        <a:lstStyle/>
        <a:p>
          <a:endParaRPr lang="es-CO"/>
        </a:p>
      </dgm:t>
    </dgm:pt>
    <dgm:pt modelId="{429DBD9A-C202-47DF-80D2-8114F320EDAC}" type="pres">
      <dgm:prSet presAssocID="{1AFB8E65-991C-4274-91E6-4ABE2CA9C0FA}" presName="accent_2" presStyleCnt="0"/>
      <dgm:spPr/>
      <dgm:t>
        <a:bodyPr/>
        <a:lstStyle/>
        <a:p>
          <a:endParaRPr lang="es-CO"/>
        </a:p>
      </dgm:t>
    </dgm:pt>
    <dgm:pt modelId="{67CCBFBB-666E-4D39-8619-7C93248ADA8E}" type="pres">
      <dgm:prSet presAssocID="{1AFB8E65-991C-4274-91E6-4ABE2CA9C0FA}" presName="accentRepeatNode" presStyleLbl="solidFgAcc1" presStyleIdx="1" presStyleCnt="3"/>
      <dgm:spPr>
        <a:blipFill rotWithShape="0">
          <a:blip xmlns:r="http://schemas.openxmlformats.org/officeDocument/2006/relationships" r:embed="rId2"/>
          <a:stretch>
            <a:fillRect/>
          </a:stretch>
        </a:blipFill>
      </dgm:spPr>
      <dgm:t>
        <a:bodyPr/>
        <a:lstStyle/>
        <a:p>
          <a:endParaRPr lang="es-CO"/>
        </a:p>
      </dgm:t>
    </dgm:pt>
    <dgm:pt modelId="{106A7808-A20A-4B96-A140-ED7D7F5F631B}" type="pres">
      <dgm:prSet presAssocID="{2C492095-53D3-46B8-9165-AF365A0DC00B}" presName="text_3" presStyleLbl="node1" presStyleIdx="2" presStyleCnt="3">
        <dgm:presLayoutVars>
          <dgm:bulletEnabled val="1"/>
        </dgm:presLayoutVars>
      </dgm:prSet>
      <dgm:spPr/>
      <dgm:t>
        <a:bodyPr/>
        <a:lstStyle/>
        <a:p>
          <a:endParaRPr lang="es-CO"/>
        </a:p>
      </dgm:t>
    </dgm:pt>
    <dgm:pt modelId="{0302CDCD-5F22-4745-8D0E-42E9A6AAF370}" type="pres">
      <dgm:prSet presAssocID="{2C492095-53D3-46B8-9165-AF365A0DC00B}" presName="accent_3" presStyleCnt="0"/>
      <dgm:spPr/>
      <dgm:t>
        <a:bodyPr/>
        <a:lstStyle/>
        <a:p>
          <a:endParaRPr lang="es-CO"/>
        </a:p>
      </dgm:t>
    </dgm:pt>
    <dgm:pt modelId="{3320B226-5EB5-4FA0-BAEE-9D08A50A1F86}" type="pres">
      <dgm:prSet presAssocID="{2C492095-53D3-46B8-9165-AF365A0DC00B}" presName="accentRepeatNode" presStyleLbl="solidFgAcc1" presStyleIdx="2" presStyleCnt="3"/>
      <dgm:spPr>
        <a:blipFill rotWithShape="0">
          <a:blip xmlns:r="http://schemas.openxmlformats.org/officeDocument/2006/relationships" r:embed="rId3"/>
          <a:stretch>
            <a:fillRect/>
          </a:stretch>
        </a:blipFill>
      </dgm:spPr>
      <dgm:t>
        <a:bodyPr/>
        <a:lstStyle/>
        <a:p>
          <a:endParaRPr lang="es-CO"/>
        </a:p>
      </dgm:t>
    </dgm:pt>
  </dgm:ptLst>
  <dgm:cxnLst>
    <dgm:cxn modelId="{6730EBC7-F069-4F4C-8E0C-E0301A181BAC}" type="presOf" srcId="{1AFB8E65-991C-4274-91E6-4ABE2CA9C0FA}" destId="{A6A191BE-1A22-471E-923C-FC1084A0380F}" srcOrd="0" destOrd="0" presId="urn:microsoft.com/office/officeart/2008/layout/VerticalCurvedList"/>
    <dgm:cxn modelId="{85A541B5-38F2-4069-A0D2-EC2697E8C1AC}" srcId="{0D82094F-6E55-40D5-9CCE-1F03FE3D98AF}" destId="{1AFB8E65-991C-4274-91E6-4ABE2CA9C0FA}" srcOrd="1" destOrd="0" parTransId="{B052038B-62A5-455F-96E1-1742641899D1}" sibTransId="{2BAAC82E-2A2F-44AD-A660-0C1808FD5611}"/>
    <dgm:cxn modelId="{118A1B84-3C1F-439F-ACCE-6993DB758244}" type="presOf" srcId="{30799640-B4AC-4929-AFB7-F0DEACF5DD1F}" destId="{04EB5AAF-A9F6-4F5F-A1BD-301005699685}" srcOrd="0" destOrd="0" presId="urn:microsoft.com/office/officeart/2008/layout/VerticalCurvedList"/>
    <dgm:cxn modelId="{3B4B428A-314D-4862-B09A-46CDEB6DEF37}" type="presOf" srcId="{2C492095-53D3-46B8-9165-AF365A0DC00B}" destId="{106A7808-A20A-4B96-A140-ED7D7F5F631B}" srcOrd="0" destOrd="0" presId="urn:microsoft.com/office/officeart/2008/layout/VerticalCurvedList"/>
    <dgm:cxn modelId="{4D4FF000-873F-437D-943B-E9290553FFE1}" type="presOf" srcId="{EEB5AE80-98C2-4CE9-9163-CD4B0E30E9F8}" destId="{972DD067-5AE1-48B9-931D-57D6AF80A499}" srcOrd="0" destOrd="0" presId="urn:microsoft.com/office/officeart/2008/layout/VerticalCurvedList"/>
    <dgm:cxn modelId="{DD6A22D5-40A4-42A1-85AC-C8F530470DCE}" type="presOf" srcId="{0D82094F-6E55-40D5-9CCE-1F03FE3D98AF}" destId="{D1A8A0D6-B6CE-4EFA-AA9A-C8F89665B506}" srcOrd="0" destOrd="0" presId="urn:microsoft.com/office/officeart/2008/layout/VerticalCurvedList"/>
    <dgm:cxn modelId="{967F0649-A98C-4135-952C-7676B6BD1F34}" srcId="{0D82094F-6E55-40D5-9CCE-1F03FE3D98AF}" destId="{EEB5AE80-98C2-4CE9-9163-CD4B0E30E9F8}" srcOrd="0" destOrd="0" parTransId="{D2F2A49D-AB60-4907-B056-E99E4EAA3ECB}" sibTransId="{30799640-B4AC-4929-AFB7-F0DEACF5DD1F}"/>
    <dgm:cxn modelId="{E7AF1830-594C-4B1A-81C3-ED58F8A6CF7C}" srcId="{0D82094F-6E55-40D5-9CCE-1F03FE3D98AF}" destId="{2C492095-53D3-46B8-9165-AF365A0DC00B}" srcOrd="2" destOrd="0" parTransId="{EBF63D30-F024-41B9-886D-120EC0E355DB}" sibTransId="{DF70639C-0015-4266-8162-B774DCE140B1}"/>
    <dgm:cxn modelId="{0333D51B-0928-49F9-BA81-8A88B4F1C50D}" type="presParOf" srcId="{D1A8A0D6-B6CE-4EFA-AA9A-C8F89665B506}" destId="{81A99DD1-19A9-4ECE-97B2-B03347D0EA01}" srcOrd="0" destOrd="0" presId="urn:microsoft.com/office/officeart/2008/layout/VerticalCurvedList"/>
    <dgm:cxn modelId="{E1B56229-C97B-44FE-B84D-B2FFC3B586D7}" type="presParOf" srcId="{81A99DD1-19A9-4ECE-97B2-B03347D0EA01}" destId="{A0A8D4CB-A058-44BD-9639-BA68ECDC007F}" srcOrd="0" destOrd="0" presId="urn:microsoft.com/office/officeart/2008/layout/VerticalCurvedList"/>
    <dgm:cxn modelId="{3F81CB5F-356D-473F-A1A8-182E4FD60413}" type="presParOf" srcId="{A0A8D4CB-A058-44BD-9639-BA68ECDC007F}" destId="{6998C099-6D80-425B-B585-5D587C9C4024}" srcOrd="0" destOrd="0" presId="urn:microsoft.com/office/officeart/2008/layout/VerticalCurvedList"/>
    <dgm:cxn modelId="{F2568376-2BE5-4A7B-A0D5-3558FE9F4923}" type="presParOf" srcId="{A0A8D4CB-A058-44BD-9639-BA68ECDC007F}" destId="{04EB5AAF-A9F6-4F5F-A1BD-301005699685}" srcOrd="1" destOrd="0" presId="urn:microsoft.com/office/officeart/2008/layout/VerticalCurvedList"/>
    <dgm:cxn modelId="{4B14F7FA-5AF3-4665-BA82-21D556E2B2F2}" type="presParOf" srcId="{A0A8D4CB-A058-44BD-9639-BA68ECDC007F}" destId="{ECEE5A49-405A-45B7-9118-229EEC89FFB2}" srcOrd="2" destOrd="0" presId="urn:microsoft.com/office/officeart/2008/layout/VerticalCurvedList"/>
    <dgm:cxn modelId="{C31CE24E-544C-4413-9D4B-31BF3F32EEC9}" type="presParOf" srcId="{A0A8D4CB-A058-44BD-9639-BA68ECDC007F}" destId="{2BF5D59C-B0C2-4423-B303-1FE2FC4EDA25}" srcOrd="3" destOrd="0" presId="urn:microsoft.com/office/officeart/2008/layout/VerticalCurvedList"/>
    <dgm:cxn modelId="{C160CF6A-89BF-43FA-A8F9-F6310CC66E32}" type="presParOf" srcId="{81A99DD1-19A9-4ECE-97B2-B03347D0EA01}" destId="{972DD067-5AE1-48B9-931D-57D6AF80A499}" srcOrd="1" destOrd="0" presId="urn:microsoft.com/office/officeart/2008/layout/VerticalCurvedList"/>
    <dgm:cxn modelId="{DE7D09F8-853A-45E0-A22C-1C7949BA031C}" type="presParOf" srcId="{81A99DD1-19A9-4ECE-97B2-B03347D0EA01}" destId="{D44E646F-1152-4B32-A944-5F35968EB0DA}" srcOrd="2" destOrd="0" presId="urn:microsoft.com/office/officeart/2008/layout/VerticalCurvedList"/>
    <dgm:cxn modelId="{89F20B69-2380-4926-8045-2FE6B2224278}" type="presParOf" srcId="{D44E646F-1152-4B32-A944-5F35968EB0DA}" destId="{D39CD076-1651-4B15-98C3-E062B7DD8C79}" srcOrd="0" destOrd="0" presId="urn:microsoft.com/office/officeart/2008/layout/VerticalCurvedList"/>
    <dgm:cxn modelId="{10BD6C11-B2B7-40DE-A26F-6D7AAA60BC04}" type="presParOf" srcId="{81A99DD1-19A9-4ECE-97B2-B03347D0EA01}" destId="{A6A191BE-1A22-471E-923C-FC1084A0380F}" srcOrd="3" destOrd="0" presId="urn:microsoft.com/office/officeart/2008/layout/VerticalCurvedList"/>
    <dgm:cxn modelId="{C2F82DF9-C146-445A-AC04-6F943AE42A09}" type="presParOf" srcId="{81A99DD1-19A9-4ECE-97B2-B03347D0EA01}" destId="{429DBD9A-C202-47DF-80D2-8114F320EDAC}" srcOrd="4" destOrd="0" presId="urn:microsoft.com/office/officeart/2008/layout/VerticalCurvedList"/>
    <dgm:cxn modelId="{8D82BCCA-CE96-4133-9204-C977CE5FBFB3}" type="presParOf" srcId="{429DBD9A-C202-47DF-80D2-8114F320EDAC}" destId="{67CCBFBB-666E-4D39-8619-7C93248ADA8E}" srcOrd="0" destOrd="0" presId="urn:microsoft.com/office/officeart/2008/layout/VerticalCurvedList"/>
    <dgm:cxn modelId="{C9E35E5B-1B76-494E-8099-8376601B7B82}" type="presParOf" srcId="{81A99DD1-19A9-4ECE-97B2-B03347D0EA01}" destId="{106A7808-A20A-4B96-A140-ED7D7F5F631B}" srcOrd="5" destOrd="0" presId="urn:microsoft.com/office/officeart/2008/layout/VerticalCurvedList"/>
    <dgm:cxn modelId="{43767DEA-A0C3-44C1-874C-96E90F88675B}" type="presParOf" srcId="{81A99DD1-19A9-4ECE-97B2-B03347D0EA01}" destId="{0302CDCD-5F22-4745-8D0E-42E9A6AAF370}" srcOrd="6" destOrd="0" presId="urn:microsoft.com/office/officeart/2008/layout/VerticalCurvedList"/>
    <dgm:cxn modelId="{E2005A62-4F29-4956-8A00-65DF5A4F1DF2}" type="presParOf" srcId="{0302CDCD-5F22-4745-8D0E-42E9A6AAF370}" destId="{3320B226-5EB5-4FA0-BAEE-9D08A50A1F86}" srcOrd="0" destOrd="0" presId="urn:microsoft.com/office/officeart/2008/layout/VerticalCurvedList"/>
  </dgm:cxnLst>
  <dgm:bg/>
  <dgm:whole/>
  <dgm:extLst>
    <a:ext uri="http://schemas.microsoft.com/office/drawing/2008/diagram">
      <dsp:dataModelExt xmlns:dsp="http://schemas.microsoft.com/office/drawing/2008/diagram" xmlns="" relId="rId79"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3" csCatId="colorful" phldr="1"/>
      <dgm:spPr/>
      <dgm:t>
        <a:bodyPr/>
        <a:lstStyle/>
        <a:p>
          <a:endParaRPr lang="es-CO"/>
        </a:p>
      </dgm:t>
    </dgm:pt>
    <dgm:pt modelId="{54AB5FF4-FCB3-40F6-8E0F-9D69F7E0ECAD}">
      <dgm:prSet phldrT="[Texto]"/>
      <dgm:spPr/>
      <dgm:t>
        <a:bodyPr/>
        <a:lstStyle/>
        <a:p>
          <a:r>
            <a:rPr lang="es-CO"/>
            <a:t>Gerente</a:t>
          </a:r>
        </a:p>
      </dgm:t>
    </dgm:pt>
    <dgm:pt modelId="{BAADA56C-0C3C-4B28-91FF-40425D9D36D4}" type="parTrans" cxnId="{59BB2C96-F181-4873-B493-7B21CBF4C553}">
      <dgm:prSet/>
      <dgm:spPr/>
      <dgm:t>
        <a:bodyPr/>
        <a:lstStyle/>
        <a:p>
          <a:endParaRPr lang="es-CO"/>
        </a:p>
      </dgm:t>
    </dgm:pt>
    <dgm:pt modelId="{7513B4D6-5F51-4A7E-B9C6-07A365D932B8}" type="sibTrans" cxnId="{59BB2C96-F181-4873-B493-7B21CBF4C553}">
      <dgm:prSet/>
      <dgm:spPr/>
      <dgm:t>
        <a:bodyPr/>
        <a:lstStyle/>
        <a:p>
          <a:endParaRPr lang="es-CO"/>
        </a:p>
      </dgm:t>
    </dgm:pt>
    <dgm:pt modelId="{83CE001A-08FC-4176-B5D9-A42F036A4477}">
      <dgm:prSet/>
      <dgm:spPr/>
      <dgm:t>
        <a:bodyPr/>
        <a:lstStyle/>
        <a:p>
          <a:r>
            <a:rPr lang="es-CO"/>
            <a:t>Director de Riesgos</a:t>
          </a:r>
        </a:p>
      </dgm:t>
    </dgm:pt>
    <dgm:pt modelId="{9038BF9C-10A9-4681-9AFC-914491DECD1C}" type="parTrans" cxnId="{32BB7E6C-EFE0-4EE2-8673-9DCD72522F53}">
      <dgm:prSet/>
      <dgm:spPr/>
      <dgm:t>
        <a:bodyPr/>
        <a:lstStyle/>
        <a:p>
          <a:endParaRPr lang="es-CO"/>
        </a:p>
      </dgm:t>
    </dgm:pt>
    <dgm:pt modelId="{24694FD1-457B-4E70-AAF1-B11974BAD8C6}" type="sibTrans" cxnId="{32BB7E6C-EFE0-4EE2-8673-9DCD72522F53}">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2"/>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2"/>
      <dgm:spPr/>
      <dgm:t>
        <a:bodyPr/>
        <a:lstStyle/>
        <a:p>
          <a:endParaRPr lang="es-CO"/>
        </a:p>
      </dgm:t>
    </dgm:pt>
    <dgm:pt modelId="{2BF5D59C-B0C2-4423-B303-1FE2FC4EDA25}" type="pres">
      <dgm:prSet presAssocID="{0D82094F-6E55-40D5-9CCE-1F03FE3D98AF}" presName="dstNode" presStyleLbl="node1" presStyleIdx="0" presStyleCnt="2"/>
      <dgm:spPr/>
      <dgm:t>
        <a:bodyPr/>
        <a:lstStyle/>
        <a:p>
          <a:endParaRPr lang="es-CO"/>
        </a:p>
      </dgm:t>
    </dgm:pt>
    <dgm:pt modelId="{0109CDC9-9C90-4DB3-A043-0F0A5FCB2F33}" type="pres">
      <dgm:prSet presAssocID="{54AB5FF4-FCB3-40F6-8E0F-9D69F7E0ECAD}" presName="text_1" presStyleLbl="node1" presStyleIdx="0" presStyleCnt="2">
        <dgm:presLayoutVars>
          <dgm:bulletEnabled val="1"/>
        </dgm:presLayoutVars>
      </dgm:prSet>
      <dgm:spPr/>
      <dgm:t>
        <a:bodyPr/>
        <a:lstStyle/>
        <a:p>
          <a:endParaRPr lang="es-CO"/>
        </a:p>
      </dgm:t>
    </dgm:pt>
    <dgm:pt modelId="{88C9A956-E463-4CC8-AFCB-AE3AFD43A02F}" type="pres">
      <dgm:prSet presAssocID="{54AB5FF4-FCB3-40F6-8E0F-9D69F7E0ECAD}" presName="accent_1" presStyleCnt="0"/>
      <dgm:spPr/>
    </dgm:pt>
    <dgm:pt modelId="{7939FAFE-A9BE-4868-BB06-D0B4E4F1321B}" type="pres">
      <dgm:prSet presAssocID="{54AB5FF4-FCB3-40F6-8E0F-9D69F7E0ECAD}" presName="accentRepeatNode" presStyleLbl="solidFgAcc1" presStyleIdx="0" presStyleCnt="2"/>
      <dgm:spPr>
        <a:blipFill rotWithShape="0">
          <a:blip xmlns:r="http://schemas.openxmlformats.org/officeDocument/2006/relationships" r:embed="rId1"/>
          <a:stretch>
            <a:fillRect/>
          </a:stretch>
        </a:blipFill>
      </dgm:spPr>
      <dgm:t>
        <a:bodyPr/>
        <a:lstStyle/>
        <a:p>
          <a:endParaRPr lang="es-CO"/>
        </a:p>
      </dgm:t>
    </dgm:pt>
    <dgm:pt modelId="{93693445-86A5-4B9F-8F55-74B6C8DDE07B}" type="pres">
      <dgm:prSet presAssocID="{83CE001A-08FC-4176-B5D9-A42F036A4477}" presName="text_2" presStyleLbl="node1" presStyleIdx="1" presStyleCnt="2">
        <dgm:presLayoutVars>
          <dgm:bulletEnabled val="1"/>
        </dgm:presLayoutVars>
      </dgm:prSet>
      <dgm:spPr/>
      <dgm:t>
        <a:bodyPr/>
        <a:lstStyle/>
        <a:p>
          <a:endParaRPr lang="es-CO"/>
        </a:p>
      </dgm:t>
    </dgm:pt>
    <dgm:pt modelId="{A2F8102F-D25C-4FD0-932F-0278C7B5CD50}" type="pres">
      <dgm:prSet presAssocID="{83CE001A-08FC-4176-B5D9-A42F036A4477}" presName="accent_2" presStyleCnt="0"/>
      <dgm:spPr/>
    </dgm:pt>
    <dgm:pt modelId="{2740F623-F832-4A65-B165-A5AE67540FEC}" type="pres">
      <dgm:prSet presAssocID="{83CE001A-08FC-4176-B5D9-A42F036A4477}" presName="accentRepeatNode" presStyleLbl="solidFgAcc1" presStyleIdx="1" presStyleCnt="2"/>
      <dgm:spPr>
        <a:blipFill rotWithShape="0">
          <a:blip xmlns:r="http://schemas.openxmlformats.org/officeDocument/2006/relationships" r:embed="rId2"/>
          <a:stretch>
            <a:fillRect/>
          </a:stretch>
        </a:blipFill>
      </dgm:spPr>
      <dgm:t>
        <a:bodyPr/>
        <a:lstStyle/>
        <a:p>
          <a:endParaRPr lang="es-CO"/>
        </a:p>
      </dgm:t>
    </dgm:pt>
  </dgm:ptLst>
  <dgm:cxnLst>
    <dgm:cxn modelId="{32BB7E6C-EFE0-4EE2-8673-9DCD72522F53}" srcId="{0D82094F-6E55-40D5-9CCE-1F03FE3D98AF}" destId="{83CE001A-08FC-4176-B5D9-A42F036A4477}" srcOrd="1" destOrd="0" parTransId="{9038BF9C-10A9-4681-9AFC-914491DECD1C}" sibTransId="{24694FD1-457B-4E70-AAF1-B11974BAD8C6}"/>
    <dgm:cxn modelId="{38DBA2F8-FB5F-42B5-83F4-8304908CFB77}" type="presOf" srcId="{54AB5FF4-FCB3-40F6-8E0F-9D69F7E0ECAD}" destId="{0109CDC9-9C90-4DB3-A043-0F0A5FCB2F33}" srcOrd="0" destOrd="0" presId="urn:microsoft.com/office/officeart/2008/layout/VerticalCurvedList"/>
    <dgm:cxn modelId="{2FCEE7C5-D3EF-488D-B3AE-C1E75210F941}" type="presOf" srcId="{83CE001A-08FC-4176-B5D9-A42F036A4477}" destId="{93693445-86A5-4B9F-8F55-74B6C8DDE07B}" srcOrd="0" destOrd="0" presId="urn:microsoft.com/office/officeart/2008/layout/VerticalCurvedList"/>
    <dgm:cxn modelId="{12AD08E3-72BB-4AB6-B54E-AC826B4F8EF6}" type="presOf" srcId="{0D82094F-6E55-40D5-9CCE-1F03FE3D98AF}" destId="{D1A8A0D6-B6CE-4EFA-AA9A-C8F89665B506}" srcOrd="0" destOrd="0" presId="urn:microsoft.com/office/officeart/2008/layout/VerticalCurvedList"/>
    <dgm:cxn modelId="{2C2896B8-A57B-496B-A120-8DC681A4EC00}" type="presOf" srcId="{7513B4D6-5F51-4A7E-B9C6-07A365D932B8}" destId="{04EB5AAF-A9F6-4F5F-A1BD-301005699685}" srcOrd="0" destOrd="0" presId="urn:microsoft.com/office/officeart/2008/layout/VerticalCurvedList"/>
    <dgm:cxn modelId="{59BB2C96-F181-4873-B493-7B21CBF4C553}" srcId="{0D82094F-6E55-40D5-9CCE-1F03FE3D98AF}" destId="{54AB5FF4-FCB3-40F6-8E0F-9D69F7E0ECAD}" srcOrd="0" destOrd="0" parTransId="{BAADA56C-0C3C-4B28-91FF-40425D9D36D4}" sibTransId="{7513B4D6-5F51-4A7E-B9C6-07A365D932B8}"/>
    <dgm:cxn modelId="{83C53A52-1F7D-49D3-B7A6-E8427E48363A}" type="presParOf" srcId="{D1A8A0D6-B6CE-4EFA-AA9A-C8F89665B506}" destId="{81A99DD1-19A9-4ECE-97B2-B03347D0EA01}" srcOrd="0" destOrd="0" presId="urn:microsoft.com/office/officeart/2008/layout/VerticalCurvedList"/>
    <dgm:cxn modelId="{842FD546-1D44-444A-BC13-6CA35C2D72D5}" type="presParOf" srcId="{81A99DD1-19A9-4ECE-97B2-B03347D0EA01}" destId="{A0A8D4CB-A058-44BD-9639-BA68ECDC007F}" srcOrd="0" destOrd="0" presId="urn:microsoft.com/office/officeart/2008/layout/VerticalCurvedList"/>
    <dgm:cxn modelId="{7F2DA2CF-083F-45F9-A962-F83C39C823A1}" type="presParOf" srcId="{A0A8D4CB-A058-44BD-9639-BA68ECDC007F}" destId="{6998C099-6D80-425B-B585-5D587C9C4024}" srcOrd="0" destOrd="0" presId="urn:microsoft.com/office/officeart/2008/layout/VerticalCurvedList"/>
    <dgm:cxn modelId="{4D9FA451-E8F2-4CB3-8C36-67ECD3E1946B}" type="presParOf" srcId="{A0A8D4CB-A058-44BD-9639-BA68ECDC007F}" destId="{04EB5AAF-A9F6-4F5F-A1BD-301005699685}" srcOrd="1" destOrd="0" presId="urn:microsoft.com/office/officeart/2008/layout/VerticalCurvedList"/>
    <dgm:cxn modelId="{00136B5D-5D7A-4BCA-9836-68CFEEE73AF3}" type="presParOf" srcId="{A0A8D4CB-A058-44BD-9639-BA68ECDC007F}" destId="{ECEE5A49-405A-45B7-9118-229EEC89FFB2}" srcOrd="2" destOrd="0" presId="urn:microsoft.com/office/officeart/2008/layout/VerticalCurvedList"/>
    <dgm:cxn modelId="{EDB0D2B0-F057-4973-BE98-2EE8FD83D014}" type="presParOf" srcId="{A0A8D4CB-A058-44BD-9639-BA68ECDC007F}" destId="{2BF5D59C-B0C2-4423-B303-1FE2FC4EDA25}" srcOrd="3" destOrd="0" presId="urn:microsoft.com/office/officeart/2008/layout/VerticalCurvedList"/>
    <dgm:cxn modelId="{33F17F6F-CB9E-4DC0-B56C-580D58C4BC6F}" type="presParOf" srcId="{81A99DD1-19A9-4ECE-97B2-B03347D0EA01}" destId="{0109CDC9-9C90-4DB3-A043-0F0A5FCB2F33}" srcOrd="1" destOrd="0" presId="urn:microsoft.com/office/officeart/2008/layout/VerticalCurvedList"/>
    <dgm:cxn modelId="{F017C36D-5DEC-42EF-939A-D9F1517AB903}" type="presParOf" srcId="{81A99DD1-19A9-4ECE-97B2-B03347D0EA01}" destId="{88C9A956-E463-4CC8-AFCB-AE3AFD43A02F}" srcOrd="2" destOrd="0" presId="urn:microsoft.com/office/officeart/2008/layout/VerticalCurvedList"/>
    <dgm:cxn modelId="{45B078FB-642C-4DBC-B613-69523AE50DC1}" type="presParOf" srcId="{88C9A956-E463-4CC8-AFCB-AE3AFD43A02F}" destId="{7939FAFE-A9BE-4868-BB06-D0B4E4F1321B}" srcOrd="0" destOrd="0" presId="urn:microsoft.com/office/officeart/2008/layout/VerticalCurvedList"/>
    <dgm:cxn modelId="{3D1E9013-47E9-46DA-9C6D-A33C1854FDF9}" type="presParOf" srcId="{81A99DD1-19A9-4ECE-97B2-B03347D0EA01}" destId="{93693445-86A5-4B9F-8F55-74B6C8DDE07B}" srcOrd="3" destOrd="0" presId="urn:microsoft.com/office/officeart/2008/layout/VerticalCurvedList"/>
    <dgm:cxn modelId="{AD77195F-FB37-4C24-8518-08B02B98068C}" type="presParOf" srcId="{81A99DD1-19A9-4ECE-97B2-B03347D0EA01}" destId="{A2F8102F-D25C-4FD0-932F-0278C7B5CD50}" srcOrd="4" destOrd="0" presId="urn:microsoft.com/office/officeart/2008/layout/VerticalCurvedList"/>
    <dgm:cxn modelId="{B566305D-6866-41A2-88E5-7B37D65928EE}" type="presParOf" srcId="{A2F8102F-D25C-4FD0-932F-0278C7B5CD50}" destId="{2740F623-F832-4A65-B165-A5AE67540FEC}" srcOrd="0" destOrd="0" presId="urn:microsoft.com/office/officeart/2008/layout/VerticalCurvedList"/>
  </dgm:cxnLst>
  <dgm:bg/>
  <dgm:whole/>
  <dgm:extLst>
    <a:ext uri="http://schemas.microsoft.com/office/drawing/2008/diagram">
      <dsp:dataModelExt xmlns:dsp="http://schemas.microsoft.com/office/drawing/2008/diagram" xmlns="" relId="rId84"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14076A2-1CB4-4791-849B-6B39765CA4A0}">
      <dsp:nvSpPr>
        <dsp:cNvPr id="0" name=""/>
        <dsp:cNvSpPr/>
      </dsp:nvSpPr>
      <dsp:spPr>
        <a:xfrm>
          <a:off x="2197603" y="1139435"/>
          <a:ext cx="817152" cy="785003"/>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Gerente del Proyecto</a:t>
          </a:r>
        </a:p>
        <a:p>
          <a:pPr lvl="0" algn="ctr" defTabSz="400050">
            <a:lnSpc>
              <a:spcPct val="90000"/>
            </a:lnSpc>
            <a:spcBef>
              <a:spcPct val="0"/>
            </a:spcBef>
            <a:spcAft>
              <a:spcPct val="35000"/>
            </a:spcAft>
          </a:pPr>
          <a:r>
            <a:rPr lang="en-US" sz="900" kern="1200"/>
            <a:t>(Lider)</a:t>
          </a:r>
        </a:p>
      </dsp:txBody>
      <dsp:txXfrm>
        <a:off x="2197603" y="1139435"/>
        <a:ext cx="817152" cy="785003"/>
      </dsp:txXfrm>
    </dsp:sp>
    <dsp:sp modelId="{6EC804A8-D5E6-4750-B72A-B626C03701E2}">
      <dsp:nvSpPr>
        <dsp:cNvPr id="0" name=""/>
        <dsp:cNvSpPr/>
      </dsp:nvSpPr>
      <dsp:spPr>
        <a:xfrm rot="16200000">
          <a:off x="2415747" y="793821"/>
          <a:ext cx="380865" cy="262886"/>
        </a:xfrm>
        <a:prstGeom prst="leftRightArrow">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rot="16200000">
        <a:off x="2415747" y="793821"/>
        <a:ext cx="380865" cy="262886"/>
      </dsp:txXfrm>
    </dsp:sp>
    <dsp:sp modelId="{147A53D6-7CD7-447B-AC19-AB98CDDDA1BF}">
      <dsp:nvSpPr>
        <dsp:cNvPr id="0" name=""/>
        <dsp:cNvSpPr/>
      </dsp:nvSpPr>
      <dsp:spPr>
        <a:xfrm>
          <a:off x="2258242" y="1969"/>
          <a:ext cx="695875" cy="695875"/>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Arquitecto</a:t>
          </a:r>
          <a:endParaRPr lang="en-US" sz="500" kern="1200"/>
        </a:p>
      </dsp:txBody>
      <dsp:txXfrm>
        <a:off x="2258242" y="1969"/>
        <a:ext cx="695875" cy="695875"/>
      </dsp:txXfrm>
    </dsp:sp>
    <dsp:sp modelId="{D7990666-7F4D-4D83-A834-647CFF0C41FD}">
      <dsp:nvSpPr>
        <dsp:cNvPr id="0" name=""/>
        <dsp:cNvSpPr/>
      </dsp:nvSpPr>
      <dsp:spPr>
        <a:xfrm rot="18900000">
          <a:off x="2826263" y="968672"/>
          <a:ext cx="423476" cy="262886"/>
        </a:xfrm>
        <a:prstGeom prst="leftRightArrow">
          <a:avLst/>
        </a:prstGeom>
        <a:gradFill rotWithShape="0">
          <a:gsLst>
            <a:gs pos="0">
              <a:schemeClr val="accent2">
                <a:hueOff val="668788"/>
                <a:satOff val="-834"/>
                <a:lumOff val="196"/>
                <a:alphaOff val="0"/>
                <a:shade val="51000"/>
                <a:satMod val="130000"/>
              </a:schemeClr>
            </a:gs>
            <a:gs pos="80000">
              <a:schemeClr val="accent2">
                <a:hueOff val="668788"/>
                <a:satOff val="-834"/>
                <a:lumOff val="196"/>
                <a:alphaOff val="0"/>
                <a:shade val="93000"/>
                <a:satMod val="130000"/>
              </a:schemeClr>
            </a:gs>
            <a:gs pos="100000">
              <a:schemeClr val="accent2">
                <a:hueOff val="668788"/>
                <a:satOff val="-834"/>
                <a:lumOff val="196"/>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rot="18900000">
        <a:off x="2826263" y="968672"/>
        <a:ext cx="423476" cy="262886"/>
      </dsp:txXfrm>
    </dsp:sp>
    <dsp:sp modelId="{1924F538-E8FC-48EA-87A3-DBC0357ECC1B}">
      <dsp:nvSpPr>
        <dsp:cNvPr id="0" name=""/>
        <dsp:cNvSpPr/>
      </dsp:nvSpPr>
      <dsp:spPr>
        <a:xfrm>
          <a:off x="3094064" y="348178"/>
          <a:ext cx="695875" cy="695875"/>
        </a:xfrm>
        <a:prstGeom prst="ellipse">
          <a:avLst/>
        </a:prstGeom>
        <a:gradFill rotWithShape="0">
          <a:gsLst>
            <a:gs pos="0">
              <a:schemeClr val="accent2">
                <a:hueOff val="668788"/>
                <a:satOff val="-834"/>
                <a:lumOff val="196"/>
                <a:alphaOff val="0"/>
                <a:shade val="51000"/>
                <a:satMod val="130000"/>
              </a:schemeClr>
            </a:gs>
            <a:gs pos="80000">
              <a:schemeClr val="accent2">
                <a:hueOff val="668788"/>
                <a:satOff val="-834"/>
                <a:lumOff val="196"/>
                <a:alphaOff val="0"/>
                <a:shade val="93000"/>
                <a:satMod val="130000"/>
              </a:schemeClr>
            </a:gs>
            <a:gs pos="100000">
              <a:schemeClr val="accent2">
                <a:hueOff val="668788"/>
                <a:satOff val="-834"/>
                <a:lumOff val="196"/>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Analista de Sistemas</a:t>
          </a:r>
          <a:endParaRPr lang="en-US" sz="500" kern="1200"/>
        </a:p>
      </dsp:txBody>
      <dsp:txXfrm>
        <a:off x="3094064" y="348178"/>
        <a:ext cx="695875" cy="695875"/>
      </dsp:txXfrm>
    </dsp:sp>
    <dsp:sp modelId="{A2645C85-6571-467A-B85C-A2D25318828E}">
      <dsp:nvSpPr>
        <dsp:cNvPr id="0" name=""/>
        <dsp:cNvSpPr/>
      </dsp:nvSpPr>
      <dsp:spPr>
        <a:xfrm>
          <a:off x="2967622" y="1400494"/>
          <a:ext cx="468487" cy="262886"/>
        </a:xfrm>
        <a:prstGeom prst="leftRightArrow">
          <a:avLst/>
        </a:prstGeom>
        <a:gradFill rotWithShape="0">
          <a:gsLst>
            <a:gs pos="0">
              <a:schemeClr val="accent2">
                <a:hueOff val="1337577"/>
                <a:satOff val="-1668"/>
                <a:lumOff val="392"/>
                <a:alphaOff val="0"/>
                <a:shade val="51000"/>
                <a:satMod val="130000"/>
              </a:schemeClr>
            </a:gs>
            <a:gs pos="80000">
              <a:schemeClr val="accent2">
                <a:hueOff val="1337577"/>
                <a:satOff val="-1668"/>
                <a:lumOff val="392"/>
                <a:alphaOff val="0"/>
                <a:shade val="93000"/>
                <a:satMod val="130000"/>
              </a:schemeClr>
            </a:gs>
            <a:gs pos="100000">
              <a:schemeClr val="accent2">
                <a:hueOff val="1337577"/>
                <a:satOff val="-1668"/>
                <a:lumOff val="392"/>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967622" y="1400494"/>
        <a:ext cx="468487" cy="262886"/>
      </dsp:txXfrm>
    </dsp:sp>
    <dsp:sp modelId="{EF855903-1CAE-4C32-8B66-0C3F23A76E85}">
      <dsp:nvSpPr>
        <dsp:cNvPr id="0" name=""/>
        <dsp:cNvSpPr/>
      </dsp:nvSpPr>
      <dsp:spPr>
        <a:xfrm>
          <a:off x="3400548" y="1183999"/>
          <a:ext cx="775323" cy="695875"/>
        </a:xfrm>
        <a:prstGeom prst="ellipse">
          <a:avLst/>
        </a:prstGeom>
        <a:gradFill rotWithShape="0">
          <a:gsLst>
            <a:gs pos="0">
              <a:schemeClr val="accent2">
                <a:hueOff val="1337577"/>
                <a:satOff val="-1668"/>
                <a:lumOff val="392"/>
                <a:alphaOff val="0"/>
                <a:shade val="51000"/>
                <a:satMod val="130000"/>
              </a:schemeClr>
            </a:gs>
            <a:gs pos="80000">
              <a:schemeClr val="accent2">
                <a:hueOff val="1337577"/>
                <a:satOff val="-1668"/>
                <a:lumOff val="392"/>
                <a:alphaOff val="0"/>
                <a:shade val="93000"/>
                <a:satMod val="130000"/>
              </a:schemeClr>
            </a:gs>
            <a:gs pos="100000">
              <a:schemeClr val="accent2">
                <a:hueOff val="1337577"/>
                <a:satOff val="-1668"/>
                <a:lumOff val="392"/>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Disenador </a:t>
          </a:r>
          <a:endParaRPr lang="en-US" sz="500" kern="1200"/>
        </a:p>
      </dsp:txBody>
      <dsp:txXfrm>
        <a:off x="3400548" y="1183999"/>
        <a:ext cx="775323" cy="695875"/>
      </dsp:txXfrm>
    </dsp:sp>
    <dsp:sp modelId="{BCDCA649-6DFE-41E8-8B0E-932ED78283A8}">
      <dsp:nvSpPr>
        <dsp:cNvPr id="0" name=""/>
        <dsp:cNvSpPr/>
      </dsp:nvSpPr>
      <dsp:spPr>
        <a:xfrm rot="2700000">
          <a:off x="2823226" y="1832315"/>
          <a:ext cx="429550" cy="262886"/>
        </a:xfrm>
        <a:prstGeom prst="leftRightArrow">
          <a:avLst/>
        </a:prstGeom>
        <a:gradFill rotWithShape="0">
          <a:gsLst>
            <a:gs pos="0">
              <a:schemeClr val="accent2">
                <a:hueOff val="2006365"/>
                <a:satOff val="-2502"/>
                <a:lumOff val="588"/>
                <a:alphaOff val="0"/>
                <a:shade val="51000"/>
                <a:satMod val="130000"/>
              </a:schemeClr>
            </a:gs>
            <a:gs pos="80000">
              <a:schemeClr val="accent2">
                <a:hueOff val="2006365"/>
                <a:satOff val="-2502"/>
                <a:lumOff val="588"/>
                <a:alphaOff val="0"/>
                <a:shade val="93000"/>
                <a:satMod val="130000"/>
              </a:schemeClr>
            </a:gs>
            <a:gs pos="100000">
              <a:schemeClr val="accent2">
                <a:hueOff val="2006365"/>
                <a:satOff val="-2502"/>
                <a:lumOff val="588"/>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rot="2700000">
        <a:off x="2823226" y="1832315"/>
        <a:ext cx="429550" cy="262886"/>
      </dsp:txXfrm>
    </dsp:sp>
    <dsp:sp modelId="{9CF613C2-FC76-400D-B3BD-18F9FBD3F76A}">
      <dsp:nvSpPr>
        <dsp:cNvPr id="0" name=""/>
        <dsp:cNvSpPr/>
      </dsp:nvSpPr>
      <dsp:spPr>
        <a:xfrm>
          <a:off x="3094064" y="2019821"/>
          <a:ext cx="695875" cy="695875"/>
        </a:xfrm>
        <a:prstGeom prst="ellipse">
          <a:avLst/>
        </a:prstGeom>
        <a:gradFill rotWithShape="0">
          <a:gsLst>
            <a:gs pos="0">
              <a:schemeClr val="accent2">
                <a:hueOff val="2006365"/>
                <a:satOff val="-2502"/>
                <a:lumOff val="588"/>
                <a:alphaOff val="0"/>
                <a:shade val="51000"/>
                <a:satMod val="130000"/>
              </a:schemeClr>
            </a:gs>
            <a:gs pos="80000">
              <a:schemeClr val="accent2">
                <a:hueOff val="2006365"/>
                <a:satOff val="-2502"/>
                <a:lumOff val="588"/>
                <a:alphaOff val="0"/>
                <a:shade val="93000"/>
                <a:satMod val="130000"/>
              </a:schemeClr>
            </a:gs>
            <a:gs pos="100000">
              <a:schemeClr val="accent2">
                <a:hueOff val="2006365"/>
                <a:satOff val="-2502"/>
                <a:lumOff val="588"/>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Ilustrador</a:t>
          </a:r>
          <a:endParaRPr lang="en-US" sz="500" kern="1200"/>
        </a:p>
      </dsp:txBody>
      <dsp:txXfrm>
        <a:off x="3094064" y="2019821"/>
        <a:ext cx="695875" cy="695875"/>
      </dsp:txXfrm>
    </dsp:sp>
    <dsp:sp modelId="{1DA63683-A578-4DCC-9D4B-185977D621DD}">
      <dsp:nvSpPr>
        <dsp:cNvPr id="0" name=""/>
        <dsp:cNvSpPr/>
      </dsp:nvSpPr>
      <dsp:spPr>
        <a:xfrm rot="5400000">
          <a:off x="2424377" y="2007167"/>
          <a:ext cx="363606" cy="262886"/>
        </a:xfrm>
        <a:prstGeom prst="leftRightArrow">
          <a:avLst/>
        </a:prstGeom>
        <a:gradFill rotWithShape="0">
          <a:gsLst>
            <a:gs pos="0">
              <a:schemeClr val="accent2">
                <a:hueOff val="2675154"/>
                <a:satOff val="-3337"/>
                <a:lumOff val="785"/>
                <a:alphaOff val="0"/>
                <a:shade val="51000"/>
                <a:satMod val="130000"/>
              </a:schemeClr>
            </a:gs>
            <a:gs pos="80000">
              <a:schemeClr val="accent2">
                <a:hueOff val="2675154"/>
                <a:satOff val="-3337"/>
                <a:lumOff val="785"/>
                <a:alphaOff val="0"/>
                <a:shade val="93000"/>
                <a:satMod val="130000"/>
              </a:schemeClr>
            </a:gs>
            <a:gs pos="100000">
              <a:schemeClr val="accent2">
                <a:hueOff val="2675154"/>
                <a:satOff val="-3337"/>
                <a:lumOff val="785"/>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rot="5400000">
        <a:off x="2424377" y="2007167"/>
        <a:ext cx="363606" cy="262886"/>
      </dsp:txXfrm>
    </dsp:sp>
    <dsp:sp modelId="{A20C39A1-4C97-46E0-A175-37DACB63AC33}">
      <dsp:nvSpPr>
        <dsp:cNvPr id="0" name=""/>
        <dsp:cNvSpPr/>
      </dsp:nvSpPr>
      <dsp:spPr>
        <a:xfrm>
          <a:off x="2258242" y="2366029"/>
          <a:ext cx="695875" cy="695875"/>
        </a:xfrm>
        <a:prstGeom prst="ellipse">
          <a:avLst/>
        </a:prstGeom>
        <a:gradFill rotWithShape="0">
          <a:gsLst>
            <a:gs pos="0">
              <a:schemeClr val="accent2">
                <a:hueOff val="2675154"/>
                <a:satOff val="-3337"/>
                <a:lumOff val="785"/>
                <a:alphaOff val="0"/>
                <a:shade val="51000"/>
                <a:satMod val="130000"/>
              </a:schemeClr>
            </a:gs>
            <a:gs pos="80000">
              <a:schemeClr val="accent2">
                <a:hueOff val="2675154"/>
                <a:satOff val="-3337"/>
                <a:lumOff val="785"/>
                <a:alphaOff val="0"/>
                <a:shade val="93000"/>
                <a:satMod val="130000"/>
              </a:schemeClr>
            </a:gs>
            <a:gs pos="100000">
              <a:schemeClr val="accent2">
                <a:hueOff val="2675154"/>
                <a:satOff val="-3337"/>
                <a:lumOff val="785"/>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Director de Configuraciones y Pruebas</a:t>
          </a:r>
        </a:p>
      </dsp:txBody>
      <dsp:txXfrm>
        <a:off x="2258242" y="2366029"/>
        <a:ext cx="695875" cy="695875"/>
      </dsp:txXfrm>
    </dsp:sp>
    <dsp:sp modelId="{1642D5CD-887E-481D-8729-3966AECDA291}">
      <dsp:nvSpPr>
        <dsp:cNvPr id="0" name=""/>
        <dsp:cNvSpPr/>
      </dsp:nvSpPr>
      <dsp:spPr>
        <a:xfrm rot="8100000">
          <a:off x="1962388" y="1832315"/>
          <a:ext cx="423940" cy="262886"/>
        </a:xfrm>
        <a:prstGeom prst="leftRightArrow">
          <a:avLst/>
        </a:prstGeom>
        <a:gradFill rotWithShape="0">
          <a:gsLst>
            <a:gs pos="0">
              <a:schemeClr val="accent2">
                <a:hueOff val="3343942"/>
                <a:satOff val="-4171"/>
                <a:lumOff val="981"/>
                <a:alphaOff val="0"/>
                <a:shade val="51000"/>
                <a:satMod val="130000"/>
              </a:schemeClr>
            </a:gs>
            <a:gs pos="80000">
              <a:schemeClr val="accent2">
                <a:hueOff val="3343942"/>
                <a:satOff val="-4171"/>
                <a:lumOff val="981"/>
                <a:alphaOff val="0"/>
                <a:shade val="93000"/>
                <a:satMod val="130000"/>
              </a:schemeClr>
            </a:gs>
            <a:gs pos="100000">
              <a:schemeClr val="accent2">
                <a:hueOff val="3343942"/>
                <a:satOff val="-4171"/>
                <a:lumOff val="981"/>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rot="8100000">
        <a:off x="1962388" y="1832315"/>
        <a:ext cx="423940" cy="262886"/>
      </dsp:txXfrm>
    </dsp:sp>
    <dsp:sp modelId="{76C477AE-2907-4A82-893D-75CA5A94CA64}">
      <dsp:nvSpPr>
        <dsp:cNvPr id="0" name=""/>
        <dsp:cNvSpPr/>
      </dsp:nvSpPr>
      <dsp:spPr>
        <a:xfrm>
          <a:off x="1422421" y="2019821"/>
          <a:ext cx="695875" cy="695875"/>
        </a:xfrm>
        <a:prstGeom prst="ellipse">
          <a:avLst/>
        </a:prstGeom>
        <a:gradFill rotWithShape="0">
          <a:gsLst>
            <a:gs pos="0">
              <a:schemeClr val="accent2">
                <a:hueOff val="3343942"/>
                <a:satOff val="-4171"/>
                <a:lumOff val="981"/>
                <a:alphaOff val="0"/>
                <a:shade val="51000"/>
                <a:satMod val="130000"/>
              </a:schemeClr>
            </a:gs>
            <a:gs pos="80000">
              <a:schemeClr val="accent2">
                <a:hueOff val="3343942"/>
                <a:satOff val="-4171"/>
                <a:lumOff val="981"/>
                <a:alphaOff val="0"/>
                <a:shade val="93000"/>
                <a:satMod val="130000"/>
              </a:schemeClr>
            </a:gs>
            <a:gs pos="100000">
              <a:schemeClr val="accent2">
                <a:hueOff val="3343942"/>
                <a:satOff val="-4171"/>
                <a:lumOff val="981"/>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n-US" sz="700" kern="1200"/>
            <a:t>Director de Desarrollo</a:t>
          </a:r>
        </a:p>
      </dsp:txBody>
      <dsp:txXfrm>
        <a:off x="1422421" y="2019821"/>
        <a:ext cx="695875" cy="695875"/>
      </dsp:txXfrm>
    </dsp:sp>
    <dsp:sp modelId="{4E1AEDC5-78DE-4C9E-A2FD-6D2EEA11C00E}">
      <dsp:nvSpPr>
        <dsp:cNvPr id="0" name=""/>
        <dsp:cNvSpPr/>
      </dsp:nvSpPr>
      <dsp:spPr>
        <a:xfrm rot="10800000">
          <a:off x="1786671" y="1400494"/>
          <a:ext cx="409115" cy="262886"/>
        </a:xfrm>
        <a:prstGeom prst="leftRightArrow">
          <a:avLst/>
        </a:prstGeom>
        <a:gradFill rotWithShape="0">
          <a:gsLst>
            <a:gs pos="0">
              <a:schemeClr val="accent2">
                <a:hueOff val="4012731"/>
                <a:satOff val="-5005"/>
                <a:lumOff val="1177"/>
                <a:alphaOff val="0"/>
                <a:shade val="51000"/>
                <a:satMod val="130000"/>
              </a:schemeClr>
            </a:gs>
            <a:gs pos="80000">
              <a:schemeClr val="accent2">
                <a:hueOff val="4012731"/>
                <a:satOff val="-5005"/>
                <a:lumOff val="1177"/>
                <a:alphaOff val="0"/>
                <a:shade val="93000"/>
                <a:satMod val="130000"/>
              </a:schemeClr>
            </a:gs>
            <a:gs pos="100000">
              <a:schemeClr val="accent2">
                <a:hueOff val="4012731"/>
                <a:satOff val="-5005"/>
                <a:lumOff val="1177"/>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rot="10800000">
        <a:off x="1786671" y="1400494"/>
        <a:ext cx="409115" cy="262886"/>
      </dsp:txXfrm>
    </dsp:sp>
    <dsp:sp modelId="{7D6524C6-6790-41F6-A510-384C4EBB0B42}">
      <dsp:nvSpPr>
        <dsp:cNvPr id="0" name=""/>
        <dsp:cNvSpPr/>
      </dsp:nvSpPr>
      <dsp:spPr>
        <a:xfrm>
          <a:off x="1076212" y="1183999"/>
          <a:ext cx="695875" cy="695875"/>
        </a:xfrm>
        <a:prstGeom prst="ellipse">
          <a:avLst/>
        </a:prstGeom>
        <a:gradFill rotWithShape="0">
          <a:gsLst>
            <a:gs pos="0">
              <a:schemeClr val="accent2">
                <a:hueOff val="4012731"/>
                <a:satOff val="-5005"/>
                <a:lumOff val="1177"/>
                <a:alphaOff val="0"/>
                <a:shade val="51000"/>
                <a:satMod val="130000"/>
              </a:schemeClr>
            </a:gs>
            <a:gs pos="80000">
              <a:schemeClr val="accent2">
                <a:hueOff val="4012731"/>
                <a:satOff val="-5005"/>
                <a:lumOff val="1177"/>
                <a:alphaOff val="0"/>
                <a:shade val="93000"/>
                <a:satMod val="130000"/>
              </a:schemeClr>
            </a:gs>
            <a:gs pos="100000">
              <a:schemeClr val="accent2">
                <a:hueOff val="4012731"/>
                <a:satOff val="-5005"/>
                <a:lumOff val="1177"/>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Direccion de Calidad </a:t>
          </a:r>
        </a:p>
      </dsp:txBody>
      <dsp:txXfrm>
        <a:off x="1076212" y="1183999"/>
        <a:ext cx="695875" cy="695875"/>
      </dsp:txXfrm>
    </dsp:sp>
    <dsp:sp modelId="{0DCBC6F7-D5BE-43B3-B04F-3469C2D6FC90}">
      <dsp:nvSpPr>
        <dsp:cNvPr id="0" name=""/>
        <dsp:cNvSpPr/>
      </dsp:nvSpPr>
      <dsp:spPr>
        <a:xfrm rot="13512164">
          <a:off x="1984521" y="965720"/>
          <a:ext cx="379900" cy="262886"/>
        </a:xfrm>
        <a:prstGeom prst="leftRightArrow">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rot="13512164">
        <a:off x="1984521" y="965720"/>
        <a:ext cx="379900" cy="262886"/>
      </dsp:txXfrm>
    </dsp:sp>
    <dsp:sp modelId="{BD1E6539-46C9-4705-BF25-DD85A948CE3D}">
      <dsp:nvSpPr>
        <dsp:cNvPr id="0" name=""/>
        <dsp:cNvSpPr/>
      </dsp:nvSpPr>
      <dsp:spPr>
        <a:xfrm>
          <a:off x="1422418" y="342240"/>
          <a:ext cx="695875" cy="695875"/>
        </a:xfrm>
        <a:prstGeom prst="ellipse">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Direccion de  </a:t>
          </a:r>
          <a:r>
            <a:rPr lang="en-US" sz="800" kern="1200"/>
            <a:t>Documen-tacion </a:t>
          </a:r>
          <a:endParaRPr lang="en-US" sz="500" kern="1200"/>
        </a:p>
      </dsp:txBody>
      <dsp:txXfrm>
        <a:off x="1422418" y="342240"/>
        <a:ext cx="695875" cy="695875"/>
      </dsp:txXfrm>
    </dsp:sp>
  </dsp:spTree>
</dsp:drawing>
</file>

<file path=word/diagrams/drawing1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4EB5AAF-A9F6-4F5F-A1BD-301005699685}">
      <dsp:nvSpPr>
        <dsp:cNvPr id="0" name=""/>
        <dsp:cNvSpPr/>
      </dsp:nvSpPr>
      <dsp:spPr>
        <a:xfrm>
          <a:off x="-2774006" y="-430251"/>
          <a:ext cx="3330570" cy="3330570"/>
        </a:xfrm>
        <a:prstGeom prst="blockArc">
          <a:avLst>
            <a:gd name="adj1" fmla="val 18900000"/>
            <a:gd name="adj2" fmla="val 2700000"/>
            <a:gd name="adj3" fmla="val 649"/>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214358-E2B7-4229-9CC0-76AF3C7BC3D7}">
      <dsp:nvSpPr>
        <dsp:cNvPr id="0" name=""/>
        <dsp:cNvSpPr/>
      </dsp:nvSpPr>
      <dsp:spPr>
        <a:xfrm>
          <a:off x="454060" y="352873"/>
          <a:ext cx="4473045" cy="705648"/>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0109" tIns="53340" rIns="53340" bIns="53340" numCol="1" spcCol="1270" anchor="ctr" anchorCtr="0">
          <a:noAutofit/>
        </a:bodyPr>
        <a:lstStyle/>
        <a:p>
          <a:pPr lvl="0" algn="l" defTabSz="933450">
            <a:lnSpc>
              <a:spcPct val="90000"/>
            </a:lnSpc>
            <a:spcBef>
              <a:spcPct val="0"/>
            </a:spcBef>
            <a:spcAft>
              <a:spcPct val="35000"/>
            </a:spcAft>
          </a:pPr>
          <a:r>
            <a:rPr lang="es-CO" sz="2100" kern="1200"/>
            <a:t>Documento con espeficicacion de los campos de cada plantilla</a:t>
          </a:r>
        </a:p>
      </dsp:txBody>
      <dsp:txXfrm>
        <a:off x="454060" y="352873"/>
        <a:ext cx="4473045" cy="705648"/>
      </dsp:txXfrm>
    </dsp:sp>
    <dsp:sp modelId="{17D153E1-E310-4E6D-A77E-D10F6145D2D9}">
      <dsp:nvSpPr>
        <dsp:cNvPr id="0" name=""/>
        <dsp:cNvSpPr/>
      </dsp:nvSpPr>
      <dsp:spPr>
        <a:xfrm>
          <a:off x="13029" y="264667"/>
          <a:ext cx="882060" cy="882060"/>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5109388-A774-407B-8DF4-F7DD96A1515C}">
      <dsp:nvSpPr>
        <dsp:cNvPr id="0" name=""/>
        <dsp:cNvSpPr/>
      </dsp:nvSpPr>
      <dsp:spPr>
        <a:xfrm>
          <a:off x="454060" y="1411544"/>
          <a:ext cx="4473045" cy="705648"/>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0109" tIns="53340" rIns="53340" bIns="53340" numCol="1" spcCol="1270" anchor="ctr" anchorCtr="0">
          <a:noAutofit/>
        </a:bodyPr>
        <a:lstStyle/>
        <a:p>
          <a:pPr lvl="0" algn="l" defTabSz="933450">
            <a:lnSpc>
              <a:spcPct val="90000"/>
            </a:lnSpc>
            <a:spcBef>
              <a:spcPct val="0"/>
            </a:spcBef>
            <a:spcAft>
              <a:spcPct val="35000"/>
            </a:spcAft>
          </a:pPr>
          <a:r>
            <a:rPr lang="es-CO" sz="2100" kern="1200"/>
            <a:t>Plantillas para los documentos</a:t>
          </a:r>
        </a:p>
      </dsp:txBody>
      <dsp:txXfrm>
        <a:off x="454060" y="1411544"/>
        <a:ext cx="4473045" cy="705648"/>
      </dsp:txXfrm>
    </dsp:sp>
    <dsp:sp modelId="{D39CD076-1651-4B15-98C3-E062B7DD8C79}">
      <dsp:nvSpPr>
        <dsp:cNvPr id="0" name=""/>
        <dsp:cNvSpPr/>
      </dsp:nvSpPr>
      <dsp:spPr>
        <a:xfrm>
          <a:off x="13029" y="1323338"/>
          <a:ext cx="882060" cy="882060"/>
        </a:xfrm>
        <a:prstGeom prst="ellipse">
          <a:avLst/>
        </a:prstGeom>
        <a:blipFill rotWithShape="0">
          <a:blip xmlns:r="http://schemas.openxmlformats.org/officeDocument/2006/relationships" r:embed="rId2"/>
          <a:stretch>
            <a:fillRect/>
          </a:stretch>
        </a:blip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4EB5AAF-A9F6-4F5F-A1BD-301005699685}">
      <dsp:nvSpPr>
        <dsp:cNvPr id="0" name=""/>
        <dsp:cNvSpPr/>
      </dsp:nvSpPr>
      <dsp:spPr>
        <a:xfrm>
          <a:off x="-1429181" y="-241315"/>
          <a:ext cx="1854230" cy="1854230"/>
        </a:xfrm>
        <a:prstGeom prst="blockArc">
          <a:avLst>
            <a:gd name="adj1" fmla="val 18900000"/>
            <a:gd name="adj2" fmla="val 2700000"/>
            <a:gd name="adj3" fmla="val 1165"/>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09CDC9-9C90-4DB3-A043-0F0A5FCB2F33}">
      <dsp:nvSpPr>
        <dsp:cNvPr id="0" name=""/>
        <dsp:cNvSpPr/>
      </dsp:nvSpPr>
      <dsp:spPr>
        <a:xfrm>
          <a:off x="409569" y="358144"/>
          <a:ext cx="2161102" cy="655310"/>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44354" tIns="86360" rIns="86360" bIns="86360" numCol="1" spcCol="1270" anchor="ctr" anchorCtr="0">
          <a:noAutofit/>
        </a:bodyPr>
        <a:lstStyle/>
        <a:p>
          <a:pPr lvl="0" algn="l" defTabSz="1511300">
            <a:lnSpc>
              <a:spcPct val="90000"/>
            </a:lnSpc>
            <a:spcBef>
              <a:spcPct val="0"/>
            </a:spcBef>
            <a:spcAft>
              <a:spcPct val="35000"/>
            </a:spcAft>
          </a:pPr>
          <a:r>
            <a:rPr lang="es-CO" sz="3400" kern="1200"/>
            <a:t>Gerente</a:t>
          </a:r>
        </a:p>
      </dsp:txBody>
      <dsp:txXfrm>
        <a:off x="409569" y="358144"/>
        <a:ext cx="2161102" cy="655310"/>
      </dsp:txXfrm>
    </dsp:sp>
    <dsp:sp modelId="{7939FAFE-A9BE-4868-BB06-D0B4E4F1321B}">
      <dsp:nvSpPr>
        <dsp:cNvPr id="0" name=""/>
        <dsp:cNvSpPr/>
      </dsp:nvSpPr>
      <dsp:spPr>
        <a:xfrm>
          <a:off x="0" y="276230"/>
          <a:ext cx="819138" cy="819138"/>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4EB5AAF-A9F6-4F5F-A1BD-301005699685}">
      <dsp:nvSpPr>
        <dsp:cNvPr id="0" name=""/>
        <dsp:cNvSpPr/>
      </dsp:nvSpPr>
      <dsp:spPr>
        <a:xfrm>
          <a:off x="-2787240" y="-429681"/>
          <a:ext cx="3326117" cy="3326117"/>
        </a:xfrm>
        <a:prstGeom prst="blockArc">
          <a:avLst>
            <a:gd name="adj1" fmla="val 18900000"/>
            <a:gd name="adj2" fmla="val 2700000"/>
            <a:gd name="adj3" fmla="val 649"/>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2DD067-5AE1-48B9-931D-57D6AF80A499}">
      <dsp:nvSpPr>
        <dsp:cNvPr id="0" name=""/>
        <dsp:cNvSpPr/>
      </dsp:nvSpPr>
      <dsp:spPr>
        <a:xfrm>
          <a:off x="282824" y="189644"/>
          <a:ext cx="3738220" cy="379485"/>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1217" tIns="48260" rIns="48260" bIns="48260" numCol="1" spcCol="1270" anchor="ctr" anchorCtr="0">
          <a:noAutofit/>
        </a:bodyPr>
        <a:lstStyle/>
        <a:p>
          <a:pPr lvl="0" algn="l" defTabSz="844550">
            <a:lnSpc>
              <a:spcPct val="90000"/>
            </a:lnSpc>
            <a:spcBef>
              <a:spcPct val="0"/>
            </a:spcBef>
            <a:spcAft>
              <a:spcPct val="35000"/>
            </a:spcAft>
          </a:pPr>
          <a:r>
            <a:rPr lang="es-CO" sz="1900" kern="1200"/>
            <a:t>WBS Primera Entrega</a:t>
          </a:r>
        </a:p>
      </dsp:txBody>
      <dsp:txXfrm>
        <a:off x="282824" y="189644"/>
        <a:ext cx="3738220" cy="379485"/>
      </dsp:txXfrm>
    </dsp:sp>
    <dsp:sp modelId="{D39CD076-1651-4B15-98C3-E062B7DD8C79}">
      <dsp:nvSpPr>
        <dsp:cNvPr id="0" name=""/>
        <dsp:cNvSpPr/>
      </dsp:nvSpPr>
      <dsp:spPr>
        <a:xfrm>
          <a:off x="45646" y="142208"/>
          <a:ext cx="474356" cy="474356"/>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6A191BE-1A22-471E-923C-FC1084A0380F}">
      <dsp:nvSpPr>
        <dsp:cNvPr id="0" name=""/>
        <dsp:cNvSpPr/>
      </dsp:nvSpPr>
      <dsp:spPr>
        <a:xfrm>
          <a:off x="500392" y="758970"/>
          <a:ext cx="3520652" cy="379485"/>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1217" tIns="48260" rIns="48260" bIns="48260" numCol="1" spcCol="1270" anchor="ctr" anchorCtr="0">
          <a:noAutofit/>
        </a:bodyPr>
        <a:lstStyle/>
        <a:p>
          <a:pPr lvl="0" algn="l" defTabSz="844550">
            <a:lnSpc>
              <a:spcPct val="90000"/>
            </a:lnSpc>
            <a:spcBef>
              <a:spcPct val="0"/>
            </a:spcBef>
            <a:spcAft>
              <a:spcPct val="35000"/>
            </a:spcAft>
          </a:pPr>
          <a:r>
            <a:rPr lang="es-CO" sz="1900" kern="1200"/>
            <a:t>Diagrama de Gantt</a:t>
          </a:r>
        </a:p>
      </dsp:txBody>
      <dsp:txXfrm>
        <a:off x="500392" y="758970"/>
        <a:ext cx="3520652" cy="379485"/>
      </dsp:txXfrm>
    </dsp:sp>
    <dsp:sp modelId="{67CCBFBB-666E-4D39-8619-7C93248ADA8E}">
      <dsp:nvSpPr>
        <dsp:cNvPr id="0" name=""/>
        <dsp:cNvSpPr/>
      </dsp:nvSpPr>
      <dsp:spPr>
        <a:xfrm>
          <a:off x="263213" y="711535"/>
          <a:ext cx="474356" cy="474356"/>
        </a:xfrm>
        <a:prstGeom prst="ellipse">
          <a:avLst/>
        </a:prstGeom>
        <a:blipFill rotWithShape="0">
          <a:blip xmlns:r="http://schemas.openxmlformats.org/officeDocument/2006/relationships" r:embed="rId2"/>
          <a:stretch>
            <a:fillRect/>
          </a:stretch>
        </a:blip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06A7808-A20A-4B96-A140-ED7D7F5F631B}">
      <dsp:nvSpPr>
        <dsp:cNvPr id="0" name=""/>
        <dsp:cNvSpPr/>
      </dsp:nvSpPr>
      <dsp:spPr>
        <a:xfrm>
          <a:off x="500392" y="1328297"/>
          <a:ext cx="3520652" cy="379485"/>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1217" tIns="48260" rIns="48260" bIns="48260" numCol="1" spcCol="1270" anchor="ctr" anchorCtr="0">
          <a:noAutofit/>
        </a:bodyPr>
        <a:lstStyle/>
        <a:p>
          <a:pPr lvl="0" algn="l" defTabSz="844550">
            <a:lnSpc>
              <a:spcPct val="90000"/>
            </a:lnSpc>
            <a:spcBef>
              <a:spcPct val="0"/>
            </a:spcBef>
            <a:spcAft>
              <a:spcPct val="35000"/>
            </a:spcAft>
          </a:pPr>
          <a:r>
            <a:rPr lang="es-CO" sz="1900" kern="1200"/>
            <a:t>Diagrama de PERT</a:t>
          </a:r>
        </a:p>
      </dsp:txBody>
      <dsp:txXfrm>
        <a:off x="500392" y="1328297"/>
        <a:ext cx="3520652" cy="379485"/>
      </dsp:txXfrm>
    </dsp:sp>
    <dsp:sp modelId="{3320B226-5EB5-4FA0-BAEE-9D08A50A1F86}">
      <dsp:nvSpPr>
        <dsp:cNvPr id="0" name=""/>
        <dsp:cNvSpPr/>
      </dsp:nvSpPr>
      <dsp:spPr>
        <a:xfrm>
          <a:off x="263213" y="1280862"/>
          <a:ext cx="474356" cy="474356"/>
        </a:xfrm>
        <a:prstGeom prst="ellipse">
          <a:avLst/>
        </a:prstGeom>
        <a:blipFill rotWithShape="0">
          <a:blip xmlns:r="http://schemas.openxmlformats.org/officeDocument/2006/relationships" r:embed="rId3"/>
          <a:stretch>
            <a:fillRect/>
          </a:stretch>
        </a:blip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67BF8E2-194E-4EBF-8CBC-A92987D73585}">
      <dsp:nvSpPr>
        <dsp:cNvPr id="0" name=""/>
        <dsp:cNvSpPr/>
      </dsp:nvSpPr>
      <dsp:spPr>
        <a:xfrm>
          <a:off x="282824" y="1897624"/>
          <a:ext cx="3738220" cy="37948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1217" tIns="48260" rIns="48260" bIns="48260" numCol="1" spcCol="1270" anchor="ctr" anchorCtr="0">
          <a:noAutofit/>
        </a:bodyPr>
        <a:lstStyle/>
        <a:p>
          <a:pPr lvl="0" algn="l" defTabSz="844550">
            <a:lnSpc>
              <a:spcPct val="90000"/>
            </a:lnSpc>
            <a:spcBef>
              <a:spcPct val="0"/>
            </a:spcBef>
            <a:spcAft>
              <a:spcPct val="35000"/>
            </a:spcAft>
          </a:pPr>
          <a:r>
            <a:rPr lang="es-CO" sz="1900" kern="1200"/>
            <a:t>Hojas De Vida</a:t>
          </a:r>
        </a:p>
      </dsp:txBody>
      <dsp:txXfrm>
        <a:off x="282824" y="1897624"/>
        <a:ext cx="3738220" cy="379485"/>
      </dsp:txXfrm>
    </dsp:sp>
    <dsp:sp modelId="{8E054785-EFB1-4516-8182-BAD0F89599D7}">
      <dsp:nvSpPr>
        <dsp:cNvPr id="0" name=""/>
        <dsp:cNvSpPr/>
      </dsp:nvSpPr>
      <dsp:spPr>
        <a:xfrm>
          <a:off x="45646" y="1850188"/>
          <a:ext cx="474356" cy="474356"/>
        </a:xfrm>
        <a:prstGeom prst="ellipse">
          <a:avLst/>
        </a:prstGeom>
        <a:blipFill rotWithShape="0">
          <a:blip xmlns:r="http://schemas.openxmlformats.org/officeDocument/2006/relationships" r:embed="rId4"/>
          <a:stretch>
            <a:fillRect/>
          </a:stretch>
        </a:blip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4EB5AAF-A9F6-4F5F-A1BD-301005699685}">
      <dsp:nvSpPr>
        <dsp:cNvPr id="0" name=""/>
        <dsp:cNvSpPr/>
      </dsp:nvSpPr>
      <dsp:spPr>
        <a:xfrm>
          <a:off x="-2770292" y="-429681"/>
          <a:ext cx="3326117" cy="3326117"/>
        </a:xfrm>
        <a:prstGeom prst="blockArc">
          <a:avLst>
            <a:gd name="adj1" fmla="val 18900000"/>
            <a:gd name="adj2" fmla="val 2700000"/>
            <a:gd name="adj3" fmla="val 649"/>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8FB101-6B60-4688-B918-460E135144A5}">
      <dsp:nvSpPr>
        <dsp:cNvPr id="0" name=""/>
        <dsp:cNvSpPr/>
      </dsp:nvSpPr>
      <dsp:spPr>
        <a:xfrm>
          <a:off x="453451" y="352400"/>
          <a:ext cx="3584541" cy="7047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59357" tIns="53340" rIns="53340" bIns="53340" numCol="1" spcCol="1270" anchor="ctr" anchorCtr="0">
          <a:noAutofit/>
        </a:bodyPr>
        <a:lstStyle/>
        <a:p>
          <a:pPr lvl="0" algn="l" defTabSz="933450">
            <a:lnSpc>
              <a:spcPct val="90000"/>
            </a:lnSpc>
            <a:spcBef>
              <a:spcPct val="0"/>
            </a:spcBef>
            <a:spcAft>
              <a:spcPct val="35000"/>
            </a:spcAft>
          </a:pPr>
          <a:r>
            <a:rPr lang="es-CO" sz="2100" kern="1200"/>
            <a:t>Plantilla Habilidades Requeridas</a:t>
          </a:r>
        </a:p>
      </dsp:txBody>
      <dsp:txXfrm>
        <a:off x="453451" y="352400"/>
        <a:ext cx="3584541" cy="704702"/>
      </dsp:txXfrm>
    </dsp:sp>
    <dsp:sp modelId="{8E054785-EFB1-4516-8182-BAD0F89599D7}">
      <dsp:nvSpPr>
        <dsp:cNvPr id="0" name=""/>
        <dsp:cNvSpPr/>
      </dsp:nvSpPr>
      <dsp:spPr>
        <a:xfrm>
          <a:off x="13012" y="264312"/>
          <a:ext cx="880877" cy="880877"/>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D10FA1C-35E8-41F5-951A-D4B2C26186C1}">
      <dsp:nvSpPr>
        <dsp:cNvPr id="0" name=""/>
        <dsp:cNvSpPr/>
      </dsp:nvSpPr>
      <dsp:spPr>
        <a:xfrm>
          <a:off x="453451" y="1409651"/>
          <a:ext cx="3584541" cy="704702"/>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59357" tIns="53340" rIns="53340" bIns="53340" numCol="1" spcCol="1270" anchor="ctr" anchorCtr="0">
          <a:noAutofit/>
        </a:bodyPr>
        <a:lstStyle/>
        <a:p>
          <a:pPr lvl="0" algn="l" defTabSz="933450">
            <a:lnSpc>
              <a:spcPct val="90000"/>
            </a:lnSpc>
            <a:spcBef>
              <a:spcPct val="0"/>
            </a:spcBef>
            <a:spcAft>
              <a:spcPct val="35000"/>
            </a:spcAft>
          </a:pPr>
          <a:r>
            <a:rPr lang="es-CO" sz="2100" kern="1200"/>
            <a:t>Plantilla Especificación de Personal</a:t>
          </a:r>
        </a:p>
      </dsp:txBody>
      <dsp:txXfrm>
        <a:off x="453451" y="1409651"/>
        <a:ext cx="3584541" cy="704702"/>
      </dsp:txXfrm>
    </dsp:sp>
    <dsp:sp modelId="{693678B5-ACAA-4200-8D50-98669146D249}">
      <dsp:nvSpPr>
        <dsp:cNvPr id="0" name=""/>
        <dsp:cNvSpPr/>
      </dsp:nvSpPr>
      <dsp:spPr>
        <a:xfrm>
          <a:off x="10" y="1297814"/>
          <a:ext cx="880877" cy="880877"/>
        </a:xfrm>
        <a:prstGeom prst="ellipse">
          <a:avLst/>
        </a:prstGeom>
        <a:blipFill rotWithShape="0">
          <a:blip xmlns:r="http://schemas.openxmlformats.org/officeDocument/2006/relationships" r:embed="rId2"/>
          <a:stretch>
            <a:fillRect/>
          </a:stretch>
        </a:blip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4EB5AAF-A9F6-4F5F-A1BD-301005699685}">
      <dsp:nvSpPr>
        <dsp:cNvPr id="0" name=""/>
        <dsp:cNvSpPr/>
      </dsp:nvSpPr>
      <dsp:spPr>
        <a:xfrm>
          <a:off x="-2387999" y="-371017"/>
          <a:ext cx="2867717" cy="2867717"/>
        </a:xfrm>
        <a:prstGeom prst="blockArc">
          <a:avLst>
            <a:gd name="adj1" fmla="val 18900000"/>
            <a:gd name="adj2" fmla="val 2700000"/>
            <a:gd name="adj3" fmla="val 753"/>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8FB101-6B60-4688-B918-460E135144A5}">
      <dsp:nvSpPr>
        <dsp:cNvPr id="0" name=""/>
        <dsp:cNvSpPr/>
      </dsp:nvSpPr>
      <dsp:spPr>
        <a:xfrm>
          <a:off x="390753" y="303675"/>
          <a:ext cx="3644921" cy="607265"/>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2017" tIns="55880" rIns="55880" bIns="55880" numCol="1" spcCol="1270" anchor="ctr" anchorCtr="0">
          <a:noAutofit/>
        </a:bodyPr>
        <a:lstStyle/>
        <a:p>
          <a:pPr lvl="0" algn="l" defTabSz="977900">
            <a:lnSpc>
              <a:spcPct val="90000"/>
            </a:lnSpc>
            <a:spcBef>
              <a:spcPct val="0"/>
            </a:spcBef>
            <a:spcAft>
              <a:spcPct val="35000"/>
            </a:spcAft>
          </a:pPr>
          <a:r>
            <a:rPr lang="es-CO" sz="2200" kern="1200"/>
            <a:t>Plantilla De Entrenamiento</a:t>
          </a:r>
        </a:p>
      </dsp:txBody>
      <dsp:txXfrm>
        <a:off x="390753" y="303675"/>
        <a:ext cx="3644921" cy="607265"/>
      </dsp:txXfrm>
    </dsp:sp>
    <dsp:sp modelId="{8E054785-EFB1-4516-8182-BAD0F89599D7}">
      <dsp:nvSpPr>
        <dsp:cNvPr id="0" name=""/>
        <dsp:cNvSpPr/>
      </dsp:nvSpPr>
      <dsp:spPr>
        <a:xfrm>
          <a:off x="11212" y="227766"/>
          <a:ext cx="759081" cy="759081"/>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0505C13-B9A0-4699-B1D3-A0E9E6F7DDD9}">
      <dsp:nvSpPr>
        <dsp:cNvPr id="0" name=""/>
        <dsp:cNvSpPr/>
      </dsp:nvSpPr>
      <dsp:spPr>
        <a:xfrm>
          <a:off x="390753" y="1214742"/>
          <a:ext cx="3644921" cy="607265"/>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2017" tIns="55880" rIns="55880" bIns="55880" numCol="1" spcCol="1270" anchor="ctr" anchorCtr="0">
          <a:noAutofit/>
        </a:bodyPr>
        <a:lstStyle/>
        <a:p>
          <a:pPr lvl="0" algn="l" defTabSz="977900">
            <a:lnSpc>
              <a:spcPct val="90000"/>
            </a:lnSpc>
            <a:spcBef>
              <a:spcPct val="0"/>
            </a:spcBef>
            <a:spcAft>
              <a:spcPct val="35000"/>
            </a:spcAft>
          </a:pPr>
          <a:r>
            <a:rPr lang="es-CO" sz="2200" kern="1200"/>
            <a:t>Encuesta De Habilidades</a:t>
          </a:r>
        </a:p>
      </dsp:txBody>
      <dsp:txXfrm>
        <a:off x="390753" y="1214742"/>
        <a:ext cx="3644921" cy="607265"/>
      </dsp:txXfrm>
    </dsp:sp>
    <dsp:sp modelId="{2360594F-F073-41B4-A83D-E0AED5EDADA8}">
      <dsp:nvSpPr>
        <dsp:cNvPr id="0" name=""/>
        <dsp:cNvSpPr/>
      </dsp:nvSpPr>
      <dsp:spPr>
        <a:xfrm>
          <a:off x="11212" y="1138834"/>
          <a:ext cx="759081" cy="759081"/>
        </a:xfrm>
        <a:prstGeom prst="ellipse">
          <a:avLst/>
        </a:prstGeom>
        <a:blipFill rotWithShape="0">
          <a:blip xmlns:r="http://schemas.openxmlformats.org/officeDocument/2006/relationships" r:embed="rId2"/>
          <a:stretch>
            <a:fillRect/>
          </a:stretch>
        </a:blip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4EB5AAF-A9F6-4F5F-A1BD-301005699685}">
      <dsp:nvSpPr>
        <dsp:cNvPr id="0" name=""/>
        <dsp:cNvSpPr/>
      </dsp:nvSpPr>
      <dsp:spPr>
        <a:xfrm>
          <a:off x="-1344153" y="-228038"/>
          <a:ext cx="1750487" cy="1750487"/>
        </a:xfrm>
        <a:prstGeom prst="blockArc">
          <a:avLst>
            <a:gd name="adj1" fmla="val 18900000"/>
            <a:gd name="adj2" fmla="val 2700000"/>
            <a:gd name="adj3" fmla="val 1234"/>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8FB101-6B60-4688-B918-460E135144A5}">
      <dsp:nvSpPr>
        <dsp:cNvPr id="0" name=""/>
        <dsp:cNvSpPr/>
      </dsp:nvSpPr>
      <dsp:spPr>
        <a:xfrm>
          <a:off x="393571" y="332348"/>
          <a:ext cx="3670016" cy="629713"/>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13719" tIns="55880" rIns="55880" bIns="55880" numCol="1" spcCol="1270" anchor="ctr" anchorCtr="0">
          <a:noAutofit/>
        </a:bodyPr>
        <a:lstStyle/>
        <a:p>
          <a:pPr lvl="0" algn="l" defTabSz="977900">
            <a:lnSpc>
              <a:spcPct val="90000"/>
            </a:lnSpc>
            <a:spcBef>
              <a:spcPct val="0"/>
            </a:spcBef>
            <a:spcAft>
              <a:spcPct val="35000"/>
            </a:spcAft>
          </a:pPr>
          <a:r>
            <a:rPr lang="es-CO" sz="2200" kern="1200"/>
            <a:t>Plantilla De Entrenamiento </a:t>
          </a:r>
        </a:p>
      </dsp:txBody>
      <dsp:txXfrm>
        <a:off x="393571" y="332348"/>
        <a:ext cx="3670016" cy="629713"/>
      </dsp:txXfrm>
    </dsp:sp>
    <dsp:sp modelId="{8E054785-EFB1-4516-8182-BAD0F89599D7}">
      <dsp:nvSpPr>
        <dsp:cNvPr id="0" name=""/>
        <dsp:cNvSpPr/>
      </dsp:nvSpPr>
      <dsp:spPr>
        <a:xfrm>
          <a:off x="0" y="253633"/>
          <a:ext cx="787142" cy="787142"/>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4EB5AAF-A9F6-4F5F-A1BD-301005699685}">
      <dsp:nvSpPr>
        <dsp:cNvPr id="0" name=""/>
        <dsp:cNvSpPr/>
      </dsp:nvSpPr>
      <dsp:spPr>
        <a:xfrm>
          <a:off x="-1429181" y="-241315"/>
          <a:ext cx="1854230" cy="1854230"/>
        </a:xfrm>
        <a:prstGeom prst="blockArc">
          <a:avLst>
            <a:gd name="adj1" fmla="val 18900000"/>
            <a:gd name="adj2" fmla="val 2700000"/>
            <a:gd name="adj3" fmla="val 1165"/>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09CDC9-9C90-4DB3-A043-0F0A5FCB2F33}">
      <dsp:nvSpPr>
        <dsp:cNvPr id="0" name=""/>
        <dsp:cNvSpPr/>
      </dsp:nvSpPr>
      <dsp:spPr>
        <a:xfrm>
          <a:off x="409569" y="358144"/>
          <a:ext cx="2161102" cy="655310"/>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44354" tIns="86360" rIns="86360" bIns="86360" numCol="1" spcCol="1270" anchor="ctr" anchorCtr="0">
          <a:noAutofit/>
        </a:bodyPr>
        <a:lstStyle/>
        <a:p>
          <a:pPr lvl="0" algn="l" defTabSz="1511300">
            <a:lnSpc>
              <a:spcPct val="90000"/>
            </a:lnSpc>
            <a:spcBef>
              <a:spcPct val="0"/>
            </a:spcBef>
            <a:spcAft>
              <a:spcPct val="35000"/>
            </a:spcAft>
          </a:pPr>
          <a:r>
            <a:rPr lang="es-CO" sz="3400" kern="1200"/>
            <a:t>Gerente</a:t>
          </a:r>
        </a:p>
      </dsp:txBody>
      <dsp:txXfrm>
        <a:off x="409569" y="358144"/>
        <a:ext cx="2161102" cy="655310"/>
      </dsp:txXfrm>
    </dsp:sp>
    <dsp:sp modelId="{7939FAFE-A9BE-4868-BB06-D0B4E4F1321B}">
      <dsp:nvSpPr>
        <dsp:cNvPr id="0" name=""/>
        <dsp:cNvSpPr/>
      </dsp:nvSpPr>
      <dsp:spPr>
        <a:xfrm>
          <a:off x="0" y="276230"/>
          <a:ext cx="819138" cy="819138"/>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4EB5AAF-A9F6-4F5F-A1BD-301005699685}">
      <dsp:nvSpPr>
        <dsp:cNvPr id="0" name=""/>
        <dsp:cNvSpPr/>
      </dsp:nvSpPr>
      <dsp:spPr>
        <a:xfrm>
          <a:off x="-2787240" y="-429681"/>
          <a:ext cx="3326117" cy="3326117"/>
        </a:xfrm>
        <a:prstGeom prst="blockArc">
          <a:avLst>
            <a:gd name="adj1" fmla="val 18900000"/>
            <a:gd name="adj2" fmla="val 2700000"/>
            <a:gd name="adj3" fmla="val 649"/>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2DD067-5AE1-48B9-931D-57D6AF80A499}">
      <dsp:nvSpPr>
        <dsp:cNvPr id="0" name=""/>
        <dsp:cNvSpPr/>
      </dsp:nvSpPr>
      <dsp:spPr>
        <a:xfrm>
          <a:off x="346466" y="246675"/>
          <a:ext cx="3674578" cy="493350"/>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91597" tIns="63500" rIns="63500" bIns="63500" numCol="1" spcCol="1270" anchor="ctr" anchorCtr="0">
          <a:noAutofit/>
        </a:bodyPr>
        <a:lstStyle/>
        <a:p>
          <a:pPr lvl="0" algn="l" defTabSz="1111250">
            <a:lnSpc>
              <a:spcPct val="90000"/>
            </a:lnSpc>
            <a:spcBef>
              <a:spcPct val="0"/>
            </a:spcBef>
            <a:spcAft>
              <a:spcPct val="35000"/>
            </a:spcAft>
          </a:pPr>
          <a:r>
            <a:rPr lang="es-CO" sz="2500" kern="1200"/>
            <a:t>WBS Primera Entrega</a:t>
          </a:r>
        </a:p>
      </dsp:txBody>
      <dsp:txXfrm>
        <a:off x="346466" y="246675"/>
        <a:ext cx="3674578" cy="493350"/>
      </dsp:txXfrm>
    </dsp:sp>
    <dsp:sp modelId="{D39CD076-1651-4B15-98C3-E062B7DD8C79}">
      <dsp:nvSpPr>
        <dsp:cNvPr id="0" name=""/>
        <dsp:cNvSpPr/>
      </dsp:nvSpPr>
      <dsp:spPr>
        <a:xfrm>
          <a:off x="38122" y="185006"/>
          <a:ext cx="616688" cy="616688"/>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6A191BE-1A22-471E-923C-FC1084A0380F}">
      <dsp:nvSpPr>
        <dsp:cNvPr id="0" name=""/>
        <dsp:cNvSpPr/>
      </dsp:nvSpPr>
      <dsp:spPr>
        <a:xfrm>
          <a:off x="525799" y="986701"/>
          <a:ext cx="3495245" cy="49335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91597" tIns="63500" rIns="63500" bIns="63500" numCol="1" spcCol="1270" anchor="ctr" anchorCtr="0">
          <a:noAutofit/>
        </a:bodyPr>
        <a:lstStyle/>
        <a:p>
          <a:pPr lvl="0" algn="l" defTabSz="1111250">
            <a:lnSpc>
              <a:spcPct val="90000"/>
            </a:lnSpc>
            <a:spcBef>
              <a:spcPct val="0"/>
            </a:spcBef>
            <a:spcAft>
              <a:spcPct val="35000"/>
            </a:spcAft>
          </a:pPr>
          <a:r>
            <a:rPr lang="es-CO" sz="2500" kern="1200"/>
            <a:t>Diagrama de Gantt</a:t>
          </a:r>
        </a:p>
      </dsp:txBody>
      <dsp:txXfrm>
        <a:off x="525799" y="986701"/>
        <a:ext cx="3495245" cy="493350"/>
      </dsp:txXfrm>
    </dsp:sp>
    <dsp:sp modelId="{67CCBFBB-666E-4D39-8619-7C93248ADA8E}">
      <dsp:nvSpPr>
        <dsp:cNvPr id="0" name=""/>
        <dsp:cNvSpPr/>
      </dsp:nvSpPr>
      <dsp:spPr>
        <a:xfrm>
          <a:off x="217455" y="925032"/>
          <a:ext cx="616688" cy="616688"/>
        </a:xfrm>
        <a:prstGeom prst="ellipse">
          <a:avLst/>
        </a:prstGeom>
        <a:blipFill rotWithShape="0">
          <a:blip xmlns:r="http://schemas.openxmlformats.org/officeDocument/2006/relationships" r:embed="rId2"/>
          <a:stretch>
            <a:fillRect/>
          </a:stretch>
        </a:blip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06A7808-A20A-4B96-A140-ED7D7F5F631B}">
      <dsp:nvSpPr>
        <dsp:cNvPr id="0" name=""/>
        <dsp:cNvSpPr/>
      </dsp:nvSpPr>
      <dsp:spPr>
        <a:xfrm>
          <a:off x="346466" y="1726727"/>
          <a:ext cx="3674578" cy="493350"/>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91597" tIns="63500" rIns="63500" bIns="63500" numCol="1" spcCol="1270" anchor="ctr" anchorCtr="0">
          <a:noAutofit/>
        </a:bodyPr>
        <a:lstStyle/>
        <a:p>
          <a:pPr lvl="0" algn="l" defTabSz="1111250">
            <a:lnSpc>
              <a:spcPct val="90000"/>
            </a:lnSpc>
            <a:spcBef>
              <a:spcPct val="0"/>
            </a:spcBef>
            <a:spcAft>
              <a:spcPct val="35000"/>
            </a:spcAft>
          </a:pPr>
          <a:r>
            <a:rPr lang="es-CO" sz="2500" kern="1200"/>
            <a:t>Diagrama de PERT</a:t>
          </a:r>
        </a:p>
      </dsp:txBody>
      <dsp:txXfrm>
        <a:off x="346466" y="1726727"/>
        <a:ext cx="3674578" cy="493350"/>
      </dsp:txXfrm>
    </dsp:sp>
    <dsp:sp modelId="{3320B226-5EB5-4FA0-BAEE-9D08A50A1F86}">
      <dsp:nvSpPr>
        <dsp:cNvPr id="0" name=""/>
        <dsp:cNvSpPr/>
      </dsp:nvSpPr>
      <dsp:spPr>
        <a:xfrm>
          <a:off x="38122" y="1665058"/>
          <a:ext cx="616688" cy="616688"/>
        </a:xfrm>
        <a:prstGeom prst="ellipse">
          <a:avLst/>
        </a:prstGeom>
        <a:blipFill rotWithShape="0">
          <a:blip xmlns:r="http://schemas.openxmlformats.org/officeDocument/2006/relationships" r:embed="rId3"/>
          <a:stretch>
            <a:fillRect/>
          </a:stretch>
        </a:blip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4EB5AAF-A9F6-4F5F-A1BD-301005699685}">
      <dsp:nvSpPr>
        <dsp:cNvPr id="0" name=""/>
        <dsp:cNvSpPr/>
      </dsp:nvSpPr>
      <dsp:spPr>
        <a:xfrm>
          <a:off x="-1542775" y="-241315"/>
          <a:ext cx="1854230" cy="1854230"/>
        </a:xfrm>
        <a:prstGeom prst="blockArc">
          <a:avLst>
            <a:gd name="adj1" fmla="val 18900000"/>
            <a:gd name="adj2" fmla="val 2700000"/>
            <a:gd name="adj3" fmla="val 1165"/>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09CDC9-9C90-4DB3-A043-0F0A5FCB2F33}">
      <dsp:nvSpPr>
        <dsp:cNvPr id="0" name=""/>
        <dsp:cNvSpPr/>
      </dsp:nvSpPr>
      <dsp:spPr>
        <a:xfrm>
          <a:off x="252134" y="195946"/>
          <a:ext cx="2311302" cy="391838"/>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1022" tIns="48260" rIns="48260" bIns="48260" numCol="1" spcCol="1270" anchor="ctr" anchorCtr="0">
          <a:noAutofit/>
        </a:bodyPr>
        <a:lstStyle/>
        <a:p>
          <a:pPr lvl="0" algn="l" defTabSz="844550">
            <a:lnSpc>
              <a:spcPct val="90000"/>
            </a:lnSpc>
            <a:spcBef>
              <a:spcPct val="0"/>
            </a:spcBef>
            <a:spcAft>
              <a:spcPct val="35000"/>
            </a:spcAft>
          </a:pPr>
          <a:r>
            <a:rPr lang="es-CO" sz="1900" kern="1200"/>
            <a:t>Gerente</a:t>
          </a:r>
        </a:p>
      </dsp:txBody>
      <dsp:txXfrm>
        <a:off x="252134" y="195946"/>
        <a:ext cx="2311302" cy="391838"/>
      </dsp:txXfrm>
    </dsp:sp>
    <dsp:sp modelId="{7939FAFE-A9BE-4868-BB06-D0B4E4F1321B}">
      <dsp:nvSpPr>
        <dsp:cNvPr id="0" name=""/>
        <dsp:cNvSpPr/>
      </dsp:nvSpPr>
      <dsp:spPr>
        <a:xfrm>
          <a:off x="7235" y="146966"/>
          <a:ext cx="489798" cy="489798"/>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3693445-86A5-4B9F-8F55-74B6C8DDE07B}">
      <dsp:nvSpPr>
        <dsp:cNvPr id="0" name=""/>
        <dsp:cNvSpPr/>
      </dsp:nvSpPr>
      <dsp:spPr>
        <a:xfrm>
          <a:off x="252134" y="783814"/>
          <a:ext cx="2311302" cy="391838"/>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1022" tIns="48260" rIns="48260" bIns="48260" numCol="1" spcCol="1270" anchor="ctr" anchorCtr="0">
          <a:noAutofit/>
        </a:bodyPr>
        <a:lstStyle/>
        <a:p>
          <a:pPr lvl="0" algn="l" defTabSz="844550">
            <a:lnSpc>
              <a:spcPct val="90000"/>
            </a:lnSpc>
            <a:spcBef>
              <a:spcPct val="0"/>
            </a:spcBef>
            <a:spcAft>
              <a:spcPct val="35000"/>
            </a:spcAft>
          </a:pPr>
          <a:r>
            <a:rPr lang="es-CO" sz="1900" kern="1200"/>
            <a:t>Director de Riesgos</a:t>
          </a:r>
        </a:p>
      </dsp:txBody>
      <dsp:txXfrm>
        <a:off x="252134" y="783814"/>
        <a:ext cx="2311302" cy="391838"/>
      </dsp:txXfrm>
    </dsp:sp>
    <dsp:sp modelId="{2740F623-F832-4A65-B165-A5AE67540FEC}">
      <dsp:nvSpPr>
        <dsp:cNvPr id="0" name=""/>
        <dsp:cNvSpPr/>
      </dsp:nvSpPr>
      <dsp:spPr>
        <a:xfrm>
          <a:off x="7235" y="734834"/>
          <a:ext cx="489798" cy="489798"/>
        </a:xfrm>
        <a:prstGeom prst="ellipse">
          <a:avLst/>
        </a:prstGeom>
        <a:blipFill rotWithShape="0">
          <a:blip xmlns:r="http://schemas.openxmlformats.org/officeDocument/2006/relationships" r:embed="rId2"/>
          <a:stretch>
            <a:fillRect/>
          </a:stretch>
        </a:blip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10.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3.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5.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6.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7.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8.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9.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CoverPageProperties xmlns="http://schemas.microsoft.com/office/2006/coverPageProps">
  <PublishDate>2012-09-11T00:00:00</PublishDate>
  <Abstract/>
  <CompanyAddress/>
  <CompanyPhone/>
  <CompanyFax/>
  <CompanyEmail/>
</CoverPageProperties>
</file>

<file path=customXml/item10.xml><?xml version="1.0" encoding="utf-8"?>
<b:Sources xmlns:b="http://schemas.openxmlformats.org/officeDocument/2006/bibliography" xmlns="http://schemas.openxmlformats.org/officeDocument/2006/bibliography" SelectedStyle="\APA.XSL" StyleName="APA Fifth Edition"/>
</file>

<file path=customXml/item11.xml><?xml version="1.0" encoding="utf-8"?>
<b:Sources xmlns:b="http://schemas.openxmlformats.org/officeDocument/2006/bibliography" xmlns="http://schemas.openxmlformats.org/officeDocument/2006/bibliography" SelectedStyle="\APA.XSL" StyleName="APA Fifth Edition"/>
</file>

<file path=customXml/item12.xml><?xml version="1.0" encoding="utf-8"?>
<b:Sources xmlns:b="http://schemas.openxmlformats.org/officeDocument/2006/bibliography" xmlns="http://schemas.openxmlformats.org/officeDocument/2006/bibliography" SelectedStyle="\APA.XSL" StyleName="APA Fifth Edition"/>
</file>

<file path=customXml/item13.xml><?xml version="1.0" encoding="utf-8"?>
<b:Sources xmlns:b="http://schemas.openxmlformats.org/officeDocument/2006/bibliography" xmlns="http://schemas.openxmlformats.org/officeDocument/2006/bibliography" SelectedStyle="\APA.XSL" StyleName="APA Fifth Edition"/>
</file>

<file path=customXml/item14.xml><?xml version="1.0" encoding="utf-8"?>
<b:Sources xmlns:b="http://schemas.openxmlformats.org/officeDocument/2006/bibliography" xmlns="http://schemas.openxmlformats.org/officeDocument/2006/bibliography" SelectedStyle="\APA.XSL" StyleName="APA Fifth Edition"/>
</file>

<file path=customXml/item15.xml><?xml version="1.0" encoding="utf-8"?>
<b:Sources xmlns:b="http://schemas.openxmlformats.org/officeDocument/2006/bibliography" xmlns="http://schemas.openxmlformats.org/officeDocument/2006/bibliography" SelectedStyle="\APA.XSL" StyleName="APA Fifth Edition"/>
</file>

<file path=customXml/item16.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b:Sources xmlns:b="http://schemas.openxmlformats.org/officeDocument/2006/bibliography" xmlns="http://schemas.openxmlformats.org/officeDocument/2006/bibliography" SelectedStyle="\APA.XSL" StyleName="APA Fifth Edition"/>
</file>

<file path=customXml/item5.xml><?xml version="1.0" encoding="utf-8"?>
<b:Sources xmlns:b="http://schemas.openxmlformats.org/officeDocument/2006/bibliography" xmlns="http://schemas.openxmlformats.org/officeDocument/2006/bibliography" SelectedStyle="\APA.XSL" StyleName="APA Fifth Edition"/>
</file>

<file path=customXml/item6.xml><?xml version="1.0" encoding="utf-8"?>
<b:Sources xmlns:b="http://schemas.openxmlformats.org/officeDocument/2006/bibliography" xmlns="http://schemas.openxmlformats.org/officeDocument/2006/bibliography" SelectedStyle="\APA.XSL" StyleName="APA Fifth Edition"/>
</file>

<file path=customXml/item7.xml><?xml version="1.0" encoding="utf-8"?>
<b:Sources xmlns:b="http://schemas.openxmlformats.org/officeDocument/2006/bibliography" xmlns="http://schemas.openxmlformats.org/officeDocument/2006/bibliography" SelectedStyle="\APA.XSL" StyleName="APA Fifth Edition"/>
</file>

<file path=customXml/item8.xml><?xml version="1.0" encoding="utf-8"?>
<b:Sources xmlns:b="http://schemas.openxmlformats.org/officeDocument/2006/bibliography" xmlns="http://schemas.openxmlformats.org/officeDocument/2006/bibliography" SelectedStyle="\APA.XSL" StyleName="APA Fifth Edition"/>
</file>

<file path=customXml/item9.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10.xml><?xml version="1.0" encoding="utf-8"?>
<ds:datastoreItem xmlns:ds="http://schemas.openxmlformats.org/officeDocument/2006/customXml" ds:itemID="{E0C60F6E-B19B-4FBC-96B8-3D148BF37110}">
  <ds:schemaRefs>
    <ds:schemaRef ds:uri="http://schemas.openxmlformats.org/officeDocument/2006/bibliography"/>
  </ds:schemaRefs>
</ds:datastoreItem>
</file>

<file path=customXml/itemProps11.xml><?xml version="1.0" encoding="utf-8"?>
<ds:datastoreItem xmlns:ds="http://schemas.openxmlformats.org/officeDocument/2006/customXml" ds:itemID="{36A4A0DA-5F53-486A-A5C8-F53635508461}">
  <ds:schemaRefs>
    <ds:schemaRef ds:uri="http://schemas.openxmlformats.org/officeDocument/2006/bibliography"/>
  </ds:schemaRefs>
</ds:datastoreItem>
</file>

<file path=customXml/itemProps12.xml><?xml version="1.0" encoding="utf-8"?>
<ds:datastoreItem xmlns:ds="http://schemas.openxmlformats.org/officeDocument/2006/customXml" ds:itemID="{94873DE4-8D32-4578-8282-F8CBEB05FAE5}">
  <ds:schemaRefs>
    <ds:schemaRef ds:uri="http://schemas.openxmlformats.org/officeDocument/2006/bibliography"/>
  </ds:schemaRefs>
</ds:datastoreItem>
</file>

<file path=customXml/itemProps13.xml><?xml version="1.0" encoding="utf-8"?>
<ds:datastoreItem xmlns:ds="http://schemas.openxmlformats.org/officeDocument/2006/customXml" ds:itemID="{752BDCEF-032C-48B8-B9CB-A7E686F8AFB6}">
  <ds:schemaRefs>
    <ds:schemaRef ds:uri="http://schemas.openxmlformats.org/officeDocument/2006/bibliography"/>
  </ds:schemaRefs>
</ds:datastoreItem>
</file>

<file path=customXml/itemProps14.xml><?xml version="1.0" encoding="utf-8"?>
<ds:datastoreItem xmlns:ds="http://schemas.openxmlformats.org/officeDocument/2006/customXml" ds:itemID="{AA723117-25E4-4696-A670-3334E92577CE}">
  <ds:schemaRefs>
    <ds:schemaRef ds:uri="http://schemas.openxmlformats.org/officeDocument/2006/bibliography"/>
  </ds:schemaRefs>
</ds:datastoreItem>
</file>

<file path=customXml/itemProps15.xml><?xml version="1.0" encoding="utf-8"?>
<ds:datastoreItem xmlns:ds="http://schemas.openxmlformats.org/officeDocument/2006/customXml" ds:itemID="{210DAF2D-A0AD-4335-A515-FA6BA83A5A7F}">
  <ds:schemaRefs>
    <ds:schemaRef ds:uri="http://schemas.openxmlformats.org/officeDocument/2006/bibliography"/>
  </ds:schemaRefs>
</ds:datastoreItem>
</file>

<file path=customXml/itemProps16.xml><?xml version="1.0" encoding="utf-8"?>
<ds:datastoreItem xmlns:ds="http://schemas.openxmlformats.org/officeDocument/2006/customXml" ds:itemID="{6133AAD5-EC7A-4237-B688-CA703E7614B4}">
  <ds:schemaRefs>
    <ds:schemaRef ds:uri="http://schemas.openxmlformats.org/officeDocument/2006/bibliography"/>
  </ds:schemaRefs>
</ds:datastoreItem>
</file>

<file path=customXml/itemProps2.xml><?xml version="1.0" encoding="utf-8"?>
<ds:datastoreItem xmlns:ds="http://schemas.openxmlformats.org/officeDocument/2006/customXml" ds:itemID="{9780FF1B-101A-4871-BA61-619676D1F3A4}">
  <ds:schemaRefs>
    <ds:schemaRef ds:uri="http://schemas.openxmlformats.org/officeDocument/2006/bibliography"/>
  </ds:schemaRefs>
</ds:datastoreItem>
</file>

<file path=customXml/itemProps3.xml><?xml version="1.0" encoding="utf-8"?>
<ds:datastoreItem xmlns:ds="http://schemas.openxmlformats.org/officeDocument/2006/customXml" ds:itemID="{3A1D53F2-8AE7-407F-B141-BF19E8304A71}">
  <ds:schemaRefs>
    <ds:schemaRef ds:uri="http://schemas.openxmlformats.org/officeDocument/2006/bibliography"/>
  </ds:schemaRefs>
</ds:datastoreItem>
</file>

<file path=customXml/itemProps4.xml><?xml version="1.0" encoding="utf-8"?>
<ds:datastoreItem xmlns:ds="http://schemas.openxmlformats.org/officeDocument/2006/customXml" ds:itemID="{ECFAF040-B720-487C-8B48-F69AF2A26D7D}">
  <ds:schemaRefs>
    <ds:schemaRef ds:uri="http://schemas.openxmlformats.org/officeDocument/2006/bibliography"/>
  </ds:schemaRefs>
</ds:datastoreItem>
</file>

<file path=customXml/itemProps5.xml><?xml version="1.0" encoding="utf-8"?>
<ds:datastoreItem xmlns:ds="http://schemas.openxmlformats.org/officeDocument/2006/customXml" ds:itemID="{5B151551-C82B-430B-9C3F-A7B73AF9504F}">
  <ds:schemaRefs>
    <ds:schemaRef ds:uri="http://schemas.openxmlformats.org/officeDocument/2006/bibliography"/>
  </ds:schemaRefs>
</ds:datastoreItem>
</file>

<file path=customXml/itemProps6.xml><?xml version="1.0" encoding="utf-8"?>
<ds:datastoreItem xmlns:ds="http://schemas.openxmlformats.org/officeDocument/2006/customXml" ds:itemID="{34CC7642-14CE-42E5-BB08-12041FFC901F}">
  <ds:schemaRefs>
    <ds:schemaRef ds:uri="http://schemas.openxmlformats.org/officeDocument/2006/bibliography"/>
  </ds:schemaRefs>
</ds:datastoreItem>
</file>

<file path=customXml/itemProps7.xml><?xml version="1.0" encoding="utf-8"?>
<ds:datastoreItem xmlns:ds="http://schemas.openxmlformats.org/officeDocument/2006/customXml" ds:itemID="{A6EFB0CD-E5E6-475A-A1D7-39DA38E1F610}">
  <ds:schemaRefs>
    <ds:schemaRef ds:uri="http://schemas.openxmlformats.org/officeDocument/2006/bibliography"/>
  </ds:schemaRefs>
</ds:datastoreItem>
</file>

<file path=customXml/itemProps8.xml><?xml version="1.0" encoding="utf-8"?>
<ds:datastoreItem xmlns:ds="http://schemas.openxmlformats.org/officeDocument/2006/customXml" ds:itemID="{2ABA7CFC-1ECB-4E08-A286-9183527D0826}">
  <ds:schemaRefs>
    <ds:schemaRef ds:uri="http://schemas.openxmlformats.org/officeDocument/2006/bibliography"/>
  </ds:schemaRefs>
</ds:datastoreItem>
</file>

<file path=customXml/itemProps9.xml><?xml version="1.0" encoding="utf-8"?>
<ds:datastoreItem xmlns:ds="http://schemas.openxmlformats.org/officeDocument/2006/customXml" ds:itemID="{C9D994FA-438E-46B5-B76A-E4C31ECBB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47</Pages>
  <Words>7931</Words>
  <Characters>43623</Characters>
  <Application>Microsoft Office Word</Application>
  <DocSecurity>0</DocSecurity>
  <Lines>363</Lines>
  <Paragraphs>102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Fifth Floor Corp.</Company>
  <LinksUpToDate>false</LinksUpToDate>
  <CharactersWithSpaces>51452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Cristhian Camilo Gomez N</dc:creator>
  <cp:lastModifiedBy>Katherine</cp:lastModifiedBy>
  <cp:revision>18</cp:revision>
  <dcterms:created xsi:type="dcterms:W3CDTF">2012-09-07T13:16:00Z</dcterms:created>
  <dcterms:modified xsi:type="dcterms:W3CDTF">2012-09-08T06:07:00Z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1FeeMK1F2XQyf0UNZ7LrwWJzStaO6s2snVWSED7INffM</vt:lpwstr>
  </property>
  <property fmtid="{D5CDD505-2E9C-101B-9397-08002B2CF9AE}" pid="4" name="Google.Documents.RevisionId">
    <vt:lpwstr>05759489580182484120</vt:lpwstr>
  </property>
  <property fmtid="{D5CDD505-2E9C-101B-9397-08002B2CF9AE}" pid="5" name="Google.Documents.PreviousRevisionId">
    <vt:lpwstr>00572776830121080760</vt:lpwstr>
  </property>
  <property fmtid="{D5CDD505-2E9C-101B-9397-08002B2CF9AE}" pid="6" name="Google.Documents.PluginVersion">
    <vt:lpwstr>2.0.2662.553</vt:lpwstr>
  </property>
  <property fmtid="{D5CDD505-2E9C-101B-9397-08002B2CF9AE}" pid="7" name="Google.Documents.MergeIncapabilityFlags">
    <vt:i4>0</vt:i4>
  </property>
</Properties>
</file>